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9F7BAF" w14:textId="743B1EA2" w:rsidR="00622A7F" w:rsidRDefault="00622A7F" w:rsidP="00622A7F">
      <w:pPr>
        <w:spacing w:after="200" w:line="276" w:lineRule="auto"/>
        <w:jc w:val="center"/>
        <w:rPr>
          <w:b/>
          <w:sz w:val="48"/>
          <w:szCs w:val="48"/>
        </w:rPr>
      </w:pPr>
      <w:bookmarkStart w:id="0" w:name="_Toc72229616"/>
      <w:bookmarkStart w:id="1" w:name="_Toc72229626"/>
      <w:bookmarkStart w:id="2" w:name="_Toc72499326"/>
      <w:bookmarkStart w:id="3" w:name="_GoBack"/>
      <w:bookmarkEnd w:id="3"/>
    </w:p>
    <w:p w14:paraId="70C74D62" w14:textId="09AB4E45" w:rsidR="00622A7F" w:rsidRPr="00622A7F" w:rsidRDefault="00622A7F" w:rsidP="00622A7F">
      <w:pPr>
        <w:spacing w:after="200" w:line="276" w:lineRule="auto"/>
        <w:jc w:val="center"/>
        <w:rPr>
          <w:rFonts w:cs="Arial"/>
          <w:b/>
          <w:szCs w:val="24"/>
          <w:lang w:val="de-DE"/>
        </w:rPr>
      </w:pPr>
      <w:commentRangeStart w:id="4"/>
      <w:r w:rsidRPr="00622A7F">
        <w:rPr>
          <w:rFonts w:cs="Arial"/>
          <w:b/>
          <w:sz w:val="48"/>
          <w:szCs w:val="48"/>
          <w:lang w:val="de-DE"/>
        </w:rPr>
        <w:t>Genetische Risikofaktoren</w:t>
      </w:r>
      <w:ins w:id="5" w:author="Haskamp, Stefan" w:date="2021-12-27T08:57:00Z">
        <w:r w:rsidR="00B151D3">
          <w:rPr>
            <w:rFonts w:cs="Arial"/>
            <w:b/>
            <w:sz w:val="48"/>
            <w:szCs w:val="48"/>
            <w:lang w:val="de-DE"/>
          </w:rPr>
          <w:t xml:space="preserve"> und </w:t>
        </w:r>
      </w:ins>
      <w:ins w:id="6" w:author="Haskamp, Stefan (extern)" w:date="2022-01-02T11:05:00Z">
        <w:r w:rsidR="00C834F0">
          <w:rPr>
            <w:rFonts w:cs="Arial"/>
            <w:b/>
            <w:sz w:val="48"/>
            <w:szCs w:val="48"/>
            <w:lang w:val="de-DE"/>
          </w:rPr>
          <w:t xml:space="preserve">deren </w:t>
        </w:r>
      </w:ins>
      <w:ins w:id="7" w:author="Haskamp, Stefan" w:date="2021-12-27T08:57:00Z">
        <w:r w:rsidR="00B151D3" w:rsidRPr="00B151D3">
          <w:rPr>
            <w:rFonts w:cs="Arial"/>
            <w:b/>
            <w:sz w:val="48"/>
            <w:szCs w:val="48"/>
            <w:lang w:val="de-DE"/>
          </w:rPr>
          <w:t>molekulare Mechanismen</w:t>
        </w:r>
      </w:ins>
      <w:r w:rsidRPr="00622A7F">
        <w:rPr>
          <w:rFonts w:cs="Arial"/>
          <w:b/>
          <w:sz w:val="48"/>
          <w:szCs w:val="48"/>
          <w:lang w:val="de-DE"/>
        </w:rPr>
        <w:t xml:space="preserve"> </w:t>
      </w:r>
      <w:del w:id="8" w:author="Haskamp, Stefan" w:date="2021-12-27T08:57:00Z">
        <w:r w:rsidRPr="00622A7F" w:rsidDel="00B151D3">
          <w:rPr>
            <w:rFonts w:cs="Arial"/>
            <w:b/>
            <w:sz w:val="48"/>
            <w:szCs w:val="48"/>
            <w:lang w:val="de-DE"/>
          </w:rPr>
          <w:delText>für die</w:delText>
        </w:r>
      </w:del>
      <w:ins w:id="9" w:author="Haskamp, Stefan" w:date="2021-12-27T08:57:00Z">
        <w:r w:rsidR="00B151D3">
          <w:rPr>
            <w:rFonts w:cs="Arial"/>
            <w:b/>
            <w:sz w:val="48"/>
            <w:szCs w:val="48"/>
            <w:lang w:val="de-DE"/>
          </w:rPr>
          <w:t>der</w:t>
        </w:r>
      </w:ins>
      <w:r w:rsidRPr="00622A7F">
        <w:rPr>
          <w:rFonts w:cs="Arial"/>
          <w:b/>
          <w:sz w:val="48"/>
          <w:szCs w:val="48"/>
          <w:lang w:val="de-DE"/>
        </w:rPr>
        <w:t xml:space="preserve"> generalisierte pustulöse Psoriasis</w:t>
      </w:r>
      <w:del w:id="10" w:author="Haskamp, Stefan" w:date="2021-12-27T08:57:00Z">
        <w:r w:rsidRPr="00622A7F" w:rsidDel="00B151D3">
          <w:rPr>
            <w:rFonts w:cs="Arial"/>
            <w:b/>
            <w:sz w:val="48"/>
            <w:szCs w:val="48"/>
            <w:lang w:val="de-DE"/>
          </w:rPr>
          <w:delText xml:space="preserve"> und deren molekularen Mechanismen</w:delText>
        </w:r>
        <w:commentRangeEnd w:id="4"/>
        <w:r w:rsidR="00400AAE" w:rsidDel="00B151D3">
          <w:rPr>
            <w:rStyle w:val="Kommentarzeichen"/>
          </w:rPr>
          <w:commentReference w:id="4"/>
        </w:r>
      </w:del>
    </w:p>
    <w:p w14:paraId="28F0AF53" w14:textId="77777777" w:rsidR="00622A7F" w:rsidRPr="00622A7F" w:rsidRDefault="00622A7F" w:rsidP="00622A7F">
      <w:pPr>
        <w:spacing w:after="200" w:line="276" w:lineRule="auto"/>
        <w:jc w:val="center"/>
        <w:rPr>
          <w:rFonts w:cs="Arial"/>
          <w:b/>
          <w:szCs w:val="24"/>
          <w:lang w:val="de-DE"/>
        </w:rPr>
      </w:pPr>
    </w:p>
    <w:p w14:paraId="3482CD68" w14:textId="77777777" w:rsidR="00622A7F" w:rsidRPr="00622A7F" w:rsidRDefault="00622A7F" w:rsidP="00622A7F">
      <w:pPr>
        <w:spacing w:after="200" w:line="276" w:lineRule="auto"/>
        <w:jc w:val="center"/>
        <w:rPr>
          <w:rFonts w:cs="Arial"/>
          <w:b/>
          <w:szCs w:val="24"/>
          <w:lang w:val="de-DE"/>
        </w:rPr>
      </w:pPr>
    </w:p>
    <w:p w14:paraId="190EE8D9" w14:textId="77777777" w:rsidR="00622A7F" w:rsidRPr="00622A7F" w:rsidRDefault="00622A7F" w:rsidP="00622A7F">
      <w:pPr>
        <w:spacing w:after="200" w:line="276" w:lineRule="auto"/>
        <w:jc w:val="center"/>
        <w:rPr>
          <w:rFonts w:cs="Arial"/>
          <w:b/>
          <w:szCs w:val="24"/>
          <w:lang w:val="de-DE"/>
        </w:rPr>
      </w:pPr>
    </w:p>
    <w:p w14:paraId="6C078D0B" w14:textId="77777777" w:rsidR="00622A7F" w:rsidRPr="00622A7F" w:rsidRDefault="00622A7F" w:rsidP="00622A7F">
      <w:pPr>
        <w:spacing w:after="200" w:line="276" w:lineRule="auto"/>
        <w:jc w:val="center"/>
        <w:rPr>
          <w:rFonts w:cs="Arial"/>
          <w:szCs w:val="24"/>
          <w:lang w:val="de-DE"/>
        </w:rPr>
      </w:pPr>
      <w:r w:rsidRPr="00622A7F">
        <w:rPr>
          <w:rFonts w:cs="Arial"/>
          <w:szCs w:val="24"/>
          <w:lang w:val="de-DE"/>
        </w:rPr>
        <w:t xml:space="preserve">Der Naturwissenschaftlichen Fakultät </w:t>
      </w:r>
    </w:p>
    <w:p w14:paraId="78BAD262" w14:textId="77777777" w:rsidR="00622A7F" w:rsidRPr="00622A7F" w:rsidRDefault="00622A7F" w:rsidP="00622A7F">
      <w:pPr>
        <w:spacing w:after="200" w:line="276" w:lineRule="auto"/>
        <w:jc w:val="center"/>
        <w:rPr>
          <w:rFonts w:cs="Arial"/>
          <w:szCs w:val="24"/>
          <w:lang w:val="de-DE"/>
        </w:rPr>
      </w:pPr>
      <w:r w:rsidRPr="00622A7F">
        <w:rPr>
          <w:rFonts w:cs="Arial"/>
          <w:szCs w:val="24"/>
          <w:lang w:val="de-DE"/>
        </w:rPr>
        <w:t>der Friedrich-Alexander-Universität Erlangen-Nürnberg</w:t>
      </w:r>
    </w:p>
    <w:p w14:paraId="3225EF51" w14:textId="77777777" w:rsidR="00622A7F" w:rsidRPr="00622A7F" w:rsidRDefault="00622A7F" w:rsidP="00622A7F">
      <w:pPr>
        <w:spacing w:after="200" w:line="276" w:lineRule="auto"/>
        <w:jc w:val="center"/>
        <w:rPr>
          <w:rFonts w:cs="Arial"/>
          <w:szCs w:val="24"/>
          <w:lang w:val="de-DE"/>
        </w:rPr>
      </w:pPr>
      <w:r w:rsidRPr="00622A7F">
        <w:rPr>
          <w:rFonts w:cs="Arial"/>
          <w:szCs w:val="24"/>
          <w:lang w:val="de-DE"/>
        </w:rPr>
        <w:t xml:space="preserve">zur </w:t>
      </w:r>
    </w:p>
    <w:p w14:paraId="745AB7AF" w14:textId="77777777" w:rsidR="00622A7F" w:rsidRPr="00622A7F" w:rsidRDefault="00622A7F" w:rsidP="00622A7F">
      <w:pPr>
        <w:spacing w:after="200" w:line="276" w:lineRule="auto"/>
        <w:jc w:val="center"/>
        <w:rPr>
          <w:rFonts w:cs="Arial"/>
          <w:szCs w:val="24"/>
          <w:lang w:val="de-DE"/>
        </w:rPr>
      </w:pPr>
      <w:r w:rsidRPr="00622A7F">
        <w:rPr>
          <w:rFonts w:cs="Arial"/>
          <w:szCs w:val="24"/>
          <w:lang w:val="de-DE"/>
        </w:rPr>
        <w:t>Erlangung des Doktorgrades Dr. rer. nat.</w:t>
      </w:r>
    </w:p>
    <w:p w14:paraId="5745BCCB" w14:textId="77777777" w:rsidR="00622A7F" w:rsidRPr="00622A7F" w:rsidRDefault="00622A7F" w:rsidP="00622A7F">
      <w:pPr>
        <w:spacing w:after="200" w:line="276" w:lineRule="auto"/>
        <w:jc w:val="center"/>
        <w:rPr>
          <w:rFonts w:cs="Arial"/>
          <w:szCs w:val="24"/>
          <w:lang w:val="de-DE"/>
        </w:rPr>
      </w:pPr>
    </w:p>
    <w:p w14:paraId="29689A47" w14:textId="77777777" w:rsidR="00622A7F" w:rsidRPr="00622A7F" w:rsidRDefault="00622A7F" w:rsidP="00622A7F">
      <w:pPr>
        <w:spacing w:after="200" w:line="276" w:lineRule="auto"/>
        <w:jc w:val="center"/>
        <w:rPr>
          <w:rFonts w:cs="Arial"/>
          <w:szCs w:val="24"/>
          <w:lang w:val="de-DE"/>
        </w:rPr>
      </w:pPr>
    </w:p>
    <w:p w14:paraId="2CF36A2A" w14:textId="77777777" w:rsidR="00622A7F" w:rsidRPr="00622A7F" w:rsidRDefault="00622A7F" w:rsidP="00622A7F">
      <w:pPr>
        <w:spacing w:after="200" w:line="276" w:lineRule="auto"/>
        <w:jc w:val="center"/>
        <w:rPr>
          <w:rFonts w:cs="Arial"/>
          <w:szCs w:val="24"/>
          <w:lang w:val="de-DE"/>
        </w:rPr>
      </w:pPr>
    </w:p>
    <w:p w14:paraId="113C94F8" w14:textId="77777777" w:rsidR="00622A7F" w:rsidRPr="00622A7F" w:rsidRDefault="00622A7F" w:rsidP="00622A7F">
      <w:pPr>
        <w:spacing w:after="200" w:line="276" w:lineRule="auto"/>
        <w:jc w:val="center"/>
        <w:rPr>
          <w:rFonts w:cs="Arial"/>
          <w:szCs w:val="24"/>
          <w:lang w:val="de-DE"/>
        </w:rPr>
      </w:pPr>
    </w:p>
    <w:p w14:paraId="5C2B9B0D" w14:textId="77777777" w:rsidR="00622A7F" w:rsidRPr="00622A7F" w:rsidRDefault="00622A7F" w:rsidP="00622A7F">
      <w:pPr>
        <w:spacing w:after="200" w:line="276" w:lineRule="auto"/>
        <w:jc w:val="center"/>
        <w:rPr>
          <w:rFonts w:cs="Arial"/>
          <w:szCs w:val="24"/>
          <w:lang w:val="de-DE"/>
        </w:rPr>
      </w:pPr>
    </w:p>
    <w:p w14:paraId="0FE81AF7" w14:textId="77777777" w:rsidR="00622A7F" w:rsidRPr="00622A7F" w:rsidRDefault="00622A7F" w:rsidP="00622A7F">
      <w:pPr>
        <w:spacing w:after="200" w:line="276" w:lineRule="auto"/>
        <w:jc w:val="center"/>
        <w:rPr>
          <w:rFonts w:cs="Arial"/>
          <w:szCs w:val="24"/>
          <w:lang w:val="de-DE"/>
        </w:rPr>
      </w:pPr>
    </w:p>
    <w:p w14:paraId="565F3605" w14:textId="77777777" w:rsidR="00622A7F" w:rsidRPr="00622A7F" w:rsidRDefault="00622A7F" w:rsidP="00622A7F">
      <w:pPr>
        <w:spacing w:after="200" w:line="276" w:lineRule="auto"/>
        <w:jc w:val="center"/>
        <w:rPr>
          <w:rFonts w:cs="Arial"/>
          <w:szCs w:val="24"/>
          <w:lang w:val="de-DE"/>
        </w:rPr>
      </w:pPr>
    </w:p>
    <w:p w14:paraId="1DA831D0" w14:textId="77777777" w:rsidR="00622A7F" w:rsidRPr="00622A7F" w:rsidRDefault="00622A7F" w:rsidP="00622A7F">
      <w:pPr>
        <w:spacing w:after="200" w:line="276" w:lineRule="auto"/>
        <w:jc w:val="center"/>
        <w:rPr>
          <w:rFonts w:cs="Arial"/>
          <w:szCs w:val="24"/>
          <w:lang w:val="de-DE"/>
        </w:rPr>
      </w:pPr>
    </w:p>
    <w:p w14:paraId="588BC3CA" w14:textId="77777777" w:rsidR="00622A7F" w:rsidRPr="00622A7F" w:rsidRDefault="00622A7F" w:rsidP="00622A7F">
      <w:pPr>
        <w:spacing w:after="200" w:line="276" w:lineRule="auto"/>
        <w:jc w:val="center"/>
        <w:rPr>
          <w:rFonts w:cs="Arial"/>
          <w:szCs w:val="24"/>
          <w:lang w:val="de-DE"/>
        </w:rPr>
      </w:pPr>
      <w:r w:rsidRPr="00622A7F">
        <w:rPr>
          <w:rFonts w:cs="Arial"/>
          <w:szCs w:val="24"/>
          <w:lang w:val="de-DE"/>
        </w:rPr>
        <w:t xml:space="preserve">vorgelegt von </w:t>
      </w:r>
    </w:p>
    <w:p w14:paraId="04E30450" w14:textId="3977A532" w:rsidR="00622A7F" w:rsidRPr="00622A7F" w:rsidRDefault="00622A7F" w:rsidP="00622A7F">
      <w:pPr>
        <w:spacing w:after="200" w:line="276" w:lineRule="auto"/>
        <w:jc w:val="center"/>
        <w:rPr>
          <w:rFonts w:cs="Arial"/>
          <w:szCs w:val="24"/>
          <w:lang w:val="de-DE"/>
        </w:rPr>
      </w:pPr>
      <w:r>
        <w:rPr>
          <w:rFonts w:cs="Arial"/>
          <w:szCs w:val="24"/>
          <w:lang w:val="de-DE"/>
        </w:rPr>
        <w:t>Stefan Haskamp</w:t>
      </w:r>
    </w:p>
    <w:p w14:paraId="090CB813" w14:textId="60843B2C" w:rsidR="00622A7F" w:rsidRDefault="00622A7F" w:rsidP="003611C5">
      <w:pPr>
        <w:spacing w:after="200" w:line="276" w:lineRule="auto"/>
        <w:jc w:val="center"/>
        <w:rPr>
          <w:rFonts w:cs="Arial"/>
          <w:szCs w:val="24"/>
          <w:lang w:val="de-DE"/>
        </w:rPr>
      </w:pPr>
      <w:r w:rsidRPr="00622A7F">
        <w:rPr>
          <w:rFonts w:cs="Arial"/>
          <w:szCs w:val="24"/>
          <w:lang w:val="de-DE"/>
        </w:rPr>
        <w:t xml:space="preserve">aus </w:t>
      </w:r>
      <w:r>
        <w:rPr>
          <w:rFonts w:cs="Arial"/>
          <w:szCs w:val="24"/>
          <w:lang w:val="de-DE"/>
        </w:rPr>
        <w:t>Lohne (Oldenburg)</w:t>
      </w:r>
    </w:p>
    <w:p w14:paraId="4BDEF068" w14:textId="77777777" w:rsidR="003611C5" w:rsidRPr="00622A7F" w:rsidRDefault="003611C5" w:rsidP="003611C5">
      <w:pPr>
        <w:spacing w:after="200" w:line="276" w:lineRule="auto"/>
        <w:jc w:val="center"/>
        <w:rPr>
          <w:rFonts w:cs="Arial"/>
          <w:szCs w:val="24"/>
          <w:lang w:val="de-DE"/>
        </w:rPr>
      </w:pPr>
    </w:p>
    <w:p w14:paraId="47FE78D5" w14:textId="77777777" w:rsidR="00622A7F" w:rsidRPr="00622A7F" w:rsidRDefault="00622A7F" w:rsidP="00622A7F">
      <w:pPr>
        <w:spacing w:after="200" w:line="276" w:lineRule="auto"/>
        <w:jc w:val="center"/>
        <w:rPr>
          <w:rFonts w:cs="Arial"/>
          <w:szCs w:val="24"/>
          <w:lang w:val="de-DE"/>
        </w:rPr>
      </w:pPr>
    </w:p>
    <w:p w14:paraId="086E6B9C" w14:textId="77777777" w:rsidR="00622A7F" w:rsidRPr="00622A7F" w:rsidRDefault="00622A7F" w:rsidP="00622A7F">
      <w:pPr>
        <w:spacing w:after="200" w:line="276" w:lineRule="auto"/>
        <w:jc w:val="center"/>
        <w:rPr>
          <w:rFonts w:cs="Arial"/>
          <w:szCs w:val="24"/>
          <w:lang w:val="de-DE"/>
        </w:rPr>
      </w:pPr>
    </w:p>
    <w:p w14:paraId="0F22E630" w14:textId="77777777" w:rsidR="00622A7F" w:rsidRPr="00622A7F" w:rsidRDefault="00622A7F" w:rsidP="00622A7F">
      <w:pPr>
        <w:spacing w:after="200" w:line="276" w:lineRule="auto"/>
        <w:jc w:val="center"/>
        <w:rPr>
          <w:rFonts w:cs="Arial"/>
          <w:szCs w:val="24"/>
          <w:lang w:val="de-DE"/>
        </w:rPr>
      </w:pPr>
    </w:p>
    <w:p w14:paraId="48E580DA" w14:textId="77777777" w:rsidR="00622A7F" w:rsidRPr="00622A7F" w:rsidRDefault="00622A7F" w:rsidP="00622A7F">
      <w:pPr>
        <w:spacing w:after="200" w:line="276" w:lineRule="auto"/>
        <w:rPr>
          <w:rFonts w:cs="Arial"/>
          <w:szCs w:val="24"/>
          <w:lang w:val="de-DE"/>
        </w:rPr>
      </w:pPr>
    </w:p>
    <w:p w14:paraId="278CF4A0" w14:textId="77777777" w:rsidR="00622A7F" w:rsidRPr="00622A7F" w:rsidRDefault="00622A7F" w:rsidP="00622A7F">
      <w:pPr>
        <w:spacing w:after="200" w:line="276" w:lineRule="auto"/>
        <w:jc w:val="center"/>
        <w:rPr>
          <w:rFonts w:cs="Arial"/>
          <w:szCs w:val="24"/>
          <w:lang w:val="de-DE"/>
        </w:rPr>
      </w:pPr>
      <w:r w:rsidRPr="00622A7F">
        <w:rPr>
          <w:rFonts w:cs="Arial"/>
          <w:szCs w:val="24"/>
          <w:lang w:val="de-DE"/>
        </w:rPr>
        <w:t xml:space="preserve">Als Dissertation genehmigt </w:t>
      </w:r>
    </w:p>
    <w:p w14:paraId="65917843" w14:textId="77777777" w:rsidR="00622A7F" w:rsidRPr="00622A7F" w:rsidRDefault="00622A7F" w:rsidP="00622A7F">
      <w:pPr>
        <w:spacing w:after="200" w:line="276" w:lineRule="auto"/>
        <w:jc w:val="center"/>
        <w:rPr>
          <w:rFonts w:cs="Arial"/>
          <w:szCs w:val="24"/>
          <w:lang w:val="de-DE"/>
        </w:rPr>
      </w:pPr>
      <w:r w:rsidRPr="00622A7F">
        <w:rPr>
          <w:rFonts w:cs="Arial"/>
          <w:szCs w:val="24"/>
          <w:lang w:val="de-DE"/>
        </w:rPr>
        <w:t xml:space="preserve">von der Naturwissenschaftlichen Fakultät </w:t>
      </w:r>
    </w:p>
    <w:p w14:paraId="18BF8FE3" w14:textId="77777777" w:rsidR="00622A7F" w:rsidRPr="00622A7F" w:rsidRDefault="00622A7F" w:rsidP="00622A7F">
      <w:pPr>
        <w:spacing w:after="200" w:line="276" w:lineRule="auto"/>
        <w:jc w:val="center"/>
        <w:rPr>
          <w:rFonts w:cs="Arial"/>
          <w:szCs w:val="24"/>
          <w:lang w:val="de-DE"/>
        </w:rPr>
      </w:pPr>
      <w:r w:rsidRPr="00622A7F">
        <w:rPr>
          <w:rFonts w:cs="Arial"/>
          <w:szCs w:val="24"/>
          <w:lang w:val="de-DE"/>
        </w:rPr>
        <w:t>der Friedrich-Alexander-Universität Erlangen-Nürnberg</w:t>
      </w:r>
    </w:p>
    <w:p w14:paraId="07FFC060" w14:textId="77777777" w:rsidR="00622A7F" w:rsidRPr="00622A7F" w:rsidRDefault="00622A7F" w:rsidP="00622A7F">
      <w:pPr>
        <w:spacing w:after="200" w:line="276" w:lineRule="auto"/>
        <w:jc w:val="center"/>
        <w:rPr>
          <w:rFonts w:cs="Arial"/>
          <w:szCs w:val="24"/>
          <w:lang w:val="de-DE"/>
        </w:rPr>
      </w:pPr>
    </w:p>
    <w:p w14:paraId="7983CC3B" w14:textId="77777777" w:rsidR="00622A7F" w:rsidRPr="00622A7F" w:rsidRDefault="00622A7F" w:rsidP="00622A7F">
      <w:pPr>
        <w:spacing w:after="200" w:line="276" w:lineRule="auto"/>
        <w:rPr>
          <w:rFonts w:cs="Arial"/>
          <w:szCs w:val="24"/>
          <w:lang w:val="de-DE"/>
        </w:rPr>
      </w:pPr>
    </w:p>
    <w:p w14:paraId="503EFDD3" w14:textId="77777777" w:rsidR="00622A7F" w:rsidRPr="00622A7F" w:rsidRDefault="00622A7F" w:rsidP="00622A7F">
      <w:pPr>
        <w:spacing w:after="200" w:line="276" w:lineRule="auto"/>
        <w:rPr>
          <w:rFonts w:cs="Arial"/>
          <w:szCs w:val="24"/>
          <w:lang w:val="de-DE"/>
        </w:rPr>
      </w:pPr>
    </w:p>
    <w:p w14:paraId="1B9C7460" w14:textId="77777777" w:rsidR="00622A7F" w:rsidRPr="00622A7F" w:rsidRDefault="00622A7F" w:rsidP="00622A7F">
      <w:pPr>
        <w:spacing w:after="200" w:line="276" w:lineRule="auto"/>
        <w:rPr>
          <w:rFonts w:cs="Arial"/>
          <w:szCs w:val="24"/>
          <w:lang w:val="de-DE"/>
        </w:rPr>
      </w:pPr>
    </w:p>
    <w:p w14:paraId="5C294FDB" w14:textId="77777777" w:rsidR="00622A7F" w:rsidRPr="00622A7F" w:rsidRDefault="00622A7F" w:rsidP="00622A7F">
      <w:pPr>
        <w:spacing w:after="200" w:line="276" w:lineRule="auto"/>
        <w:rPr>
          <w:rFonts w:cs="Arial"/>
          <w:szCs w:val="24"/>
          <w:lang w:val="de-DE"/>
        </w:rPr>
      </w:pPr>
    </w:p>
    <w:p w14:paraId="37E95B40" w14:textId="77777777" w:rsidR="00622A7F" w:rsidRPr="00622A7F" w:rsidRDefault="00622A7F" w:rsidP="00622A7F">
      <w:pPr>
        <w:spacing w:after="200" w:line="276" w:lineRule="auto"/>
        <w:rPr>
          <w:rFonts w:cs="Arial"/>
          <w:szCs w:val="24"/>
          <w:lang w:val="de-DE"/>
        </w:rPr>
      </w:pPr>
    </w:p>
    <w:p w14:paraId="0E5E8629" w14:textId="77777777" w:rsidR="00622A7F" w:rsidRPr="00622A7F" w:rsidRDefault="00622A7F" w:rsidP="00622A7F">
      <w:pPr>
        <w:spacing w:after="200" w:line="276" w:lineRule="auto"/>
        <w:rPr>
          <w:rFonts w:cs="Arial"/>
          <w:szCs w:val="24"/>
          <w:lang w:val="de-DE"/>
        </w:rPr>
      </w:pPr>
    </w:p>
    <w:p w14:paraId="5B4D998D" w14:textId="77777777" w:rsidR="00622A7F" w:rsidRPr="00622A7F" w:rsidRDefault="00622A7F" w:rsidP="00622A7F">
      <w:pPr>
        <w:spacing w:after="200" w:line="276" w:lineRule="auto"/>
        <w:rPr>
          <w:rFonts w:cs="Arial"/>
          <w:szCs w:val="24"/>
          <w:lang w:val="de-DE"/>
        </w:rPr>
      </w:pPr>
    </w:p>
    <w:p w14:paraId="4B089B13" w14:textId="77777777" w:rsidR="00622A7F" w:rsidRPr="00622A7F" w:rsidRDefault="00622A7F" w:rsidP="00622A7F">
      <w:pPr>
        <w:spacing w:after="200" w:line="276" w:lineRule="auto"/>
        <w:rPr>
          <w:rFonts w:cs="Arial"/>
          <w:szCs w:val="24"/>
          <w:lang w:val="de-DE"/>
        </w:rPr>
      </w:pPr>
    </w:p>
    <w:p w14:paraId="2432147A" w14:textId="77777777" w:rsidR="00622A7F" w:rsidRPr="00622A7F" w:rsidRDefault="00622A7F" w:rsidP="00622A7F">
      <w:pPr>
        <w:spacing w:after="200" w:line="276" w:lineRule="auto"/>
        <w:rPr>
          <w:rFonts w:cs="Arial"/>
          <w:szCs w:val="24"/>
          <w:lang w:val="de-DE"/>
        </w:rPr>
      </w:pPr>
    </w:p>
    <w:p w14:paraId="3048475D" w14:textId="77777777" w:rsidR="00622A7F" w:rsidRPr="00622A7F" w:rsidRDefault="00622A7F" w:rsidP="00622A7F">
      <w:pPr>
        <w:spacing w:after="200" w:line="276" w:lineRule="auto"/>
        <w:rPr>
          <w:rFonts w:cs="Arial"/>
          <w:szCs w:val="24"/>
          <w:lang w:val="de-DE"/>
        </w:rPr>
      </w:pPr>
    </w:p>
    <w:p w14:paraId="5FE699B8" w14:textId="77777777" w:rsidR="00622A7F" w:rsidRPr="00622A7F" w:rsidRDefault="00622A7F" w:rsidP="00622A7F">
      <w:pPr>
        <w:spacing w:after="200" w:line="276" w:lineRule="auto"/>
        <w:rPr>
          <w:rFonts w:cs="Arial"/>
          <w:szCs w:val="24"/>
          <w:lang w:val="de-DE"/>
        </w:rPr>
      </w:pPr>
    </w:p>
    <w:p w14:paraId="2CA40701" w14:textId="77777777" w:rsidR="00622A7F" w:rsidRPr="00622A7F" w:rsidRDefault="00622A7F" w:rsidP="00622A7F">
      <w:pPr>
        <w:spacing w:after="200" w:line="276" w:lineRule="auto"/>
        <w:rPr>
          <w:rFonts w:cs="Arial"/>
          <w:szCs w:val="24"/>
          <w:lang w:val="de-DE"/>
        </w:rPr>
      </w:pPr>
    </w:p>
    <w:p w14:paraId="2BAD7F11" w14:textId="77777777" w:rsidR="00622A7F" w:rsidRPr="00622A7F" w:rsidRDefault="00622A7F" w:rsidP="00622A7F">
      <w:pPr>
        <w:spacing w:after="200" w:line="276" w:lineRule="auto"/>
        <w:rPr>
          <w:rFonts w:cs="Arial"/>
          <w:szCs w:val="24"/>
          <w:lang w:val="de-DE"/>
        </w:rPr>
      </w:pPr>
      <w:r w:rsidRPr="00622A7F">
        <w:rPr>
          <w:rFonts w:cs="Arial"/>
          <w:szCs w:val="24"/>
          <w:lang w:val="de-DE"/>
        </w:rPr>
        <w:t xml:space="preserve">Tag der mündlichen Prüfung: </w:t>
      </w:r>
    </w:p>
    <w:p w14:paraId="39F07084" w14:textId="7B69352E" w:rsidR="00622A7F" w:rsidRPr="00622A7F" w:rsidRDefault="00622A7F" w:rsidP="00622A7F">
      <w:pPr>
        <w:spacing w:after="200" w:line="276" w:lineRule="auto"/>
        <w:rPr>
          <w:rFonts w:cs="Arial"/>
          <w:szCs w:val="24"/>
          <w:lang w:val="de-DE"/>
        </w:rPr>
      </w:pPr>
      <w:r w:rsidRPr="00622A7F">
        <w:rPr>
          <w:rFonts w:cs="Arial"/>
          <w:szCs w:val="24"/>
          <w:lang w:val="de-DE"/>
        </w:rPr>
        <w:t xml:space="preserve">Vorsitzender des Promotionsorgans: </w:t>
      </w:r>
    </w:p>
    <w:p w14:paraId="58193A6A" w14:textId="77777777" w:rsidR="00622A7F" w:rsidRPr="00622A7F" w:rsidRDefault="00622A7F" w:rsidP="00622A7F">
      <w:pPr>
        <w:spacing w:after="200" w:line="276" w:lineRule="auto"/>
        <w:rPr>
          <w:rFonts w:cs="Arial"/>
          <w:szCs w:val="24"/>
          <w:lang w:val="de-DE"/>
        </w:rPr>
      </w:pPr>
      <w:r w:rsidRPr="00622A7F">
        <w:rPr>
          <w:rFonts w:cs="Arial"/>
          <w:szCs w:val="24"/>
          <w:lang w:val="de-DE"/>
        </w:rPr>
        <w:t>Gutachter:</w:t>
      </w:r>
      <w:r w:rsidRPr="00622A7F">
        <w:rPr>
          <w:rFonts w:cs="Arial"/>
          <w:szCs w:val="24"/>
          <w:lang w:val="de-DE"/>
        </w:rPr>
        <w:tab/>
        <w:t>Prof. Dr. André Reis</w:t>
      </w:r>
    </w:p>
    <w:p w14:paraId="4E33A257" w14:textId="2D5E9B78" w:rsidR="00972C49" w:rsidRDefault="00622A7F" w:rsidP="00622A7F">
      <w:pPr>
        <w:spacing w:after="200" w:line="276" w:lineRule="auto"/>
        <w:rPr>
          <w:rFonts w:cs="Arial"/>
          <w:szCs w:val="24"/>
          <w:lang w:val="de-DE"/>
        </w:rPr>
        <w:sectPr w:rsidR="00972C49" w:rsidSect="00622A7F">
          <w:footerReference w:type="default" r:id="rId10"/>
          <w:headerReference w:type="first" r:id="rId11"/>
          <w:footerReference w:type="first" r:id="rId12"/>
          <w:pgSz w:w="11906" w:h="16838"/>
          <w:pgMar w:top="1417" w:right="1417" w:bottom="1134" w:left="1417" w:header="708" w:footer="708" w:gutter="0"/>
          <w:cols w:space="708"/>
          <w:docGrid w:linePitch="360"/>
        </w:sectPr>
      </w:pPr>
      <w:r w:rsidRPr="00622A7F">
        <w:rPr>
          <w:rFonts w:cs="Arial"/>
          <w:szCs w:val="24"/>
          <w:lang w:val="de-DE"/>
        </w:rPr>
        <w:t>Gutachter:</w:t>
      </w:r>
      <w:r w:rsidRPr="00622A7F">
        <w:rPr>
          <w:rFonts w:cs="Arial"/>
          <w:szCs w:val="24"/>
          <w:lang w:val="de-DE"/>
        </w:rPr>
        <w:tab/>
      </w:r>
    </w:p>
    <w:sdt>
      <w:sdtPr>
        <w:rPr>
          <w:rFonts w:ascii="Arial" w:eastAsiaTheme="minorHAnsi" w:hAnsi="Arial" w:cs="Arial"/>
          <w:color w:val="auto"/>
          <w:sz w:val="36"/>
          <w:szCs w:val="22"/>
          <w:lang w:val="de-DE"/>
        </w:rPr>
        <w:id w:val="799423076"/>
        <w:docPartObj>
          <w:docPartGallery w:val="Table of Contents"/>
          <w:docPartUnique/>
        </w:docPartObj>
      </w:sdtPr>
      <w:sdtEndPr>
        <w:rPr>
          <w:b/>
          <w:bCs/>
          <w:sz w:val="24"/>
        </w:rPr>
      </w:sdtEndPr>
      <w:sdtContent>
        <w:p w14:paraId="24D36E7C" w14:textId="7C9579BA" w:rsidR="00622A7F" w:rsidRPr="00622A7F" w:rsidRDefault="00622A7F">
          <w:pPr>
            <w:pStyle w:val="Inhaltsverzeichnisberschrift"/>
            <w:rPr>
              <w:rFonts w:ascii="Arial" w:hAnsi="Arial" w:cs="Arial"/>
              <w:color w:val="auto"/>
              <w:sz w:val="36"/>
            </w:rPr>
          </w:pPr>
        </w:p>
        <w:commentRangeStart w:id="11"/>
        <w:p w14:paraId="59D7B56D" w14:textId="56D103DA" w:rsidR="007E72EE" w:rsidRDefault="00622A7F">
          <w:pPr>
            <w:pStyle w:val="Verzeichnis1"/>
            <w:tabs>
              <w:tab w:val="left" w:pos="480"/>
              <w:tab w:val="right" w:leader="dot" w:pos="9062"/>
            </w:tabs>
            <w:rPr>
              <w:rFonts w:asciiTheme="minorHAnsi" w:eastAsiaTheme="minorEastAsia" w:hAnsiTheme="minorHAnsi"/>
              <w:noProof/>
              <w:sz w:val="22"/>
              <w:lang w:val="de-DE" w:eastAsia="de-DE"/>
            </w:rPr>
          </w:pPr>
          <w:r w:rsidRPr="00622A7F">
            <w:rPr>
              <w:rFonts w:cs="Arial"/>
            </w:rPr>
            <w:fldChar w:fldCharType="begin"/>
          </w:r>
          <w:r w:rsidRPr="00622A7F">
            <w:rPr>
              <w:rFonts w:cs="Arial"/>
            </w:rPr>
            <w:instrText xml:space="preserve"> TOC \o "1-3" \h \z \u </w:instrText>
          </w:r>
          <w:r w:rsidRPr="00622A7F">
            <w:rPr>
              <w:rFonts w:cs="Arial"/>
            </w:rPr>
            <w:fldChar w:fldCharType="separate"/>
          </w:r>
          <w:hyperlink w:anchor="_Toc91488870" w:history="1">
            <w:r w:rsidR="007E72EE" w:rsidRPr="00560123">
              <w:rPr>
                <w:rStyle w:val="Hyperlink"/>
                <w:rFonts w:cs="Arial"/>
                <w:noProof/>
              </w:rPr>
              <w:t>1.</w:t>
            </w:r>
            <w:r w:rsidR="007E72EE">
              <w:rPr>
                <w:rFonts w:asciiTheme="minorHAnsi" w:eastAsiaTheme="minorEastAsia" w:hAnsiTheme="minorHAnsi"/>
                <w:noProof/>
                <w:sz w:val="22"/>
                <w:lang w:val="de-DE" w:eastAsia="de-DE"/>
              </w:rPr>
              <w:tab/>
            </w:r>
            <w:r w:rsidR="007E72EE" w:rsidRPr="00560123">
              <w:rPr>
                <w:rStyle w:val="Hyperlink"/>
                <w:rFonts w:cs="Arial"/>
                <w:noProof/>
              </w:rPr>
              <w:t>Zusammenfassung</w:t>
            </w:r>
            <w:r w:rsidR="007E72EE">
              <w:rPr>
                <w:noProof/>
                <w:webHidden/>
              </w:rPr>
              <w:tab/>
            </w:r>
            <w:r w:rsidR="007E72EE">
              <w:rPr>
                <w:noProof/>
                <w:webHidden/>
              </w:rPr>
              <w:fldChar w:fldCharType="begin"/>
            </w:r>
            <w:r w:rsidR="007E72EE">
              <w:rPr>
                <w:noProof/>
                <w:webHidden/>
              </w:rPr>
              <w:instrText xml:space="preserve"> PAGEREF _Toc91488870 \h </w:instrText>
            </w:r>
            <w:r w:rsidR="007E72EE">
              <w:rPr>
                <w:noProof/>
                <w:webHidden/>
              </w:rPr>
            </w:r>
            <w:r w:rsidR="007E72EE">
              <w:rPr>
                <w:noProof/>
                <w:webHidden/>
              </w:rPr>
              <w:fldChar w:fldCharType="separate"/>
            </w:r>
            <w:r w:rsidR="002D4AD7">
              <w:rPr>
                <w:noProof/>
                <w:webHidden/>
              </w:rPr>
              <w:t>7</w:t>
            </w:r>
            <w:r w:rsidR="007E72EE">
              <w:rPr>
                <w:noProof/>
                <w:webHidden/>
              </w:rPr>
              <w:fldChar w:fldCharType="end"/>
            </w:r>
          </w:hyperlink>
        </w:p>
        <w:p w14:paraId="43580485" w14:textId="43ADD609" w:rsidR="007E72EE" w:rsidRDefault="00382E14">
          <w:pPr>
            <w:pStyle w:val="Verzeichnis1"/>
            <w:tabs>
              <w:tab w:val="left" w:pos="480"/>
              <w:tab w:val="right" w:leader="dot" w:pos="9062"/>
            </w:tabs>
            <w:rPr>
              <w:rFonts w:asciiTheme="minorHAnsi" w:eastAsiaTheme="minorEastAsia" w:hAnsiTheme="minorHAnsi"/>
              <w:noProof/>
              <w:sz w:val="22"/>
              <w:lang w:val="de-DE" w:eastAsia="de-DE"/>
            </w:rPr>
          </w:pPr>
          <w:hyperlink w:anchor="_Toc91488871" w:history="1">
            <w:r w:rsidR="007E72EE" w:rsidRPr="00560123">
              <w:rPr>
                <w:rStyle w:val="Hyperlink"/>
                <w:rFonts w:cs="Arial"/>
                <w:noProof/>
                <w:lang w:val="de-DE"/>
              </w:rPr>
              <w:t>2.</w:t>
            </w:r>
            <w:r w:rsidR="007E72EE">
              <w:rPr>
                <w:rFonts w:asciiTheme="minorHAnsi" w:eastAsiaTheme="minorEastAsia" w:hAnsiTheme="minorHAnsi"/>
                <w:noProof/>
                <w:sz w:val="22"/>
                <w:lang w:val="de-DE" w:eastAsia="de-DE"/>
              </w:rPr>
              <w:tab/>
            </w:r>
            <w:r w:rsidR="007E72EE" w:rsidRPr="00560123">
              <w:rPr>
                <w:rStyle w:val="Hyperlink"/>
                <w:rFonts w:cs="Arial"/>
                <w:noProof/>
                <w:lang w:val="de-DE"/>
              </w:rPr>
              <w:t>Abstract</w:t>
            </w:r>
            <w:r w:rsidR="007E72EE">
              <w:rPr>
                <w:noProof/>
                <w:webHidden/>
              </w:rPr>
              <w:tab/>
            </w:r>
            <w:r w:rsidR="007E72EE">
              <w:rPr>
                <w:noProof/>
                <w:webHidden/>
              </w:rPr>
              <w:fldChar w:fldCharType="begin"/>
            </w:r>
            <w:r w:rsidR="007E72EE">
              <w:rPr>
                <w:noProof/>
                <w:webHidden/>
              </w:rPr>
              <w:instrText xml:space="preserve"> PAGEREF _Toc91488871 \h </w:instrText>
            </w:r>
            <w:r w:rsidR="007E72EE">
              <w:rPr>
                <w:noProof/>
                <w:webHidden/>
              </w:rPr>
            </w:r>
            <w:r w:rsidR="007E72EE">
              <w:rPr>
                <w:noProof/>
                <w:webHidden/>
              </w:rPr>
              <w:fldChar w:fldCharType="separate"/>
            </w:r>
            <w:r w:rsidR="002D4AD7">
              <w:rPr>
                <w:noProof/>
                <w:webHidden/>
              </w:rPr>
              <w:t>9</w:t>
            </w:r>
            <w:r w:rsidR="007E72EE">
              <w:rPr>
                <w:noProof/>
                <w:webHidden/>
              </w:rPr>
              <w:fldChar w:fldCharType="end"/>
            </w:r>
          </w:hyperlink>
        </w:p>
        <w:p w14:paraId="22B227B4" w14:textId="317157E3" w:rsidR="007E72EE" w:rsidRDefault="00382E14">
          <w:pPr>
            <w:pStyle w:val="Verzeichnis1"/>
            <w:tabs>
              <w:tab w:val="left" w:pos="480"/>
              <w:tab w:val="right" w:leader="dot" w:pos="9062"/>
            </w:tabs>
            <w:rPr>
              <w:rFonts w:asciiTheme="minorHAnsi" w:eastAsiaTheme="minorEastAsia" w:hAnsiTheme="minorHAnsi"/>
              <w:noProof/>
              <w:sz w:val="22"/>
              <w:lang w:val="de-DE" w:eastAsia="de-DE"/>
            </w:rPr>
          </w:pPr>
          <w:hyperlink w:anchor="_Toc91488872" w:history="1">
            <w:r w:rsidR="007E72EE" w:rsidRPr="00560123">
              <w:rPr>
                <w:rStyle w:val="Hyperlink"/>
                <w:rFonts w:cs="Arial"/>
                <w:noProof/>
              </w:rPr>
              <w:t>3.</w:t>
            </w:r>
            <w:r w:rsidR="007E72EE">
              <w:rPr>
                <w:rFonts w:asciiTheme="minorHAnsi" w:eastAsiaTheme="minorEastAsia" w:hAnsiTheme="minorHAnsi"/>
                <w:noProof/>
                <w:sz w:val="22"/>
                <w:lang w:val="de-DE" w:eastAsia="de-DE"/>
              </w:rPr>
              <w:tab/>
            </w:r>
            <w:r w:rsidR="007E72EE" w:rsidRPr="00560123">
              <w:rPr>
                <w:rStyle w:val="Hyperlink"/>
                <w:rFonts w:cs="Arial"/>
                <w:noProof/>
              </w:rPr>
              <w:t>Introduction</w:t>
            </w:r>
            <w:r w:rsidR="007E72EE">
              <w:rPr>
                <w:noProof/>
                <w:webHidden/>
              </w:rPr>
              <w:tab/>
            </w:r>
            <w:r w:rsidR="007E72EE">
              <w:rPr>
                <w:noProof/>
                <w:webHidden/>
              </w:rPr>
              <w:fldChar w:fldCharType="begin"/>
            </w:r>
            <w:r w:rsidR="007E72EE">
              <w:rPr>
                <w:noProof/>
                <w:webHidden/>
              </w:rPr>
              <w:instrText xml:space="preserve"> PAGEREF _Toc91488872 \h </w:instrText>
            </w:r>
            <w:r w:rsidR="007E72EE">
              <w:rPr>
                <w:noProof/>
                <w:webHidden/>
              </w:rPr>
            </w:r>
            <w:r w:rsidR="007E72EE">
              <w:rPr>
                <w:noProof/>
                <w:webHidden/>
              </w:rPr>
              <w:fldChar w:fldCharType="separate"/>
            </w:r>
            <w:r w:rsidR="002D4AD7">
              <w:rPr>
                <w:noProof/>
                <w:webHidden/>
              </w:rPr>
              <w:t>12</w:t>
            </w:r>
            <w:r w:rsidR="007E72EE">
              <w:rPr>
                <w:noProof/>
                <w:webHidden/>
              </w:rPr>
              <w:fldChar w:fldCharType="end"/>
            </w:r>
          </w:hyperlink>
        </w:p>
        <w:p w14:paraId="27A9DF83" w14:textId="54072827"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873" w:history="1">
            <w:r w:rsidR="007E72EE" w:rsidRPr="00560123">
              <w:rPr>
                <w:rStyle w:val="Hyperlink"/>
                <w:rFonts w:cs="Arial"/>
                <w:noProof/>
              </w:rPr>
              <w:t>3.1.</w:t>
            </w:r>
            <w:r w:rsidR="007E72EE">
              <w:rPr>
                <w:rFonts w:asciiTheme="minorHAnsi" w:eastAsiaTheme="minorEastAsia" w:hAnsiTheme="minorHAnsi"/>
                <w:noProof/>
                <w:sz w:val="22"/>
                <w:lang w:val="de-DE" w:eastAsia="de-DE"/>
              </w:rPr>
              <w:tab/>
            </w:r>
            <w:r w:rsidR="007E72EE" w:rsidRPr="00560123">
              <w:rPr>
                <w:rStyle w:val="Hyperlink"/>
                <w:rFonts w:cs="Arial"/>
                <w:noProof/>
              </w:rPr>
              <w:t>The burden of psoriasis</w:t>
            </w:r>
            <w:r w:rsidR="007E72EE">
              <w:rPr>
                <w:noProof/>
                <w:webHidden/>
              </w:rPr>
              <w:tab/>
            </w:r>
            <w:r w:rsidR="007E72EE">
              <w:rPr>
                <w:noProof/>
                <w:webHidden/>
              </w:rPr>
              <w:fldChar w:fldCharType="begin"/>
            </w:r>
            <w:r w:rsidR="007E72EE">
              <w:rPr>
                <w:noProof/>
                <w:webHidden/>
              </w:rPr>
              <w:instrText xml:space="preserve"> PAGEREF _Toc91488873 \h </w:instrText>
            </w:r>
            <w:r w:rsidR="007E72EE">
              <w:rPr>
                <w:noProof/>
                <w:webHidden/>
              </w:rPr>
            </w:r>
            <w:r w:rsidR="007E72EE">
              <w:rPr>
                <w:noProof/>
                <w:webHidden/>
              </w:rPr>
              <w:fldChar w:fldCharType="separate"/>
            </w:r>
            <w:r w:rsidR="002D4AD7">
              <w:rPr>
                <w:noProof/>
                <w:webHidden/>
              </w:rPr>
              <w:t>12</w:t>
            </w:r>
            <w:r w:rsidR="007E72EE">
              <w:rPr>
                <w:noProof/>
                <w:webHidden/>
              </w:rPr>
              <w:fldChar w:fldCharType="end"/>
            </w:r>
          </w:hyperlink>
        </w:p>
        <w:p w14:paraId="3AF06421" w14:textId="50507D12"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74" w:history="1">
            <w:r w:rsidR="007E72EE" w:rsidRPr="00560123">
              <w:rPr>
                <w:rStyle w:val="Hyperlink"/>
                <w:rFonts w:cs="Arial"/>
                <w:noProof/>
              </w:rPr>
              <w:t>3.1.1.</w:t>
            </w:r>
            <w:r w:rsidR="007E72EE">
              <w:rPr>
                <w:rFonts w:asciiTheme="minorHAnsi" w:eastAsiaTheme="minorEastAsia" w:hAnsiTheme="minorHAnsi"/>
                <w:noProof/>
                <w:sz w:val="22"/>
                <w:lang w:val="de-DE" w:eastAsia="de-DE"/>
              </w:rPr>
              <w:tab/>
            </w:r>
            <w:r w:rsidR="007E72EE" w:rsidRPr="00560123">
              <w:rPr>
                <w:rStyle w:val="Hyperlink"/>
                <w:rFonts w:cs="Arial"/>
                <w:noProof/>
              </w:rPr>
              <w:t>Types of psoriasis</w:t>
            </w:r>
            <w:r w:rsidR="007E72EE">
              <w:rPr>
                <w:noProof/>
                <w:webHidden/>
              </w:rPr>
              <w:tab/>
            </w:r>
            <w:r w:rsidR="007E72EE">
              <w:rPr>
                <w:noProof/>
                <w:webHidden/>
              </w:rPr>
              <w:fldChar w:fldCharType="begin"/>
            </w:r>
            <w:r w:rsidR="007E72EE">
              <w:rPr>
                <w:noProof/>
                <w:webHidden/>
              </w:rPr>
              <w:instrText xml:space="preserve"> PAGEREF _Toc91488874 \h </w:instrText>
            </w:r>
            <w:r w:rsidR="007E72EE">
              <w:rPr>
                <w:noProof/>
                <w:webHidden/>
              </w:rPr>
            </w:r>
            <w:r w:rsidR="007E72EE">
              <w:rPr>
                <w:noProof/>
                <w:webHidden/>
              </w:rPr>
              <w:fldChar w:fldCharType="separate"/>
            </w:r>
            <w:r w:rsidR="002D4AD7">
              <w:rPr>
                <w:noProof/>
                <w:webHidden/>
              </w:rPr>
              <w:t>12</w:t>
            </w:r>
            <w:r w:rsidR="007E72EE">
              <w:rPr>
                <w:noProof/>
                <w:webHidden/>
              </w:rPr>
              <w:fldChar w:fldCharType="end"/>
            </w:r>
          </w:hyperlink>
        </w:p>
        <w:p w14:paraId="333E2107" w14:textId="7FFB39C4"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875" w:history="1">
            <w:r w:rsidR="007E72EE" w:rsidRPr="00560123">
              <w:rPr>
                <w:rStyle w:val="Hyperlink"/>
                <w:rFonts w:cs="Arial"/>
                <w:noProof/>
              </w:rPr>
              <w:t>3.2.</w:t>
            </w:r>
            <w:r w:rsidR="007E72EE">
              <w:rPr>
                <w:rFonts w:asciiTheme="minorHAnsi" w:eastAsiaTheme="minorEastAsia" w:hAnsiTheme="minorHAnsi"/>
                <w:noProof/>
                <w:sz w:val="22"/>
                <w:lang w:val="de-DE" w:eastAsia="de-DE"/>
              </w:rPr>
              <w:tab/>
            </w:r>
            <w:r w:rsidR="007E72EE" w:rsidRPr="00560123">
              <w:rPr>
                <w:rStyle w:val="Hyperlink"/>
                <w:rFonts w:cs="Arial"/>
                <w:noProof/>
              </w:rPr>
              <w:t>Generalized pustular psoriasis (GPP) and further rare pustular skin diseases</w:t>
            </w:r>
            <w:r w:rsidR="007E72EE">
              <w:rPr>
                <w:noProof/>
                <w:webHidden/>
              </w:rPr>
              <w:tab/>
            </w:r>
            <w:r w:rsidR="007E72EE">
              <w:rPr>
                <w:noProof/>
                <w:webHidden/>
              </w:rPr>
              <w:fldChar w:fldCharType="begin"/>
            </w:r>
            <w:r w:rsidR="007E72EE">
              <w:rPr>
                <w:noProof/>
                <w:webHidden/>
              </w:rPr>
              <w:instrText xml:space="preserve"> PAGEREF _Toc91488875 \h </w:instrText>
            </w:r>
            <w:r w:rsidR="007E72EE">
              <w:rPr>
                <w:noProof/>
                <w:webHidden/>
              </w:rPr>
            </w:r>
            <w:r w:rsidR="007E72EE">
              <w:rPr>
                <w:noProof/>
                <w:webHidden/>
              </w:rPr>
              <w:fldChar w:fldCharType="separate"/>
            </w:r>
            <w:r w:rsidR="002D4AD7">
              <w:rPr>
                <w:noProof/>
                <w:webHidden/>
              </w:rPr>
              <w:t>13</w:t>
            </w:r>
            <w:r w:rsidR="007E72EE">
              <w:rPr>
                <w:noProof/>
                <w:webHidden/>
              </w:rPr>
              <w:fldChar w:fldCharType="end"/>
            </w:r>
          </w:hyperlink>
        </w:p>
        <w:p w14:paraId="7185D79E" w14:textId="3DCD841A"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76" w:history="1">
            <w:r w:rsidR="007E72EE" w:rsidRPr="00560123">
              <w:rPr>
                <w:rStyle w:val="Hyperlink"/>
                <w:rFonts w:cs="Arial"/>
                <w:noProof/>
              </w:rPr>
              <w:t>3.2.1.</w:t>
            </w:r>
            <w:r w:rsidR="007E72EE">
              <w:rPr>
                <w:rFonts w:asciiTheme="minorHAnsi" w:eastAsiaTheme="minorEastAsia" w:hAnsiTheme="minorHAnsi"/>
                <w:noProof/>
                <w:sz w:val="22"/>
                <w:lang w:val="de-DE" w:eastAsia="de-DE"/>
              </w:rPr>
              <w:tab/>
            </w:r>
            <w:r w:rsidR="007E72EE" w:rsidRPr="00560123">
              <w:rPr>
                <w:rStyle w:val="Hyperlink"/>
                <w:rFonts w:cs="Arial"/>
                <w:noProof/>
              </w:rPr>
              <w:t>Clinical characteristics of GPP</w:t>
            </w:r>
            <w:r w:rsidR="007E72EE">
              <w:rPr>
                <w:noProof/>
                <w:webHidden/>
              </w:rPr>
              <w:tab/>
            </w:r>
            <w:r w:rsidR="007E72EE">
              <w:rPr>
                <w:noProof/>
                <w:webHidden/>
              </w:rPr>
              <w:fldChar w:fldCharType="begin"/>
            </w:r>
            <w:r w:rsidR="007E72EE">
              <w:rPr>
                <w:noProof/>
                <w:webHidden/>
              </w:rPr>
              <w:instrText xml:space="preserve"> PAGEREF _Toc91488876 \h </w:instrText>
            </w:r>
            <w:r w:rsidR="007E72EE">
              <w:rPr>
                <w:noProof/>
                <w:webHidden/>
              </w:rPr>
            </w:r>
            <w:r w:rsidR="007E72EE">
              <w:rPr>
                <w:noProof/>
                <w:webHidden/>
              </w:rPr>
              <w:fldChar w:fldCharType="separate"/>
            </w:r>
            <w:r w:rsidR="002D4AD7">
              <w:rPr>
                <w:noProof/>
                <w:webHidden/>
              </w:rPr>
              <w:t>13</w:t>
            </w:r>
            <w:r w:rsidR="007E72EE">
              <w:rPr>
                <w:noProof/>
                <w:webHidden/>
              </w:rPr>
              <w:fldChar w:fldCharType="end"/>
            </w:r>
          </w:hyperlink>
        </w:p>
        <w:p w14:paraId="36ADAC94" w14:textId="26EDC500"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77" w:history="1">
            <w:r w:rsidR="007E72EE" w:rsidRPr="00560123">
              <w:rPr>
                <w:rStyle w:val="Hyperlink"/>
                <w:rFonts w:cs="Arial"/>
                <w:noProof/>
              </w:rPr>
              <w:t>3.2.2.</w:t>
            </w:r>
            <w:r w:rsidR="007E72EE">
              <w:rPr>
                <w:rFonts w:asciiTheme="minorHAnsi" w:eastAsiaTheme="minorEastAsia" w:hAnsiTheme="minorHAnsi"/>
                <w:noProof/>
                <w:sz w:val="22"/>
                <w:lang w:val="de-DE" w:eastAsia="de-DE"/>
              </w:rPr>
              <w:tab/>
            </w:r>
            <w:r w:rsidR="007E72EE" w:rsidRPr="00560123">
              <w:rPr>
                <w:rStyle w:val="Hyperlink"/>
                <w:rFonts w:cs="Arial"/>
                <w:noProof/>
              </w:rPr>
              <w:t>Genetic basis of GPP</w:t>
            </w:r>
            <w:r w:rsidR="007E72EE">
              <w:rPr>
                <w:noProof/>
                <w:webHidden/>
              </w:rPr>
              <w:tab/>
            </w:r>
            <w:r w:rsidR="007E72EE">
              <w:rPr>
                <w:noProof/>
                <w:webHidden/>
              </w:rPr>
              <w:fldChar w:fldCharType="begin"/>
            </w:r>
            <w:r w:rsidR="007E72EE">
              <w:rPr>
                <w:noProof/>
                <w:webHidden/>
              </w:rPr>
              <w:instrText xml:space="preserve"> PAGEREF _Toc91488877 \h </w:instrText>
            </w:r>
            <w:r w:rsidR="007E72EE">
              <w:rPr>
                <w:noProof/>
                <w:webHidden/>
              </w:rPr>
            </w:r>
            <w:r w:rsidR="007E72EE">
              <w:rPr>
                <w:noProof/>
                <w:webHidden/>
              </w:rPr>
              <w:fldChar w:fldCharType="separate"/>
            </w:r>
            <w:r w:rsidR="002D4AD7">
              <w:rPr>
                <w:noProof/>
                <w:webHidden/>
              </w:rPr>
              <w:t>14</w:t>
            </w:r>
            <w:r w:rsidR="007E72EE">
              <w:rPr>
                <w:noProof/>
                <w:webHidden/>
              </w:rPr>
              <w:fldChar w:fldCharType="end"/>
            </w:r>
          </w:hyperlink>
        </w:p>
        <w:p w14:paraId="3FC27E0F" w14:textId="67EA686E"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78" w:history="1">
            <w:r w:rsidR="007E72EE" w:rsidRPr="00560123">
              <w:rPr>
                <w:rStyle w:val="Hyperlink"/>
                <w:rFonts w:cs="Arial"/>
                <w:noProof/>
              </w:rPr>
              <w:t>3.2.3.</w:t>
            </w:r>
            <w:r w:rsidR="007E72EE">
              <w:rPr>
                <w:rFonts w:asciiTheme="minorHAnsi" w:eastAsiaTheme="minorEastAsia" w:hAnsiTheme="minorHAnsi"/>
                <w:noProof/>
                <w:sz w:val="22"/>
                <w:lang w:val="de-DE" w:eastAsia="de-DE"/>
              </w:rPr>
              <w:tab/>
            </w:r>
            <w:r w:rsidR="007E72EE" w:rsidRPr="00560123">
              <w:rPr>
                <w:rStyle w:val="Hyperlink"/>
                <w:rFonts w:cs="Arial"/>
                <w:noProof/>
              </w:rPr>
              <w:t>Further cellular and molecular players in GPP</w:t>
            </w:r>
            <w:r w:rsidR="007E72EE">
              <w:rPr>
                <w:noProof/>
                <w:webHidden/>
              </w:rPr>
              <w:tab/>
            </w:r>
            <w:r w:rsidR="007E72EE">
              <w:rPr>
                <w:noProof/>
                <w:webHidden/>
              </w:rPr>
              <w:fldChar w:fldCharType="begin"/>
            </w:r>
            <w:r w:rsidR="007E72EE">
              <w:rPr>
                <w:noProof/>
                <w:webHidden/>
              </w:rPr>
              <w:instrText xml:space="preserve"> PAGEREF _Toc91488878 \h </w:instrText>
            </w:r>
            <w:r w:rsidR="007E72EE">
              <w:rPr>
                <w:noProof/>
                <w:webHidden/>
              </w:rPr>
            </w:r>
            <w:r w:rsidR="007E72EE">
              <w:rPr>
                <w:noProof/>
                <w:webHidden/>
              </w:rPr>
              <w:fldChar w:fldCharType="separate"/>
            </w:r>
            <w:r w:rsidR="002D4AD7">
              <w:rPr>
                <w:noProof/>
                <w:webHidden/>
              </w:rPr>
              <w:t>18</w:t>
            </w:r>
            <w:r w:rsidR="007E72EE">
              <w:rPr>
                <w:noProof/>
                <w:webHidden/>
              </w:rPr>
              <w:fldChar w:fldCharType="end"/>
            </w:r>
          </w:hyperlink>
        </w:p>
        <w:p w14:paraId="236AEC8D" w14:textId="0F645AB5"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879" w:history="1">
            <w:r w:rsidR="007E72EE" w:rsidRPr="00560123">
              <w:rPr>
                <w:rStyle w:val="Hyperlink"/>
                <w:rFonts w:cs="Arial"/>
                <w:noProof/>
              </w:rPr>
              <w:t>3.3.</w:t>
            </w:r>
            <w:r w:rsidR="007E72EE">
              <w:rPr>
                <w:rFonts w:asciiTheme="minorHAnsi" w:eastAsiaTheme="minorEastAsia" w:hAnsiTheme="minorHAnsi"/>
                <w:noProof/>
                <w:sz w:val="22"/>
                <w:lang w:val="de-DE" w:eastAsia="de-DE"/>
              </w:rPr>
              <w:tab/>
            </w:r>
            <w:r w:rsidR="007E72EE" w:rsidRPr="00560123">
              <w:rPr>
                <w:rStyle w:val="Hyperlink"/>
                <w:rFonts w:cs="Arial"/>
                <w:noProof/>
              </w:rPr>
              <w:t>Research aims</w:t>
            </w:r>
            <w:r w:rsidR="007E72EE">
              <w:rPr>
                <w:noProof/>
                <w:webHidden/>
              </w:rPr>
              <w:tab/>
            </w:r>
            <w:r w:rsidR="007E72EE">
              <w:rPr>
                <w:noProof/>
                <w:webHidden/>
              </w:rPr>
              <w:fldChar w:fldCharType="begin"/>
            </w:r>
            <w:r w:rsidR="007E72EE">
              <w:rPr>
                <w:noProof/>
                <w:webHidden/>
              </w:rPr>
              <w:instrText xml:space="preserve"> PAGEREF _Toc91488879 \h </w:instrText>
            </w:r>
            <w:r w:rsidR="007E72EE">
              <w:rPr>
                <w:noProof/>
                <w:webHidden/>
              </w:rPr>
            </w:r>
            <w:r w:rsidR="007E72EE">
              <w:rPr>
                <w:noProof/>
                <w:webHidden/>
              </w:rPr>
              <w:fldChar w:fldCharType="separate"/>
            </w:r>
            <w:r w:rsidR="002D4AD7">
              <w:rPr>
                <w:noProof/>
                <w:webHidden/>
              </w:rPr>
              <w:t>18</w:t>
            </w:r>
            <w:r w:rsidR="007E72EE">
              <w:rPr>
                <w:noProof/>
                <w:webHidden/>
              </w:rPr>
              <w:fldChar w:fldCharType="end"/>
            </w:r>
          </w:hyperlink>
        </w:p>
        <w:p w14:paraId="5801B4AA" w14:textId="324D2EEE" w:rsidR="007E72EE" w:rsidRDefault="00382E14">
          <w:pPr>
            <w:pStyle w:val="Verzeichnis1"/>
            <w:tabs>
              <w:tab w:val="left" w:pos="480"/>
              <w:tab w:val="right" w:leader="dot" w:pos="9062"/>
            </w:tabs>
            <w:rPr>
              <w:rFonts w:asciiTheme="minorHAnsi" w:eastAsiaTheme="minorEastAsia" w:hAnsiTheme="minorHAnsi"/>
              <w:noProof/>
              <w:sz w:val="22"/>
              <w:lang w:val="de-DE" w:eastAsia="de-DE"/>
            </w:rPr>
          </w:pPr>
          <w:hyperlink w:anchor="_Toc91488880" w:history="1">
            <w:r w:rsidR="007E72EE" w:rsidRPr="00560123">
              <w:rPr>
                <w:rStyle w:val="Hyperlink"/>
                <w:rFonts w:cs="Arial"/>
                <w:noProof/>
              </w:rPr>
              <w:t>4.</w:t>
            </w:r>
            <w:r w:rsidR="007E72EE">
              <w:rPr>
                <w:rFonts w:asciiTheme="minorHAnsi" w:eastAsiaTheme="minorEastAsia" w:hAnsiTheme="minorHAnsi"/>
                <w:noProof/>
                <w:sz w:val="22"/>
                <w:lang w:val="de-DE" w:eastAsia="de-DE"/>
              </w:rPr>
              <w:tab/>
            </w:r>
            <w:r w:rsidR="007E72EE" w:rsidRPr="00560123">
              <w:rPr>
                <w:rStyle w:val="Hyperlink"/>
                <w:rFonts w:cs="Arial"/>
                <w:noProof/>
              </w:rPr>
              <w:t>Results</w:t>
            </w:r>
            <w:r w:rsidR="007E72EE">
              <w:rPr>
                <w:noProof/>
                <w:webHidden/>
              </w:rPr>
              <w:tab/>
            </w:r>
            <w:r w:rsidR="007E72EE">
              <w:rPr>
                <w:noProof/>
                <w:webHidden/>
              </w:rPr>
              <w:fldChar w:fldCharType="begin"/>
            </w:r>
            <w:r w:rsidR="007E72EE">
              <w:rPr>
                <w:noProof/>
                <w:webHidden/>
              </w:rPr>
              <w:instrText xml:space="preserve"> PAGEREF _Toc91488880 \h </w:instrText>
            </w:r>
            <w:r w:rsidR="007E72EE">
              <w:rPr>
                <w:noProof/>
                <w:webHidden/>
              </w:rPr>
            </w:r>
            <w:r w:rsidR="007E72EE">
              <w:rPr>
                <w:noProof/>
                <w:webHidden/>
              </w:rPr>
              <w:fldChar w:fldCharType="separate"/>
            </w:r>
            <w:r w:rsidR="002D4AD7">
              <w:rPr>
                <w:noProof/>
                <w:webHidden/>
              </w:rPr>
              <w:t>20</w:t>
            </w:r>
            <w:r w:rsidR="007E72EE">
              <w:rPr>
                <w:noProof/>
                <w:webHidden/>
              </w:rPr>
              <w:fldChar w:fldCharType="end"/>
            </w:r>
          </w:hyperlink>
        </w:p>
        <w:p w14:paraId="547CB69F" w14:textId="76C07D1B"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881" w:history="1">
            <w:r w:rsidR="007E72EE" w:rsidRPr="00560123">
              <w:rPr>
                <w:rStyle w:val="Hyperlink"/>
                <w:rFonts w:cs="Arial"/>
                <w:noProof/>
              </w:rPr>
              <w:t>4.1.</w:t>
            </w:r>
            <w:r w:rsidR="007E72EE">
              <w:rPr>
                <w:rFonts w:asciiTheme="minorHAnsi" w:eastAsiaTheme="minorEastAsia" w:hAnsiTheme="minorHAnsi"/>
                <w:noProof/>
                <w:sz w:val="22"/>
                <w:lang w:val="de-DE" w:eastAsia="de-DE"/>
              </w:rPr>
              <w:tab/>
            </w:r>
            <w:r w:rsidR="007E72EE" w:rsidRPr="00560123">
              <w:rPr>
                <w:rStyle w:val="Hyperlink"/>
                <w:rFonts w:cs="Arial"/>
                <w:noProof/>
              </w:rPr>
              <w:t>Identification of genetic factors and heritability models in generalized pustular psoriasis</w:t>
            </w:r>
            <w:r w:rsidR="007E72EE">
              <w:rPr>
                <w:noProof/>
                <w:webHidden/>
              </w:rPr>
              <w:tab/>
            </w:r>
            <w:r w:rsidR="007E72EE">
              <w:rPr>
                <w:noProof/>
                <w:webHidden/>
              </w:rPr>
              <w:fldChar w:fldCharType="begin"/>
            </w:r>
            <w:r w:rsidR="007E72EE">
              <w:rPr>
                <w:noProof/>
                <w:webHidden/>
              </w:rPr>
              <w:instrText xml:space="preserve"> PAGEREF _Toc91488881 \h </w:instrText>
            </w:r>
            <w:r w:rsidR="007E72EE">
              <w:rPr>
                <w:noProof/>
                <w:webHidden/>
              </w:rPr>
            </w:r>
            <w:r w:rsidR="007E72EE">
              <w:rPr>
                <w:noProof/>
                <w:webHidden/>
              </w:rPr>
              <w:fldChar w:fldCharType="separate"/>
            </w:r>
            <w:r w:rsidR="002D4AD7">
              <w:rPr>
                <w:noProof/>
                <w:webHidden/>
              </w:rPr>
              <w:t>20</w:t>
            </w:r>
            <w:r w:rsidR="007E72EE">
              <w:rPr>
                <w:noProof/>
                <w:webHidden/>
              </w:rPr>
              <w:fldChar w:fldCharType="end"/>
            </w:r>
          </w:hyperlink>
        </w:p>
        <w:p w14:paraId="4F76DBEF" w14:textId="11108CD8"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82" w:history="1">
            <w:r w:rsidR="007E72EE" w:rsidRPr="00560123">
              <w:rPr>
                <w:rStyle w:val="Hyperlink"/>
                <w:rFonts w:cs="Arial"/>
                <w:noProof/>
              </w:rPr>
              <w:t>4.1.1.</w:t>
            </w:r>
            <w:r w:rsidR="007E72EE">
              <w:rPr>
                <w:rFonts w:asciiTheme="minorHAnsi" w:eastAsiaTheme="minorEastAsia" w:hAnsiTheme="minorHAnsi"/>
                <w:noProof/>
                <w:sz w:val="22"/>
                <w:lang w:val="de-DE" w:eastAsia="de-DE"/>
              </w:rPr>
              <w:tab/>
            </w:r>
            <w:r w:rsidR="007E72EE" w:rsidRPr="00560123">
              <w:rPr>
                <w:rStyle w:val="Hyperlink"/>
                <w:rFonts w:cs="Arial"/>
                <w:noProof/>
              </w:rPr>
              <w:t xml:space="preserve">Identification of </w:t>
            </w:r>
            <w:r w:rsidR="007E72EE" w:rsidRPr="00560123">
              <w:rPr>
                <w:rStyle w:val="Hyperlink"/>
                <w:rFonts w:cs="Arial"/>
                <w:i/>
                <w:noProof/>
              </w:rPr>
              <w:t>MPO</w:t>
            </w:r>
            <w:r w:rsidR="007E72EE" w:rsidRPr="00560123">
              <w:rPr>
                <w:rStyle w:val="Hyperlink"/>
                <w:rFonts w:cs="Arial"/>
                <w:noProof/>
              </w:rPr>
              <w:t xml:space="preserve"> variants in GPP patients</w:t>
            </w:r>
            <w:r w:rsidR="007E72EE">
              <w:rPr>
                <w:noProof/>
                <w:webHidden/>
              </w:rPr>
              <w:tab/>
            </w:r>
            <w:r w:rsidR="007E72EE">
              <w:rPr>
                <w:noProof/>
                <w:webHidden/>
              </w:rPr>
              <w:fldChar w:fldCharType="begin"/>
            </w:r>
            <w:r w:rsidR="007E72EE">
              <w:rPr>
                <w:noProof/>
                <w:webHidden/>
              </w:rPr>
              <w:instrText xml:space="preserve"> PAGEREF _Toc91488882 \h </w:instrText>
            </w:r>
            <w:r w:rsidR="007E72EE">
              <w:rPr>
                <w:noProof/>
                <w:webHidden/>
              </w:rPr>
            </w:r>
            <w:r w:rsidR="007E72EE">
              <w:rPr>
                <w:noProof/>
                <w:webHidden/>
              </w:rPr>
              <w:fldChar w:fldCharType="separate"/>
            </w:r>
            <w:r w:rsidR="002D4AD7">
              <w:rPr>
                <w:noProof/>
                <w:webHidden/>
              </w:rPr>
              <w:t>20</w:t>
            </w:r>
            <w:r w:rsidR="007E72EE">
              <w:rPr>
                <w:noProof/>
                <w:webHidden/>
              </w:rPr>
              <w:fldChar w:fldCharType="end"/>
            </w:r>
          </w:hyperlink>
        </w:p>
        <w:p w14:paraId="1DE0486D" w14:textId="3AA16368"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83" w:history="1">
            <w:r w:rsidR="007E72EE" w:rsidRPr="00560123">
              <w:rPr>
                <w:rStyle w:val="Hyperlink"/>
                <w:rFonts w:cs="Arial"/>
                <w:noProof/>
              </w:rPr>
              <w:t>4.1.2.</w:t>
            </w:r>
            <w:r w:rsidR="007E72EE">
              <w:rPr>
                <w:rFonts w:asciiTheme="minorHAnsi" w:eastAsiaTheme="minorEastAsia" w:hAnsiTheme="minorHAnsi"/>
                <w:noProof/>
                <w:sz w:val="22"/>
                <w:lang w:val="de-DE" w:eastAsia="de-DE"/>
              </w:rPr>
              <w:tab/>
            </w:r>
            <w:r w:rsidR="007E72EE" w:rsidRPr="00560123">
              <w:rPr>
                <w:rStyle w:val="Hyperlink"/>
                <w:rFonts w:cs="Arial"/>
                <w:noProof/>
              </w:rPr>
              <w:t xml:space="preserve">Functional characterization of </w:t>
            </w:r>
            <w:r w:rsidR="007E72EE" w:rsidRPr="00560123">
              <w:rPr>
                <w:rStyle w:val="Hyperlink"/>
                <w:rFonts w:cs="Arial"/>
                <w:i/>
                <w:noProof/>
              </w:rPr>
              <w:t>MPO</w:t>
            </w:r>
            <w:r w:rsidR="007E72EE" w:rsidRPr="00560123">
              <w:rPr>
                <w:rStyle w:val="Hyperlink"/>
                <w:rFonts w:cs="Arial"/>
                <w:noProof/>
              </w:rPr>
              <w:t xml:space="preserve"> variants</w:t>
            </w:r>
            <w:r w:rsidR="007E72EE">
              <w:rPr>
                <w:noProof/>
                <w:webHidden/>
              </w:rPr>
              <w:tab/>
            </w:r>
            <w:r w:rsidR="007E72EE">
              <w:rPr>
                <w:noProof/>
                <w:webHidden/>
              </w:rPr>
              <w:fldChar w:fldCharType="begin"/>
            </w:r>
            <w:r w:rsidR="007E72EE">
              <w:rPr>
                <w:noProof/>
                <w:webHidden/>
              </w:rPr>
              <w:instrText xml:space="preserve"> PAGEREF _Toc91488883 \h </w:instrText>
            </w:r>
            <w:r w:rsidR="007E72EE">
              <w:rPr>
                <w:noProof/>
                <w:webHidden/>
              </w:rPr>
            </w:r>
            <w:r w:rsidR="007E72EE">
              <w:rPr>
                <w:noProof/>
                <w:webHidden/>
              </w:rPr>
              <w:fldChar w:fldCharType="separate"/>
            </w:r>
            <w:r w:rsidR="002D4AD7">
              <w:rPr>
                <w:noProof/>
                <w:webHidden/>
              </w:rPr>
              <w:t>20</w:t>
            </w:r>
            <w:r w:rsidR="007E72EE">
              <w:rPr>
                <w:noProof/>
                <w:webHidden/>
              </w:rPr>
              <w:fldChar w:fldCharType="end"/>
            </w:r>
          </w:hyperlink>
        </w:p>
        <w:p w14:paraId="404746F4" w14:textId="3A6180AF"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84" w:history="1">
            <w:r w:rsidR="007E72EE" w:rsidRPr="00560123">
              <w:rPr>
                <w:rStyle w:val="Hyperlink"/>
                <w:rFonts w:cs="Arial"/>
                <w:noProof/>
              </w:rPr>
              <w:t>4.1.3.</w:t>
            </w:r>
            <w:r w:rsidR="007E72EE">
              <w:rPr>
                <w:rFonts w:asciiTheme="minorHAnsi" w:eastAsiaTheme="minorEastAsia" w:hAnsiTheme="minorHAnsi"/>
                <w:noProof/>
                <w:sz w:val="22"/>
                <w:lang w:val="de-DE" w:eastAsia="de-DE"/>
              </w:rPr>
              <w:tab/>
            </w:r>
            <w:r w:rsidR="007E72EE" w:rsidRPr="00560123">
              <w:rPr>
                <w:rStyle w:val="Hyperlink"/>
                <w:rFonts w:cs="Arial"/>
                <w:i/>
                <w:noProof/>
              </w:rPr>
              <w:t>IL36RN</w:t>
            </w:r>
            <w:r w:rsidR="007E72EE" w:rsidRPr="00560123">
              <w:rPr>
                <w:rStyle w:val="Hyperlink"/>
                <w:rFonts w:cs="Arial"/>
                <w:noProof/>
              </w:rPr>
              <w:t xml:space="preserve"> and </w:t>
            </w:r>
            <w:r w:rsidR="007E72EE" w:rsidRPr="00560123">
              <w:rPr>
                <w:rStyle w:val="Hyperlink"/>
                <w:rFonts w:cs="Arial"/>
                <w:i/>
                <w:noProof/>
              </w:rPr>
              <w:t>MPO</w:t>
            </w:r>
            <w:r w:rsidR="007E72EE" w:rsidRPr="00560123">
              <w:rPr>
                <w:rStyle w:val="Hyperlink"/>
                <w:rFonts w:cs="Arial"/>
                <w:noProof/>
              </w:rPr>
              <w:t xml:space="preserve"> - an oligogenic model</w:t>
            </w:r>
            <w:r w:rsidR="007E72EE">
              <w:rPr>
                <w:noProof/>
                <w:webHidden/>
              </w:rPr>
              <w:tab/>
            </w:r>
            <w:r w:rsidR="007E72EE">
              <w:rPr>
                <w:noProof/>
                <w:webHidden/>
              </w:rPr>
              <w:fldChar w:fldCharType="begin"/>
            </w:r>
            <w:r w:rsidR="007E72EE">
              <w:rPr>
                <w:noProof/>
                <w:webHidden/>
              </w:rPr>
              <w:instrText xml:space="preserve"> PAGEREF _Toc91488884 \h </w:instrText>
            </w:r>
            <w:r w:rsidR="007E72EE">
              <w:rPr>
                <w:noProof/>
                <w:webHidden/>
              </w:rPr>
            </w:r>
            <w:r w:rsidR="007E72EE">
              <w:rPr>
                <w:noProof/>
                <w:webHidden/>
              </w:rPr>
              <w:fldChar w:fldCharType="separate"/>
            </w:r>
            <w:r w:rsidR="002D4AD7">
              <w:rPr>
                <w:noProof/>
                <w:webHidden/>
              </w:rPr>
              <w:t>26</w:t>
            </w:r>
            <w:r w:rsidR="007E72EE">
              <w:rPr>
                <w:noProof/>
                <w:webHidden/>
              </w:rPr>
              <w:fldChar w:fldCharType="end"/>
            </w:r>
          </w:hyperlink>
        </w:p>
        <w:p w14:paraId="0979D1D1" w14:textId="13CCE21C"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885" w:history="1">
            <w:r w:rsidR="007E72EE" w:rsidRPr="00560123">
              <w:rPr>
                <w:rStyle w:val="Hyperlink"/>
                <w:rFonts w:cs="Arial"/>
                <w:noProof/>
              </w:rPr>
              <w:t>4.2.</w:t>
            </w:r>
            <w:r w:rsidR="007E72EE">
              <w:rPr>
                <w:rFonts w:asciiTheme="minorHAnsi" w:eastAsiaTheme="minorEastAsia" w:hAnsiTheme="minorHAnsi"/>
                <w:noProof/>
                <w:sz w:val="22"/>
                <w:lang w:val="de-DE" w:eastAsia="de-DE"/>
              </w:rPr>
              <w:tab/>
            </w:r>
            <w:r w:rsidR="007E72EE" w:rsidRPr="00560123">
              <w:rPr>
                <w:rStyle w:val="Hyperlink"/>
                <w:rFonts w:cs="Arial"/>
                <w:noProof/>
              </w:rPr>
              <w:t>Pathomechanisms in GPP triggered by MPO-deficiency</w:t>
            </w:r>
            <w:r w:rsidR="007E72EE">
              <w:rPr>
                <w:noProof/>
                <w:webHidden/>
              </w:rPr>
              <w:tab/>
            </w:r>
            <w:r w:rsidR="007E72EE">
              <w:rPr>
                <w:noProof/>
                <w:webHidden/>
              </w:rPr>
              <w:fldChar w:fldCharType="begin"/>
            </w:r>
            <w:r w:rsidR="007E72EE">
              <w:rPr>
                <w:noProof/>
                <w:webHidden/>
              </w:rPr>
              <w:instrText xml:space="preserve"> PAGEREF _Toc91488885 \h </w:instrText>
            </w:r>
            <w:r w:rsidR="007E72EE">
              <w:rPr>
                <w:noProof/>
                <w:webHidden/>
              </w:rPr>
            </w:r>
            <w:r w:rsidR="007E72EE">
              <w:rPr>
                <w:noProof/>
                <w:webHidden/>
              </w:rPr>
              <w:fldChar w:fldCharType="separate"/>
            </w:r>
            <w:r w:rsidR="002D4AD7">
              <w:rPr>
                <w:noProof/>
                <w:webHidden/>
              </w:rPr>
              <w:t>32</w:t>
            </w:r>
            <w:r w:rsidR="007E72EE">
              <w:rPr>
                <w:noProof/>
                <w:webHidden/>
              </w:rPr>
              <w:fldChar w:fldCharType="end"/>
            </w:r>
          </w:hyperlink>
        </w:p>
        <w:p w14:paraId="2172E3DE" w14:textId="60D89FA3"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86" w:history="1">
            <w:r w:rsidR="007E72EE" w:rsidRPr="00560123">
              <w:rPr>
                <w:rStyle w:val="Hyperlink"/>
                <w:rFonts w:cs="Arial"/>
                <w:noProof/>
              </w:rPr>
              <w:t>4.2.1.</w:t>
            </w:r>
            <w:r w:rsidR="007E72EE">
              <w:rPr>
                <w:rFonts w:asciiTheme="minorHAnsi" w:eastAsiaTheme="minorEastAsia" w:hAnsiTheme="minorHAnsi"/>
                <w:noProof/>
                <w:sz w:val="22"/>
                <w:lang w:val="de-DE" w:eastAsia="de-DE"/>
              </w:rPr>
              <w:tab/>
            </w:r>
            <w:r w:rsidR="007E72EE" w:rsidRPr="00560123">
              <w:rPr>
                <w:rStyle w:val="Hyperlink"/>
                <w:rFonts w:cs="Arial"/>
                <w:noProof/>
              </w:rPr>
              <w:t>Enzyme activity of serine proteases inversely correlated with MPO activity</w:t>
            </w:r>
            <w:r w:rsidR="007E72EE">
              <w:rPr>
                <w:noProof/>
                <w:webHidden/>
              </w:rPr>
              <w:tab/>
            </w:r>
            <w:r w:rsidR="007E72EE">
              <w:rPr>
                <w:noProof/>
                <w:webHidden/>
              </w:rPr>
              <w:fldChar w:fldCharType="begin"/>
            </w:r>
            <w:r w:rsidR="007E72EE">
              <w:rPr>
                <w:noProof/>
                <w:webHidden/>
              </w:rPr>
              <w:instrText xml:space="preserve"> PAGEREF _Toc91488886 \h </w:instrText>
            </w:r>
            <w:r w:rsidR="007E72EE">
              <w:rPr>
                <w:noProof/>
                <w:webHidden/>
              </w:rPr>
            </w:r>
            <w:r w:rsidR="007E72EE">
              <w:rPr>
                <w:noProof/>
                <w:webHidden/>
              </w:rPr>
              <w:fldChar w:fldCharType="separate"/>
            </w:r>
            <w:r w:rsidR="002D4AD7">
              <w:rPr>
                <w:noProof/>
                <w:webHidden/>
              </w:rPr>
              <w:t>32</w:t>
            </w:r>
            <w:r w:rsidR="007E72EE">
              <w:rPr>
                <w:noProof/>
                <w:webHidden/>
              </w:rPr>
              <w:fldChar w:fldCharType="end"/>
            </w:r>
          </w:hyperlink>
        </w:p>
        <w:p w14:paraId="4F9C842E" w14:textId="1A1F9B4D"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87" w:history="1">
            <w:r w:rsidR="007E72EE" w:rsidRPr="00560123">
              <w:rPr>
                <w:rStyle w:val="Hyperlink"/>
                <w:rFonts w:cs="Arial"/>
                <w:noProof/>
              </w:rPr>
              <w:t>4.2.2.</w:t>
            </w:r>
            <w:r w:rsidR="007E72EE">
              <w:rPr>
                <w:rFonts w:asciiTheme="minorHAnsi" w:eastAsiaTheme="minorEastAsia" w:hAnsiTheme="minorHAnsi"/>
                <w:noProof/>
                <w:sz w:val="22"/>
                <w:lang w:val="de-DE" w:eastAsia="de-DE"/>
              </w:rPr>
              <w:tab/>
            </w:r>
            <w:r w:rsidR="007E72EE" w:rsidRPr="00560123">
              <w:rPr>
                <w:rStyle w:val="Hyperlink"/>
                <w:rFonts w:cs="Arial"/>
                <w:noProof/>
              </w:rPr>
              <w:t xml:space="preserve">MPO-deficiency impaired the formation of neutrophil extracellular traps </w:t>
            </w:r>
            <w:r w:rsidR="007E72EE">
              <w:rPr>
                <w:noProof/>
                <w:webHidden/>
              </w:rPr>
              <w:tab/>
            </w:r>
            <w:r w:rsidR="007E72EE">
              <w:rPr>
                <w:noProof/>
                <w:webHidden/>
              </w:rPr>
              <w:fldChar w:fldCharType="begin"/>
            </w:r>
            <w:r w:rsidR="007E72EE">
              <w:rPr>
                <w:noProof/>
                <w:webHidden/>
              </w:rPr>
              <w:instrText xml:space="preserve"> PAGEREF _Toc91488887 \h </w:instrText>
            </w:r>
            <w:r w:rsidR="007E72EE">
              <w:rPr>
                <w:noProof/>
                <w:webHidden/>
              </w:rPr>
            </w:r>
            <w:r w:rsidR="007E72EE">
              <w:rPr>
                <w:noProof/>
                <w:webHidden/>
              </w:rPr>
              <w:fldChar w:fldCharType="separate"/>
            </w:r>
            <w:r w:rsidR="002D4AD7">
              <w:rPr>
                <w:noProof/>
                <w:webHidden/>
              </w:rPr>
              <w:t>33</w:t>
            </w:r>
            <w:r w:rsidR="007E72EE">
              <w:rPr>
                <w:noProof/>
                <w:webHidden/>
              </w:rPr>
              <w:fldChar w:fldCharType="end"/>
            </w:r>
          </w:hyperlink>
        </w:p>
        <w:p w14:paraId="4287ABF5" w14:textId="0C08891F"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88" w:history="1">
            <w:r w:rsidR="007E72EE" w:rsidRPr="00560123">
              <w:rPr>
                <w:rStyle w:val="Hyperlink"/>
                <w:rFonts w:cs="Arial"/>
                <w:noProof/>
              </w:rPr>
              <w:t>4.2.3.</w:t>
            </w:r>
            <w:r w:rsidR="007E72EE">
              <w:rPr>
                <w:rFonts w:asciiTheme="minorHAnsi" w:eastAsiaTheme="minorEastAsia" w:hAnsiTheme="minorHAnsi"/>
                <w:noProof/>
                <w:sz w:val="22"/>
                <w:lang w:val="de-DE" w:eastAsia="de-DE"/>
              </w:rPr>
              <w:tab/>
            </w:r>
            <w:r w:rsidR="007E72EE" w:rsidRPr="00560123">
              <w:rPr>
                <w:rStyle w:val="Hyperlink"/>
                <w:rFonts w:cs="Arial"/>
                <w:noProof/>
              </w:rPr>
              <w:t>MPO-deficiency reduced phagocytosis of neutrophils by monocytes</w:t>
            </w:r>
            <w:r w:rsidR="007E72EE">
              <w:rPr>
                <w:noProof/>
                <w:webHidden/>
              </w:rPr>
              <w:tab/>
            </w:r>
            <w:r w:rsidR="007E72EE">
              <w:rPr>
                <w:noProof/>
                <w:webHidden/>
              </w:rPr>
              <w:fldChar w:fldCharType="begin"/>
            </w:r>
            <w:r w:rsidR="007E72EE">
              <w:rPr>
                <w:noProof/>
                <w:webHidden/>
              </w:rPr>
              <w:instrText xml:space="preserve"> PAGEREF _Toc91488888 \h </w:instrText>
            </w:r>
            <w:r w:rsidR="007E72EE">
              <w:rPr>
                <w:noProof/>
                <w:webHidden/>
              </w:rPr>
            </w:r>
            <w:r w:rsidR="007E72EE">
              <w:rPr>
                <w:noProof/>
                <w:webHidden/>
              </w:rPr>
              <w:fldChar w:fldCharType="separate"/>
            </w:r>
            <w:r w:rsidR="002D4AD7">
              <w:rPr>
                <w:noProof/>
                <w:webHidden/>
              </w:rPr>
              <w:t>34</w:t>
            </w:r>
            <w:r w:rsidR="007E72EE">
              <w:rPr>
                <w:noProof/>
                <w:webHidden/>
              </w:rPr>
              <w:fldChar w:fldCharType="end"/>
            </w:r>
          </w:hyperlink>
        </w:p>
        <w:p w14:paraId="69DCA846" w14:textId="7B222489"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889" w:history="1">
            <w:r w:rsidR="007E72EE" w:rsidRPr="00560123">
              <w:rPr>
                <w:rStyle w:val="Hyperlink"/>
                <w:rFonts w:cs="Arial"/>
                <w:noProof/>
              </w:rPr>
              <w:t>4.3.</w:t>
            </w:r>
            <w:r w:rsidR="007E72EE">
              <w:rPr>
                <w:rFonts w:asciiTheme="minorHAnsi" w:eastAsiaTheme="minorEastAsia" w:hAnsiTheme="minorHAnsi"/>
                <w:noProof/>
                <w:sz w:val="22"/>
                <w:lang w:val="de-DE" w:eastAsia="de-DE"/>
              </w:rPr>
              <w:tab/>
            </w:r>
            <w:r w:rsidR="007E72EE" w:rsidRPr="00560123">
              <w:rPr>
                <w:rStyle w:val="Hyperlink"/>
                <w:rFonts w:cs="Arial"/>
                <w:noProof/>
              </w:rPr>
              <w:t xml:space="preserve">The role of </w:t>
            </w:r>
            <w:r w:rsidR="007E72EE" w:rsidRPr="00560123">
              <w:rPr>
                <w:rStyle w:val="Hyperlink"/>
                <w:rFonts w:cs="Arial"/>
                <w:i/>
                <w:noProof/>
              </w:rPr>
              <w:t>MPO</w:t>
            </w:r>
            <w:r w:rsidR="007E72EE" w:rsidRPr="00560123">
              <w:rPr>
                <w:rStyle w:val="Hyperlink"/>
                <w:rFonts w:cs="Arial"/>
                <w:noProof/>
              </w:rPr>
              <w:t xml:space="preserve"> in other psoriatic diseases</w:t>
            </w:r>
            <w:r w:rsidR="007E72EE">
              <w:rPr>
                <w:noProof/>
                <w:webHidden/>
              </w:rPr>
              <w:tab/>
            </w:r>
            <w:r w:rsidR="007E72EE">
              <w:rPr>
                <w:noProof/>
                <w:webHidden/>
              </w:rPr>
              <w:fldChar w:fldCharType="begin"/>
            </w:r>
            <w:r w:rsidR="007E72EE">
              <w:rPr>
                <w:noProof/>
                <w:webHidden/>
              </w:rPr>
              <w:instrText xml:space="preserve"> PAGEREF _Toc91488889 \h </w:instrText>
            </w:r>
            <w:r w:rsidR="007E72EE">
              <w:rPr>
                <w:noProof/>
                <w:webHidden/>
              </w:rPr>
            </w:r>
            <w:r w:rsidR="007E72EE">
              <w:rPr>
                <w:noProof/>
                <w:webHidden/>
              </w:rPr>
              <w:fldChar w:fldCharType="separate"/>
            </w:r>
            <w:r w:rsidR="002D4AD7">
              <w:rPr>
                <w:noProof/>
                <w:webHidden/>
              </w:rPr>
              <w:t>36</w:t>
            </w:r>
            <w:r w:rsidR="007E72EE">
              <w:rPr>
                <w:noProof/>
                <w:webHidden/>
              </w:rPr>
              <w:fldChar w:fldCharType="end"/>
            </w:r>
          </w:hyperlink>
        </w:p>
        <w:p w14:paraId="51307034" w14:textId="2CFAC628"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90" w:history="1">
            <w:r w:rsidR="007E72EE" w:rsidRPr="00560123">
              <w:rPr>
                <w:rStyle w:val="Hyperlink"/>
                <w:rFonts w:cs="Arial"/>
                <w:noProof/>
              </w:rPr>
              <w:t>4.3.1.</w:t>
            </w:r>
            <w:r w:rsidR="007E72EE">
              <w:rPr>
                <w:rFonts w:asciiTheme="minorHAnsi" w:eastAsiaTheme="minorEastAsia" w:hAnsiTheme="minorHAnsi"/>
                <w:noProof/>
                <w:sz w:val="22"/>
                <w:lang w:val="de-DE" w:eastAsia="de-DE"/>
              </w:rPr>
              <w:tab/>
            </w:r>
            <w:r w:rsidR="007E72EE" w:rsidRPr="00560123">
              <w:rPr>
                <w:rStyle w:val="Hyperlink"/>
                <w:rFonts w:cs="Arial"/>
                <w:noProof/>
              </w:rPr>
              <w:t>Segregation analysis in seven families of MPO-deficient patients</w:t>
            </w:r>
            <w:r w:rsidR="007E72EE">
              <w:rPr>
                <w:noProof/>
                <w:webHidden/>
              </w:rPr>
              <w:tab/>
            </w:r>
            <w:r w:rsidR="007E72EE">
              <w:rPr>
                <w:noProof/>
                <w:webHidden/>
              </w:rPr>
              <w:fldChar w:fldCharType="begin"/>
            </w:r>
            <w:r w:rsidR="007E72EE">
              <w:rPr>
                <w:noProof/>
                <w:webHidden/>
              </w:rPr>
              <w:instrText xml:space="preserve"> PAGEREF _Toc91488890 \h </w:instrText>
            </w:r>
            <w:r w:rsidR="007E72EE">
              <w:rPr>
                <w:noProof/>
                <w:webHidden/>
              </w:rPr>
            </w:r>
            <w:r w:rsidR="007E72EE">
              <w:rPr>
                <w:noProof/>
                <w:webHidden/>
              </w:rPr>
              <w:fldChar w:fldCharType="separate"/>
            </w:r>
            <w:r w:rsidR="002D4AD7">
              <w:rPr>
                <w:noProof/>
                <w:webHidden/>
              </w:rPr>
              <w:t>36</w:t>
            </w:r>
            <w:r w:rsidR="007E72EE">
              <w:rPr>
                <w:noProof/>
                <w:webHidden/>
              </w:rPr>
              <w:fldChar w:fldCharType="end"/>
            </w:r>
          </w:hyperlink>
        </w:p>
        <w:p w14:paraId="4A4D4E83" w14:textId="69A17881"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91" w:history="1">
            <w:r w:rsidR="007E72EE" w:rsidRPr="00560123">
              <w:rPr>
                <w:rStyle w:val="Hyperlink"/>
                <w:rFonts w:cs="Arial"/>
                <w:noProof/>
              </w:rPr>
              <w:t>4.3.2.</w:t>
            </w:r>
            <w:r w:rsidR="007E72EE">
              <w:rPr>
                <w:rFonts w:asciiTheme="minorHAnsi" w:eastAsiaTheme="minorEastAsia" w:hAnsiTheme="minorHAnsi"/>
                <w:noProof/>
                <w:sz w:val="22"/>
                <w:lang w:val="de-DE" w:eastAsia="de-DE"/>
              </w:rPr>
              <w:tab/>
            </w:r>
            <w:r w:rsidR="007E72EE" w:rsidRPr="00560123">
              <w:rPr>
                <w:rStyle w:val="Hyperlink"/>
                <w:rFonts w:cs="Arial"/>
                <w:noProof/>
              </w:rPr>
              <w:t xml:space="preserve">Genetic analysis of </w:t>
            </w:r>
            <w:r w:rsidR="007E72EE" w:rsidRPr="00560123">
              <w:rPr>
                <w:rStyle w:val="Hyperlink"/>
                <w:rFonts w:cs="Arial"/>
                <w:i/>
                <w:noProof/>
              </w:rPr>
              <w:t>MPO</w:t>
            </w:r>
            <w:r w:rsidR="007E72EE" w:rsidRPr="00560123">
              <w:rPr>
                <w:rStyle w:val="Hyperlink"/>
                <w:rFonts w:cs="Arial"/>
                <w:noProof/>
              </w:rPr>
              <w:t xml:space="preserve"> variants in four psoriatic subtypes</w:t>
            </w:r>
            <w:r w:rsidR="007E72EE">
              <w:rPr>
                <w:noProof/>
                <w:webHidden/>
              </w:rPr>
              <w:tab/>
            </w:r>
            <w:r w:rsidR="007E72EE">
              <w:rPr>
                <w:noProof/>
                <w:webHidden/>
              </w:rPr>
              <w:fldChar w:fldCharType="begin"/>
            </w:r>
            <w:r w:rsidR="007E72EE">
              <w:rPr>
                <w:noProof/>
                <w:webHidden/>
              </w:rPr>
              <w:instrText xml:space="preserve"> PAGEREF _Toc91488891 \h </w:instrText>
            </w:r>
            <w:r w:rsidR="007E72EE">
              <w:rPr>
                <w:noProof/>
                <w:webHidden/>
              </w:rPr>
            </w:r>
            <w:r w:rsidR="007E72EE">
              <w:rPr>
                <w:noProof/>
                <w:webHidden/>
              </w:rPr>
              <w:fldChar w:fldCharType="separate"/>
            </w:r>
            <w:r w:rsidR="002D4AD7">
              <w:rPr>
                <w:noProof/>
                <w:webHidden/>
              </w:rPr>
              <w:t>37</w:t>
            </w:r>
            <w:r w:rsidR="007E72EE">
              <w:rPr>
                <w:noProof/>
                <w:webHidden/>
              </w:rPr>
              <w:fldChar w:fldCharType="end"/>
            </w:r>
          </w:hyperlink>
        </w:p>
        <w:p w14:paraId="12C9C658" w14:textId="6CFFB70C"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892" w:history="1">
            <w:r w:rsidR="007E72EE" w:rsidRPr="00560123">
              <w:rPr>
                <w:rStyle w:val="Hyperlink"/>
                <w:rFonts w:cs="Arial"/>
                <w:noProof/>
              </w:rPr>
              <w:t>4.4.</w:t>
            </w:r>
            <w:r w:rsidR="007E72EE">
              <w:rPr>
                <w:rFonts w:asciiTheme="minorHAnsi" w:eastAsiaTheme="minorEastAsia" w:hAnsiTheme="minorHAnsi"/>
                <w:noProof/>
                <w:sz w:val="22"/>
                <w:lang w:val="de-DE" w:eastAsia="de-DE"/>
              </w:rPr>
              <w:tab/>
            </w:r>
            <w:r w:rsidR="007E72EE" w:rsidRPr="00560123">
              <w:rPr>
                <w:rStyle w:val="Hyperlink"/>
                <w:rFonts w:cs="Arial"/>
                <w:noProof/>
              </w:rPr>
              <w:t>Cellular and molecular features in GPP patients</w:t>
            </w:r>
            <w:r w:rsidR="007E72EE">
              <w:rPr>
                <w:noProof/>
                <w:webHidden/>
              </w:rPr>
              <w:tab/>
            </w:r>
            <w:r w:rsidR="007E72EE">
              <w:rPr>
                <w:noProof/>
                <w:webHidden/>
              </w:rPr>
              <w:fldChar w:fldCharType="begin"/>
            </w:r>
            <w:r w:rsidR="007E72EE">
              <w:rPr>
                <w:noProof/>
                <w:webHidden/>
              </w:rPr>
              <w:instrText xml:space="preserve"> PAGEREF _Toc91488892 \h </w:instrText>
            </w:r>
            <w:r w:rsidR="007E72EE">
              <w:rPr>
                <w:noProof/>
                <w:webHidden/>
              </w:rPr>
            </w:r>
            <w:r w:rsidR="007E72EE">
              <w:rPr>
                <w:noProof/>
                <w:webHidden/>
              </w:rPr>
              <w:fldChar w:fldCharType="separate"/>
            </w:r>
            <w:r w:rsidR="002D4AD7">
              <w:rPr>
                <w:noProof/>
                <w:webHidden/>
              </w:rPr>
              <w:t>46</w:t>
            </w:r>
            <w:r w:rsidR="007E72EE">
              <w:rPr>
                <w:noProof/>
                <w:webHidden/>
              </w:rPr>
              <w:fldChar w:fldCharType="end"/>
            </w:r>
          </w:hyperlink>
        </w:p>
        <w:p w14:paraId="61CACDC5" w14:textId="082B0265"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93" w:history="1">
            <w:r w:rsidR="007E72EE" w:rsidRPr="00560123">
              <w:rPr>
                <w:rStyle w:val="Hyperlink"/>
                <w:rFonts w:cs="Arial"/>
                <w:noProof/>
              </w:rPr>
              <w:t>4.4.1.</w:t>
            </w:r>
            <w:r w:rsidR="007E72EE">
              <w:rPr>
                <w:rFonts w:asciiTheme="minorHAnsi" w:eastAsiaTheme="minorEastAsia" w:hAnsiTheme="minorHAnsi"/>
                <w:noProof/>
                <w:sz w:val="22"/>
                <w:lang w:val="de-DE" w:eastAsia="de-DE"/>
              </w:rPr>
              <w:tab/>
            </w:r>
            <w:r w:rsidR="007E72EE" w:rsidRPr="00560123">
              <w:rPr>
                <w:rStyle w:val="Hyperlink"/>
                <w:rFonts w:cs="Arial"/>
                <w:noProof/>
              </w:rPr>
              <w:t>Cellular composition of PBMCs in GPP patients</w:t>
            </w:r>
            <w:r w:rsidR="007E72EE">
              <w:rPr>
                <w:noProof/>
                <w:webHidden/>
              </w:rPr>
              <w:tab/>
            </w:r>
            <w:r w:rsidR="007E72EE">
              <w:rPr>
                <w:noProof/>
                <w:webHidden/>
              </w:rPr>
              <w:fldChar w:fldCharType="begin"/>
            </w:r>
            <w:r w:rsidR="007E72EE">
              <w:rPr>
                <w:noProof/>
                <w:webHidden/>
              </w:rPr>
              <w:instrText xml:space="preserve"> PAGEREF _Toc91488893 \h </w:instrText>
            </w:r>
            <w:r w:rsidR="007E72EE">
              <w:rPr>
                <w:noProof/>
                <w:webHidden/>
              </w:rPr>
            </w:r>
            <w:r w:rsidR="007E72EE">
              <w:rPr>
                <w:noProof/>
                <w:webHidden/>
              </w:rPr>
              <w:fldChar w:fldCharType="separate"/>
            </w:r>
            <w:r w:rsidR="002D4AD7">
              <w:rPr>
                <w:noProof/>
                <w:webHidden/>
              </w:rPr>
              <w:t>46</w:t>
            </w:r>
            <w:r w:rsidR="007E72EE">
              <w:rPr>
                <w:noProof/>
                <w:webHidden/>
              </w:rPr>
              <w:fldChar w:fldCharType="end"/>
            </w:r>
          </w:hyperlink>
        </w:p>
        <w:p w14:paraId="3C44FA6C" w14:textId="3BB19022"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94" w:history="1">
            <w:r w:rsidR="007E72EE" w:rsidRPr="00560123">
              <w:rPr>
                <w:rStyle w:val="Hyperlink"/>
                <w:rFonts w:cs="Arial"/>
                <w:noProof/>
              </w:rPr>
              <w:t>4.4.2.</w:t>
            </w:r>
            <w:r w:rsidR="007E72EE">
              <w:rPr>
                <w:rFonts w:asciiTheme="minorHAnsi" w:eastAsiaTheme="minorEastAsia" w:hAnsiTheme="minorHAnsi"/>
                <w:noProof/>
                <w:sz w:val="22"/>
                <w:lang w:val="de-DE" w:eastAsia="de-DE"/>
              </w:rPr>
              <w:tab/>
            </w:r>
            <w:r w:rsidR="007E72EE" w:rsidRPr="00560123">
              <w:rPr>
                <w:rStyle w:val="Hyperlink"/>
                <w:rFonts w:cs="Arial"/>
                <w:noProof/>
              </w:rPr>
              <w:t>Pathway analysis of PBMCs</w:t>
            </w:r>
            <w:r w:rsidR="007E72EE">
              <w:rPr>
                <w:noProof/>
                <w:webHidden/>
              </w:rPr>
              <w:tab/>
            </w:r>
            <w:r w:rsidR="007E72EE">
              <w:rPr>
                <w:noProof/>
                <w:webHidden/>
              </w:rPr>
              <w:fldChar w:fldCharType="begin"/>
            </w:r>
            <w:r w:rsidR="007E72EE">
              <w:rPr>
                <w:noProof/>
                <w:webHidden/>
              </w:rPr>
              <w:instrText xml:space="preserve"> PAGEREF _Toc91488894 \h </w:instrText>
            </w:r>
            <w:r w:rsidR="007E72EE">
              <w:rPr>
                <w:noProof/>
                <w:webHidden/>
              </w:rPr>
            </w:r>
            <w:r w:rsidR="007E72EE">
              <w:rPr>
                <w:noProof/>
                <w:webHidden/>
              </w:rPr>
              <w:fldChar w:fldCharType="separate"/>
            </w:r>
            <w:r w:rsidR="002D4AD7">
              <w:rPr>
                <w:noProof/>
                <w:webHidden/>
              </w:rPr>
              <w:t>55</w:t>
            </w:r>
            <w:r w:rsidR="007E72EE">
              <w:rPr>
                <w:noProof/>
                <w:webHidden/>
              </w:rPr>
              <w:fldChar w:fldCharType="end"/>
            </w:r>
          </w:hyperlink>
        </w:p>
        <w:p w14:paraId="3D47E4BD" w14:textId="7FEEA717"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95" w:history="1">
            <w:r w:rsidR="007E72EE" w:rsidRPr="00560123">
              <w:rPr>
                <w:rStyle w:val="Hyperlink"/>
                <w:rFonts w:cs="Arial"/>
                <w:noProof/>
              </w:rPr>
              <w:t>4.4.3.</w:t>
            </w:r>
            <w:r w:rsidR="007E72EE">
              <w:rPr>
                <w:rFonts w:asciiTheme="minorHAnsi" w:eastAsiaTheme="minorEastAsia" w:hAnsiTheme="minorHAnsi"/>
                <w:noProof/>
                <w:sz w:val="22"/>
                <w:lang w:val="de-DE" w:eastAsia="de-DE"/>
              </w:rPr>
              <w:tab/>
            </w:r>
            <w:r w:rsidR="007E72EE" w:rsidRPr="00560123">
              <w:rPr>
                <w:rStyle w:val="Hyperlink"/>
                <w:rFonts w:cs="Arial"/>
                <w:noProof/>
              </w:rPr>
              <w:t>Transcriptome analysis of neutrophils in GPP</w:t>
            </w:r>
            <w:r w:rsidR="007E72EE">
              <w:rPr>
                <w:noProof/>
                <w:webHidden/>
              </w:rPr>
              <w:tab/>
            </w:r>
            <w:r w:rsidR="007E72EE">
              <w:rPr>
                <w:noProof/>
                <w:webHidden/>
              </w:rPr>
              <w:fldChar w:fldCharType="begin"/>
            </w:r>
            <w:r w:rsidR="007E72EE">
              <w:rPr>
                <w:noProof/>
                <w:webHidden/>
              </w:rPr>
              <w:instrText xml:space="preserve"> PAGEREF _Toc91488895 \h </w:instrText>
            </w:r>
            <w:r w:rsidR="007E72EE">
              <w:rPr>
                <w:noProof/>
                <w:webHidden/>
              </w:rPr>
            </w:r>
            <w:r w:rsidR="007E72EE">
              <w:rPr>
                <w:noProof/>
                <w:webHidden/>
              </w:rPr>
              <w:fldChar w:fldCharType="separate"/>
            </w:r>
            <w:r w:rsidR="002D4AD7">
              <w:rPr>
                <w:noProof/>
                <w:webHidden/>
              </w:rPr>
              <w:t>57</w:t>
            </w:r>
            <w:r w:rsidR="007E72EE">
              <w:rPr>
                <w:noProof/>
                <w:webHidden/>
              </w:rPr>
              <w:fldChar w:fldCharType="end"/>
            </w:r>
          </w:hyperlink>
        </w:p>
        <w:p w14:paraId="0A1F08E5" w14:textId="1DAE08F5"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896" w:history="1">
            <w:r w:rsidR="007E72EE" w:rsidRPr="00560123">
              <w:rPr>
                <w:rStyle w:val="Hyperlink"/>
                <w:rFonts w:cs="Arial"/>
                <w:noProof/>
              </w:rPr>
              <w:t>4.5.</w:t>
            </w:r>
            <w:r w:rsidR="007E72EE">
              <w:rPr>
                <w:rFonts w:asciiTheme="minorHAnsi" w:eastAsiaTheme="minorEastAsia" w:hAnsiTheme="minorHAnsi"/>
                <w:noProof/>
                <w:sz w:val="22"/>
                <w:lang w:val="de-DE" w:eastAsia="de-DE"/>
              </w:rPr>
              <w:tab/>
            </w:r>
            <w:r w:rsidR="007E72EE" w:rsidRPr="00560123">
              <w:rPr>
                <w:rStyle w:val="Hyperlink"/>
                <w:rFonts w:cs="Arial"/>
                <w:noProof/>
              </w:rPr>
              <w:t>Cellular and molecular features in GPP patients of acute state</w:t>
            </w:r>
            <w:r w:rsidR="007E72EE">
              <w:rPr>
                <w:noProof/>
                <w:webHidden/>
              </w:rPr>
              <w:tab/>
            </w:r>
            <w:r w:rsidR="007E72EE">
              <w:rPr>
                <w:noProof/>
                <w:webHidden/>
              </w:rPr>
              <w:fldChar w:fldCharType="begin"/>
            </w:r>
            <w:r w:rsidR="007E72EE">
              <w:rPr>
                <w:noProof/>
                <w:webHidden/>
              </w:rPr>
              <w:instrText xml:space="preserve"> PAGEREF _Toc91488896 \h </w:instrText>
            </w:r>
            <w:r w:rsidR="007E72EE">
              <w:rPr>
                <w:noProof/>
                <w:webHidden/>
              </w:rPr>
            </w:r>
            <w:r w:rsidR="007E72EE">
              <w:rPr>
                <w:noProof/>
                <w:webHidden/>
              </w:rPr>
              <w:fldChar w:fldCharType="separate"/>
            </w:r>
            <w:r w:rsidR="002D4AD7">
              <w:rPr>
                <w:noProof/>
                <w:webHidden/>
              </w:rPr>
              <w:t>58</w:t>
            </w:r>
            <w:r w:rsidR="007E72EE">
              <w:rPr>
                <w:noProof/>
                <w:webHidden/>
              </w:rPr>
              <w:fldChar w:fldCharType="end"/>
            </w:r>
          </w:hyperlink>
        </w:p>
        <w:p w14:paraId="63A4F1AF" w14:textId="15915C62"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97" w:history="1">
            <w:r w:rsidR="007E72EE" w:rsidRPr="00560123">
              <w:rPr>
                <w:rStyle w:val="Hyperlink"/>
                <w:rFonts w:cs="Arial"/>
                <w:noProof/>
              </w:rPr>
              <w:t>4.5.1.</w:t>
            </w:r>
            <w:r w:rsidR="007E72EE">
              <w:rPr>
                <w:rFonts w:asciiTheme="minorHAnsi" w:eastAsiaTheme="minorEastAsia" w:hAnsiTheme="minorHAnsi"/>
                <w:noProof/>
                <w:sz w:val="22"/>
                <w:lang w:val="de-DE" w:eastAsia="de-DE"/>
              </w:rPr>
              <w:tab/>
            </w:r>
            <w:r w:rsidR="007E72EE" w:rsidRPr="00560123">
              <w:rPr>
                <w:rStyle w:val="Hyperlink"/>
                <w:rFonts w:cs="Arial"/>
                <w:noProof/>
              </w:rPr>
              <w:t>Cellular characterization of PBMCs of one GPP patient during an acute episode</w:t>
            </w:r>
            <w:r w:rsidR="007E72EE">
              <w:rPr>
                <w:noProof/>
                <w:webHidden/>
              </w:rPr>
              <w:tab/>
            </w:r>
            <w:r w:rsidR="007E72EE">
              <w:rPr>
                <w:noProof/>
                <w:webHidden/>
              </w:rPr>
              <w:fldChar w:fldCharType="begin"/>
            </w:r>
            <w:r w:rsidR="007E72EE">
              <w:rPr>
                <w:noProof/>
                <w:webHidden/>
              </w:rPr>
              <w:instrText xml:space="preserve"> PAGEREF _Toc91488897 \h </w:instrText>
            </w:r>
            <w:r w:rsidR="007E72EE">
              <w:rPr>
                <w:noProof/>
                <w:webHidden/>
              </w:rPr>
            </w:r>
            <w:r w:rsidR="007E72EE">
              <w:rPr>
                <w:noProof/>
                <w:webHidden/>
              </w:rPr>
              <w:fldChar w:fldCharType="separate"/>
            </w:r>
            <w:r w:rsidR="002D4AD7">
              <w:rPr>
                <w:noProof/>
                <w:webHidden/>
              </w:rPr>
              <w:t>60</w:t>
            </w:r>
            <w:r w:rsidR="007E72EE">
              <w:rPr>
                <w:noProof/>
                <w:webHidden/>
              </w:rPr>
              <w:fldChar w:fldCharType="end"/>
            </w:r>
          </w:hyperlink>
        </w:p>
        <w:p w14:paraId="49D8C521" w14:textId="69F59619"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98" w:history="1">
            <w:r w:rsidR="007E72EE" w:rsidRPr="00560123">
              <w:rPr>
                <w:rStyle w:val="Hyperlink"/>
                <w:rFonts w:cs="Arial"/>
                <w:noProof/>
              </w:rPr>
              <w:t>4.5.2.</w:t>
            </w:r>
            <w:r w:rsidR="007E72EE">
              <w:rPr>
                <w:rFonts w:asciiTheme="minorHAnsi" w:eastAsiaTheme="minorEastAsia" w:hAnsiTheme="minorHAnsi"/>
                <w:noProof/>
                <w:sz w:val="22"/>
                <w:lang w:val="de-DE" w:eastAsia="de-DE"/>
              </w:rPr>
              <w:tab/>
            </w:r>
            <w:r w:rsidR="007E72EE" w:rsidRPr="00560123">
              <w:rPr>
                <w:rStyle w:val="Hyperlink"/>
                <w:rFonts w:cs="Arial"/>
                <w:noProof/>
              </w:rPr>
              <w:t>Pathway analysis and prediction of ligand-receptor interaction of peripheral mononuclear blood cells (PBMCs) in an acute episode of GPP</w:t>
            </w:r>
            <w:r w:rsidR="007E72EE">
              <w:rPr>
                <w:noProof/>
                <w:webHidden/>
              </w:rPr>
              <w:tab/>
            </w:r>
            <w:r w:rsidR="007E72EE">
              <w:rPr>
                <w:noProof/>
                <w:webHidden/>
              </w:rPr>
              <w:fldChar w:fldCharType="begin"/>
            </w:r>
            <w:r w:rsidR="007E72EE">
              <w:rPr>
                <w:noProof/>
                <w:webHidden/>
              </w:rPr>
              <w:instrText xml:space="preserve"> PAGEREF _Toc91488898 \h </w:instrText>
            </w:r>
            <w:r w:rsidR="007E72EE">
              <w:rPr>
                <w:noProof/>
                <w:webHidden/>
              </w:rPr>
            </w:r>
            <w:r w:rsidR="007E72EE">
              <w:rPr>
                <w:noProof/>
                <w:webHidden/>
              </w:rPr>
              <w:fldChar w:fldCharType="separate"/>
            </w:r>
            <w:r w:rsidR="002D4AD7">
              <w:rPr>
                <w:noProof/>
                <w:webHidden/>
              </w:rPr>
              <w:t>63</w:t>
            </w:r>
            <w:r w:rsidR="007E72EE">
              <w:rPr>
                <w:noProof/>
                <w:webHidden/>
              </w:rPr>
              <w:fldChar w:fldCharType="end"/>
            </w:r>
          </w:hyperlink>
        </w:p>
        <w:p w14:paraId="1C0F54D0" w14:textId="552F6CB0" w:rsidR="007E72EE" w:rsidRDefault="00382E14">
          <w:pPr>
            <w:pStyle w:val="Verzeichnis3"/>
            <w:tabs>
              <w:tab w:val="left" w:pos="1320"/>
              <w:tab w:val="right" w:leader="dot" w:pos="9062"/>
            </w:tabs>
            <w:rPr>
              <w:rFonts w:asciiTheme="minorHAnsi" w:eastAsiaTheme="minorEastAsia" w:hAnsiTheme="minorHAnsi"/>
              <w:noProof/>
              <w:sz w:val="22"/>
              <w:lang w:val="de-DE" w:eastAsia="de-DE"/>
            </w:rPr>
          </w:pPr>
          <w:hyperlink w:anchor="_Toc91488899" w:history="1">
            <w:r w:rsidR="007E72EE" w:rsidRPr="00560123">
              <w:rPr>
                <w:rStyle w:val="Hyperlink"/>
                <w:rFonts w:cs="Arial"/>
                <w:noProof/>
              </w:rPr>
              <w:t>4.5.3.</w:t>
            </w:r>
            <w:r w:rsidR="007E72EE">
              <w:rPr>
                <w:rFonts w:asciiTheme="minorHAnsi" w:eastAsiaTheme="minorEastAsia" w:hAnsiTheme="minorHAnsi"/>
                <w:noProof/>
                <w:sz w:val="22"/>
                <w:lang w:val="de-DE" w:eastAsia="de-DE"/>
              </w:rPr>
              <w:tab/>
            </w:r>
            <w:r w:rsidR="007E72EE" w:rsidRPr="00560123">
              <w:rPr>
                <w:rStyle w:val="Hyperlink"/>
                <w:rFonts w:cs="Arial"/>
                <w:noProof/>
              </w:rPr>
              <w:t>Transcriptome analysis of neutrophils in acute episode</w:t>
            </w:r>
            <w:r w:rsidR="007E72EE">
              <w:rPr>
                <w:noProof/>
                <w:webHidden/>
              </w:rPr>
              <w:tab/>
            </w:r>
            <w:r w:rsidR="007E72EE">
              <w:rPr>
                <w:noProof/>
                <w:webHidden/>
              </w:rPr>
              <w:fldChar w:fldCharType="begin"/>
            </w:r>
            <w:r w:rsidR="007E72EE">
              <w:rPr>
                <w:noProof/>
                <w:webHidden/>
              </w:rPr>
              <w:instrText xml:space="preserve"> PAGEREF _Toc91488899 \h </w:instrText>
            </w:r>
            <w:r w:rsidR="007E72EE">
              <w:rPr>
                <w:noProof/>
                <w:webHidden/>
              </w:rPr>
            </w:r>
            <w:r w:rsidR="007E72EE">
              <w:rPr>
                <w:noProof/>
                <w:webHidden/>
              </w:rPr>
              <w:fldChar w:fldCharType="separate"/>
            </w:r>
            <w:r w:rsidR="002D4AD7">
              <w:rPr>
                <w:noProof/>
                <w:webHidden/>
              </w:rPr>
              <w:t>68</w:t>
            </w:r>
            <w:r w:rsidR="007E72EE">
              <w:rPr>
                <w:noProof/>
                <w:webHidden/>
              </w:rPr>
              <w:fldChar w:fldCharType="end"/>
            </w:r>
          </w:hyperlink>
        </w:p>
        <w:p w14:paraId="13357087" w14:textId="42C15182" w:rsidR="007E72EE" w:rsidRDefault="00382E14">
          <w:pPr>
            <w:pStyle w:val="Verzeichnis1"/>
            <w:tabs>
              <w:tab w:val="left" w:pos="480"/>
              <w:tab w:val="right" w:leader="dot" w:pos="9062"/>
            </w:tabs>
            <w:rPr>
              <w:rFonts w:asciiTheme="minorHAnsi" w:eastAsiaTheme="minorEastAsia" w:hAnsiTheme="minorHAnsi"/>
              <w:noProof/>
              <w:sz w:val="22"/>
              <w:lang w:val="de-DE" w:eastAsia="de-DE"/>
            </w:rPr>
          </w:pPr>
          <w:hyperlink w:anchor="_Toc91488900" w:history="1">
            <w:r w:rsidR="007E72EE" w:rsidRPr="00560123">
              <w:rPr>
                <w:rStyle w:val="Hyperlink"/>
                <w:rFonts w:cs="Arial"/>
                <w:noProof/>
              </w:rPr>
              <w:t>5.</w:t>
            </w:r>
            <w:r w:rsidR="007E72EE">
              <w:rPr>
                <w:rFonts w:asciiTheme="minorHAnsi" w:eastAsiaTheme="minorEastAsia" w:hAnsiTheme="minorHAnsi"/>
                <w:noProof/>
                <w:sz w:val="22"/>
                <w:lang w:val="de-DE" w:eastAsia="de-DE"/>
              </w:rPr>
              <w:tab/>
            </w:r>
            <w:r w:rsidR="007E72EE" w:rsidRPr="00560123">
              <w:rPr>
                <w:rStyle w:val="Hyperlink"/>
                <w:rFonts w:cs="Arial"/>
                <w:noProof/>
              </w:rPr>
              <w:t>Discussion</w:t>
            </w:r>
            <w:r w:rsidR="007E72EE">
              <w:rPr>
                <w:noProof/>
                <w:webHidden/>
              </w:rPr>
              <w:tab/>
            </w:r>
            <w:r w:rsidR="007E72EE">
              <w:rPr>
                <w:noProof/>
                <w:webHidden/>
              </w:rPr>
              <w:fldChar w:fldCharType="begin"/>
            </w:r>
            <w:r w:rsidR="007E72EE">
              <w:rPr>
                <w:noProof/>
                <w:webHidden/>
              </w:rPr>
              <w:instrText xml:space="preserve"> PAGEREF _Toc91488900 \h </w:instrText>
            </w:r>
            <w:r w:rsidR="007E72EE">
              <w:rPr>
                <w:noProof/>
                <w:webHidden/>
              </w:rPr>
            </w:r>
            <w:r w:rsidR="007E72EE">
              <w:rPr>
                <w:noProof/>
                <w:webHidden/>
              </w:rPr>
              <w:fldChar w:fldCharType="separate"/>
            </w:r>
            <w:r w:rsidR="002D4AD7">
              <w:rPr>
                <w:noProof/>
                <w:webHidden/>
              </w:rPr>
              <w:t>70</w:t>
            </w:r>
            <w:r w:rsidR="007E72EE">
              <w:rPr>
                <w:noProof/>
                <w:webHidden/>
              </w:rPr>
              <w:fldChar w:fldCharType="end"/>
            </w:r>
          </w:hyperlink>
        </w:p>
        <w:p w14:paraId="042AB108" w14:textId="565A9CD1"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01" w:history="1">
            <w:r w:rsidR="007E72EE" w:rsidRPr="00560123">
              <w:rPr>
                <w:rStyle w:val="Hyperlink"/>
                <w:rFonts w:cs="Arial"/>
                <w:noProof/>
              </w:rPr>
              <w:t>5.1.</w:t>
            </w:r>
            <w:r w:rsidR="007E72EE">
              <w:rPr>
                <w:rFonts w:asciiTheme="minorHAnsi" w:eastAsiaTheme="minorEastAsia" w:hAnsiTheme="minorHAnsi"/>
                <w:noProof/>
                <w:sz w:val="22"/>
                <w:lang w:val="de-DE" w:eastAsia="de-DE"/>
              </w:rPr>
              <w:tab/>
            </w:r>
            <w:r w:rsidR="007E72EE" w:rsidRPr="00560123">
              <w:rPr>
                <w:rStyle w:val="Hyperlink"/>
                <w:rFonts w:cs="Arial"/>
                <w:noProof/>
              </w:rPr>
              <w:t xml:space="preserve">Pathogenic </w:t>
            </w:r>
            <w:r w:rsidR="007E72EE" w:rsidRPr="00560123">
              <w:rPr>
                <w:rStyle w:val="Hyperlink"/>
                <w:rFonts w:cs="Arial"/>
                <w:i/>
                <w:noProof/>
              </w:rPr>
              <w:t>MPO</w:t>
            </w:r>
            <w:r w:rsidR="007E72EE" w:rsidRPr="00560123">
              <w:rPr>
                <w:rStyle w:val="Hyperlink"/>
                <w:rFonts w:cs="Arial"/>
                <w:noProof/>
              </w:rPr>
              <w:t xml:space="preserve"> variants in GPP</w:t>
            </w:r>
            <w:r w:rsidR="007E72EE">
              <w:rPr>
                <w:noProof/>
                <w:webHidden/>
              </w:rPr>
              <w:tab/>
            </w:r>
            <w:r w:rsidR="007E72EE">
              <w:rPr>
                <w:noProof/>
                <w:webHidden/>
              </w:rPr>
              <w:fldChar w:fldCharType="begin"/>
            </w:r>
            <w:r w:rsidR="007E72EE">
              <w:rPr>
                <w:noProof/>
                <w:webHidden/>
              </w:rPr>
              <w:instrText xml:space="preserve"> PAGEREF _Toc91488901 \h </w:instrText>
            </w:r>
            <w:r w:rsidR="007E72EE">
              <w:rPr>
                <w:noProof/>
                <w:webHidden/>
              </w:rPr>
            </w:r>
            <w:r w:rsidR="007E72EE">
              <w:rPr>
                <w:noProof/>
                <w:webHidden/>
              </w:rPr>
              <w:fldChar w:fldCharType="separate"/>
            </w:r>
            <w:r w:rsidR="002D4AD7">
              <w:rPr>
                <w:noProof/>
                <w:webHidden/>
              </w:rPr>
              <w:t>70</w:t>
            </w:r>
            <w:r w:rsidR="007E72EE">
              <w:rPr>
                <w:noProof/>
                <w:webHidden/>
              </w:rPr>
              <w:fldChar w:fldCharType="end"/>
            </w:r>
          </w:hyperlink>
        </w:p>
        <w:p w14:paraId="74D6260B" w14:textId="21FEC850"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02" w:history="1">
            <w:r w:rsidR="007E72EE" w:rsidRPr="00560123">
              <w:rPr>
                <w:rStyle w:val="Hyperlink"/>
                <w:rFonts w:cs="Arial"/>
                <w:noProof/>
              </w:rPr>
              <w:t>5.2.</w:t>
            </w:r>
            <w:r w:rsidR="007E72EE">
              <w:rPr>
                <w:rFonts w:asciiTheme="minorHAnsi" w:eastAsiaTheme="minorEastAsia" w:hAnsiTheme="minorHAnsi"/>
                <w:noProof/>
                <w:sz w:val="22"/>
                <w:lang w:val="de-DE" w:eastAsia="de-DE"/>
              </w:rPr>
              <w:tab/>
            </w:r>
            <w:r w:rsidR="007E72EE" w:rsidRPr="00560123">
              <w:rPr>
                <w:rStyle w:val="Hyperlink"/>
                <w:rFonts w:cs="Arial"/>
                <w:noProof/>
              </w:rPr>
              <w:t>MPO-deficiency may contribute to GPP by multiple mechanisms</w:t>
            </w:r>
            <w:r w:rsidR="007E72EE">
              <w:rPr>
                <w:noProof/>
                <w:webHidden/>
              </w:rPr>
              <w:tab/>
            </w:r>
            <w:r w:rsidR="007E72EE">
              <w:rPr>
                <w:noProof/>
                <w:webHidden/>
              </w:rPr>
              <w:fldChar w:fldCharType="begin"/>
            </w:r>
            <w:r w:rsidR="007E72EE">
              <w:rPr>
                <w:noProof/>
                <w:webHidden/>
              </w:rPr>
              <w:instrText xml:space="preserve"> PAGEREF _Toc91488902 \h </w:instrText>
            </w:r>
            <w:r w:rsidR="007E72EE">
              <w:rPr>
                <w:noProof/>
                <w:webHidden/>
              </w:rPr>
            </w:r>
            <w:r w:rsidR="007E72EE">
              <w:rPr>
                <w:noProof/>
                <w:webHidden/>
              </w:rPr>
              <w:fldChar w:fldCharType="separate"/>
            </w:r>
            <w:r w:rsidR="002D4AD7">
              <w:rPr>
                <w:noProof/>
                <w:webHidden/>
              </w:rPr>
              <w:t>72</w:t>
            </w:r>
            <w:r w:rsidR="007E72EE">
              <w:rPr>
                <w:noProof/>
                <w:webHidden/>
              </w:rPr>
              <w:fldChar w:fldCharType="end"/>
            </w:r>
          </w:hyperlink>
        </w:p>
        <w:p w14:paraId="567E5F4B" w14:textId="22819A10"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03" w:history="1">
            <w:r w:rsidR="007E72EE" w:rsidRPr="00560123">
              <w:rPr>
                <w:rStyle w:val="Hyperlink"/>
                <w:rFonts w:cs="Arial"/>
                <w:noProof/>
              </w:rPr>
              <w:t>5.3.</w:t>
            </w:r>
            <w:r w:rsidR="007E72EE">
              <w:rPr>
                <w:rFonts w:asciiTheme="minorHAnsi" w:eastAsiaTheme="minorEastAsia" w:hAnsiTheme="minorHAnsi"/>
                <w:noProof/>
                <w:sz w:val="22"/>
                <w:lang w:val="de-DE" w:eastAsia="de-DE"/>
              </w:rPr>
              <w:tab/>
            </w:r>
            <w:r w:rsidR="007E72EE" w:rsidRPr="00560123">
              <w:rPr>
                <w:rStyle w:val="Hyperlink"/>
                <w:rFonts w:cs="Arial"/>
                <w:noProof/>
              </w:rPr>
              <w:t xml:space="preserve">Variants in </w:t>
            </w:r>
            <w:r w:rsidR="007E72EE" w:rsidRPr="00560123">
              <w:rPr>
                <w:rStyle w:val="Hyperlink"/>
                <w:rFonts w:cs="Arial"/>
                <w:i/>
                <w:noProof/>
              </w:rPr>
              <w:t>MPO</w:t>
            </w:r>
            <w:r w:rsidR="007E72EE" w:rsidRPr="00560123">
              <w:rPr>
                <w:rStyle w:val="Hyperlink"/>
                <w:rFonts w:cs="Arial"/>
                <w:noProof/>
              </w:rPr>
              <w:t xml:space="preserve"> in other psoriatic subtypes</w:t>
            </w:r>
            <w:r w:rsidR="007E72EE">
              <w:rPr>
                <w:noProof/>
                <w:webHidden/>
              </w:rPr>
              <w:tab/>
            </w:r>
            <w:r w:rsidR="007E72EE">
              <w:rPr>
                <w:noProof/>
                <w:webHidden/>
              </w:rPr>
              <w:fldChar w:fldCharType="begin"/>
            </w:r>
            <w:r w:rsidR="007E72EE">
              <w:rPr>
                <w:noProof/>
                <w:webHidden/>
              </w:rPr>
              <w:instrText xml:space="preserve"> PAGEREF _Toc91488903 \h </w:instrText>
            </w:r>
            <w:r w:rsidR="007E72EE">
              <w:rPr>
                <w:noProof/>
                <w:webHidden/>
              </w:rPr>
            </w:r>
            <w:r w:rsidR="007E72EE">
              <w:rPr>
                <w:noProof/>
                <w:webHidden/>
              </w:rPr>
              <w:fldChar w:fldCharType="separate"/>
            </w:r>
            <w:r w:rsidR="002D4AD7">
              <w:rPr>
                <w:noProof/>
                <w:webHidden/>
              </w:rPr>
              <w:t>75</w:t>
            </w:r>
            <w:r w:rsidR="007E72EE">
              <w:rPr>
                <w:noProof/>
                <w:webHidden/>
              </w:rPr>
              <w:fldChar w:fldCharType="end"/>
            </w:r>
          </w:hyperlink>
        </w:p>
        <w:p w14:paraId="491A9E48" w14:textId="5B5BD4EE"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04" w:history="1">
            <w:r w:rsidR="007E72EE" w:rsidRPr="00560123">
              <w:rPr>
                <w:rStyle w:val="Hyperlink"/>
                <w:rFonts w:cs="Arial"/>
                <w:noProof/>
              </w:rPr>
              <w:t>5.4.</w:t>
            </w:r>
            <w:r w:rsidR="007E72EE">
              <w:rPr>
                <w:rFonts w:asciiTheme="minorHAnsi" w:eastAsiaTheme="minorEastAsia" w:hAnsiTheme="minorHAnsi"/>
                <w:noProof/>
                <w:sz w:val="22"/>
                <w:lang w:val="de-DE" w:eastAsia="de-DE"/>
              </w:rPr>
              <w:tab/>
            </w:r>
            <w:r w:rsidR="007E72EE" w:rsidRPr="00560123">
              <w:rPr>
                <w:rStyle w:val="Hyperlink"/>
                <w:rFonts w:cs="Arial"/>
                <w:noProof/>
              </w:rPr>
              <w:t xml:space="preserve">Cellular and molecular players in GPP patients of stable and acute disease-state </w:t>
            </w:r>
            <w:r w:rsidR="007E72EE">
              <w:rPr>
                <w:noProof/>
                <w:webHidden/>
              </w:rPr>
              <w:tab/>
            </w:r>
            <w:r w:rsidR="007E72EE">
              <w:rPr>
                <w:noProof/>
                <w:webHidden/>
              </w:rPr>
              <w:fldChar w:fldCharType="begin"/>
            </w:r>
            <w:r w:rsidR="007E72EE">
              <w:rPr>
                <w:noProof/>
                <w:webHidden/>
              </w:rPr>
              <w:instrText xml:space="preserve"> PAGEREF _Toc91488904 \h </w:instrText>
            </w:r>
            <w:r w:rsidR="007E72EE">
              <w:rPr>
                <w:noProof/>
                <w:webHidden/>
              </w:rPr>
            </w:r>
            <w:r w:rsidR="007E72EE">
              <w:rPr>
                <w:noProof/>
                <w:webHidden/>
              </w:rPr>
              <w:fldChar w:fldCharType="separate"/>
            </w:r>
            <w:r w:rsidR="002D4AD7">
              <w:rPr>
                <w:noProof/>
                <w:webHidden/>
              </w:rPr>
              <w:t>76</w:t>
            </w:r>
            <w:r w:rsidR="007E72EE">
              <w:rPr>
                <w:noProof/>
                <w:webHidden/>
              </w:rPr>
              <w:fldChar w:fldCharType="end"/>
            </w:r>
          </w:hyperlink>
        </w:p>
        <w:p w14:paraId="1D37086D" w14:textId="64EA613E"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05" w:history="1">
            <w:r w:rsidR="007E72EE" w:rsidRPr="00560123">
              <w:rPr>
                <w:rStyle w:val="Hyperlink"/>
                <w:rFonts w:cs="Arial"/>
                <w:noProof/>
              </w:rPr>
              <w:t>5.5.</w:t>
            </w:r>
            <w:r w:rsidR="007E72EE">
              <w:rPr>
                <w:rFonts w:asciiTheme="minorHAnsi" w:eastAsiaTheme="minorEastAsia" w:hAnsiTheme="minorHAnsi"/>
                <w:noProof/>
                <w:sz w:val="22"/>
                <w:lang w:val="de-DE" w:eastAsia="de-DE"/>
              </w:rPr>
              <w:tab/>
            </w:r>
            <w:r w:rsidR="007E72EE" w:rsidRPr="00560123">
              <w:rPr>
                <w:rStyle w:val="Hyperlink"/>
                <w:rFonts w:cs="Arial"/>
                <w:noProof/>
              </w:rPr>
              <w:t>Conclusions</w:t>
            </w:r>
            <w:r w:rsidR="007E72EE">
              <w:rPr>
                <w:noProof/>
                <w:webHidden/>
              </w:rPr>
              <w:tab/>
            </w:r>
            <w:r w:rsidR="007E72EE">
              <w:rPr>
                <w:noProof/>
                <w:webHidden/>
              </w:rPr>
              <w:fldChar w:fldCharType="begin"/>
            </w:r>
            <w:r w:rsidR="007E72EE">
              <w:rPr>
                <w:noProof/>
                <w:webHidden/>
              </w:rPr>
              <w:instrText xml:space="preserve"> PAGEREF _Toc91488905 \h </w:instrText>
            </w:r>
            <w:r w:rsidR="007E72EE">
              <w:rPr>
                <w:noProof/>
                <w:webHidden/>
              </w:rPr>
            </w:r>
            <w:r w:rsidR="007E72EE">
              <w:rPr>
                <w:noProof/>
                <w:webHidden/>
              </w:rPr>
              <w:fldChar w:fldCharType="separate"/>
            </w:r>
            <w:r w:rsidR="002D4AD7">
              <w:rPr>
                <w:noProof/>
                <w:webHidden/>
              </w:rPr>
              <w:t>83</w:t>
            </w:r>
            <w:r w:rsidR="007E72EE">
              <w:rPr>
                <w:noProof/>
                <w:webHidden/>
              </w:rPr>
              <w:fldChar w:fldCharType="end"/>
            </w:r>
          </w:hyperlink>
        </w:p>
        <w:p w14:paraId="634AF006" w14:textId="6282630A" w:rsidR="007E72EE" w:rsidRDefault="00382E14">
          <w:pPr>
            <w:pStyle w:val="Verzeichnis1"/>
            <w:tabs>
              <w:tab w:val="left" w:pos="480"/>
              <w:tab w:val="right" w:leader="dot" w:pos="9062"/>
            </w:tabs>
            <w:rPr>
              <w:rFonts w:asciiTheme="minorHAnsi" w:eastAsiaTheme="minorEastAsia" w:hAnsiTheme="minorHAnsi"/>
              <w:noProof/>
              <w:sz w:val="22"/>
              <w:lang w:val="de-DE" w:eastAsia="de-DE"/>
            </w:rPr>
          </w:pPr>
          <w:hyperlink w:anchor="_Toc91488906" w:history="1">
            <w:r w:rsidR="007E72EE" w:rsidRPr="00560123">
              <w:rPr>
                <w:rStyle w:val="Hyperlink"/>
                <w:rFonts w:cs="Arial"/>
                <w:noProof/>
              </w:rPr>
              <w:t>6.</w:t>
            </w:r>
            <w:r w:rsidR="007E72EE">
              <w:rPr>
                <w:rFonts w:asciiTheme="minorHAnsi" w:eastAsiaTheme="minorEastAsia" w:hAnsiTheme="minorHAnsi"/>
                <w:noProof/>
                <w:sz w:val="22"/>
                <w:lang w:val="de-DE" w:eastAsia="de-DE"/>
              </w:rPr>
              <w:tab/>
            </w:r>
            <w:r w:rsidR="007E72EE" w:rsidRPr="00560123">
              <w:rPr>
                <w:rStyle w:val="Hyperlink"/>
                <w:rFonts w:cs="Arial"/>
                <w:noProof/>
              </w:rPr>
              <w:t>Materials &amp; Methods</w:t>
            </w:r>
            <w:r w:rsidR="007E72EE">
              <w:rPr>
                <w:noProof/>
                <w:webHidden/>
              </w:rPr>
              <w:tab/>
            </w:r>
            <w:r w:rsidR="007E72EE">
              <w:rPr>
                <w:noProof/>
                <w:webHidden/>
              </w:rPr>
              <w:fldChar w:fldCharType="begin"/>
            </w:r>
            <w:r w:rsidR="007E72EE">
              <w:rPr>
                <w:noProof/>
                <w:webHidden/>
              </w:rPr>
              <w:instrText xml:space="preserve"> PAGEREF _Toc91488906 \h </w:instrText>
            </w:r>
            <w:r w:rsidR="007E72EE">
              <w:rPr>
                <w:noProof/>
                <w:webHidden/>
              </w:rPr>
            </w:r>
            <w:r w:rsidR="007E72EE">
              <w:rPr>
                <w:noProof/>
                <w:webHidden/>
              </w:rPr>
              <w:fldChar w:fldCharType="separate"/>
            </w:r>
            <w:r w:rsidR="002D4AD7">
              <w:rPr>
                <w:noProof/>
                <w:webHidden/>
              </w:rPr>
              <w:t>85</w:t>
            </w:r>
            <w:r w:rsidR="007E72EE">
              <w:rPr>
                <w:noProof/>
                <w:webHidden/>
              </w:rPr>
              <w:fldChar w:fldCharType="end"/>
            </w:r>
          </w:hyperlink>
        </w:p>
        <w:p w14:paraId="4CE6F962" w14:textId="0A3E3568"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07" w:history="1">
            <w:r w:rsidR="007E72EE" w:rsidRPr="00560123">
              <w:rPr>
                <w:rStyle w:val="Hyperlink"/>
                <w:rFonts w:cs="Arial"/>
                <w:noProof/>
              </w:rPr>
              <w:t>6.1.</w:t>
            </w:r>
            <w:r w:rsidR="007E72EE">
              <w:rPr>
                <w:rFonts w:asciiTheme="minorHAnsi" w:eastAsiaTheme="minorEastAsia" w:hAnsiTheme="minorHAnsi"/>
                <w:noProof/>
                <w:sz w:val="22"/>
                <w:lang w:val="de-DE" w:eastAsia="de-DE"/>
              </w:rPr>
              <w:tab/>
            </w:r>
            <w:r w:rsidR="007E72EE" w:rsidRPr="00560123">
              <w:rPr>
                <w:rStyle w:val="Hyperlink"/>
                <w:rFonts w:cs="Arial"/>
                <w:noProof/>
              </w:rPr>
              <w:t>Recruitment of patients</w:t>
            </w:r>
            <w:r w:rsidR="007E72EE">
              <w:rPr>
                <w:noProof/>
                <w:webHidden/>
              </w:rPr>
              <w:tab/>
            </w:r>
            <w:r w:rsidR="007E72EE">
              <w:rPr>
                <w:noProof/>
                <w:webHidden/>
              </w:rPr>
              <w:fldChar w:fldCharType="begin"/>
            </w:r>
            <w:r w:rsidR="007E72EE">
              <w:rPr>
                <w:noProof/>
                <w:webHidden/>
              </w:rPr>
              <w:instrText xml:space="preserve"> PAGEREF _Toc91488907 \h </w:instrText>
            </w:r>
            <w:r w:rsidR="007E72EE">
              <w:rPr>
                <w:noProof/>
                <w:webHidden/>
              </w:rPr>
            </w:r>
            <w:r w:rsidR="007E72EE">
              <w:rPr>
                <w:noProof/>
                <w:webHidden/>
              </w:rPr>
              <w:fldChar w:fldCharType="separate"/>
            </w:r>
            <w:r w:rsidR="002D4AD7">
              <w:rPr>
                <w:noProof/>
                <w:webHidden/>
              </w:rPr>
              <w:t>85</w:t>
            </w:r>
            <w:r w:rsidR="007E72EE">
              <w:rPr>
                <w:noProof/>
                <w:webHidden/>
              </w:rPr>
              <w:fldChar w:fldCharType="end"/>
            </w:r>
          </w:hyperlink>
        </w:p>
        <w:p w14:paraId="53FA1152" w14:textId="2B28CC45"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08" w:history="1">
            <w:r w:rsidR="007E72EE" w:rsidRPr="00560123">
              <w:rPr>
                <w:rStyle w:val="Hyperlink"/>
                <w:rFonts w:cs="Arial"/>
                <w:noProof/>
              </w:rPr>
              <w:t>6.2.</w:t>
            </w:r>
            <w:r w:rsidR="007E72EE">
              <w:rPr>
                <w:rFonts w:asciiTheme="minorHAnsi" w:eastAsiaTheme="minorEastAsia" w:hAnsiTheme="minorHAnsi"/>
                <w:noProof/>
                <w:sz w:val="22"/>
                <w:lang w:val="de-DE" w:eastAsia="de-DE"/>
              </w:rPr>
              <w:tab/>
            </w:r>
            <w:r w:rsidR="007E72EE" w:rsidRPr="00560123">
              <w:rPr>
                <w:rStyle w:val="Hyperlink"/>
                <w:rFonts w:cs="Arial"/>
                <w:noProof/>
              </w:rPr>
              <w:t>Polymerase chain reaction (PCR)</w:t>
            </w:r>
            <w:r w:rsidR="007E72EE">
              <w:rPr>
                <w:noProof/>
                <w:webHidden/>
              </w:rPr>
              <w:tab/>
            </w:r>
            <w:r w:rsidR="007E72EE">
              <w:rPr>
                <w:noProof/>
                <w:webHidden/>
              </w:rPr>
              <w:fldChar w:fldCharType="begin"/>
            </w:r>
            <w:r w:rsidR="007E72EE">
              <w:rPr>
                <w:noProof/>
                <w:webHidden/>
              </w:rPr>
              <w:instrText xml:space="preserve"> PAGEREF _Toc91488908 \h </w:instrText>
            </w:r>
            <w:r w:rsidR="007E72EE">
              <w:rPr>
                <w:noProof/>
                <w:webHidden/>
              </w:rPr>
            </w:r>
            <w:r w:rsidR="007E72EE">
              <w:rPr>
                <w:noProof/>
                <w:webHidden/>
              </w:rPr>
              <w:fldChar w:fldCharType="separate"/>
            </w:r>
            <w:r w:rsidR="002D4AD7">
              <w:rPr>
                <w:noProof/>
                <w:webHidden/>
              </w:rPr>
              <w:t>86</w:t>
            </w:r>
            <w:r w:rsidR="007E72EE">
              <w:rPr>
                <w:noProof/>
                <w:webHidden/>
              </w:rPr>
              <w:fldChar w:fldCharType="end"/>
            </w:r>
          </w:hyperlink>
        </w:p>
        <w:p w14:paraId="3B776622" w14:textId="16B410BC"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09" w:history="1">
            <w:r w:rsidR="007E72EE" w:rsidRPr="00560123">
              <w:rPr>
                <w:rStyle w:val="Hyperlink"/>
                <w:rFonts w:cs="Arial"/>
                <w:noProof/>
              </w:rPr>
              <w:t>6.3.</w:t>
            </w:r>
            <w:r w:rsidR="007E72EE">
              <w:rPr>
                <w:rFonts w:asciiTheme="minorHAnsi" w:eastAsiaTheme="minorEastAsia" w:hAnsiTheme="minorHAnsi"/>
                <w:noProof/>
                <w:sz w:val="22"/>
                <w:lang w:val="de-DE" w:eastAsia="de-DE"/>
              </w:rPr>
              <w:tab/>
            </w:r>
            <w:r w:rsidR="007E72EE" w:rsidRPr="00560123">
              <w:rPr>
                <w:rStyle w:val="Hyperlink"/>
                <w:rFonts w:cs="Arial"/>
                <w:noProof/>
              </w:rPr>
              <w:t>Agarose gel electrophoresis</w:t>
            </w:r>
            <w:r w:rsidR="007E72EE">
              <w:rPr>
                <w:noProof/>
                <w:webHidden/>
              </w:rPr>
              <w:tab/>
            </w:r>
            <w:r w:rsidR="007E72EE">
              <w:rPr>
                <w:noProof/>
                <w:webHidden/>
              </w:rPr>
              <w:fldChar w:fldCharType="begin"/>
            </w:r>
            <w:r w:rsidR="007E72EE">
              <w:rPr>
                <w:noProof/>
                <w:webHidden/>
              </w:rPr>
              <w:instrText xml:space="preserve"> PAGEREF _Toc91488909 \h </w:instrText>
            </w:r>
            <w:r w:rsidR="007E72EE">
              <w:rPr>
                <w:noProof/>
                <w:webHidden/>
              </w:rPr>
            </w:r>
            <w:r w:rsidR="007E72EE">
              <w:rPr>
                <w:noProof/>
                <w:webHidden/>
              </w:rPr>
              <w:fldChar w:fldCharType="separate"/>
            </w:r>
            <w:r w:rsidR="002D4AD7">
              <w:rPr>
                <w:noProof/>
                <w:webHidden/>
              </w:rPr>
              <w:t>88</w:t>
            </w:r>
            <w:r w:rsidR="007E72EE">
              <w:rPr>
                <w:noProof/>
                <w:webHidden/>
              </w:rPr>
              <w:fldChar w:fldCharType="end"/>
            </w:r>
          </w:hyperlink>
        </w:p>
        <w:p w14:paraId="6E95FD0B" w14:textId="407E6BE0"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10" w:history="1">
            <w:r w:rsidR="007E72EE" w:rsidRPr="00560123">
              <w:rPr>
                <w:rStyle w:val="Hyperlink"/>
                <w:rFonts w:cs="Arial"/>
                <w:noProof/>
              </w:rPr>
              <w:t>6.4.</w:t>
            </w:r>
            <w:r w:rsidR="007E72EE">
              <w:rPr>
                <w:rFonts w:asciiTheme="minorHAnsi" w:eastAsiaTheme="minorEastAsia" w:hAnsiTheme="minorHAnsi"/>
                <w:noProof/>
                <w:sz w:val="22"/>
                <w:lang w:val="de-DE" w:eastAsia="de-DE"/>
              </w:rPr>
              <w:tab/>
            </w:r>
            <w:r w:rsidR="007E72EE" w:rsidRPr="00560123">
              <w:rPr>
                <w:rStyle w:val="Hyperlink"/>
                <w:rFonts w:cs="Arial"/>
                <w:noProof/>
              </w:rPr>
              <w:t>Sanger sequencing</w:t>
            </w:r>
            <w:r w:rsidR="007E72EE">
              <w:rPr>
                <w:noProof/>
                <w:webHidden/>
              </w:rPr>
              <w:tab/>
            </w:r>
            <w:r w:rsidR="007E72EE">
              <w:rPr>
                <w:noProof/>
                <w:webHidden/>
              </w:rPr>
              <w:fldChar w:fldCharType="begin"/>
            </w:r>
            <w:r w:rsidR="007E72EE">
              <w:rPr>
                <w:noProof/>
                <w:webHidden/>
              </w:rPr>
              <w:instrText xml:space="preserve"> PAGEREF _Toc91488910 \h </w:instrText>
            </w:r>
            <w:r w:rsidR="007E72EE">
              <w:rPr>
                <w:noProof/>
                <w:webHidden/>
              </w:rPr>
            </w:r>
            <w:r w:rsidR="007E72EE">
              <w:rPr>
                <w:noProof/>
                <w:webHidden/>
              </w:rPr>
              <w:fldChar w:fldCharType="separate"/>
            </w:r>
            <w:r w:rsidR="002D4AD7">
              <w:rPr>
                <w:noProof/>
                <w:webHidden/>
              </w:rPr>
              <w:t>88</w:t>
            </w:r>
            <w:r w:rsidR="007E72EE">
              <w:rPr>
                <w:noProof/>
                <w:webHidden/>
              </w:rPr>
              <w:fldChar w:fldCharType="end"/>
            </w:r>
          </w:hyperlink>
        </w:p>
        <w:p w14:paraId="0B196EE8" w14:textId="2918540E"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11" w:history="1">
            <w:r w:rsidR="007E72EE" w:rsidRPr="00560123">
              <w:rPr>
                <w:rStyle w:val="Hyperlink"/>
                <w:rFonts w:cs="Arial"/>
                <w:noProof/>
              </w:rPr>
              <w:t>6.5.</w:t>
            </w:r>
            <w:r w:rsidR="007E72EE">
              <w:rPr>
                <w:rFonts w:asciiTheme="minorHAnsi" w:eastAsiaTheme="minorEastAsia" w:hAnsiTheme="minorHAnsi"/>
                <w:noProof/>
                <w:sz w:val="22"/>
                <w:lang w:val="de-DE" w:eastAsia="de-DE"/>
              </w:rPr>
              <w:tab/>
            </w:r>
            <w:r w:rsidR="007E72EE" w:rsidRPr="00560123">
              <w:rPr>
                <w:rStyle w:val="Hyperlink"/>
                <w:rFonts w:cs="Arial"/>
                <w:noProof/>
              </w:rPr>
              <w:t>Synthesis of cDNA</w:t>
            </w:r>
            <w:r w:rsidR="007E72EE">
              <w:rPr>
                <w:noProof/>
                <w:webHidden/>
              </w:rPr>
              <w:tab/>
            </w:r>
            <w:r w:rsidR="007E72EE">
              <w:rPr>
                <w:noProof/>
                <w:webHidden/>
              </w:rPr>
              <w:fldChar w:fldCharType="begin"/>
            </w:r>
            <w:r w:rsidR="007E72EE">
              <w:rPr>
                <w:noProof/>
                <w:webHidden/>
              </w:rPr>
              <w:instrText xml:space="preserve"> PAGEREF _Toc91488911 \h </w:instrText>
            </w:r>
            <w:r w:rsidR="007E72EE">
              <w:rPr>
                <w:noProof/>
                <w:webHidden/>
              </w:rPr>
            </w:r>
            <w:r w:rsidR="007E72EE">
              <w:rPr>
                <w:noProof/>
                <w:webHidden/>
              </w:rPr>
              <w:fldChar w:fldCharType="separate"/>
            </w:r>
            <w:r w:rsidR="002D4AD7">
              <w:rPr>
                <w:noProof/>
                <w:webHidden/>
              </w:rPr>
              <w:t>89</w:t>
            </w:r>
            <w:r w:rsidR="007E72EE">
              <w:rPr>
                <w:noProof/>
                <w:webHidden/>
              </w:rPr>
              <w:fldChar w:fldCharType="end"/>
            </w:r>
          </w:hyperlink>
        </w:p>
        <w:p w14:paraId="69C080F0" w14:textId="0B2450BE"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12" w:history="1">
            <w:r w:rsidR="007E72EE" w:rsidRPr="00560123">
              <w:rPr>
                <w:rStyle w:val="Hyperlink"/>
                <w:rFonts w:cs="Arial"/>
                <w:noProof/>
              </w:rPr>
              <w:t>6.6.</w:t>
            </w:r>
            <w:r w:rsidR="007E72EE">
              <w:rPr>
                <w:rFonts w:asciiTheme="minorHAnsi" w:eastAsiaTheme="minorEastAsia" w:hAnsiTheme="minorHAnsi"/>
                <w:noProof/>
                <w:sz w:val="22"/>
                <w:lang w:val="de-DE" w:eastAsia="de-DE"/>
              </w:rPr>
              <w:tab/>
            </w:r>
            <w:r w:rsidR="007E72EE" w:rsidRPr="00560123">
              <w:rPr>
                <w:rStyle w:val="Hyperlink"/>
                <w:rFonts w:cs="Arial"/>
                <w:noProof/>
              </w:rPr>
              <w:t>Targeted gene expression analysis</w:t>
            </w:r>
            <w:r w:rsidR="007E72EE">
              <w:rPr>
                <w:noProof/>
                <w:webHidden/>
              </w:rPr>
              <w:tab/>
            </w:r>
            <w:r w:rsidR="007E72EE">
              <w:rPr>
                <w:noProof/>
                <w:webHidden/>
              </w:rPr>
              <w:fldChar w:fldCharType="begin"/>
            </w:r>
            <w:r w:rsidR="007E72EE">
              <w:rPr>
                <w:noProof/>
                <w:webHidden/>
              </w:rPr>
              <w:instrText xml:space="preserve"> PAGEREF _Toc91488912 \h </w:instrText>
            </w:r>
            <w:r w:rsidR="007E72EE">
              <w:rPr>
                <w:noProof/>
                <w:webHidden/>
              </w:rPr>
            </w:r>
            <w:r w:rsidR="007E72EE">
              <w:rPr>
                <w:noProof/>
                <w:webHidden/>
              </w:rPr>
              <w:fldChar w:fldCharType="separate"/>
            </w:r>
            <w:r w:rsidR="002D4AD7">
              <w:rPr>
                <w:noProof/>
                <w:webHidden/>
              </w:rPr>
              <w:t>89</w:t>
            </w:r>
            <w:r w:rsidR="007E72EE">
              <w:rPr>
                <w:noProof/>
                <w:webHidden/>
              </w:rPr>
              <w:fldChar w:fldCharType="end"/>
            </w:r>
          </w:hyperlink>
        </w:p>
        <w:p w14:paraId="191F5C0B" w14:textId="547A88CF"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13" w:history="1">
            <w:r w:rsidR="007E72EE" w:rsidRPr="00560123">
              <w:rPr>
                <w:rStyle w:val="Hyperlink"/>
                <w:rFonts w:cs="Arial"/>
                <w:noProof/>
              </w:rPr>
              <w:t>6.7.</w:t>
            </w:r>
            <w:r w:rsidR="007E72EE">
              <w:rPr>
                <w:rFonts w:asciiTheme="minorHAnsi" w:eastAsiaTheme="minorEastAsia" w:hAnsiTheme="minorHAnsi"/>
                <w:noProof/>
                <w:sz w:val="22"/>
                <w:lang w:val="de-DE" w:eastAsia="de-DE"/>
              </w:rPr>
              <w:tab/>
            </w:r>
            <w:r w:rsidR="007E72EE" w:rsidRPr="00560123">
              <w:rPr>
                <w:rStyle w:val="Hyperlink"/>
                <w:rFonts w:cs="Arial"/>
                <w:noProof/>
              </w:rPr>
              <w:t>Site-directed mutagenesis</w:t>
            </w:r>
            <w:r w:rsidR="007E72EE">
              <w:rPr>
                <w:noProof/>
                <w:webHidden/>
              </w:rPr>
              <w:tab/>
            </w:r>
            <w:r w:rsidR="007E72EE">
              <w:rPr>
                <w:noProof/>
                <w:webHidden/>
              </w:rPr>
              <w:fldChar w:fldCharType="begin"/>
            </w:r>
            <w:r w:rsidR="007E72EE">
              <w:rPr>
                <w:noProof/>
                <w:webHidden/>
              </w:rPr>
              <w:instrText xml:space="preserve"> PAGEREF _Toc91488913 \h </w:instrText>
            </w:r>
            <w:r w:rsidR="007E72EE">
              <w:rPr>
                <w:noProof/>
                <w:webHidden/>
              </w:rPr>
            </w:r>
            <w:r w:rsidR="007E72EE">
              <w:rPr>
                <w:noProof/>
                <w:webHidden/>
              </w:rPr>
              <w:fldChar w:fldCharType="separate"/>
            </w:r>
            <w:r w:rsidR="002D4AD7">
              <w:rPr>
                <w:noProof/>
                <w:webHidden/>
              </w:rPr>
              <w:t>89</w:t>
            </w:r>
            <w:r w:rsidR="007E72EE">
              <w:rPr>
                <w:noProof/>
                <w:webHidden/>
              </w:rPr>
              <w:fldChar w:fldCharType="end"/>
            </w:r>
          </w:hyperlink>
        </w:p>
        <w:p w14:paraId="631AD834" w14:textId="40D48F5F"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14" w:history="1">
            <w:r w:rsidR="007E72EE" w:rsidRPr="00560123">
              <w:rPr>
                <w:rStyle w:val="Hyperlink"/>
                <w:rFonts w:cs="Arial"/>
                <w:noProof/>
              </w:rPr>
              <w:t>6.8.</w:t>
            </w:r>
            <w:r w:rsidR="007E72EE">
              <w:rPr>
                <w:rFonts w:asciiTheme="minorHAnsi" w:eastAsiaTheme="minorEastAsia" w:hAnsiTheme="minorHAnsi"/>
                <w:noProof/>
                <w:sz w:val="22"/>
                <w:lang w:val="de-DE" w:eastAsia="de-DE"/>
              </w:rPr>
              <w:tab/>
            </w:r>
            <w:r w:rsidR="007E72EE" w:rsidRPr="00560123">
              <w:rPr>
                <w:rStyle w:val="Hyperlink"/>
                <w:rFonts w:cs="Arial"/>
                <w:noProof/>
              </w:rPr>
              <w:t>Transformation of bacteria and plasmid preparation</w:t>
            </w:r>
            <w:r w:rsidR="007E72EE">
              <w:rPr>
                <w:noProof/>
                <w:webHidden/>
              </w:rPr>
              <w:tab/>
            </w:r>
            <w:r w:rsidR="007E72EE">
              <w:rPr>
                <w:noProof/>
                <w:webHidden/>
              </w:rPr>
              <w:fldChar w:fldCharType="begin"/>
            </w:r>
            <w:r w:rsidR="007E72EE">
              <w:rPr>
                <w:noProof/>
                <w:webHidden/>
              </w:rPr>
              <w:instrText xml:space="preserve"> PAGEREF _Toc91488914 \h </w:instrText>
            </w:r>
            <w:r w:rsidR="007E72EE">
              <w:rPr>
                <w:noProof/>
                <w:webHidden/>
              </w:rPr>
            </w:r>
            <w:r w:rsidR="007E72EE">
              <w:rPr>
                <w:noProof/>
                <w:webHidden/>
              </w:rPr>
              <w:fldChar w:fldCharType="separate"/>
            </w:r>
            <w:r w:rsidR="002D4AD7">
              <w:rPr>
                <w:noProof/>
                <w:webHidden/>
              </w:rPr>
              <w:t>90</w:t>
            </w:r>
            <w:r w:rsidR="007E72EE">
              <w:rPr>
                <w:noProof/>
                <w:webHidden/>
              </w:rPr>
              <w:fldChar w:fldCharType="end"/>
            </w:r>
          </w:hyperlink>
        </w:p>
        <w:p w14:paraId="17E5244D" w14:textId="001C82D1" w:rsidR="007E72EE" w:rsidRDefault="00382E14">
          <w:pPr>
            <w:pStyle w:val="Verzeichnis2"/>
            <w:tabs>
              <w:tab w:val="left" w:pos="880"/>
              <w:tab w:val="right" w:leader="dot" w:pos="9062"/>
            </w:tabs>
            <w:rPr>
              <w:rFonts w:asciiTheme="minorHAnsi" w:eastAsiaTheme="minorEastAsia" w:hAnsiTheme="minorHAnsi"/>
              <w:noProof/>
              <w:sz w:val="22"/>
              <w:lang w:val="de-DE" w:eastAsia="de-DE"/>
            </w:rPr>
          </w:pPr>
          <w:hyperlink w:anchor="_Toc91488915" w:history="1">
            <w:r w:rsidR="007E72EE" w:rsidRPr="00560123">
              <w:rPr>
                <w:rStyle w:val="Hyperlink"/>
                <w:rFonts w:cs="Arial"/>
                <w:noProof/>
              </w:rPr>
              <w:t>6.9.</w:t>
            </w:r>
            <w:r w:rsidR="007E72EE">
              <w:rPr>
                <w:rFonts w:asciiTheme="minorHAnsi" w:eastAsiaTheme="minorEastAsia" w:hAnsiTheme="minorHAnsi"/>
                <w:noProof/>
                <w:sz w:val="22"/>
                <w:lang w:val="de-DE" w:eastAsia="de-DE"/>
              </w:rPr>
              <w:tab/>
            </w:r>
            <w:r w:rsidR="007E72EE" w:rsidRPr="00560123">
              <w:rPr>
                <w:rStyle w:val="Hyperlink"/>
                <w:rFonts w:cs="Arial"/>
                <w:noProof/>
              </w:rPr>
              <w:t>Transfection of Human Embryonic Kidney (HEK)-293T cells</w:t>
            </w:r>
            <w:r w:rsidR="007E72EE">
              <w:rPr>
                <w:noProof/>
                <w:webHidden/>
              </w:rPr>
              <w:tab/>
            </w:r>
            <w:r w:rsidR="007E72EE">
              <w:rPr>
                <w:noProof/>
                <w:webHidden/>
              </w:rPr>
              <w:fldChar w:fldCharType="begin"/>
            </w:r>
            <w:r w:rsidR="007E72EE">
              <w:rPr>
                <w:noProof/>
                <w:webHidden/>
              </w:rPr>
              <w:instrText xml:space="preserve"> PAGEREF _Toc91488915 \h </w:instrText>
            </w:r>
            <w:r w:rsidR="007E72EE">
              <w:rPr>
                <w:noProof/>
                <w:webHidden/>
              </w:rPr>
            </w:r>
            <w:r w:rsidR="007E72EE">
              <w:rPr>
                <w:noProof/>
                <w:webHidden/>
              </w:rPr>
              <w:fldChar w:fldCharType="separate"/>
            </w:r>
            <w:r w:rsidR="002D4AD7">
              <w:rPr>
                <w:noProof/>
                <w:webHidden/>
              </w:rPr>
              <w:t>90</w:t>
            </w:r>
            <w:r w:rsidR="007E72EE">
              <w:rPr>
                <w:noProof/>
                <w:webHidden/>
              </w:rPr>
              <w:fldChar w:fldCharType="end"/>
            </w:r>
          </w:hyperlink>
        </w:p>
        <w:p w14:paraId="4CAE568B" w14:textId="2492D451"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16" w:history="1">
            <w:r w:rsidR="007E72EE" w:rsidRPr="00560123">
              <w:rPr>
                <w:rStyle w:val="Hyperlink"/>
                <w:rFonts w:cs="Arial"/>
                <w:noProof/>
              </w:rPr>
              <w:t>6.10.</w:t>
            </w:r>
            <w:r w:rsidR="007E72EE">
              <w:rPr>
                <w:rFonts w:asciiTheme="minorHAnsi" w:eastAsiaTheme="minorEastAsia" w:hAnsiTheme="minorHAnsi"/>
                <w:noProof/>
                <w:sz w:val="22"/>
                <w:lang w:val="de-DE" w:eastAsia="de-DE"/>
              </w:rPr>
              <w:tab/>
            </w:r>
            <w:r w:rsidR="007E72EE" w:rsidRPr="00560123">
              <w:rPr>
                <w:rStyle w:val="Hyperlink"/>
                <w:rFonts w:cs="Arial"/>
                <w:noProof/>
              </w:rPr>
              <w:t>Isolation of RNA</w:t>
            </w:r>
            <w:r w:rsidR="007E72EE">
              <w:rPr>
                <w:noProof/>
                <w:webHidden/>
              </w:rPr>
              <w:tab/>
            </w:r>
            <w:r w:rsidR="007E72EE">
              <w:rPr>
                <w:noProof/>
                <w:webHidden/>
              </w:rPr>
              <w:fldChar w:fldCharType="begin"/>
            </w:r>
            <w:r w:rsidR="007E72EE">
              <w:rPr>
                <w:noProof/>
                <w:webHidden/>
              </w:rPr>
              <w:instrText xml:space="preserve"> PAGEREF _Toc91488916 \h </w:instrText>
            </w:r>
            <w:r w:rsidR="007E72EE">
              <w:rPr>
                <w:noProof/>
                <w:webHidden/>
              </w:rPr>
            </w:r>
            <w:r w:rsidR="007E72EE">
              <w:rPr>
                <w:noProof/>
                <w:webHidden/>
              </w:rPr>
              <w:fldChar w:fldCharType="separate"/>
            </w:r>
            <w:r w:rsidR="002D4AD7">
              <w:rPr>
                <w:noProof/>
                <w:webHidden/>
              </w:rPr>
              <w:t>91</w:t>
            </w:r>
            <w:r w:rsidR="007E72EE">
              <w:rPr>
                <w:noProof/>
                <w:webHidden/>
              </w:rPr>
              <w:fldChar w:fldCharType="end"/>
            </w:r>
          </w:hyperlink>
        </w:p>
        <w:p w14:paraId="573AF1A7" w14:textId="6E411084"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17" w:history="1">
            <w:r w:rsidR="007E72EE" w:rsidRPr="00560123">
              <w:rPr>
                <w:rStyle w:val="Hyperlink"/>
                <w:rFonts w:cs="Arial"/>
                <w:noProof/>
              </w:rPr>
              <w:t>6.11.</w:t>
            </w:r>
            <w:r w:rsidR="007E72EE">
              <w:rPr>
                <w:rFonts w:asciiTheme="minorHAnsi" w:eastAsiaTheme="minorEastAsia" w:hAnsiTheme="minorHAnsi"/>
                <w:noProof/>
                <w:sz w:val="22"/>
                <w:lang w:val="de-DE" w:eastAsia="de-DE"/>
              </w:rPr>
              <w:tab/>
            </w:r>
            <w:r w:rsidR="007E72EE" w:rsidRPr="00560123">
              <w:rPr>
                <w:rStyle w:val="Hyperlink"/>
                <w:rFonts w:cs="Arial"/>
                <w:noProof/>
              </w:rPr>
              <w:t>Enzyme activity assays</w:t>
            </w:r>
            <w:r w:rsidR="007E72EE">
              <w:rPr>
                <w:noProof/>
                <w:webHidden/>
              </w:rPr>
              <w:tab/>
            </w:r>
            <w:r w:rsidR="007E72EE">
              <w:rPr>
                <w:noProof/>
                <w:webHidden/>
              </w:rPr>
              <w:fldChar w:fldCharType="begin"/>
            </w:r>
            <w:r w:rsidR="007E72EE">
              <w:rPr>
                <w:noProof/>
                <w:webHidden/>
              </w:rPr>
              <w:instrText xml:space="preserve"> PAGEREF _Toc91488917 \h </w:instrText>
            </w:r>
            <w:r w:rsidR="007E72EE">
              <w:rPr>
                <w:noProof/>
                <w:webHidden/>
              </w:rPr>
            </w:r>
            <w:r w:rsidR="007E72EE">
              <w:rPr>
                <w:noProof/>
                <w:webHidden/>
              </w:rPr>
              <w:fldChar w:fldCharType="separate"/>
            </w:r>
            <w:r w:rsidR="002D4AD7">
              <w:rPr>
                <w:noProof/>
                <w:webHidden/>
              </w:rPr>
              <w:t>92</w:t>
            </w:r>
            <w:r w:rsidR="007E72EE">
              <w:rPr>
                <w:noProof/>
                <w:webHidden/>
              </w:rPr>
              <w:fldChar w:fldCharType="end"/>
            </w:r>
          </w:hyperlink>
        </w:p>
        <w:p w14:paraId="0B5587BC" w14:textId="5C7754F3"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18" w:history="1">
            <w:r w:rsidR="007E72EE" w:rsidRPr="00560123">
              <w:rPr>
                <w:rStyle w:val="Hyperlink"/>
                <w:rFonts w:cs="Arial"/>
                <w:noProof/>
              </w:rPr>
              <w:t>6.11.1.</w:t>
            </w:r>
            <w:r w:rsidR="007E72EE">
              <w:rPr>
                <w:rFonts w:asciiTheme="minorHAnsi" w:eastAsiaTheme="minorEastAsia" w:hAnsiTheme="minorHAnsi"/>
                <w:noProof/>
                <w:sz w:val="22"/>
                <w:lang w:val="de-DE" w:eastAsia="de-DE"/>
              </w:rPr>
              <w:tab/>
            </w:r>
            <w:r w:rsidR="007E72EE" w:rsidRPr="00560123">
              <w:rPr>
                <w:rStyle w:val="Hyperlink"/>
                <w:rFonts w:cs="Arial"/>
                <w:noProof/>
              </w:rPr>
              <w:t>Myeloperoxidase based on ELISA</w:t>
            </w:r>
            <w:r w:rsidR="007E72EE">
              <w:rPr>
                <w:noProof/>
                <w:webHidden/>
              </w:rPr>
              <w:tab/>
            </w:r>
            <w:r w:rsidR="007E72EE">
              <w:rPr>
                <w:noProof/>
                <w:webHidden/>
              </w:rPr>
              <w:fldChar w:fldCharType="begin"/>
            </w:r>
            <w:r w:rsidR="007E72EE">
              <w:rPr>
                <w:noProof/>
                <w:webHidden/>
              </w:rPr>
              <w:instrText xml:space="preserve"> PAGEREF _Toc91488918 \h </w:instrText>
            </w:r>
            <w:r w:rsidR="007E72EE">
              <w:rPr>
                <w:noProof/>
                <w:webHidden/>
              </w:rPr>
            </w:r>
            <w:r w:rsidR="007E72EE">
              <w:rPr>
                <w:noProof/>
                <w:webHidden/>
              </w:rPr>
              <w:fldChar w:fldCharType="separate"/>
            </w:r>
            <w:r w:rsidR="002D4AD7">
              <w:rPr>
                <w:noProof/>
                <w:webHidden/>
              </w:rPr>
              <w:t>93</w:t>
            </w:r>
            <w:r w:rsidR="007E72EE">
              <w:rPr>
                <w:noProof/>
                <w:webHidden/>
              </w:rPr>
              <w:fldChar w:fldCharType="end"/>
            </w:r>
          </w:hyperlink>
        </w:p>
        <w:p w14:paraId="6B44F8A2" w14:textId="2EC62A67"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19" w:history="1">
            <w:r w:rsidR="007E72EE" w:rsidRPr="00560123">
              <w:rPr>
                <w:rStyle w:val="Hyperlink"/>
                <w:rFonts w:cs="Arial"/>
                <w:noProof/>
              </w:rPr>
              <w:t>6.11.2.</w:t>
            </w:r>
            <w:r w:rsidR="007E72EE">
              <w:rPr>
                <w:rFonts w:asciiTheme="minorHAnsi" w:eastAsiaTheme="minorEastAsia" w:hAnsiTheme="minorHAnsi"/>
                <w:noProof/>
                <w:sz w:val="22"/>
                <w:lang w:val="de-DE" w:eastAsia="de-DE"/>
              </w:rPr>
              <w:tab/>
            </w:r>
            <w:r w:rsidR="007E72EE" w:rsidRPr="00560123">
              <w:rPr>
                <w:rStyle w:val="Hyperlink"/>
                <w:rFonts w:cs="Arial"/>
                <w:noProof/>
              </w:rPr>
              <w:t>Myeloperoxidase based on differential blood count</w:t>
            </w:r>
            <w:r w:rsidR="007E72EE">
              <w:rPr>
                <w:noProof/>
                <w:webHidden/>
              </w:rPr>
              <w:tab/>
            </w:r>
            <w:r w:rsidR="007E72EE">
              <w:rPr>
                <w:noProof/>
                <w:webHidden/>
              </w:rPr>
              <w:fldChar w:fldCharType="begin"/>
            </w:r>
            <w:r w:rsidR="007E72EE">
              <w:rPr>
                <w:noProof/>
                <w:webHidden/>
              </w:rPr>
              <w:instrText xml:space="preserve"> PAGEREF _Toc91488919 \h </w:instrText>
            </w:r>
            <w:r w:rsidR="007E72EE">
              <w:rPr>
                <w:noProof/>
                <w:webHidden/>
              </w:rPr>
            </w:r>
            <w:r w:rsidR="007E72EE">
              <w:rPr>
                <w:noProof/>
                <w:webHidden/>
              </w:rPr>
              <w:fldChar w:fldCharType="separate"/>
            </w:r>
            <w:r w:rsidR="002D4AD7">
              <w:rPr>
                <w:noProof/>
                <w:webHidden/>
              </w:rPr>
              <w:t>93</w:t>
            </w:r>
            <w:r w:rsidR="007E72EE">
              <w:rPr>
                <w:noProof/>
                <w:webHidden/>
              </w:rPr>
              <w:fldChar w:fldCharType="end"/>
            </w:r>
          </w:hyperlink>
        </w:p>
        <w:p w14:paraId="500347AD" w14:textId="01B86C94"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20" w:history="1">
            <w:r w:rsidR="007E72EE" w:rsidRPr="00560123">
              <w:rPr>
                <w:rStyle w:val="Hyperlink"/>
                <w:rFonts w:cs="Arial"/>
                <w:noProof/>
              </w:rPr>
              <w:t>6.11.3.</w:t>
            </w:r>
            <w:r w:rsidR="007E72EE">
              <w:rPr>
                <w:rFonts w:asciiTheme="minorHAnsi" w:eastAsiaTheme="minorEastAsia" w:hAnsiTheme="minorHAnsi"/>
                <w:noProof/>
                <w:sz w:val="22"/>
                <w:lang w:val="de-DE" w:eastAsia="de-DE"/>
              </w:rPr>
              <w:tab/>
            </w:r>
            <w:r w:rsidR="007E72EE" w:rsidRPr="00560123">
              <w:rPr>
                <w:rStyle w:val="Hyperlink"/>
                <w:rFonts w:cs="Arial"/>
                <w:noProof/>
              </w:rPr>
              <w:t>Cathepsin G</w:t>
            </w:r>
            <w:r w:rsidR="007E72EE">
              <w:rPr>
                <w:noProof/>
                <w:webHidden/>
              </w:rPr>
              <w:tab/>
            </w:r>
            <w:r w:rsidR="007E72EE">
              <w:rPr>
                <w:noProof/>
                <w:webHidden/>
              </w:rPr>
              <w:fldChar w:fldCharType="begin"/>
            </w:r>
            <w:r w:rsidR="007E72EE">
              <w:rPr>
                <w:noProof/>
                <w:webHidden/>
              </w:rPr>
              <w:instrText xml:space="preserve"> PAGEREF _Toc91488920 \h </w:instrText>
            </w:r>
            <w:r w:rsidR="007E72EE">
              <w:rPr>
                <w:noProof/>
                <w:webHidden/>
              </w:rPr>
            </w:r>
            <w:r w:rsidR="007E72EE">
              <w:rPr>
                <w:noProof/>
                <w:webHidden/>
              </w:rPr>
              <w:fldChar w:fldCharType="separate"/>
            </w:r>
            <w:r w:rsidR="002D4AD7">
              <w:rPr>
                <w:noProof/>
                <w:webHidden/>
              </w:rPr>
              <w:t>94</w:t>
            </w:r>
            <w:r w:rsidR="007E72EE">
              <w:rPr>
                <w:noProof/>
                <w:webHidden/>
              </w:rPr>
              <w:fldChar w:fldCharType="end"/>
            </w:r>
          </w:hyperlink>
        </w:p>
        <w:p w14:paraId="28E1962F" w14:textId="38E48E61"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21" w:history="1">
            <w:r w:rsidR="007E72EE" w:rsidRPr="00560123">
              <w:rPr>
                <w:rStyle w:val="Hyperlink"/>
                <w:rFonts w:cs="Arial"/>
                <w:noProof/>
              </w:rPr>
              <w:t>6.11.4.</w:t>
            </w:r>
            <w:r w:rsidR="007E72EE">
              <w:rPr>
                <w:rFonts w:asciiTheme="minorHAnsi" w:eastAsiaTheme="minorEastAsia" w:hAnsiTheme="minorHAnsi"/>
                <w:noProof/>
                <w:sz w:val="22"/>
                <w:lang w:val="de-DE" w:eastAsia="de-DE"/>
              </w:rPr>
              <w:tab/>
            </w:r>
            <w:r w:rsidR="007E72EE" w:rsidRPr="00560123">
              <w:rPr>
                <w:rStyle w:val="Hyperlink"/>
                <w:rFonts w:cs="Arial"/>
                <w:noProof/>
              </w:rPr>
              <w:t>Proteinase 3</w:t>
            </w:r>
            <w:r w:rsidR="007E72EE">
              <w:rPr>
                <w:noProof/>
                <w:webHidden/>
              </w:rPr>
              <w:tab/>
            </w:r>
            <w:r w:rsidR="007E72EE">
              <w:rPr>
                <w:noProof/>
                <w:webHidden/>
              </w:rPr>
              <w:fldChar w:fldCharType="begin"/>
            </w:r>
            <w:r w:rsidR="007E72EE">
              <w:rPr>
                <w:noProof/>
                <w:webHidden/>
              </w:rPr>
              <w:instrText xml:space="preserve"> PAGEREF _Toc91488921 \h </w:instrText>
            </w:r>
            <w:r w:rsidR="007E72EE">
              <w:rPr>
                <w:noProof/>
                <w:webHidden/>
              </w:rPr>
            </w:r>
            <w:r w:rsidR="007E72EE">
              <w:rPr>
                <w:noProof/>
                <w:webHidden/>
              </w:rPr>
              <w:fldChar w:fldCharType="separate"/>
            </w:r>
            <w:r w:rsidR="002D4AD7">
              <w:rPr>
                <w:noProof/>
                <w:webHidden/>
              </w:rPr>
              <w:t>94</w:t>
            </w:r>
            <w:r w:rsidR="007E72EE">
              <w:rPr>
                <w:noProof/>
                <w:webHidden/>
              </w:rPr>
              <w:fldChar w:fldCharType="end"/>
            </w:r>
          </w:hyperlink>
        </w:p>
        <w:p w14:paraId="714B56D9" w14:textId="603A77B6"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22" w:history="1">
            <w:r w:rsidR="007E72EE" w:rsidRPr="00560123">
              <w:rPr>
                <w:rStyle w:val="Hyperlink"/>
                <w:rFonts w:cs="Arial"/>
                <w:noProof/>
              </w:rPr>
              <w:t>6.11.5.</w:t>
            </w:r>
            <w:r w:rsidR="007E72EE">
              <w:rPr>
                <w:rFonts w:asciiTheme="minorHAnsi" w:eastAsiaTheme="minorEastAsia" w:hAnsiTheme="minorHAnsi"/>
                <w:noProof/>
                <w:sz w:val="22"/>
                <w:lang w:val="de-DE" w:eastAsia="de-DE"/>
              </w:rPr>
              <w:tab/>
            </w:r>
            <w:r w:rsidR="007E72EE" w:rsidRPr="00560123">
              <w:rPr>
                <w:rStyle w:val="Hyperlink"/>
                <w:rFonts w:cs="Arial"/>
                <w:noProof/>
              </w:rPr>
              <w:t>Neutrophil elastase</w:t>
            </w:r>
            <w:r w:rsidR="007E72EE">
              <w:rPr>
                <w:noProof/>
                <w:webHidden/>
              </w:rPr>
              <w:tab/>
            </w:r>
            <w:r w:rsidR="007E72EE">
              <w:rPr>
                <w:noProof/>
                <w:webHidden/>
              </w:rPr>
              <w:fldChar w:fldCharType="begin"/>
            </w:r>
            <w:r w:rsidR="007E72EE">
              <w:rPr>
                <w:noProof/>
                <w:webHidden/>
              </w:rPr>
              <w:instrText xml:space="preserve"> PAGEREF _Toc91488922 \h </w:instrText>
            </w:r>
            <w:r w:rsidR="007E72EE">
              <w:rPr>
                <w:noProof/>
                <w:webHidden/>
              </w:rPr>
            </w:r>
            <w:r w:rsidR="007E72EE">
              <w:rPr>
                <w:noProof/>
                <w:webHidden/>
              </w:rPr>
              <w:fldChar w:fldCharType="separate"/>
            </w:r>
            <w:r w:rsidR="002D4AD7">
              <w:rPr>
                <w:noProof/>
                <w:webHidden/>
              </w:rPr>
              <w:t>94</w:t>
            </w:r>
            <w:r w:rsidR="007E72EE">
              <w:rPr>
                <w:noProof/>
                <w:webHidden/>
              </w:rPr>
              <w:fldChar w:fldCharType="end"/>
            </w:r>
          </w:hyperlink>
        </w:p>
        <w:p w14:paraId="724FB180" w14:textId="6F1E2F4B"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23" w:history="1">
            <w:r w:rsidR="007E72EE" w:rsidRPr="00560123">
              <w:rPr>
                <w:rStyle w:val="Hyperlink"/>
                <w:rFonts w:cs="Arial"/>
                <w:noProof/>
              </w:rPr>
              <w:t>6.11.6.</w:t>
            </w:r>
            <w:r w:rsidR="007E72EE">
              <w:rPr>
                <w:rFonts w:asciiTheme="minorHAnsi" w:eastAsiaTheme="minorEastAsia" w:hAnsiTheme="minorHAnsi"/>
                <w:noProof/>
                <w:sz w:val="22"/>
                <w:lang w:val="de-DE" w:eastAsia="de-DE"/>
              </w:rPr>
              <w:tab/>
            </w:r>
            <w:r w:rsidR="007E72EE" w:rsidRPr="00560123">
              <w:rPr>
                <w:rStyle w:val="Hyperlink"/>
                <w:rFonts w:cs="Arial"/>
                <w:noProof/>
              </w:rPr>
              <w:t>Cathepsin S</w:t>
            </w:r>
            <w:r w:rsidR="007E72EE">
              <w:rPr>
                <w:noProof/>
                <w:webHidden/>
              </w:rPr>
              <w:tab/>
            </w:r>
            <w:r w:rsidR="007E72EE">
              <w:rPr>
                <w:noProof/>
                <w:webHidden/>
              </w:rPr>
              <w:fldChar w:fldCharType="begin"/>
            </w:r>
            <w:r w:rsidR="007E72EE">
              <w:rPr>
                <w:noProof/>
                <w:webHidden/>
              </w:rPr>
              <w:instrText xml:space="preserve"> PAGEREF _Toc91488923 \h </w:instrText>
            </w:r>
            <w:r w:rsidR="007E72EE">
              <w:rPr>
                <w:noProof/>
                <w:webHidden/>
              </w:rPr>
            </w:r>
            <w:r w:rsidR="007E72EE">
              <w:rPr>
                <w:noProof/>
                <w:webHidden/>
              </w:rPr>
              <w:fldChar w:fldCharType="separate"/>
            </w:r>
            <w:r w:rsidR="002D4AD7">
              <w:rPr>
                <w:noProof/>
                <w:webHidden/>
              </w:rPr>
              <w:t>94</w:t>
            </w:r>
            <w:r w:rsidR="007E72EE">
              <w:rPr>
                <w:noProof/>
                <w:webHidden/>
              </w:rPr>
              <w:fldChar w:fldCharType="end"/>
            </w:r>
          </w:hyperlink>
        </w:p>
        <w:p w14:paraId="76596047" w14:textId="21B3FC4E"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24" w:history="1">
            <w:r w:rsidR="007E72EE" w:rsidRPr="00560123">
              <w:rPr>
                <w:rStyle w:val="Hyperlink"/>
                <w:rFonts w:cs="Arial"/>
                <w:noProof/>
              </w:rPr>
              <w:t>6.12.</w:t>
            </w:r>
            <w:r w:rsidR="007E72EE">
              <w:rPr>
                <w:rFonts w:asciiTheme="minorHAnsi" w:eastAsiaTheme="minorEastAsia" w:hAnsiTheme="minorHAnsi"/>
                <w:noProof/>
                <w:sz w:val="22"/>
                <w:lang w:val="de-DE" w:eastAsia="de-DE"/>
              </w:rPr>
              <w:tab/>
            </w:r>
            <w:r w:rsidR="007E72EE" w:rsidRPr="00560123">
              <w:rPr>
                <w:rStyle w:val="Hyperlink"/>
                <w:rFonts w:cs="Arial"/>
                <w:noProof/>
              </w:rPr>
              <w:t>Isolation of immune cells from peripheral blood</w:t>
            </w:r>
            <w:r w:rsidR="007E72EE">
              <w:rPr>
                <w:noProof/>
                <w:webHidden/>
              </w:rPr>
              <w:tab/>
            </w:r>
            <w:r w:rsidR="007E72EE">
              <w:rPr>
                <w:noProof/>
                <w:webHidden/>
              </w:rPr>
              <w:fldChar w:fldCharType="begin"/>
            </w:r>
            <w:r w:rsidR="007E72EE">
              <w:rPr>
                <w:noProof/>
                <w:webHidden/>
              </w:rPr>
              <w:instrText xml:space="preserve"> PAGEREF _Toc91488924 \h </w:instrText>
            </w:r>
            <w:r w:rsidR="007E72EE">
              <w:rPr>
                <w:noProof/>
                <w:webHidden/>
              </w:rPr>
            </w:r>
            <w:r w:rsidR="007E72EE">
              <w:rPr>
                <w:noProof/>
                <w:webHidden/>
              </w:rPr>
              <w:fldChar w:fldCharType="separate"/>
            </w:r>
            <w:r w:rsidR="002D4AD7">
              <w:rPr>
                <w:noProof/>
                <w:webHidden/>
              </w:rPr>
              <w:t>95</w:t>
            </w:r>
            <w:r w:rsidR="007E72EE">
              <w:rPr>
                <w:noProof/>
                <w:webHidden/>
              </w:rPr>
              <w:fldChar w:fldCharType="end"/>
            </w:r>
          </w:hyperlink>
        </w:p>
        <w:p w14:paraId="5DCF6978" w14:textId="71555F59"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25" w:history="1">
            <w:r w:rsidR="007E72EE" w:rsidRPr="00560123">
              <w:rPr>
                <w:rStyle w:val="Hyperlink"/>
                <w:rFonts w:cs="Arial"/>
                <w:noProof/>
              </w:rPr>
              <w:t>6.12.1.</w:t>
            </w:r>
            <w:r w:rsidR="007E72EE">
              <w:rPr>
                <w:rFonts w:asciiTheme="minorHAnsi" w:eastAsiaTheme="minorEastAsia" w:hAnsiTheme="minorHAnsi"/>
                <w:noProof/>
                <w:sz w:val="22"/>
                <w:lang w:val="de-DE" w:eastAsia="de-DE"/>
              </w:rPr>
              <w:tab/>
            </w:r>
            <w:r w:rsidR="007E72EE" w:rsidRPr="00560123">
              <w:rPr>
                <w:rStyle w:val="Hyperlink"/>
                <w:rFonts w:cs="Arial"/>
                <w:noProof/>
              </w:rPr>
              <w:t>Isolation peripheral blood mononuclear cells (PBMCs) and neutrophils based on Ficoll</w:t>
            </w:r>
            <w:r w:rsidR="007E72EE">
              <w:rPr>
                <w:noProof/>
                <w:webHidden/>
              </w:rPr>
              <w:tab/>
            </w:r>
            <w:r w:rsidR="007E72EE">
              <w:rPr>
                <w:noProof/>
                <w:webHidden/>
              </w:rPr>
              <w:fldChar w:fldCharType="begin"/>
            </w:r>
            <w:r w:rsidR="007E72EE">
              <w:rPr>
                <w:noProof/>
                <w:webHidden/>
              </w:rPr>
              <w:instrText xml:space="preserve"> PAGEREF _Toc91488925 \h </w:instrText>
            </w:r>
            <w:r w:rsidR="007E72EE">
              <w:rPr>
                <w:noProof/>
                <w:webHidden/>
              </w:rPr>
            </w:r>
            <w:r w:rsidR="007E72EE">
              <w:rPr>
                <w:noProof/>
                <w:webHidden/>
              </w:rPr>
              <w:fldChar w:fldCharType="separate"/>
            </w:r>
            <w:r w:rsidR="002D4AD7">
              <w:rPr>
                <w:noProof/>
                <w:webHidden/>
              </w:rPr>
              <w:t>95</w:t>
            </w:r>
            <w:r w:rsidR="007E72EE">
              <w:rPr>
                <w:noProof/>
                <w:webHidden/>
              </w:rPr>
              <w:fldChar w:fldCharType="end"/>
            </w:r>
          </w:hyperlink>
        </w:p>
        <w:p w14:paraId="790E0D29" w14:textId="3D14D762"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26" w:history="1">
            <w:r w:rsidR="007E72EE" w:rsidRPr="00560123">
              <w:rPr>
                <w:rStyle w:val="Hyperlink"/>
                <w:rFonts w:cs="Arial"/>
                <w:noProof/>
              </w:rPr>
              <w:t>6.12.2.</w:t>
            </w:r>
            <w:r w:rsidR="007E72EE">
              <w:rPr>
                <w:rFonts w:asciiTheme="minorHAnsi" w:eastAsiaTheme="minorEastAsia" w:hAnsiTheme="minorHAnsi"/>
                <w:noProof/>
                <w:sz w:val="22"/>
                <w:lang w:val="de-DE" w:eastAsia="de-DE"/>
              </w:rPr>
              <w:tab/>
            </w:r>
            <w:r w:rsidR="007E72EE" w:rsidRPr="00560123">
              <w:rPr>
                <w:rStyle w:val="Hyperlink"/>
                <w:rFonts w:cs="Arial"/>
                <w:noProof/>
              </w:rPr>
              <w:t>Isolation of CD14</w:t>
            </w:r>
            <w:r w:rsidR="007E72EE" w:rsidRPr="00560123">
              <w:rPr>
                <w:rStyle w:val="Hyperlink"/>
                <w:rFonts w:cs="Arial"/>
                <w:noProof/>
                <w:vertAlign w:val="superscript"/>
              </w:rPr>
              <w:t>+</w:t>
            </w:r>
            <w:r w:rsidR="007E72EE" w:rsidRPr="00560123">
              <w:rPr>
                <w:rStyle w:val="Hyperlink"/>
                <w:rFonts w:cs="Arial"/>
                <w:noProof/>
              </w:rPr>
              <w:t xml:space="preserve"> monocytes from PBMCs</w:t>
            </w:r>
            <w:r w:rsidR="007E72EE">
              <w:rPr>
                <w:noProof/>
                <w:webHidden/>
              </w:rPr>
              <w:tab/>
            </w:r>
            <w:r w:rsidR="007E72EE">
              <w:rPr>
                <w:noProof/>
                <w:webHidden/>
              </w:rPr>
              <w:fldChar w:fldCharType="begin"/>
            </w:r>
            <w:r w:rsidR="007E72EE">
              <w:rPr>
                <w:noProof/>
                <w:webHidden/>
              </w:rPr>
              <w:instrText xml:space="preserve"> PAGEREF _Toc91488926 \h </w:instrText>
            </w:r>
            <w:r w:rsidR="007E72EE">
              <w:rPr>
                <w:noProof/>
                <w:webHidden/>
              </w:rPr>
            </w:r>
            <w:r w:rsidR="007E72EE">
              <w:rPr>
                <w:noProof/>
                <w:webHidden/>
              </w:rPr>
              <w:fldChar w:fldCharType="separate"/>
            </w:r>
            <w:r w:rsidR="002D4AD7">
              <w:rPr>
                <w:noProof/>
                <w:webHidden/>
              </w:rPr>
              <w:t>95</w:t>
            </w:r>
            <w:r w:rsidR="007E72EE">
              <w:rPr>
                <w:noProof/>
                <w:webHidden/>
              </w:rPr>
              <w:fldChar w:fldCharType="end"/>
            </w:r>
          </w:hyperlink>
        </w:p>
        <w:p w14:paraId="2B1BE5AB" w14:textId="4C38CCF6"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27" w:history="1">
            <w:r w:rsidR="007E72EE" w:rsidRPr="00560123">
              <w:rPr>
                <w:rStyle w:val="Hyperlink"/>
                <w:rFonts w:cs="Arial"/>
                <w:noProof/>
              </w:rPr>
              <w:t>6.12.3.</w:t>
            </w:r>
            <w:r w:rsidR="007E72EE">
              <w:rPr>
                <w:rFonts w:asciiTheme="minorHAnsi" w:eastAsiaTheme="minorEastAsia" w:hAnsiTheme="minorHAnsi"/>
                <w:noProof/>
                <w:sz w:val="22"/>
                <w:lang w:val="de-DE" w:eastAsia="de-DE"/>
              </w:rPr>
              <w:tab/>
            </w:r>
            <w:r w:rsidR="007E72EE" w:rsidRPr="00560123">
              <w:rPr>
                <w:rStyle w:val="Hyperlink"/>
                <w:rFonts w:cs="Arial"/>
                <w:noProof/>
              </w:rPr>
              <w:t>Isolation of neutrophils from whole blood</w:t>
            </w:r>
            <w:r w:rsidR="007E72EE">
              <w:rPr>
                <w:noProof/>
                <w:webHidden/>
              </w:rPr>
              <w:tab/>
            </w:r>
            <w:r w:rsidR="007E72EE">
              <w:rPr>
                <w:noProof/>
                <w:webHidden/>
              </w:rPr>
              <w:fldChar w:fldCharType="begin"/>
            </w:r>
            <w:r w:rsidR="007E72EE">
              <w:rPr>
                <w:noProof/>
                <w:webHidden/>
              </w:rPr>
              <w:instrText xml:space="preserve"> PAGEREF _Toc91488927 \h </w:instrText>
            </w:r>
            <w:r w:rsidR="007E72EE">
              <w:rPr>
                <w:noProof/>
                <w:webHidden/>
              </w:rPr>
            </w:r>
            <w:r w:rsidR="007E72EE">
              <w:rPr>
                <w:noProof/>
                <w:webHidden/>
              </w:rPr>
              <w:fldChar w:fldCharType="separate"/>
            </w:r>
            <w:r w:rsidR="002D4AD7">
              <w:rPr>
                <w:noProof/>
                <w:webHidden/>
              </w:rPr>
              <w:t>95</w:t>
            </w:r>
            <w:r w:rsidR="007E72EE">
              <w:rPr>
                <w:noProof/>
                <w:webHidden/>
              </w:rPr>
              <w:fldChar w:fldCharType="end"/>
            </w:r>
          </w:hyperlink>
        </w:p>
        <w:p w14:paraId="684689B1" w14:textId="5BA185F9"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28" w:history="1">
            <w:r w:rsidR="007E72EE" w:rsidRPr="00560123">
              <w:rPr>
                <w:rStyle w:val="Hyperlink"/>
                <w:rFonts w:cs="Arial"/>
                <w:noProof/>
              </w:rPr>
              <w:t>6.13.</w:t>
            </w:r>
            <w:r w:rsidR="007E72EE">
              <w:rPr>
                <w:rFonts w:asciiTheme="minorHAnsi" w:eastAsiaTheme="minorEastAsia" w:hAnsiTheme="minorHAnsi"/>
                <w:noProof/>
                <w:sz w:val="22"/>
                <w:lang w:val="de-DE" w:eastAsia="de-DE"/>
              </w:rPr>
              <w:tab/>
            </w:r>
            <w:r w:rsidR="007E72EE" w:rsidRPr="00560123">
              <w:rPr>
                <w:rStyle w:val="Hyperlink"/>
                <w:rFonts w:cs="Arial"/>
                <w:noProof/>
              </w:rPr>
              <w:t>Methods based on next-generation sequencing</w:t>
            </w:r>
            <w:r w:rsidR="007E72EE">
              <w:rPr>
                <w:noProof/>
                <w:webHidden/>
              </w:rPr>
              <w:tab/>
            </w:r>
            <w:r w:rsidR="007E72EE">
              <w:rPr>
                <w:noProof/>
                <w:webHidden/>
              </w:rPr>
              <w:fldChar w:fldCharType="begin"/>
            </w:r>
            <w:r w:rsidR="007E72EE">
              <w:rPr>
                <w:noProof/>
                <w:webHidden/>
              </w:rPr>
              <w:instrText xml:space="preserve"> PAGEREF _Toc91488928 \h </w:instrText>
            </w:r>
            <w:r w:rsidR="007E72EE">
              <w:rPr>
                <w:noProof/>
                <w:webHidden/>
              </w:rPr>
            </w:r>
            <w:r w:rsidR="007E72EE">
              <w:rPr>
                <w:noProof/>
                <w:webHidden/>
              </w:rPr>
              <w:fldChar w:fldCharType="separate"/>
            </w:r>
            <w:r w:rsidR="002D4AD7">
              <w:rPr>
                <w:noProof/>
                <w:webHidden/>
              </w:rPr>
              <w:t>95</w:t>
            </w:r>
            <w:r w:rsidR="007E72EE">
              <w:rPr>
                <w:noProof/>
                <w:webHidden/>
              </w:rPr>
              <w:fldChar w:fldCharType="end"/>
            </w:r>
          </w:hyperlink>
        </w:p>
        <w:p w14:paraId="751D2A75" w14:textId="5B47DC01"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29" w:history="1">
            <w:r w:rsidR="007E72EE" w:rsidRPr="00560123">
              <w:rPr>
                <w:rStyle w:val="Hyperlink"/>
                <w:rFonts w:cs="Arial"/>
                <w:noProof/>
              </w:rPr>
              <w:t>6.13.1.</w:t>
            </w:r>
            <w:r w:rsidR="007E72EE">
              <w:rPr>
                <w:rFonts w:asciiTheme="minorHAnsi" w:eastAsiaTheme="minorEastAsia" w:hAnsiTheme="minorHAnsi"/>
                <w:noProof/>
                <w:sz w:val="22"/>
                <w:lang w:val="de-DE" w:eastAsia="de-DE"/>
              </w:rPr>
              <w:tab/>
            </w:r>
            <w:r w:rsidR="007E72EE" w:rsidRPr="00560123">
              <w:rPr>
                <w:rStyle w:val="Hyperlink"/>
                <w:rFonts w:cs="Arial"/>
                <w:noProof/>
              </w:rPr>
              <w:t>Whole-exome sequencing analysis</w:t>
            </w:r>
            <w:r w:rsidR="007E72EE">
              <w:rPr>
                <w:noProof/>
                <w:webHidden/>
              </w:rPr>
              <w:tab/>
            </w:r>
            <w:r w:rsidR="007E72EE">
              <w:rPr>
                <w:noProof/>
                <w:webHidden/>
              </w:rPr>
              <w:fldChar w:fldCharType="begin"/>
            </w:r>
            <w:r w:rsidR="007E72EE">
              <w:rPr>
                <w:noProof/>
                <w:webHidden/>
              </w:rPr>
              <w:instrText xml:space="preserve"> PAGEREF _Toc91488929 \h </w:instrText>
            </w:r>
            <w:r w:rsidR="007E72EE">
              <w:rPr>
                <w:noProof/>
                <w:webHidden/>
              </w:rPr>
            </w:r>
            <w:r w:rsidR="007E72EE">
              <w:rPr>
                <w:noProof/>
                <w:webHidden/>
              </w:rPr>
              <w:fldChar w:fldCharType="separate"/>
            </w:r>
            <w:r w:rsidR="002D4AD7">
              <w:rPr>
                <w:noProof/>
                <w:webHidden/>
              </w:rPr>
              <w:t>100</w:t>
            </w:r>
            <w:r w:rsidR="007E72EE">
              <w:rPr>
                <w:noProof/>
                <w:webHidden/>
              </w:rPr>
              <w:fldChar w:fldCharType="end"/>
            </w:r>
          </w:hyperlink>
        </w:p>
        <w:p w14:paraId="7AF2BE91" w14:textId="3A4C1110"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30" w:history="1">
            <w:r w:rsidR="007E72EE" w:rsidRPr="00560123">
              <w:rPr>
                <w:rStyle w:val="Hyperlink"/>
                <w:rFonts w:cs="Arial"/>
                <w:noProof/>
              </w:rPr>
              <w:t>6.13.2.</w:t>
            </w:r>
            <w:r w:rsidR="007E72EE">
              <w:rPr>
                <w:rFonts w:asciiTheme="minorHAnsi" w:eastAsiaTheme="minorEastAsia" w:hAnsiTheme="minorHAnsi"/>
                <w:noProof/>
                <w:sz w:val="22"/>
                <w:lang w:val="de-DE" w:eastAsia="de-DE"/>
              </w:rPr>
              <w:tab/>
            </w:r>
            <w:r w:rsidR="007E72EE" w:rsidRPr="00560123">
              <w:rPr>
                <w:rStyle w:val="Hyperlink"/>
                <w:rFonts w:cs="Arial"/>
                <w:noProof/>
              </w:rPr>
              <w:t xml:space="preserve">Number of variants in </w:t>
            </w:r>
            <w:r w:rsidR="007E72EE" w:rsidRPr="00560123">
              <w:rPr>
                <w:rStyle w:val="Hyperlink"/>
                <w:rFonts w:cs="Arial"/>
                <w:i/>
                <w:noProof/>
              </w:rPr>
              <w:t>MPO</w:t>
            </w:r>
            <w:r w:rsidR="007E72EE" w:rsidRPr="00560123">
              <w:rPr>
                <w:rStyle w:val="Hyperlink"/>
                <w:rFonts w:cs="Arial"/>
                <w:noProof/>
              </w:rPr>
              <w:t xml:space="preserve"> or </w:t>
            </w:r>
            <w:r w:rsidR="007E72EE" w:rsidRPr="00560123">
              <w:rPr>
                <w:rStyle w:val="Hyperlink"/>
                <w:rFonts w:cs="Arial"/>
                <w:i/>
                <w:noProof/>
              </w:rPr>
              <w:t>MPO</w:t>
            </w:r>
            <w:r w:rsidR="007E72EE" w:rsidRPr="00560123">
              <w:rPr>
                <w:rStyle w:val="Hyperlink"/>
                <w:rFonts w:cs="Arial"/>
                <w:noProof/>
              </w:rPr>
              <w:t xml:space="preserve"> and </w:t>
            </w:r>
            <w:r w:rsidR="007E72EE" w:rsidRPr="00560123">
              <w:rPr>
                <w:rStyle w:val="Hyperlink"/>
                <w:rFonts w:cs="Arial"/>
                <w:i/>
                <w:noProof/>
              </w:rPr>
              <w:t>IL36RN</w:t>
            </w:r>
            <w:r w:rsidR="007E72EE" w:rsidRPr="00560123">
              <w:rPr>
                <w:rStyle w:val="Hyperlink"/>
                <w:rFonts w:cs="Arial"/>
                <w:noProof/>
              </w:rPr>
              <w:t xml:space="preserve"> in GPP patients and control individuals</w:t>
            </w:r>
            <w:r w:rsidR="007E72EE">
              <w:rPr>
                <w:noProof/>
                <w:webHidden/>
              </w:rPr>
              <w:tab/>
            </w:r>
            <w:r w:rsidR="007E72EE">
              <w:rPr>
                <w:noProof/>
                <w:webHidden/>
              </w:rPr>
              <w:fldChar w:fldCharType="begin"/>
            </w:r>
            <w:r w:rsidR="007E72EE">
              <w:rPr>
                <w:noProof/>
                <w:webHidden/>
              </w:rPr>
              <w:instrText xml:space="preserve"> PAGEREF _Toc91488930 \h </w:instrText>
            </w:r>
            <w:r w:rsidR="007E72EE">
              <w:rPr>
                <w:noProof/>
                <w:webHidden/>
              </w:rPr>
            </w:r>
            <w:r w:rsidR="007E72EE">
              <w:rPr>
                <w:noProof/>
                <w:webHidden/>
              </w:rPr>
              <w:fldChar w:fldCharType="separate"/>
            </w:r>
            <w:r w:rsidR="002D4AD7">
              <w:rPr>
                <w:noProof/>
                <w:webHidden/>
              </w:rPr>
              <w:t>100</w:t>
            </w:r>
            <w:r w:rsidR="007E72EE">
              <w:rPr>
                <w:noProof/>
                <w:webHidden/>
              </w:rPr>
              <w:fldChar w:fldCharType="end"/>
            </w:r>
          </w:hyperlink>
        </w:p>
        <w:p w14:paraId="4D85A873" w14:textId="4EEBA460"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31" w:history="1">
            <w:r w:rsidR="007E72EE" w:rsidRPr="00560123">
              <w:rPr>
                <w:rStyle w:val="Hyperlink"/>
                <w:rFonts w:cs="Arial"/>
                <w:noProof/>
              </w:rPr>
              <w:t>6.13.3.</w:t>
            </w:r>
            <w:r w:rsidR="007E72EE">
              <w:rPr>
                <w:rFonts w:asciiTheme="minorHAnsi" w:eastAsiaTheme="minorEastAsia" w:hAnsiTheme="minorHAnsi"/>
                <w:noProof/>
                <w:sz w:val="22"/>
                <w:lang w:val="de-DE" w:eastAsia="de-DE"/>
              </w:rPr>
              <w:tab/>
            </w:r>
            <w:r w:rsidR="007E72EE" w:rsidRPr="00560123">
              <w:rPr>
                <w:rStyle w:val="Hyperlink"/>
                <w:rFonts w:cs="Arial"/>
                <w:noProof/>
              </w:rPr>
              <w:t>Single-cell RNA sequencing (scRNAseq) analysis of PBMCs</w:t>
            </w:r>
            <w:r w:rsidR="007E72EE">
              <w:rPr>
                <w:noProof/>
                <w:webHidden/>
              </w:rPr>
              <w:tab/>
            </w:r>
            <w:r w:rsidR="007E72EE">
              <w:rPr>
                <w:noProof/>
                <w:webHidden/>
              </w:rPr>
              <w:fldChar w:fldCharType="begin"/>
            </w:r>
            <w:r w:rsidR="007E72EE">
              <w:rPr>
                <w:noProof/>
                <w:webHidden/>
              </w:rPr>
              <w:instrText xml:space="preserve"> PAGEREF _Toc91488931 \h </w:instrText>
            </w:r>
            <w:r w:rsidR="007E72EE">
              <w:rPr>
                <w:noProof/>
                <w:webHidden/>
              </w:rPr>
            </w:r>
            <w:r w:rsidR="007E72EE">
              <w:rPr>
                <w:noProof/>
                <w:webHidden/>
              </w:rPr>
              <w:fldChar w:fldCharType="separate"/>
            </w:r>
            <w:r w:rsidR="002D4AD7">
              <w:rPr>
                <w:noProof/>
                <w:webHidden/>
              </w:rPr>
              <w:t>100</w:t>
            </w:r>
            <w:r w:rsidR="007E72EE">
              <w:rPr>
                <w:noProof/>
                <w:webHidden/>
              </w:rPr>
              <w:fldChar w:fldCharType="end"/>
            </w:r>
          </w:hyperlink>
        </w:p>
        <w:p w14:paraId="1B9C33A6" w14:textId="4BD2F9B8"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32" w:history="1">
            <w:r w:rsidR="007E72EE" w:rsidRPr="00560123">
              <w:rPr>
                <w:rStyle w:val="Hyperlink"/>
                <w:rFonts w:cs="Arial"/>
                <w:noProof/>
              </w:rPr>
              <w:t>6.13.4.</w:t>
            </w:r>
            <w:r w:rsidR="007E72EE">
              <w:rPr>
                <w:rFonts w:asciiTheme="minorHAnsi" w:eastAsiaTheme="minorEastAsia" w:hAnsiTheme="minorHAnsi"/>
                <w:noProof/>
                <w:sz w:val="22"/>
                <w:lang w:val="de-DE" w:eastAsia="de-DE"/>
              </w:rPr>
              <w:tab/>
            </w:r>
            <w:r w:rsidR="007E72EE" w:rsidRPr="00560123">
              <w:rPr>
                <w:rStyle w:val="Hyperlink"/>
                <w:rFonts w:cs="Arial"/>
                <w:noProof/>
              </w:rPr>
              <w:t>RNA sequencing analysis</w:t>
            </w:r>
            <w:r w:rsidR="007E72EE">
              <w:rPr>
                <w:noProof/>
                <w:webHidden/>
              </w:rPr>
              <w:tab/>
            </w:r>
            <w:r w:rsidR="007E72EE">
              <w:rPr>
                <w:noProof/>
                <w:webHidden/>
              </w:rPr>
              <w:fldChar w:fldCharType="begin"/>
            </w:r>
            <w:r w:rsidR="007E72EE">
              <w:rPr>
                <w:noProof/>
                <w:webHidden/>
              </w:rPr>
              <w:instrText xml:space="preserve"> PAGEREF _Toc91488932 \h </w:instrText>
            </w:r>
            <w:r w:rsidR="007E72EE">
              <w:rPr>
                <w:noProof/>
                <w:webHidden/>
              </w:rPr>
            </w:r>
            <w:r w:rsidR="007E72EE">
              <w:rPr>
                <w:noProof/>
                <w:webHidden/>
              </w:rPr>
              <w:fldChar w:fldCharType="separate"/>
            </w:r>
            <w:r w:rsidR="002D4AD7">
              <w:rPr>
                <w:noProof/>
                <w:webHidden/>
              </w:rPr>
              <w:t>103</w:t>
            </w:r>
            <w:r w:rsidR="007E72EE">
              <w:rPr>
                <w:noProof/>
                <w:webHidden/>
              </w:rPr>
              <w:fldChar w:fldCharType="end"/>
            </w:r>
          </w:hyperlink>
        </w:p>
        <w:p w14:paraId="5276220C" w14:textId="0A6FC737"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33" w:history="1">
            <w:r w:rsidR="007E72EE" w:rsidRPr="00560123">
              <w:rPr>
                <w:rStyle w:val="Hyperlink"/>
                <w:rFonts w:cs="Arial"/>
                <w:noProof/>
              </w:rPr>
              <w:t>6.14.</w:t>
            </w:r>
            <w:r w:rsidR="007E72EE">
              <w:rPr>
                <w:rFonts w:asciiTheme="minorHAnsi" w:eastAsiaTheme="minorEastAsia" w:hAnsiTheme="minorHAnsi"/>
                <w:noProof/>
                <w:sz w:val="22"/>
                <w:lang w:val="de-DE" w:eastAsia="de-DE"/>
              </w:rPr>
              <w:tab/>
            </w:r>
            <w:r w:rsidR="007E72EE" w:rsidRPr="00560123">
              <w:rPr>
                <w:rStyle w:val="Hyperlink"/>
                <w:rFonts w:cs="Arial"/>
                <w:noProof/>
              </w:rPr>
              <w:t xml:space="preserve">Genotyping of </w:t>
            </w:r>
            <w:r w:rsidR="007E72EE" w:rsidRPr="00560123">
              <w:rPr>
                <w:rStyle w:val="Hyperlink"/>
                <w:rFonts w:cs="Arial"/>
                <w:i/>
                <w:noProof/>
              </w:rPr>
              <w:t>MPO</w:t>
            </w:r>
            <w:r w:rsidR="007E72EE" w:rsidRPr="00560123">
              <w:rPr>
                <w:rStyle w:val="Hyperlink"/>
                <w:rFonts w:cs="Arial"/>
                <w:noProof/>
              </w:rPr>
              <w:t xml:space="preserve"> variants</w:t>
            </w:r>
            <w:r w:rsidR="007E72EE">
              <w:rPr>
                <w:noProof/>
                <w:webHidden/>
              </w:rPr>
              <w:tab/>
            </w:r>
            <w:r w:rsidR="007E72EE">
              <w:rPr>
                <w:noProof/>
                <w:webHidden/>
              </w:rPr>
              <w:fldChar w:fldCharType="begin"/>
            </w:r>
            <w:r w:rsidR="007E72EE">
              <w:rPr>
                <w:noProof/>
                <w:webHidden/>
              </w:rPr>
              <w:instrText xml:space="preserve"> PAGEREF _Toc91488933 \h </w:instrText>
            </w:r>
            <w:r w:rsidR="007E72EE">
              <w:rPr>
                <w:noProof/>
                <w:webHidden/>
              </w:rPr>
            </w:r>
            <w:r w:rsidR="007E72EE">
              <w:rPr>
                <w:noProof/>
                <w:webHidden/>
              </w:rPr>
              <w:fldChar w:fldCharType="separate"/>
            </w:r>
            <w:r w:rsidR="002D4AD7">
              <w:rPr>
                <w:noProof/>
                <w:webHidden/>
              </w:rPr>
              <w:t>106</w:t>
            </w:r>
            <w:r w:rsidR="007E72EE">
              <w:rPr>
                <w:noProof/>
                <w:webHidden/>
              </w:rPr>
              <w:fldChar w:fldCharType="end"/>
            </w:r>
          </w:hyperlink>
        </w:p>
        <w:p w14:paraId="19050FC9" w14:textId="3EF19D62"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34" w:history="1">
            <w:r w:rsidR="007E72EE" w:rsidRPr="00560123">
              <w:rPr>
                <w:rStyle w:val="Hyperlink"/>
                <w:rFonts w:cs="Arial"/>
                <w:noProof/>
              </w:rPr>
              <w:t>6.15.</w:t>
            </w:r>
            <w:r w:rsidR="007E72EE">
              <w:rPr>
                <w:rFonts w:asciiTheme="minorHAnsi" w:eastAsiaTheme="minorEastAsia" w:hAnsiTheme="minorHAnsi"/>
                <w:noProof/>
                <w:sz w:val="22"/>
                <w:lang w:val="de-DE" w:eastAsia="de-DE"/>
              </w:rPr>
              <w:tab/>
            </w:r>
            <w:r w:rsidR="007E72EE" w:rsidRPr="00560123">
              <w:rPr>
                <w:rStyle w:val="Hyperlink"/>
                <w:rFonts w:cs="Arial"/>
                <w:noProof/>
              </w:rPr>
              <w:t>Analysis of individuals with two variants for compound heterozygosity</w:t>
            </w:r>
            <w:r w:rsidR="007E72EE">
              <w:rPr>
                <w:noProof/>
                <w:webHidden/>
              </w:rPr>
              <w:tab/>
            </w:r>
            <w:r w:rsidR="007E72EE">
              <w:rPr>
                <w:noProof/>
                <w:webHidden/>
              </w:rPr>
              <w:fldChar w:fldCharType="begin"/>
            </w:r>
            <w:r w:rsidR="007E72EE">
              <w:rPr>
                <w:noProof/>
                <w:webHidden/>
              </w:rPr>
              <w:instrText xml:space="preserve"> PAGEREF _Toc91488934 \h </w:instrText>
            </w:r>
            <w:r w:rsidR="007E72EE">
              <w:rPr>
                <w:noProof/>
                <w:webHidden/>
              </w:rPr>
            </w:r>
            <w:r w:rsidR="007E72EE">
              <w:rPr>
                <w:noProof/>
                <w:webHidden/>
              </w:rPr>
              <w:fldChar w:fldCharType="separate"/>
            </w:r>
            <w:r w:rsidR="002D4AD7">
              <w:rPr>
                <w:noProof/>
                <w:webHidden/>
              </w:rPr>
              <w:t>106</w:t>
            </w:r>
            <w:r w:rsidR="007E72EE">
              <w:rPr>
                <w:noProof/>
                <w:webHidden/>
              </w:rPr>
              <w:fldChar w:fldCharType="end"/>
            </w:r>
          </w:hyperlink>
        </w:p>
        <w:p w14:paraId="723B5B4C" w14:textId="7845DF69"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35" w:history="1">
            <w:r w:rsidR="007E72EE" w:rsidRPr="00560123">
              <w:rPr>
                <w:rStyle w:val="Hyperlink"/>
                <w:rFonts w:cs="Arial"/>
                <w:noProof/>
              </w:rPr>
              <w:t>6.16.</w:t>
            </w:r>
            <w:r w:rsidR="007E72EE">
              <w:rPr>
                <w:rFonts w:asciiTheme="minorHAnsi" w:eastAsiaTheme="minorEastAsia" w:hAnsiTheme="minorHAnsi"/>
                <w:noProof/>
                <w:sz w:val="22"/>
                <w:lang w:val="de-DE" w:eastAsia="de-DE"/>
              </w:rPr>
              <w:tab/>
            </w:r>
            <w:r w:rsidR="007E72EE" w:rsidRPr="00560123">
              <w:rPr>
                <w:rStyle w:val="Hyperlink"/>
                <w:rFonts w:cs="Arial"/>
                <w:noProof/>
              </w:rPr>
              <w:t>Analysis of neutrophil extracellular traps (NETs)</w:t>
            </w:r>
            <w:r w:rsidR="007E72EE">
              <w:rPr>
                <w:noProof/>
                <w:webHidden/>
              </w:rPr>
              <w:tab/>
            </w:r>
            <w:r w:rsidR="007E72EE">
              <w:rPr>
                <w:noProof/>
                <w:webHidden/>
              </w:rPr>
              <w:fldChar w:fldCharType="begin"/>
            </w:r>
            <w:r w:rsidR="007E72EE">
              <w:rPr>
                <w:noProof/>
                <w:webHidden/>
              </w:rPr>
              <w:instrText xml:space="preserve"> PAGEREF _Toc91488935 \h </w:instrText>
            </w:r>
            <w:r w:rsidR="007E72EE">
              <w:rPr>
                <w:noProof/>
                <w:webHidden/>
              </w:rPr>
            </w:r>
            <w:r w:rsidR="007E72EE">
              <w:rPr>
                <w:noProof/>
                <w:webHidden/>
              </w:rPr>
              <w:fldChar w:fldCharType="separate"/>
            </w:r>
            <w:r w:rsidR="002D4AD7">
              <w:rPr>
                <w:noProof/>
                <w:webHidden/>
              </w:rPr>
              <w:t>106</w:t>
            </w:r>
            <w:r w:rsidR="007E72EE">
              <w:rPr>
                <w:noProof/>
                <w:webHidden/>
              </w:rPr>
              <w:fldChar w:fldCharType="end"/>
            </w:r>
          </w:hyperlink>
        </w:p>
        <w:p w14:paraId="6A2A652C" w14:textId="1EF43F71"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36" w:history="1">
            <w:r w:rsidR="007E72EE" w:rsidRPr="00560123">
              <w:rPr>
                <w:rStyle w:val="Hyperlink"/>
                <w:rFonts w:cs="Arial"/>
                <w:noProof/>
              </w:rPr>
              <w:t>6.17.</w:t>
            </w:r>
            <w:r w:rsidR="007E72EE">
              <w:rPr>
                <w:rFonts w:asciiTheme="minorHAnsi" w:eastAsiaTheme="minorEastAsia" w:hAnsiTheme="minorHAnsi"/>
                <w:noProof/>
                <w:sz w:val="22"/>
                <w:lang w:val="de-DE" w:eastAsia="de-DE"/>
              </w:rPr>
              <w:tab/>
            </w:r>
            <w:r w:rsidR="007E72EE" w:rsidRPr="00560123">
              <w:rPr>
                <w:rStyle w:val="Hyperlink"/>
                <w:rFonts w:cs="Arial"/>
                <w:noProof/>
              </w:rPr>
              <w:t>Efferocytosis assay</w:t>
            </w:r>
            <w:r w:rsidR="007E72EE">
              <w:rPr>
                <w:noProof/>
                <w:webHidden/>
              </w:rPr>
              <w:tab/>
            </w:r>
            <w:r w:rsidR="007E72EE">
              <w:rPr>
                <w:noProof/>
                <w:webHidden/>
              </w:rPr>
              <w:fldChar w:fldCharType="begin"/>
            </w:r>
            <w:r w:rsidR="007E72EE">
              <w:rPr>
                <w:noProof/>
                <w:webHidden/>
              </w:rPr>
              <w:instrText xml:space="preserve"> PAGEREF _Toc91488936 \h </w:instrText>
            </w:r>
            <w:r w:rsidR="007E72EE">
              <w:rPr>
                <w:noProof/>
                <w:webHidden/>
              </w:rPr>
            </w:r>
            <w:r w:rsidR="007E72EE">
              <w:rPr>
                <w:noProof/>
                <w:webHidden/>
              </w:rPr>
              <w:fldChar w:fldCharType="separate"/>
            </w:r>
            <w:r w:rsidR="002D4AD7">
              <w:rPr>
                <w:noProof/>
                <w:webHidden/>
              </w:rPr>
              <w:t>106</w:t>
            </w:r>
            <w:r w:rsidR="007E72EE">
              <w:rPr>
                <w:noProof/>
                <w:webHidden/>
              </w:rPr>
              <w:fldChar w:fldCharType="end"/>
            </w:r>
          </w:hyperlink>
        </w:p>
        <w:p w14:paraId="77783ED8" w14:textId="7F1C1C79"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37" w:history="1">
            <w:r w:rsidR="007E72EE" w:rsidRPr="00560123">
              <w:rPr>
                <w:rStyle w:val="Hyperlink"/>
                <w:rFonts w:cs="Arial"/>
                <w:noProof/>
              </w:rPr>
              <w:t>6.18.</w:t>
            </w:r>
            <w:r w:rsidR="007E72EE">
              <w:rPr>
                <w:rFonts w:asciiTheme="minorHAnsi" w:eastAsiaTheme="minorEastAsia" w:hAnsiTheme="minorHAnsi"/>
                <w:noProof/>
                <w:sz w:val="22"/>
                <w:lang w:val="de-DE" w:eastAsia="de-DE"/>
              </w:rPr>
              <w:tab/>
            </w:r>
            <w:r w:rsidR="007E72EE" w:rsidRPr="00560123">
              <w:rPr>
                <w:rStyle w:val="Hyperlink"/>
                <w:rFonts w:cs="Arial"/>
                <w:noProof/>
              </w:rPr>
              <w:t>Flow cytometry analysis</w:t>
            </w:r>
            <w:r w:rsidR="007E72EE">
              <w:rPr>
                <w:noProof/>
                <w:webHidden/>
              </w:rPr>
              <w:tab/>
            </w:r>
            <w:r w:rsidR="007E72EE">
              <w:rPr>
                <w:noProof/>
                <w:webHidden/>
              </w:rPr>
              <w:fldChar w:fldCharType="begin"/>
            </w:r>
            <w:r w:rsidR="007E72EE">
              <w:rPr>
                <w:noProof/>
                <w:webHidden/>
              </w:rPr>
              <w:instrText xml:space="preserve"> PAGEREF _Toc91488937 \h </w:instrText>
            </w:r>
            <w:r w:rsidR="007E72EE">
              <w:rPr>
                <w:noProof/>
                <w:webHidden/>
              </w:rPr>
            </w:r>
            <w:r w:rsidR="007E72EE">
              <w:rPr>
                <w:noProof/>
                <w:webHidden/>
              </w:rPr>
              <w:fldChar w:fldCharType="separate"/>
            </w:r>
            <w:r w:rsidR="002D4AD7">
              <w:rPr>
                <w:noProof/>
                <w:webHidden/>
              </w:rPr>
              <w:t>106</w:t>
            </w:r>
            <w:r w:rsidR="007E72EE">
              <w:rPr>
                <w:noProof/>
                <w:webHidden/>
              </w:rPr>
              <w:fldChar w:fldCharType="end"/>
            </w:r>
          </w:hyperlink>
        </w:p>
        <w:p w14:paraId="5B0FD9F4" w14:textId="085CD380"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38" w:history="1">
            <w:r w:rsidR="007E72EE" w:rsidRPr="00560123">
              <w:rPr>
                <w:rStyle w:val="Hyperlink"/>
                <w:rFonts w:cs="Arial"/>
                <w:noProof/>
              </w:rPr>
              <w:t>6.18.1.</w:t>
            </w:r>
            <w:r w:rsidR="007E72EE">
              <w:rPr>
                <w:rFonts w:asciiTheme="minorHAnsi" w:eastAsiaTheme="minorEastAsia" w:hAnsiTheme="minorHAnsi"/>
                <w:noProof/>
                <w:sz w:val="22"/>
                <w:lang w:val="de-DE" w:eastAsia="de-DE"/>
              </w:rPr>
              <w:tab/>
            </w:r>
            <w:r w:rsidR="007E72EE" w:rsidRPr="00560123">
              <w:rPr>
                <w:rStyle w:val="Hyperlink"/>
                <w:rFonts w:cs="Arial"/>
                <w:noProof/>
              </w:rPr>
              <w:t>CD47 on neutrophils</w:t>
            </w:r>
            <w:r w:rsidR="007E72EE">
              <w:rPr>
                <w:noProof/>
                <w:webHidden/>
              </w:rPr>
              <w:tab/>
            </w:r>
            <w:r w:rsidR="007E72EE">
              <w:rPr>
                <w:noProof/>
                <w:webHidden/>
              </w:rPr>
              <w:fldChar w:fldCharType="begin"/>
            </w:r>
            <w:r w:rsidR="007E72EE">
              <w:rPr>
                <w:noProof/>
                <w:webHidden/>
              </w:rPr>
              <w:instrText xml:space="preserve"> PAGEREF _Toc91488938 \h </w:instrText>
            </w:r>
            <w:r w:rsidR="007E72EE">
              <w:rPr>
                <w:noProof/>
                <w:webHidden/>
              </w:rPr>
            </w:r>
            <w:r w:rsidR="007E72EE">
              <w:rPr>
                <w:noProof/>
                <w:webHidden/>
              </w:rPr>
              <w:fldChar w:fldCharType="separate"/>
            </w:r>
            <w:r w:rsidR="002D4AD7">
              <w:rPr>
                <w:noProof/>
                <w:webHidden/>
              </w:rPr>
              <w:t>106</w:t>
            </w:r>
            <w:r w:rsidR="007E72EE">
              <w:rPr>
                <w:noProof/>
                <w:webHidden/>
              </w:rPr>
              <w:fldChar w:fldCharType="end"/>
            </w:r>
          </w:hyperlink>
        </w:p>
        <w:p w14:paraId="0A295EA7" w14:textId="392B9598"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39" w:history="1">
            <w:r w:rsidR="007E72EE" w:rsidRPr="00560123">
              <w:rPr>
                <w:rStyle w:val="Hyperlink"/>
                <w:rFonts w:cs="Arial"/>
                <w:noProof/>
              </w:rPr>
              <w:t>6.18.2.</w:t>
            </w:r>
            <w:r w:rsidR="007E72EE">
              <w:rPr>
                <w:rFonts w:asciiTheme="minorHAnsi" w:eastAsiaTheme="minorEastAsia" w:hAnsiTheme="minorHAnsi"/>
                <w:noProof/>
                <w:sz w:val="22"/>
                <w:lang w:val="de-DE" w:eastAsia="de-DE"/>
              </w:rPr>
              <w:tab/>
            </w:r>
            <w:r w:rsidR="007E72EE" w:rsidRPr="00560123">
              <w:rPr>
                <w:rStyle w:val="Hyperlink"/>
                <w:rFonts w:cs="Arial"/>
                <w:noProof/>
              </w:rPr>
              <w:t>Immunophenotyping by multicolor ﬂow cytometry</w:t>
            </w:r>
            <w:r w:rsidR="007E72EE">
              <w:rPr>
                <w:noProof/>
                <w:webHidden/>
              </w:rPr>
              <w:tab/>
            </w:r>
            <w:r w:rsidR="007E72EE">
              <w:rPr>
                <w:noProof/>
                <w:webHidden/>
              </w:rPr>
              <w:fldChar w:fldCharType="begin"/>
            </w:r>
            <w:r w:rsidR="007E72EE">
              <w:rPr>
                <w:noProof/>
                <w:webHidden/>
              </w:rPr>
              <w:instrText xml:space="preserve"> PAGEREF _Toc91488939 \h </w:instrText>
            </w:r>
            <w:r w:rsidR="007E72EE">
              <w:rPr>
                <w:noProof/>
                <w:webHidden/>
              </w:rPr>
            </w:r>
            <w:r w:rsidR="007E72EE">
              <w:rPr>
                <w:noProof/>
                <w:webHidden/>
              </w:rPr>
              <w:fldChar w:fldCharType="separate"/>
            </w:r>
            <w:r w:rsidR="002D4AD7">
              <w:rPr>
                <w:noProof/>
                <w:webHidden/>
              </w:rPr>
              <w:t>106</w:t>
            </w:r>
            <w:r w:rsidR="007E72EE">
              <w:rPr>
                <w:noProof/>
                <w:webHidden/>
              </w:rPr>
              <w:fldChar w:fldCharType="end"/>
            </w:r>
          </w:hyperlink>
        </w:p>
        <w:p w14:paraId="7020ED8E" w14:textId="7A1A2266"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40" w:history="1">
            <w:r w:rsidR="007E72EE" w:rsidRPr="00560123">
              <w:rPr>
                <w:rStyle w:val="Hyperlink"/>
                <w:rFonts w:cs="Arial"/>
                <w:noProof/>
              </w:rPr>
              <w:t>6.18.3.</w:t>
            </w:r>
            <w:r w:rsidR="007E72EE">
              <w:rPr>
                <w:rFonts w:asciiTheme="minorHAnsi" w:eastAsiaTheme="minorEastAsia" w:hAnsiTheme="minorHAnsi"/>
                <w:noProof/>
                <w:sz w:val="22"/>
                <w:lang w:val="de-DE" w:eastAsia="de-DE"/>
              </w:rPr>
              <w:tab/>
            </w:r>
            <w:r w:rsidR="007E72EE" w:rsidRPr="00560123">
              <w:rPr>
                <w:rStyle w:val="Hyperlink"/>
                <w:rFonts w:cs="Arial"/>
                <w:noProof/>
              </w:rPr>
              <w:t>Granzyme A, Granzyme K and KSP37</w:t>
            </w:r>
            <w:r w:rsidR="007E72EE">
              <w:rPr>
                <w:noProof/>
                <w:webHidden/>
              </w:rPr>
              <w:tab/>
            </w:r>
            <w:r w:rsidR="007E72EE">
              <w:rPr>
                <w:noProof/>
                <w:webHidden/>
              </w:rPr>
              <w:fldChar w:fldCharType="begin"/>
            </w:r>
            <w:r w:rsidR="007E72EE">
              <w:rPr>
                <w:noProof/>
                <w:webHidden/>
              </w:rPr>
              <w:instrText xml:space="preserve"> PAGEREF _Toc91488940 \h </w:instrText>
            </w:r>
            <w:r w:rsidR="007E72EE">
              <w:rPr>
                <w:noProof/>
                <w:webHidden/>
              </w:rPr>
            </w:r>
            <w:r w:rsidR="007E72EE">
              <w:rPr>
                <w:noProof/>
                <w:webHidden/>
              </w:rPr>
              <w:fldChar w:fldCharType="separate"/>
            </w:r>
            <w:r w:rsidR="002D4AD7">
              <w:rPr>
                <w:noProof/>
                <w:webHidden/>
              </w:rPr>
              <w:t>106</w:t>
            </w:r>
            <w:r w:rsidR="007E72EE">
              <w:rPr>
                <w:noProof/>
                <w:webHidden/>
              </w:rPr>
              <w:fldChar w:fldCharType="end"/>
            </w:r>
          </w:hyperlink>
        </w:p>
        <w:p w14:paraId="3A4645F7" w14:textId="2AEF5979"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41" w:history="1">
            <w:r w:rsidR="007E72EE" w:rsidRPr="00560123">
              <w:rPr>
                <w:rStyle w:val="Hyperlink"/>
                <w:rFonts w:cs="Arial"/>
                <w:noProof/>
              </w:rPr>
              <w:t>6.19.</w:t>
            </w:r>
            <w:r w:rsidR="007E72EE">
              <w:rPr>
                <w:rFonts w:asciiTheme="minorHAnsi" w:eastAsiaTheme="minorEastAsia" w:hAnsiTheme="minorHAnsi"/>
                <w:noProof/>
                <w:sz w:val="22"/>
                <w:lang w:val="de-DE" w:eastAsia="de-DE"/>
              </w:rPr>
              <w:tab/>
            </w:r>
            <w:r w:rsidR="007E72EE" w:rsidRPr="00560123">
              <w:rPr>
                <w:rStyle w:val="Hyperlink"/>
                <w:rFonts w:cs="Arial"/>
                <w:noProof/>
              </w:rPr>
              <w:t>Statistical analysis</w:t>
            </w:r>
            <w:r w:rsidR="007E72EE">
              <w:rPr>
                <w:noProof/>
                <w:webHidden/>
              </w:rPr>
              <w:tab/>
            </w:r>
            <w:r w:rsidR="007E72EE">
              <w:rPr>
                <w:noProof/>
                <w:webHidden/>
              </w:rPr>
              <w:fldChar w:fldCharType="begin"/>
            </w:r>
            <w:r w:rsidR="007E72EE">
              <w:rPr>
                <w:noProof/>
                <w:webHidden/>
              </w:rPr>
              <w:instrText xml:space="preserve"> PAGEREF _Toc91488941 \h </w:instrText>
            </w:r>
            <w:r w:rsidR="007E72EE">
              <w:rPr>
                <w:noProof/>
                <w:webHidden/>
              </w:rPr>
            </w:r>
            <w:r w:rsidR="007E72EE">
              <w:rPr>
                <w:noProof/>
                <w:webHidden/>
              </w:rPr>
              <w:fldChar w:fldCharType="separate"/>
            </w:r>
            <w:r w:rsidR="002D4AD7">
              <w:rPr>
                <w:noProof/>
                <w:webHidden/>
              </w:rPr>
              <w:t>106</w:t>
            </w:r>
            <w:r w:rsidR="007E72EE">
              <w:rPr>
                <w:noProof/>
                <w:webHidden/>
              </w:rPr>
              <w:fldChar w:fldCharType="end"/>
            </w:r>
          </w:hyperlink>
        </w:p>
        <w:p w14:paraId="34F6E56E" w14:textId="5C81FF9F"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43" w:history="1">
            <w:r w:rsidR="007E72EE" w:rsidRPr="00560123">
              <w:rPr>
                <w:rStyle w:val="Hyperlink"/>
                <w:rFonts w:cs="Arial"/>
                <w:noProof/>
              </w:rPr>
              <w:t>6.20.</w:t>
            </w:r>
            <w:r w:rsidR="007E72EE">
              <w:rPr>
                <w:rFonts w:asciiTheme="minorHAnsi" w:eastAsiaTheme="minorEastAsia" w:hAnsiTheme="minorHAnsi"/>
                <w:noProof/>
                <w:sz w:val="22"/>
                <w:lang w:val="de-DE" w:eastAsia="de-DE"/>
              </w:rPr>
              <w:tab/>
            </w:r>
            <w:r w:rsidR="007E72EE" w:rsidRPr="00560123">
              <w:rPr>
                <w:rStyle w:val="Hyperlink"/>
                <w:rFonts w:cs="Arial"/>
                <w:noProof/>
              </w:rPr>
              <w:t>Reagents and materials</w:t>
            </w:r>
            <w:r w:rsidR="007E72EE">
              <w:rPr>
                <w:noProof/>
                <w:webHidden/>
              </w:rPr>
              <w:tab/>
            </w:r>
            <w:r w:rsidR="007E72EE">
              <w:rPr>
                <w:noProof/>
                <w:webHidden/>
              </w:rPr>
              <w:fldChar w:fldCharType="begin"/>
            </w:r>
            <w:r w:rsidR="007E72EE">
              <w:rPr>
                <w:noProof/>
                <w:webHidden/>
              </w:rPr>
              <w:instrText xml:space="preserve"> PAGEREF _Toc91488943 \h </w:instrText>
            </w:r>
            <w:r w:rsidR="007E72EE">
              <w:rPr>
                <w:noProof/>
                <w:webHidden/>
              </w:rPr>
            </w:r>
            <w:r w:rsidR="007E72EE">
              <w:rPr>
                <w:noProof/>
                <w:webHidden/>
              </w:rPr>
              <w:fldChar w:fldCharType="separate"/>
            </w:r>
            <w:r w:rsidR="002D4AD7">
              <w:rPr>
                <w:noProof/>
                <w:webHidden/>
              </w:rPr>
              <w:t>107</w:t>
            </w:r>
            <w:r w:rsidR="007E72EE">
              <w:rPr>
                <w:noProof/>
                <w:webHidden/>
              </w:rPr>
              <w:fldChar w:fldCharType="end"/>
            </w:r>
          </w:hyperlink>
        </w:p>
        <w:p w14:paraId="7ECC787C" w14:textId="47CBFAD9"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44" w:history="1">
            <w:r w:rsidR="007E72EE" w:rsidRPr="00560123">
              <w:rPr>
                <w:rStyle w:val="Hyperlink"/>
                <w:rFonts w:cs="Arial"/>
                <w:noProof/>
              </w:rPr>
              <w:t>6.20.1.</w:t>
            </w:r>
            <w:r w:rsidR="007E72EE">
              <w:rPr>
                <w:rFonts w:asciiTheme="minorHAnsi" w:eastAsiaTheme="minorEastAsia" w:hAnsiTheme="minorHAnsi"/>
                <w:noProof/>
                <w:sz w:val="22"/>
                <w:lang w:val="de-DE" w:eastAsia="de-DE"/>
              </w:rPr>
              <w:tab/>
            </w:r>
            <w:r w:rsidR="007E72EE" w:rsidRPr="00560123">
              <w:rPr>
                <w:rStyle w:val="Hyperlink"/>
                <w:rFonts w:cs="Arial"/>
                <w:noProof/>
              </w:rPr>
              <w:t>Consumable materials</w:t>
            </w:r>
            <w:r w:rsidR="007E72EE">
              <w:rPr>
                <w:noProof/>
                <w:webHidden/>
              </w:rPr>
              <w:tab/>
            </w:r>
            <w:r w:rsidR="007E72EE">
              <w:rPr>
                <w:noProof/>
                <w:webHidden/>
              </w:rPr>
              <w:fldChar w:fldCharType="begin"/>
            </w:r>
            <w:r w:rsidR="007E72EE">
              <w:rPr>
                <w:noProof/>
                <w:webHidden/>
              </w:rPr>
              <w:instrText xml:space="preserve"> PAGEREF _Toc91488944 \h </w:instrText>
            </w:r>
            <w:r w:rsidR="007E72EE">
              <w:rPr>
                <w:noProof/>
                <w:webHidden/>
              </w:rPr>
            </w:r>
            <w:r w:rsidR="007E72EE">
              <w:rPr>
                <w:noProof/>
                <w:webHidden/>
              </w:rPr>
              <w:fldChar w:fldCharType="separate"/>
            </w:r>
            <w:r w:rsidR="002D4AD7">
              <w:rPr>
                <w:noProof/>
                <w:webHidden/>
              </w:rPr>
              <w:t>107</w:t>
            </w:r>
            <w:r w:rsidR="007E72EE">
              <w:rPr>
                <w:noProof/>
                <w:webHidden/>
              </w:rPr>
              <w:fldChar w:fldCharType="end"/>
            </w:r>
          </w:hyperlink>
        </w:p>
        <w:p w14:paraId="053730DA" w14:textId="31E20F96"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45" w:history="1">
            <w:r w:rsidR="007E72EE" w:rsidRPr="00560123">
              <w:rPr>
                <w:rStyle w:val="Hyperlink"/>
                <w:rFonts w:cs="Arial"/>
                <w:noProof/>
              </w:rPr>
              <w:t>6.20.2.</w:t>
            </w:r>
            <w:r w:rsidR="007E72EE">
              <w:rPr>
                <w:rFonts w:asciiTheme="minorHAnsi" w:eastAsiaTheme="minorEastAsia" w:hAnsiTheme="minorHAnsi"/>
                <w:noProof/>
                <w:sz w:val="22"/>
                <w:lang w:val="de-DE" w:eastAsia="de-DE"/>
              </w:rPr>
              <w:tab/>
            </w:r>
            <w:r w:rsidR="007E72EE" w:rsidRPr="00560123">
              <w:rPr>
                <w:rStyle w:val="Hyperlink"/>
                <w:rFonts w:cs="Arial"/>
                <w:noProof/>
              </w:rPr>
              <w:t>Chemicals and enzymes</w:t>
            </w:r>
            <w:r w:rsidR="007E72EE">
              <w:rPr>
                <w:noProof/>
                <w:webHidden/>
              </w:rPr>
              <w:tab/>
            </w:r>
            <w:r w:rsidR="007E72EE">
              <w:rPr>
                <w:noProof/>
                <w:webHidden/>
              </w:rPr>
              <w:fldChar w:fldCharType="begin"/>
            </w:r>
            <w:r w:rsidR="007E72EE">
              <w:rPr>
                <w:noProof/>
                <w:webHidden/>
              </w:rPr>
              <w:instrText xml:space="preserve"> PAGEREF _Toc91488945 \h </w:instrText>
            </w:r>
            <w:r w:rsidR="007E72EE">
              <w:rPr>
                <w:noProof/>
                <w:webHidden/>
              </w:rPr>
            </w:r>
            <w:r w:rsidR="007E72EE">
              <w:rPr>
                <w:noProof/>
                <w:webHidden/>
              </w:rPr>
              <w:fldChar w:fldCharType="separate"/>
            </w:r>
            <w:r w:rsidR="002D4AD7">
              <w:rPr>
                <w:noProof/>
                <w:webHidden/>
              </w:rPr>
              <w:t>108</w:t>
            </w:r>
            <w:r w:rsidR="007E72EE">
              <w:rPr>
                <w:noProof/>
                <w:webHidden/>
              </w:rPr>
              <w:fldChar w:fldCharType="end"/>
            </w:r>
          </w:hyperlink>
        </w:p>
        <w:p w14:paraId="3159BBCA" w14:textId="72828161"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46" w:history="1">
            <w:r w:rsidR="007E72EE" w:rsidRPr="00560123">
              <w:rPr>
                <w:rStyle w:val="Hyperlink"/>
                <w:rFonts w:cs="Arial"/>
                <w:noProof/>
              </w:rPr>
              <w:t>6.20.3.</w:t>
            </w:r>
            <w:r w:rsidR="007E72EE">
              <w:rPr>
                <w:rFonts w:asciiTheme="minorHAnsi" w:eastAsiaTheme="minorEastAsia" w:hAnsiTheme="minorHAnsi"/>
                <w:noProof/>
                <w:sz w:val="22"/>
                <w:lang w:val="de-DE" w:eastAsia="de-DE"/>
              </w:rPr>
              <w:tab/>
            </w:r>
            <w:r w:rsidR="007E72EE" w:rsidRPr="00560123">
              <w:rPr>
                <w:rStyle w:val="Hyperlink"/>
                <w:rFonts w:cs="Arial"/>
                <w:noProof/>
              </w:rPr>
              <w:t>Buffers and solutions</w:t>
            </w:r>
            <w:r w:rsidR="007E72EE">
              <w:rPr>
                <w:noProof/>
                <w:webHidden/>
              </w:rPr>
              <w:tab/>
            </w:r>
            <w:r w:rsidR="007E72EE">
              <w:rPr>
                <w:noProof/>
                <w:webHidden/>
              </w:rPr>
              <w:fldChar w:fldCharType="begin"/>
            </w:r>
            <w:r w:rsidR="007E72EE">
              <w:rPr>
                <w:noProof/>
                <w:webHidden/>
              </w:rPr>
              <w:instrText xml:space="preserve"> PAGEREF _Toc91488946 \h </w:instrText>
            </w:r>
            <w:r w:rsidR="007E72EE">
              <w:rPr>
                <w:noProof/>
                <w:webHidden/>
              </w:rPr>
            </w:r>
            <w:r w:rsidR="007E72EE">
              <w:rPr>
                <w:noProof/>
                <w:webHidden/>
              </w:rPr>
              <w:fldChar w:fldCharType="separate"/>
            </w:r>
            <w:r w:rsidR="002D4AD7">
              <w:rPr>
                <w:noProof/>
                <w:webHidden/>
              </w:rPr>
              <w:t>109</w:t>
            </w:r>
            <w:r w:rsidR="007E72EE">
              <w:rPr>
                <w:noProof/>
                <w:webHidden/>
              </w:rPr>
              <w:fldChar w:fldCharType="end"/>
            </w:r>
          </w:hyperlink>
        </w:p>
        <w:p w14:paraId="5A860EBF" w14:textId="0B9609E3"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47" w:history="1">
            <w:r w:rsidR="007E72EE" w:rsidRPr="00560123">
              <w:rPr>
                <w:rStyle w:val="Hyperlink"/>
                <w:rFonts w:cs="Arial"/>
                <w:noProof/>
              </w:rPr>
              <w:t>6.20.4.</w:t>
            </w:r>
            <w:r w:rsidR="007E72EE">
              <w:rPr>
                <w:rFonts w:asciiTheme="minorHAnsi" w:eastAsiaTheme="minorEastAsia" w:hAnsiTheme="minorHAnsi"/>
                <w:noProof/>
                <w:sz w:val="22"/>
                <w:lang w:val="de-DE" w:eastAsia="de-DE"/>
              </w:rPr>
              <w:tab/>
            </w:r>
            <w:r w:rsidR="007E72EE" w:rsidRPr="00560123">
              <w:rPr>
                <w:rStyle w:val="Hyperlink"/>
                <w:rFonts w:cs="Arial"/>
                <w:noProof/>
              </w:rPr>
              <w:t>Kits</w:t>
            </w:r>
            <w:r w:rsidR="007E72EE">
              <w:rPr>
                <w:noProof/>
                <w:webHidden/>
              </w:rPr>
              <w:tab/>
            </w:r>
            <w:r w:rsidR="007E72EE">
              <w:rPr>
                <w:noProof/>
                <w:webHidden/>
              </w:rPr>
              <w:fldChar w:fldCharType="begin"/>
            </w:r>
            <w:r w:rsidR="007E72EE">
              <w:rPr>
                <w:noProof/>
                <w:webHidden/>
              </w:rPr>
              <w:instrText xml:space="preserve"> PAGEREF _Toc91488947 \h </w:instrText>
            </w:r>
            <w:r w:rsidR="007E72EE">
              <w:rPr>
                <w:noProof/>
                <w:webHidden/>
              </w:rPr>
            </w:r>
            <w:r w:rsidR="007E72EE">
              <w:rPr>
                <w:noProof/>
                <w:webHidden/>
              </w:rPr>
              <w:fldChar w:fldCharType="separate"/>
            </w:r>
            <w:r w:rsidR="002D4AD7">
              <w:rPr>
                <w:noProof/>
                <w:webHidden/>
              </w:rPr>
              <w:t>110</w:t>
            </w:r>
            <w:r w:rsidR="007E72EE">
              <w:rPr>
                <w:noProof/>
                <w:webHidden/>
              </w:rPr>
              <w:fldChar w:fldCharType="end"/>
            </w:r>
          </w:hyperlink>
        </w:p>
        <w:p w14:paraId="63F09179" w14:textId="7F46D566"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48" w:history="1">
            <w:r w:rsidR="007E72EE" w:rsidRPr="00560123">
              <w:rPr>
                <w:rStyle w:val="Hyperlink"/>
                <w:rFonts w:cs="Arial"/>
                <w:noProof/>
              </w:rPr>
              <w:t>6.20.5.</w:t>
            </w:r>
            <w:r w:rsidR="007E72EE">
              <w:rPr>
                <w:rFonts w:asciiTheme="minorHAnsi" w:eastAsiaTheme="minorEastAsia" w:hAnsiTheme="minorHAnsi"/>
                <w:noProof/>
                <w:sz w:val="22"/>
                <w:lang w:val="de-DE" w:eastAsia="de-DE"/>
              </w:rPr>
              <w:tab/>
            </w:r>
            <w:r w:rsidR="007E72EE" w:rsidRPr="00560123">
              <w:rPr>
                <w:rStyle w:val="Hyperlink"/>
                <w:rFonts w:cs="Arial"/>
                <w:noProof/>
              </w:rPr>
              <w:t>Devices</w:t>
            </w:r>
            <w:r w:rsidR="007E72EE">
              <w:rPr>
                <w:noProof/>
                <w:webHidden/>
              </w:rPr>
              <w:tab/>
            </w:r>
            <w:r w:rsidR="007E72EE">
              <w:rPr>
                <w:noProof/>
                <w:webHidden/>
              </w:rPr>
              <w:fldChar w:fldCharType="begin"/>
            </w:r>
            <w:r w:rsidR="007E72EE">
              <w:rPr>
                <w:noProof/>
                <w:webHidden/>
              </w:rPr>
              <w:instrText xml:space="preserve"> PAGEREF _Toc91488948 \h </w:instrText>
            </w:r>
            <w:r w:rsidR="007E72EE">
              <w:rPr>
                <w:noProof/>
                <w:webHidden/>
              </w:rPr>
            </w:r>
            <w:r w:rsidR="007E72EE">
              <w:rPr>
                <w:noProof/>
                <w:webHidden/>
              </w:rPr>
              <w:fldChar w:fldCharType="separate"/>
            </w:r>
            <w:r w:rsidR="002D4AD7">
              <w:rPr>
                <w:noProof/>
                <w:webHidden/>
              </w:rPr>
              <w:t>111</w:t>
            </w:r>
            <w:r w:rsidR="007E72EE">
              <w:rPr>
                <w:noProof/>
                <w:webHidden/>
              </w:rPr>
              <w:fldChar w:fldCharType="end"/>
            </w:r>
          </w:hyperlink>
        </w:p>
        <w:p w14:paraId="1F09B1DD" w14:textId="4CF48D95"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49" w:history="1">
            <w:r w:rsidR="007E72EE" w:rsidRPr="00560123">
              <w:rPr>
                <w:rStyle w:val="Hyperlink"/>
                <w:rFonts w:cs="Arial"/>
                <w:noProof/>
              </w:rPr>
              <w:t>6.20.6.</w:t>
            </w:r>
            <w:r w:rsidR="007E72EE">
              <w:rPr>
                <w:rFonts w:asciiTheme="minorHAnsi" w:eastAsiaTheme="minorEastAsia" w:hAnsiTheme="minorHAnsi"/>
                <w:noProof/>
                <w:sz w:val="22"/>
                <w:lang w:val="de-DE" w:eastAsia="de-DE"/>
              </w:rPr>
              <w:tab/>
            </w:r>
            <w:r w:rsidR="007E72EE" w:rsidRPr="00560123">
              <w:rPr>
                <w:rStyle w:val="Hyperlink"/>
                <w:rFonts w:cs="Arial"/>
                <w:noProof/>
              </w:rPr>
              <w:t>Antibodies</w:t>
            </w:r>
            <w:r w:rsidR="007E72EE">
              <w:rPr>
                <w:noProof/>
                <w:webHidden/>
              </w:rPr>
              <w:tab/>
            </w:r>
            <w:r w:rsidR="007E72EE">
              <w:rPr>
                <w:noProof/>
                <w:webHidden/>
              </w:rPr>
              <w:fldChar w:fldCharType="begin"/>
            </w:r>
            <w:r w:rsidR="007E72EE">
              <w:rPr>
                <w:noProof/>
                <w:webHidden/>
              </w:rPr>
              <w:instrText xml:space="preserve"> PAGEREF _Toc91488949 \h </w:instrText>
            </w:r>
            <w:r w:rsidR="007E72EE">
              <w:rPr>
                <w:noProof/>
                <w:webHidden/>
              </w:rPr>
            </w:r>
            <w:r w:rsidR="007E72EE">
              <w:rPr>
                <w:noProof/>
                <w:webHidden/>
              </w:rPr>
              <w:fldChar w:fldCharType="separate"/>
            </w:r>
            <w:r w:rsidR="002D4AD7">
              <w:rPr>
                <w:noProof/>
                <w:webHidden/>
              </w:rPr>
              <w:t>112</w:t>
            </w:r>
            <w:r w:rsidR="007E72EE">
              <w:rPr>
                <w:noProof/>
                <w:webHidden/>
              </w:rPr>
              <w:fldChar w:fldCharType="end"/>
            </w:r>
          </w:hyperlink>
        </w:p>
        <w:p w14:paraId="51F93C22" w14:textId="59FCB2B0"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50" w:history="1">
            <w:r w:rsidR="007E72EE" w:rsidRPr="00560123">
              <w:rPr>
                <w:rStyle w:val="Hyperlink"/>
                <w:rFonts w:cs="Arial"/>
                <w:noProof/>
              </w:rPr>
              <w:t>6.20.7.</w:t>
            </w:r>
            <w:r w:rsidR="007E72EE">
              <w:rPr>
                <w:rFonts w:asciiTheme="minorHAnsi" w:eastAsiaTheme="minorEastAsia" w:hAnsiTheme="minorHAnsi"/>
                <w:noProof/>
                <w:sz w:val="22"/>
                <w:lang w:val="de-DE" w:eastAsia="de-DE"/>
              </w:rPr>
              <w:tab/>
            </w:r>
            <w:r w:rsidR="007E72EE" w:rsidRPr="00560123">
              <w:rPr>
                <w:rStyle w:val="Hyperlink"/>
                <w:rFonts w:cs="Arial"/>
                <w:noProof/>
              </w:rPr>
              <w:t>Oligonucleotides</w:t>
            </w:r>
            <w:r w:rsidR="007E72EE">
              <w:rPr>
                <w:noProof/>
                <w:webHidden/>
              </w:rPr>
              <w:tab/>
            </w:r>
            <w:r w:rsidR="007E72EE">
              <w:rPr>
                <w:noProof/>
                <w:webHidden/>
              </w:rPr>
              <w:fldChar w:fldCharType="begin"/>
            </w:r>
            <w:r w:rsidR="007E72EE">
              <w:rPr>
                <w:noProof/>
                <w:webHidden/>
              </w:rPr>
              <w:instrText xml:space="preserve"> PAGEREF _Toc91488950 \h </w:instrText>
            </w:r>
            <w:r w:rsidR="007E72EE">
              <w:rPr>
                <w:noProof/>
                <w:webHidden/>
              </w:rPr>
            </w:r>
            <w:r w:rsidR="007E72EE">
              <w:rPr>
                <w:noProof/>
                <w:webHidden/>
              </w:rPr>
              <w:fldChar w:fldCharType="separate"/>
            </w:r>
            <w:r w:rsidR="002D4AD7">
              <w:rPr>
                <w:noProof/>
                <w:webHidden/>
              </w:rPr>
              <w:t>113</w:t>
            </w:r>
            <w:r w:rsidR="007E72EE">
              <w:rPr>
                <w:noProof/>
                <w:webHidden/>
              </w:rPr>
              <w:fldChar w:fldCharType="end"/>
            </w:r>
          </w:hyperlink>
        </w:p>
        <w:p w14:paraId="6184BDD0" w14:textId="51FF6074"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51" w:history="1">
            <w:r w:rsidR="007E72EE" w:rsidRPr="00560123">
              <w:rPr>
                <w:rStyle w:val="Hyperlink"/>
                <w:rFonts w:cs="Arial"/>
                <w:noProof/>
              </w:rPr>
              <w:t>6.20.8.</w:t>
            </w:r>
            <w:r w:rsidR="007E72EE">
              <w:rPr>
                <w:rFonts w:asciiTheme="minorHAnsi" w:eastAsiaTheme="minorEastAsia" w:hAnsiTheme="minorHAnsi"/>
                <w:noProof/>
                <w:sz w:val="22"/>
                <w:lang w:val="de-DE" w:eastAsia="de-DE"/>
              </w:rPr>
              <w:tab/>
            </w:r>
            <w:r w:rsidR="007E72EE" w:rsidRPr="00560123">
              <w:rPr>
                <w:rStyle w:val="Hyperlink"/>
                <w:rFonts w:cs="Arial"/>
                <w:noProof/>
              </w:rPr>
              <w:t>Plasmids</w:t>
            </w:r>
            <w:r w:rsidR="007E72EE">
              <w:rPr>
                <w:noProof/>
                <w:webHidden/>
              </w:rPr>
              <w:tab/>
            </w:r>
            <w:r w:rsidR="007E72EE">
              <w:rPr>
                <w:noProof/>
                <w:webHidden/>
              </w:rPr>
              <w:fldChar w:fldCharType="begin"/>
            </w:r>
            <w:r w:rsidR="007E72EE">
              <w:rPr>
                <w:noProof/>
                <w:webHidden/>
              </w:rPr>
              <w:instrText xml:space="preserve"> PAGEREF _Toc91488951 \h </w:instrText>
            </w:r>
            <w:r w:rsidR="007E72EE">
              <w:rPr>
                <w:noProof/>
                <w:webHidden/>
              </w:rPr>
            </w:r>
            <w:r w:rsidR="007E72EE">
              <w:rPr>
                <w:noProof/>
                <w:webHidden/>
              </w:rPr>
              <w:fldChar w:fldCharType="separate"/>
            </w:r>
            <w:r w:rsidR="002D4AD7">
              <w:rPr>
                <w:noProof/>
                <w:webHidden/>
              </w:rPr>
              <w:t>114</w:t>
            </w:r>
            <w:r w:rsidR="007E72EE">
              <w:rPr>
                <w:noProof/>
                <w:webHidden/>
              </w:rPr>
              <w:fldChar w:fldCharType="end"/>
            </w:r>
          </w:hyperlink>
        </w:p>
        <w:p w14:paraId="3C72D01F" w14:textId="7D21600D" w:rsidR="007E72EE" w:rsidRDefault="00382E14">
          <w:pPr>
            <w:pStyle w:val="Verzeichnis3"/>
            <w:tabs>
              <w:tab w:val="left" w:pos="1540"/>
              <w:tab w:val="right" w:leader="dot" w:pos="9062"/>
            </w:tabs>
            <w:rPr>
              <w:rFonts w:asciiTheme="minorHAnsi" w:eastAsiaTheme="minorEastAsia" w:hAnsiTheme="minorHAnsi"/>
              <w:noProof/>
              <w:sz w:val="22"/>
              <w:lang w:val="de-DE" w:eastAsia="de-DE"/>
            </w:rPr>
          </w:pPr>
          <w:hyperlink w:anchor="_Toc91488952" w:history="1">
            <w:r w:rsidR="007E72EE" w:rsidRPr="00560123">
              <w:rPr>
                <w:rStyle w:val="Hyperlink"/>
                <w:rFonts w:cs="Arial"/>
                <w:noProof/>
              </w:rPr>
              <w:t>6.20.9.</w:t>
            </w:r>
            <w:r w:rsidR="007E72EE">
              <w:rPr>
                <w:rFonts w:asciiTheme="minorHAnsi" w:eastAsiaTheme="minorEastAsia" w:hAnsiTheme="minorHAnsi"/>
                <w:noProof/>
                <w:sz w:val="22"/>
                <w:lang w:val="de-DE" w:eastAsia="de-DE"/>
              </w:rPr>
              <w:tab/>
            </w:r>
            <w:r w:rsidR="007E72EE" w:rsidRPr="00560123">
              <w:rPr>
                <w:rStyle w:val="Hyperlink"/>
                <w:rFonts w:cs="Arial"/>
                <w:noProof/>
              </w:rPr>
              <w:t>Software and databases</w:t>
            </w:r>
            <w:r w:rsidR="007E72EE">
              <w:rPr>
                <w:noProof/>
                <w:webHidden/>
              </w:rPr>
              <w:tab/>
            </w:r>
            <w:r w:rsidR="007E72EE">
              <w:rPr>
                <w:noProof/>
                <w:webHidden/>
              </w:rPr>
              <w:fldChar w:fldCharType="begin"/>
            </w:r>
            <w:r w:rsidR="007E72EE">
              <w:rPr>
                <w:noProof/>
                <w:webHidden/>
              </w:rPr>
              <w:instrText xml:space="preserve"> PAGEREF _Toc91488952 \h </w:instrText>
            </w:r>
            <w:r w:rsidR="007E72EE">
              <w:rPr>
                <w:noProof/>
                <w:webHidden/>
              </w:rPr>
            </w:r>
            <w:r w:rsidR="007E72EE">
              <w:rPr>
                <w:noProof/>
                <w:webHidden/>
              </w:rPr>
              <w:fldChar w:fldCharType="separate"/>
            </w:r>
            <w:r w:rsidR="002D4AD7">
              <w:rPr>
                <w:noProof/>
                <w:webHidden/>
              </w:rPr>
              <w:t>114</w:t>
            </w:r>
            <w:r w:rsidR="007E72EE">
              <w:rPr>
                <w:noProof/>
                <w:webHidden/>
              </w:rPr>
              <w:fldChar w:fldCharType="end"/>
            </w:r>
          </w:hyperlink>
        </w:p>
        <w:p w14:paraId="1BA6FCE5" w14:textId="298D8C0F" w:rsidR="007E72EE" w:rsidRDefault="00382E14">
          <w:pPr>
            <w:pStyle w:val="Verzeichnis3"/>
            <w:tabs>
              <w:tab w:val="left" w:pos="1760"/>
              <w:tab w:val="right" w:leader="dot" w:pos="9062"/>
            </w:tabs>
            <w:rPr>
              <w:rFonts w:asciiTheme="minorHAnsi" w:eastAsiaTheme="minorEastAsia" w:hAnsiTheme="minorHAnsi"/>
              <w:noProof/>
              <w:sz w:val="22"/>
              <w:lang w:val="de-DE" w:eastAsia="de-DE"/>
            </w:rPr>
          </w:pPr>
          <w:hyperlink w:anchor="_Toc91488953" w:history="1">
            <w:r w:rsidR="007E72EE" w:rsidRPr="00560123">
              <w:rPr>
                <w:rStyle w:val="Hyperlink"/>
                <w:rFonts w:cs="Arial"/>
                <w:noProof/>
              </w:rPr>
              <w:t>6.20.10.</w:t>
            </w:r>
            <w:r w:rsidR="007E72EE">
              <w:rPr>
                <w:rFonts w:asciiTheme="minorHAnsi" w:eastAsiaTheme="minorEastAsia" w:hAnsiTheme="minorHAnsi"/>
                <w:noProof/>
                <w:sz w:val="22"/>
                <w:lang w:val="de-DE" w:eastAsia="de-DE"/>
              </w:rPr>
              <w:tab/>
            </w:r>
            <w:r w:rsidR="007E72EE" w:rsidRPr="00560123">
              <w:rPr>
                <w:rStyle w:val="Hyperlink"/>
                <w:rFonts w:cs="Arial"/>
                <w:i/>
                <w:noProof/>
              </w:rPr>
              <w:t>Mpo</w:t>
            </w:r>
            <w:r w:rsidR="007E72EE" w:rsidRPr="00560123">
              <w:rPr>
                <w:rStyle w:val="Hyperlink"/>
                <w:rFonts w:cs="Arial"/>
                <w:i/>
                <w:noProof/>
                <w:vertAlign w:val="superscript"/>
              </w:rPr>
              <w:t>-/-</w:t>
            </w:r>
            <w:r w:rsidR="007E72EE" w:rsidRPr="00560123">
              <w:rPr>
                <w:rStyle w:val="Hyperlink"/>
                <w:rFonts w:cs="Arial"/>
                <w:noProof/>
              </w:rPr>
              <w:t xml:space="preserve"> mice</w:t>
            </w:r>
            <w:r w:rsidR="007E72EE">
              <w:rPr>
                <w:noProof/>
                <w:webHidden/>
              </w:rPr>
              <w:tab/>
            </w:r>
            <w:r w:rsidR="007E72EE">
              <w:rPr>
                <w:noProof/>
                <w:webHidden/>
              </w:rPr>
              <w:fldChar w:fldCharType="begin"/>
            </w:r>
            <w:r w:rsidR="007E72EE">
              <w:rPr>
                <w:noProof/>
                <w:webHidden/>
              </w:rPr>
              <w:instrText xml:space="preserve"> PAGEREF _Toc91488953 \h </w:instrText>
            </w:r>
            <w:r w:rsidR="007E72EE">
              <w:rPr>
                <w:noProof/>
                <w:webHidden/>
              </w:rPr>
            </w:r>
            <w:r w:rsidR="007E72EE">
              <w:rPr>
                <w:noProof/>
                <w:webHidden/>
              </w:rPr>
              <w:fldChar w:fldCharType="separate"/>
            </w:r>
            <w:r w:rsidR="002D4AD7">
              <w:rPr>
                <w:noProof/>
                <w:webHidden/>
              </w:rPr>
              <w:t>115</w:t>
            </w:r>
            <w:r w:rsidR="007E72EE">
              <w:rPr>
                <w:noProof/>
                <w:webHidden/>
              </w:rPr>
              <w:fldChar w:fldCharType="end"/>
            </w:r>
          </w:hyperlink>
        </w:p>
        <w:p w14:paraId="7040A98A" w14:textId="3D25BEF7" w:rsidR="007E72EE" w:rsidRDefault="00382E14">
          <w:pPr>
            <w:pStyle w:val="Verzeichnis1"/>
            <w:tabs>
              <w:tab w:val="left" w:pos="480"/>
              <w:tab w:val="right" w:leader="dot" w:pos="9062"/>
            </w:tabs>
            <w:rPr>
              <w:rFonts w:asciiTheme="minorHAnsi" w:eastAsiaTheme="minorEastAsia" w:hAnsiTheme="minorHAnsi"/>
              <w:noProof/>
              <w:sz w:val="22"/>
              <w:lang w:val="de-DE" w:eastAsia="de-DE"/>
            </w:rPr>
          </w:pPr>
          <w:hyperlink w:anchor="_Toc91488954" w:history="1">
            <w:r w:rsidR="007E72EE" w:rsidRPr="00560123">
              <w:rPr>
                <w:rStyle w:val="Hyperlink"/>
                <w:noProof/>
              </w:rPr>
              <w:t>7.</w:t>
            </w:r>
            <w:r w:rsidR="007E72EE">
              <w:rPr>
                <w:rFonts w:asciiTheme="minorHAnsi" w:eastAsiaTheme="minorEastAsia" w:hAnsiTheme="minorHAnsi"/>
                <w:noProof/>
                <w:sz w:val="22"/>
                <w:lang w:val="de-DE" w:eastAsia="de-DE"/>
              </w:rPr>
              <w:tab/>
            </w:r>
            <w:r w:rsidR="007E72EE" w:rsidRPr="00560123">
              <w:rPr>
                <w:rStyle w:val="Hyperlink"/>
                <w:noProof/>
              </w:rPr>
              <w:t>References</w:t>
            </w:r>
            <w:r w:rsidR="007E72EE">
              <w:rPr>
                <w:noProof/>
                <w:webHidden/>
              </w:rPr>
              <w:tab/>
            </w:r>
            <w:r w:rsidR="007E72EE">
              <w:rPr>
                <w:noProof/>
                <w:webHidden/>
              </w:rPr>
              <w:fldChar w:fldCharType="begin"/>
            </w:r>
            <w:r w:rsidR="007E72EE">
              <w:rPr>
                <w:noProof/>
                <w:webHidden/>
              </w:rPr>
              <w:instrText xml:space="preserve"> PAGEREF _Toc91488954 \h </w:instrText>
            </w:r>
            <w:r w:rsidR="007E72EE">
              <w:rPr>
                <w:noProof/>
                <w:webHidden/>
              </w:rPr>
            </w:r>
            <w:r w:rsidR="007E72EE">
              <w:rPr>
                <w:noProof/>
                <w:webHidden/>
              </w:rPr>
              <w:fldChar w:fldCharType="separate"/>
            </w:r>
            <w:r w:rsidR="002D4AD7">
              <w:rPr>
                <w:noProof/>
                <w:webHidden/>
              </w:rPr>
              <w:t>116</w:t>
            </w:r>
            <w:r w:rsidR="007E72EE">
              <w:rPr>
                <w:noProof/>
                <w:webHidden/>
              </w:rPr>
              <w:fldChar w:fldCharType="end"/>
            </w:r>
          </w:hyperlink>
        </w:p>
        <w:p w14:paraId="7BB516DA" w14:textId="06FE724F" w:rsidR="007E72EE" w:rsidRDefault="00382E14">
          <w:pPr>
            <w:pStyle w:val="Verzeichnis1"/>
            <w:tabs>
              <w:tab w:val="left" w:pos="480"/>
              <w:tab w:val="right" w:leader="dot" w:pos="9062"/>
            </w:tabs>
            <w:rPr>
              <w:rFonts w:asciiTheme="minorHAnsi" w:eastAsiaTheme="minorEastAsia" w:hAnsiTheme="minorHAnsi"/>
              <w:noProof/>
              <w:sz w:val="22"/>
              <w:lang w:val="de-DE" w:eastAsia="de-DE"/>
            </w:rPr>
          </w:pPr>
          <w:hyperlink w:anchor="_Toc91488955" w:history="1">
            <w:r w:rsidR="007E72EE" w:rsidRPr="00560123">
              <w:rPr>
                <w:rStyle w:val="Hyperlink"/>
                <w:noProof/>
              </w:rPr>
              <w:t>8.</w:t>
            </w:r>
            <w:r w:rsidR="007E72EE">
              <w:rPr>
                <w:rFonts w:asciiTheme="minorHAnsi" w:eastAsiaTheme="minorEastAsia" w:hAnsiTheme="minorHAnsi"/>
                <w:noProof/>
                <w:sz w:val="22"/>
                <w:lang w:val="de-DE" w:eastAsia="de-DE"/>
              </w:rPr>
              <w:tab/>
            </w:r>
            <w:r w:rsidR="007E72EE" w:rsidRPr="00560123">
              <w:rPr>
                <w:rStyle w:val="Hyperlink"/>
                <w:noProof/>
              </w:rPr>
              <w:t>Acknowledgements</w:t>
            </w:r>
            <w:r w:rsidR="007E72EE">
              <w:rPr>
                <w:noProof/>
                <w:webHidden/>
              </w:rPr>
              <w:tab/>
            </w:r>
            <w:r w:rsidR="007E72EE">
              <w:rPr>
                <w:noProof/>
                <w:webHidden/>
              </w:rPr>
              <w:fldChar w:fldCharType="begin"/>
            </w:r>
            <w:r w:rsidR="007E72EE">
              <w:rPr>
                <w:noProof/>
                <w:webHidden/>
              </w:rPr>
              <w:instrText xml:space="preserve"> PAGEREF _Toc91488955 \h </w:instrText>
            </w:r>
            <w:r w:rsidR="007E72EE">
              <w:rPr>
                <w:noProof/>
                <w:webHidden/>
              </w:rPr>
            </w:r>
            <w:r w:rsidR="007E72EE">
              <w:rPr>
                <w:noProof/>
                <w:webHidden/>
              </w:rPr>
              <w:fldChar w:fldCharType="separate"/>
            </w:r>
            <w:r w:rsidR="002D4AD7">
              <w:rPr>
                <w:noProof/>
                <w:webHidden/>
              </w:rPr>
              <w:t>117</w:t>
            </w:r>
            <w:r w:rsidR="007E72EE">
              <w:rPr>
                <w:noProof/>
                <w:webHidden/>
              </w:rPr>
              <w:fldChar w:fldCharType="end"/>
            </w:r>
          </w:hyperlink>
        </w:p>
        <w:p w14:paraId="6D3AB5FC" w14:textId="7AD05205" w:rsidR="007E72EE" w:rsidRDefault="00382E14">
          <w:pPr>
            <w:pStyle w:val="Verzeichnis1"/>
            <w:tabs>
              <w:tab w:val="left" w:pos="480"/>
              <w:tab w:val="right" w:leader="dot" w:pos="9062"/>
            </w:tabs>
            <w:rPr>
              <w:rFonts w:asciiTheme="minorHAnsi" w:eastAsiaTheme="minorEastAsia" w:hAnsiTheme="minorHAnsi"/>
              <w:noProof/>
              <w:sz w:val="22"/>
              <w:lang w:val="de-DE" w:eastAsia="de-DE"/>
            </w:rPr>
          </w:pPr>
          <w:hyperlink w:anchor="_Toc91488956" w:history="1">
            <w:r w:rsidR="007E72EE" w:rsidRPr="00560123">
              <w:rPr>
                <w:rStyle w:val="Hyperlink"/>
                <w:noProof/>
              </w:rPr>
              <w:t>9.</w:t>
            </w:r>
            <w:r w:rsidR="007E72EE">
              <w:rPr>
                <w:rFonts w:asciiTheme="minorHAnsi" w:eastAsiaTheme="minorEastAsia" w:hAnsiTheme="minorHAnsi"/>
                <w:noProof/>
                <w:sz w:val="22"/>
                <w:lang w:val="de-DE" w:eastAsia="de-DE"/>
              </w:rPr>
              <w:tab/>
            </w:r>
            <w:r w:rsidR="007E72EE" w:rsidRPr="00560123">
              <w:rPr>
                <w:rStyle w:val="Hyperlink"/>
                <w:noProof/>
              </w:rPr>
              <w:t>Publications</w:t>
            </w:r>
            <w:r w:rsidR="007E72EE">
              <w:rPr>
                <w:noProof/>
                <w:webHidden/>
              </w:rPr>
              <w:tab/>
            </w:r>
            <w:r w:rsidR="007E72EE">
              <w:rPr>
                <w:noProof/>
                <w:webHidden/>
              </w:rPr>
              <w:fldChar w:fldCharType="begin"/>
            </w:r>
            <w:r w:rsidR="007E72EE">
              <w:rPr>
                <w:noProof/>
                <w:webHidden/>
              </w:rPr>
              <w:instrText xml:space="preserve"> PAGEREF _Toc91488956 \h </w:instrText>
            </w:r>
            <w:r w:rsidR="007E72EE">
              <w:rPr>
                <w:noProof/>
                <w:webHidden/>
              </w:rPr>
            </w:r>
            <w:r w:rsidR="007E72EE">
              <w:rPr>
                <w:noProof/>
                <w:webHidden/>
              </w:rPr>
              <w:fldChar w:fldCharType="separate"/>
            </w:r>
            <w:r w:rsidR="002D4AD7">
              <w:rPr>
                <w:noProof/>
                <w:webHidden/>
              </w:rPr>
              <w:t>118</w:t>
            </w:r>
            <w:r w:rsidR="007E72EE">
              <w:rPr>
                <w:noProof/>
                <w:webHidden/>
              </w:rPr>
              <w:fldChar w:fldCharType="end"/>
            </w:r>
          </w:hyperlink>
        </w:p>
        <w:p w14:paraId="00646A14" w14:textId="61227983" w:rsidR="007E72EE" w:rsidRDefault="00382E14">
          <w:pPr>
            <w:pStyle w:val="Verzeichnis1"/>
            <w:tabs>
              <w:tab w:val="left" w:pos="660"/>
              <w:tab w:val="right" w:leader="dot" w:pos="9062"/>
            </w:tabs>
            <w:rPr>
              <w:rFonts w:asciiTheme="minorHAnsi" w:eastAsiaTheme="minorEastAsia" w:hAnsiTheme="minorHAnsi"/>
              <w:noProof/>
              <w:sz w:val="22"/>
              <w:lang w:val="de-DE" w:eastAsia="de-DE"/>
            </w:rPr>
          </w:pPr>
          <w:hyperlink w:anchor="_Toc91488957" w:history="1">
            <w:r w:rsidR="007E72EE" w:rsidRPr="00560123">
              <w:rPr>
                <w:rStyle w:val="Hyperlink"/>
                <w:noProof/>
              </w:rPr>
              <w:t>10.</w:t>
            </w:r>
            <w:r w:rsidR="007E72EE">
              <w:rPr>
                <w:rFonts w:asciiTheme="minorHAnsi" w:eastAsiaTheme="minorEastAsia" w:hAnsiTheme="minorHAnsi"/>
                <w:noProof/>
                <w:sz w:val="22"/>
                <w:lang w:val="de-DE" w:eastAsia="de-DE"/>
              </w:rPr>
              <w:tab/>
            </w:r>
            <w:r w:rsidR="007E72EE" w:rsidRPr="00560123">
              <w:rPr>
                <w:rStyle w:val="Hyperlink"/>
                <w:noProof/>
              </w:rPr>
              <w:t>Supplements</w:t>
            </w:r>
            <w:r w:rsidR="007E72EE">
              <w:rPr>
                <w:noProof/>
                <w:webHidden/>
              </w:rPr>
              <w:tab/>
            </w:r>
            <w:r w:rsidR="007E72EE">
              <w:rPr>
                <w:noProof/>
                <w:webHidden/>
              </w:rPr>
              <w:fldChar w:fldCharType="begin"/>
            </w:r>
            <w:r w:rsidR="007E72EE">
              <w:rPr>
                <w:noProof/>
                <w:webHidden/>
              </w:rPr>
              <w:instrText xml:space="preserve"> PAGEREF _Toc91488957 \h </w:instrText>
            </w:r>
            <w:r w:rsidR="007E72EE">
              <w:rPr>
                <w:noProof/>
                <w:webHidden/>
              </w:rPr>
            </w:r>
            <w:r w:rsidR="007E72EE">
              <w:rPr>
                <w:noProof/>
                <w:webHidden/>
              </w:rPr>
              <w:fldChar w:fldCharType="separate"/>
            </w:r>
            <w:r w:rsidR="002D4AD7">
              <w:rPr>
                <w:noProof/>
                <w:webHidden/>
              </w:rPr>
              <w:t>119</w:t>
            </w:r>
            <w:r w:rsidR="007E72EE">
              <w:rPr>
                <w:noProof/>
                <w:webHidden/>
              </w:rPr>
              <w:fldChar w:fldCharType="end"/>
            </w:r>
          </w:hyperlink>
        </w:p>
        <w:p w14:paraId="2746398A" w14:textId="4735D643"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58" w:history="1">
            <w:r w:rsidR="007E72EE" w:rsidRPr="00560123">
              <w:rPr>
                <w:rStyle w:val="Hyperlink"/>
                <w:noProof/>
              </w:rPr>
              <w:t>10.1.</w:t>
            </w:r>
            <w:r w:rsidR="007E72EE">
              <w:rPr>
                <w:rFonts w:asciiTheme="minorHAnsi" w:eastAsiaTheme="minorEastAsia" w:hAnsiTheme="minorHAnsi"/>
                <w:noProof/>
                <w:sz w:val="22"/>
                <w:lang w:val="de-DE" w:eastAsia="de-DE"/>
              </w:rPr>
              <w:tab/>
            </w:r>
            <w:r w:rsidR="007E72EE" w:rsidRPr="00560123">
              <w:rPr>
                <w:rStyle w:val="Hyperlink"/>
                <w:noProof/>
              </w:rPr>
              <w:t>List of abbreviations</w:t>
            </w:r>
            <w:r w:rsidR="007E72EE">
              <w:rPr>
                <w:noProof/>
                <w:webHidden/>
              </w:rPr>
              <w:tab/>
            </w:r>
            <w:r w:rsidR="007E72EE">
              <w:rPr>
                <w:noProof/>
                <w:webHidden/>
              </w:rPr>
              <w:fldChar w:fldCharType="begin"/>
            </w:r>
            <w:r w:rsidR="007E72EE">
              <w:rPr>
                <w:noProof/>
                <w:webHidden/>
              </w:rPr>
              <w:instrText xml:space="preserve"> PAGEREF _Toc91488958 \h </w:instrText>
            </w:r>
            <w:r w:rsidR="007E72EE">
              <w:rPr>
                <w:noProof/>
                <w:webHidden/>
              </w:rPr>
            </w:r>
            <w:r w:rsidR="007E72EE">
              <w:rPr>
                <w:noProof/>
                <w:webHidden/>
              </w:rPr>
              <w:fldChar w:fldCharType="separate"/>
            </w:r>
            <w:r w:rsidR="002D4AD7">
              <w:rPr>
                <w:noProof/>
                <w:webHidden/>
              </w:rPr>
              <w:t>119</w:t>
            </w:r>
            <w:r w:rsidR="007E72EE">
              <w:rPr>
                <w:noProof/>
                <w:webHidden/>
              </w:rPr>
              <w:fldChar w:fldCharType="end"/>
            </w:r>
          </w:hyperlink>
        </w:p>
        <w:p w14:paraId="4C1A266B" w14:textId="29B95050"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59" w:history="1">
            <w:r w:rsidR="007E72EE" w:rsidRPr="00560123">
              <w:rPr>
                <w:rStyle w:val="Hyperlink"/>
                <w:noProof/>
              </w:rPr>
              <w:t>10.2.</w:t>
            </w:r>
            <w:r w:rsidR="007E72EE">
              <w:rPr>
                <w:rFonts w:asciiTheme="minorHAnsi" w:eastAsiaTheme="minorEastAsia" w:hAnsiTheme="minorHAnsi"/>
                <w:noProof/>
                <w:sz w:val="22"/>
                <w:lang w:val="de-DE" w:eastAsia="de-DE"/>
              </w:rPr>
              <w:tab/>
            </w:r>
            <w:r w:rsidR="007E72EE" w:rsidRPr="00560123">
              <w:rPr>
                <w:rStyle w:val="Hyperlink"/>
                <w:noProof/>
              </w:rPr>
              <w:t>List of figures</w:t>
            </w:r>
            <w:r w:rsidR="007E72EE">
              <w:rPr>
                <w:noProof/>
                <w:webHidden/>
              </w:rPr>
              <w:tab/>
            </w:r>
            <w:r w:rsidR="007E72EE">
              <w:rPr>
                <w:noProof/>
                <w:webHidden/>
              </w:rPr>
              <w:fldChar w:fldCharType="begin"/>
            </w:r>
            <w:r w:rsidR="007E72EE">
              <w:rPr>
                <w:noProof/>
                <w:webHidden/>
              </w:rPr>
              <w:instrText xml:space="preserve"> PAGEREF _Toc91488959 \h </w:instrText>
            </w:r>
            <w:r w:rsidR="007E72EE">
              <w:rPr>
                <w:noProof/>
                <w:webHidden/>
              </w:rPr>
            </w:r>
            <w:r w:rsidR="007E72EE">
              <w:rPr>
                <w:noProof/>
                <w:webHidden/>
              </w:rPr>
              <w:fldChar w:fldCharType="separate"/>
            </w:r>
            <w:r w:rsidR="002D4AD7">
              <w:rPr>
                <w:noProof/>
                <w:webHidden/>
              </w:rPr>
              <w:t>121</w:t>
            </w:r>
            <w:r w:rsidR="007E72EE">
              <w:rPr>
                <w:noProof/>
                <w:webHidden/>
              </w:rPr>
              <w:fldChar w:fldCharType="end"/>
            </w:r>
          </w:hyperlink>
        </w:p>
        <w:p w14:paraId="2240C372" w14:textId="60BAB4F1"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60" w:history="1">
            <w:r w:rsidR="007E72EE" w:rsidRPr="00560123">
              <w:rPr>
                <w:rStyle w:val="Hyperlink"/>
                <w:noProof/>
              </w:rPr>
              <w:t>10.3.</w:t>
            </w:r>
            <w:r w:rsidR="007E72EE">
              <w:rPr>
                <w:rFonts w:asciiTheme="minorHAnsi" w:eastAsiaTheme="minorEastAsia" w:hAnsiTheme="minorHAnsi"/>
                <w:noProof/>
                <w:sz w:val="22"/>
                <w:lang w:val="de-DE" w:eastAsia="de-DE"/>
              </w:rPr>
              <w:tab/>
            </w:r>
            <w:r w:rsidR="007E72EE" w:rsidRPr="00560123">
              <w:rPr>
                <w:rStyle w:val="Hyperlink"/>
                <w:noProof/>
              </w:rPr>
              <w:t>List of tables</w:t>
            </w:r>
            <w:r w:rsidR="007E72EE">
              <w:rPr>
                <w:noProof/>
                <w:webHidden/>
              </w:rPr>
              <w:tab/>
            </w:r>
            <w:r w:rsidR="007E72EE">
              <w:rPr>
                <w:noProof/>
                <w:webHidden/>
              </w:rPr>
              <w:fldChar w:fldCharType="begin"/>
            </w:r>
            <w:r w:rsidR="007E72EE">
              <w:rPr>
                <w:noProof/>
                <w:webHidden/>
              </w:rPr>
              <w:instrText xml:space="preserve"> PAGEREF _Toc91488960 \h </w:instrText>
            </w:r>
            <w:r w:rsidR="007E72EE">
              <w:rPr>
                <w:noProof/>
                <w:webHidden/>
              </w:rPr>
            </w:r>
            <w:r w:rsidR="007E72EE">
              <w:rPr>
                <w:noProof/>
                <w:webHidden/>
              </w:rPr>
              <w:fldChar w:fldCharType="separate"/>
            </w:r>
            <w:r w:rsidR="002D4AD7">
              <w:rPr>
                <w:noProof/>
                <w:webHidden/>
              </w:rPr>
              <w:t>122</w:t>
            </w:r>
            <w:r w:rsidR="007E72EE">
              <w:rPr>
                <w:noProof/>
                <w:webHidden/>
              </w:rPr>
              <w:fldChar w:fldCharType="end"/>
            </w:r>
          </w:hyperlink>
        </w:p>
        <w:p w14:paraId="2996A776" w14:textId="55D71F54" w:rsidR="007E72EE" w:rsidRDefault="00382E14">
          <w:pPr>
            <w:pStyle w:val="Verzeichnis2"/>
            <w:tabs>
              <w:tab w:val="left" w:pos="1100"/>
              <w:tab w:val="right" w:leader="dot" w:pos="9062"/>
            </w:tabs>
            <w:rPr>
              <w:rFonts w:asciiTheme="minorHAnsi" w:eastAsiaTheme="minorEastAsia" w:hAnsiTheme="minorHAnsi"/>
              <w:noProof/>
              <w:sz w:val="22"/>
              <w:lang w:val="de-DE" w:eastAsia="de-DE"/>
            </w:rPr>
          </w:pPr>
          <w:hyperlink w:anchor="_Toc91488961" w:history="1">
            <w:r w:rsidR="007E72EE" w:rsidRPr="00560123">
              <w:rPr>
                <w:rStyle w:val="Hyperlink"/>
                <w:noProof/>
              </w:rPr>
              <w:t>10.4.</w:t>
            </w:r>
            <w:r w:rsidR="007E72EE">
              <w:rPr>
                <w:rFonts w:asciiTheme="minorHAnsi" w:eastAsiaTheme="minorEastAsia" w:hAnsiTheme="minorHAnsi"/>
                <w:noProof/>
                <w:sz w:val="22"/>
                <w:lang w:val="de-DE" w:eastAsia="de-DE"/>
              </w:rPr>
              <w:tab/>
            </w:r>
            <w:r w:rsidR="007E72EE" w:rsidRPr="00560123">
              <w:rPr>
                <w:rStyle w:val="Hyperlink"/>
                <w:noProof/>
              </w:rPr>
              <w:t>Supplemental data</w:t>
            </w:r>
            <w:r w:rsidR="007E72EE">
              <w:rPr>
                <w:noProof/>
                <w:webHidden/>
              </w:rPr>
              <w:tab/>
            </w:r>
            <w:r w:rsidR="007E72EE">
              <w:rPr>
                <w:noProof/>
                <w:webHidden/>
              </w:rPr>
              <w:fldChar w:fldCharType="begin"/>
            </w:r>
            <w:r w:rsidR="007E72EE">
              <w:rPr>
                <w:noProof/>
                <w:webHidden/>
              </w:rPr>
              <w:instrText xml:space="preserve"> PAGEREF _Toc91488961 \h </w:instrText>
            </w:r>
            <w:r w:rsidR="007E72EE">
              <w:rPr>
                <w:noProof/>
                <w:webHidden/>
              </w:rPr>
            </w:r>
            <w:r w:rsidR="007E72EE">
              <w:rPr>
                <w:noProof/>
                <w:webHidden/>
              </w:rPr>
              <w:fldChar w:fldCharType="separate"/>
            </w:r>
            <w:r w:rsidR="002D4AD7">
              <w:rPr>
                <w:noProof/>
                <w:webHidden/>
              </w:rPr>
              <w:t>125</w:t>
            </w:r>
            <w:r w:rsidR="007E72EE">
              <w:rPr>
                <w:noProof/>
                <w:webHidden/>
              </w:rPr>
              <w:fldChar w:fldCharType="end"/>
            </w:r>
          </w:hyperlink>
        </w:p>
        <w:p w14:paraId="5E42450A" w14:textId="13A31271" w:rsidR="00622A7F" w:rsidRPr="00622A7F" w:rsidRDefault="00622A7F">
          <w:pPr>
            <w:rPr>
              <w:rFonts w:cs="Arial"/>
            </w:rPr>
          </w:pPr>
          <w:r w:rsidRPr="00622A7F">
            <w:rPr>
              <w:rFonts w:cs="Arial"/>
              <w:b/>
              <w:bCs/>
              <w:lang w:val="de-DE"/>
            </w:rPr>
            <w:fldChar w:fldCharType="end"/>
          </w:r>
          <w:commentRangeEnd w:id="11"/>
          <w:r w:rsidR="0001172A">
            <w:rPr>
              <w:rStyle w:val="Kommentarzeichen"/>
            </w:rPr>
            <w:commentReference w:id="11"/>
          </w:r>
        </w:p>
      </w:sdtContent>
    </w:sdt>
    <w:p w14:paraId="1CFC0920" w14:textId="77777777" w:rsidR="00972C49" w:rsidRDefault="00972C49">
      <w:pPr>
        <w:spacing w:line="259" w:lineRule="auto"/>
        <w:jc w:val="left"/>
        <w:rPr>
          <w:rFonts w:cs="Arial"/>
          <w:sz w:val="36"/>
        </w:rPr>
        <w:sectPr w:rsidR="00972C49" w:rsidSect="00622A7F">
          <w:headerReference w:type="default" r:id="rId13"/>
          <w:footerReference w:type="default" r:id="rId14"/>
          <w:pgSz w:w="11906" w:h="16838"/>
          <w:pgMar w:top="1417" w:right="1417" w:bottom="1134" w:left="1417" w:header="708" w:footer="708" w:gutter="0"/>
          <w:cols w:space="708"/>
          <w:docGrid w:linePitch="360"/>
        </w:sectPr>
      </w:pPr>
    </w:p>
    <w:p w14:paraId="1FA92B2A" w14:textId="114F89DE" w:rsidR="00C27A0F" w:rsidRPr="00C27A0F" w:rsidRDefault="00D555C3" w:rsidP="00C27A0F">
      <w:pPr>
        <w:pStyle w:val="berschrift1"/>
        <w:rPr>
          <w:rFonts w:cs="Arial"/>
        </w:rPr>
      </w:pPr>
      <w:bookmarkStart w:id="12" w:name="_Toc91488870"/>
      <w:r w:rsidRPr="00622A7F">
        <w:rPr>
          <w:rFonts w:cs="Arial"/>
        </w:rPr>
        <w:lastRenderedPageBreak/>
        <w:t>Zusammenfassung</w:t>
      </w:r>
      <w:bookmarkEnd w:id="0"/>
      <w:bookmarkEnd w:id="12"/>
    </w:p>
    <w:p w14:paraId="18541F75" w14:textId="30D9B3E7" w:rsidR="00D555C3" w:rsidRPr="00622A7F" w:rsidRDefault="00D555C3" w:rsidP="00622A7F">
      <w:pPr>
        <w:rPr>
          <w:rFonts w:cs="Arial"/>
          <w:lang w:val="de-DE"/>
        </w:rPr>
      </w:pPr>
      <w:bookmarkStart w:id="13" w:name="_Hlk91514954"/>
      <w:r w:rsidRPr="00622A7F">
        <w:rPr>
          <w:rFonts w:cs="Arial"/>
          <w:lang w:val="de-DE"/>
        </w:rPr>
        <w:t xml:space="preserve">Psoriasis ist eine Erkrankung der Haut, die in der westlichen Welt mehr als 150 Millionen Menschen betrifft. </w:t>
      </w:r>
      <w:commentRangeStart w:id="14"/>
      <w:r w:rsidRPr="00622A7F">
        <w:rPr>
          <w:rFonts w:cs="Arial"/>
          <w:lang w:val="de-DE"/>
        </w:rPr>
        <w:t>Die genetische Ursache</w:t>
      </w:r>
      <w:ins w:id="15" w:author="Haskamp, Stefan" w:date="2021-12-27T09:47:00Z">
        <w:r w:rsidR="004E14A1">
          <w:rPr>
            <w:rFonts w:cs="Arial"/>
            <w:lang w:val="de-DE"/>
          </w:rPr>
          <w:t>n</w:t>
        </w:r>
      </w:ins>
      <w:r w:rsidRPr="00622A7F">
        <w:rPr>
          <w:rFonts w:cs="Arial"/>
          <w:lang w:val="de-DE"/>
        </w:rPr>
        <w:t xml:space="preserve"> von den häufigen Formen Psoriasis vulgaris und </w:t>
      </w:r>
      <w:commentRangeStart w:id="16"/>
      <w:del w:id="17" w:author="Haskamp, Stefan" w:date="2021-12-27T09:22:00Z">
        <w:r w:rsidRPr="00622A7F" w:rsidDel="007E72EE">
          <w:rPr>
            <w:rFonts w:cs="Arial"/>
            <w:lang w:val="de-DE"/>
          </w:rPr>
          <w:delText>Psoriasis Arthritis</w:delText>
        </w:r>
      </w:del>
      <w:ins w:id="18" w:author="Haskamp, Stefan" w:date="2021-12-27T09:22:00Z">
        <w:r w:rsidR="007E72EE">
          <w:rPr>
            <w:rFonts w:cs="Arial"/>
            <w:lang w:val="de-DE"/>
          </w:rPr>
          <w:t>Psoriasisarthritis</w:t>
        </w:r>
      </w:ins>
      <w:r w:rsidRPr="00622A7F">
        <w:rPr>
          <w:rFonts w:cs="Arial"/>
          <w:lang w:val="de-DE"/>
        </w:rPr>
        <w:t xml:space="preserve"> </w:t>
      </w:r>
      <w:commentRangeEnd w:id="16"/>
      <w:r w:rsidR="005528C8">
        <w:rPr>
          <w:rStyle w:val="Kommentarzeichen"/>
        </w:rPr>
        <w:commentReference w:id="16"/>
      </w:r>
      <w:ins w:id="19" w:author="Haskamp, Stefan" w:date="2021-12-27T09:47:00Z">
        <w:r w:rsidR="004E14A1">
          <w:rPr>
            <w:rFonts w:cs="Arial"/>
            <w:lang w:val="de-DE"/>
          </w:rPr>
          <w:t>sind komplex</w:t>
        </w:r>
      </w:ins>
      <w:ins w:id="20" w:author="Haskamp, Stefan" w:date="2021-12-27T09:48:00Z">
        <w:r w:rsidR="004E14A1">
          <w:rPr>
            <w:rFonts w:cs="Arial"/>
            <w:lang w:val="de-DE"/>
          </w:rPr>
          <w:t xml:space="preserve"> und teilweise </w:t>
        </w:r>
      </w:ins>
      <w:ins w:id="21" w:author="Haskamp, Stefan" w:date="2021-12-27T09:50:00Z">
        <w:r w:rsidR="004E14A1">
          <w:rPr>
            <w:rFonts w:cs="Arial"/>
            <w:lang w:val="de-DE"/>
          </w:rPr>
          <w:t>unbekannt</w:t>
        </w:r>
      </w:ins>
      <w:del w:id="22" w:author="Haskamp, Stefan" w:date="2021-12-27T09:48:00Z">
        <w:r w:rsidRPr="00622A7F" w:rsidDel="004E14A1">
          <w:rPr>
            <w:rFonts w:cs="Arial"/>
            <w:lang w:val="de-DE"/>
          </w:rPr>
          <w:delText>ist multifaktoriell</w:delText>
        </w:r>
      </w:del>
      <w:r w:rsidRPr="00622A7F">
        <w:rPr>
          <w:rFonts w:cs="Arial"/>
          <w:lang w:val="de-DE"/>
        </w:rPr>
        <w:t xml:space="preserve">, während die von dem seltenerem </w:t>
      </w:r>
      <w:del w:id="23" w:author="Hüffmeier, Ulrike" w:date="2021-11-19T11:28:00Z">
        <w:r w:rsidRPr="00622A7F" w:rsidDel="005528C8">
          <w:rPr>
            <w:rFonts w:cs="Arial"/>
            <w:lang w:val="de-DE"/>
          </w:rPr>
          <w:delText xml:space="preserve">SAPHO </w:delText>
        </w:r>
      </w:del>
      <w:ins w:id="24" w:author="Hüffmeier, Ulrike" w:date="2021-11-19T11:28:00Z">
        <w:r w:rsidR="005528C8" w:rsidRPr="00622A7F">
          <w:rPr>
            <w:rFonts w:cs="Arial"/>
            <w:lang w:val="de-DE"/>
          </w:rPr>
          <w:t>SAPHO</w:t>
        </w:r>
        <w:r w:rsidR="005528C8">
          <w:rPr>
            <w:rFonts w:cs="Arial"/>
            <w:lang w:val="de-DE"/>
          </w:rPr>
          <w:t>-</w:t>
        </w:r>
      </w:ins>
      <w:r w:rsidRPr="00622A7F">
        <w:rPr>
          <w:rFonts w:cs="Arial"/>
          <w:lang w:val="de-DE"/>
        </w:rPr>
        <w:t xml:space="preserve">Syndrom (Akronym für synovitis-acne-pustulosis-hyperostosis-osteitis) und der palmoplantare pustulöse Psoriasis (PPP) ungeklärt sind. </w:t>
      </w:r>
      <w:commentRangeEnd w:id="14"/>
      <w:r w:rsidR="005528C8">
        <w:rPr>
          <w:rStyle w:val="Kommentarzeichen"/>
        </w:rPr>
        <w:commentReference w:id="14"/>
      </w:r>
      <w:commentRangeStart w:id="25"/>
      <w:r w:rsidRPr="00622A7F">
        <w:rPr>
          <w:rFonts w:cs="Arial"/>
          <w:lang w:val="de-DE"/>
        </w:rPr>
        <w:t>Die generalisierte pustulöse Psoriasis (GPP) ist potenziell lebensbedrohlich und</w:t>
      </w:r>
      <w:ins w:id="26" w:author="Haskamp, Stefan" w:date="2021-12-27T10:02:00Z">
        <w:r w:rsidR="003B1106">
          <w:rPr>
            <w:rFonts w:cs="Arial"/>
            <w:lang w:val="de-DE"/>
          </w:rPr>
          <w:t xml:space="preserve"> die Prävalenz wird </w:t>
        </w:r>
      </w:ins>
      <w:ins w:id="27" w:author="Haskamp, Stefan" w:date="2021-12-27T10:03:00Z">
        <w:r w:rsidR="003B1106">
          <w:rPr>
            <w:rFonts w:cs="Arial"/>
            <w:lang w:val="de-DE"/>
          </w:rPr>
          <w:t xml:space="preserve">auf 1-9 </w:t>
        </w:r>
      </w:ins>
      <w:ins w:id="28" w:author="Haskamp, Stefan" w:date="2021-12-27T11:35:00Z">
        <w:r w:rsidR="00B42B37">
          <w:rPr>
            <w:rFonts w:cs="Arial"/>
            <w:lang w:val="de-DE"/>
          </w:rPr>
          <w:t xml:space="preserve">Betroffene </w:t>
        </w:r>
      </w:ins>
      <w:ins w:id="29" w:author="Haskamp, Stefan" w:date="2021-12-27T10:04:00Z">
        <w:r w:rsidR="003B1106">
          <w:rPr>
            <w:rFonts w:cs="Arial"/>
            <w:lang w:val="de-DE"/>
          </w:rPr>
          <w:t>pro</w:t>
        </w:r>
      </w:ins>
      <w:ins w:id="30" w:author="Haskamp, Stefan" w:date="2021-12-27T10:03:00Z">
        <w:r w:rsidR="003B1106">
          <w:rPr>
            <w:rFonts w:cs="Arial"/>
            <w:lang w:val="de-DE"/>
          </w:rPr>
          <w:t xml:space="preserve"> eine Million ge</w:t>
        </w:r>
      </w:ins>
      <w:ins w:id="31" w:author="Haskamp, Stefan" w:date="2021-12-27T10:04:00Z">
        <w:r w:rsidR="003B1106">
          <w:rPr>
            <w:rFonts w:cs="Arial"/>
            <w:lang w:val="de-DE"/>
          </w:rPr>
          <w:t>s</w:t>
        </w:r>
      </w:ins>
      <w:ins w:id="32" w:author="Haskamp, Stefan" w:date="2021-12-27T10:03:00Z">
        <w:r w:rsidR="003B1106">
          <w:rPr>
            <w:rFonts w:cs="Arial"/>
            <w:lang w:val="de-DE"/>
          </w:rPr>
          <w:t>chätzt (Japan</w:t>
        </w:r>
      </w:ins>
      <w:r w:rsidRPr="00622A7F">
        <w:rPr>
          <w:rFonts w:cs="Arial"/>
          <w:lang w:val="de-DE"/>
        </w:rPr>
        <w:t xml:space="preserve"> </w:t>
      </w:r>
      <w:ins w:id="33" w:author="Haskamp, Stefan" w:date="2021-12-27T10:01:00Z">
        <w:r w:rsidR="003B1106" w:rsidRPr="003B1106">
          <w:rPr>
            <w:rFonts w:cs="Arial"/>
            <w:lang w:val="de-DE"/>
          </w:rPr>
          <w:t>7</w:t>
        </w:r>
      </w:ins>
      <w:ins w:id="34" w:author="Haskamp, Stefan" w:date="2021-12-27T10:05:00Z">
        <w:r w:rsidR="003B1106">
          <w:rPr>
            <w:rFonts w:cs="Arial"/>
            <w:lang w:val="de-DE"/>
          </w:rPr>
          <w:t>,</w:t>
        </w:r>
      </w:ins>
      <w:ins w:id="35" w:author="Haskamp, Stefan" w:date="2021-12-27T10:01:00Z">
        <w:r w:rsidR="003B1106" w:rsidRPr="003B1106">
          <w:rPr>
            <w:rFonts w:cs="Arial"/>
            <w:lang w:val="de-DE"/>
          </w:rPr>
          <w:t xml:space="preserve">46 </w:t>
        </w:r>
      </w:ins>
      <w:ins w:id="36" w:author="Haskamp, Stefan" w:date="2021-12-27T10:03:00Z">
        <w:r w:rsidR="003B1106">
          <w:rPr>
            <w:rFonts w:cs="Arial"/>
            <w:lang w:val="de-DE"/>
          </w:rPr>
          <w:t xml:space="preserve">und Frankreich </w:t>
        </w:r>
      </w:ins>
      <w:ins w:id="37" w:author="Haskamp, Stefan" w:date="2021-12-27T10:01:00Z">
        <w:r w:rsidR="003B1106" w:rsidRPr="003B1106">
          <w:rPr>
            <w:rFonts w:cs="Arial"/>
            <w:lang w:val="de-DE"/>
          </w:rPr>
          <w:t>1</w:t>
        </w:r>
      </w:ins>
      <w:ins w:id="38" w:author="Haskamp, Stefan" w:date="2021-12-27T10:05:00Z">
        <w:r w:rsidR="003B1106">
          <w:rPr>
            <w:rFonts w:cs="Arial"/>
            <w:lang w:val="de-DE"/>
          </w:rPr>
          <w:t>,</w:t>
        </w:r>
      </w:ins>
      <w:ins w:id="39" w:author="Haskamp, Stefan" w:date="2021-12-27T10:01:00Z">
        <w:r w:rsidR="003B1106" w:rsidRPr="003B1106">
          <w:rPr>
            <w:rFonts w:cs="Arial"/>
            <w:lang w:val="de-DE"/>
          </w:rPr>
          <w:t>7</w:t>
        </w:r>
      </w:ins>
      <w:ins w:id="40" w:author="Haskamp, Stefan" w:date="2021-12-27T10:04:00Z">
        <w:r w:rsidR="003B1106">
          <w:rPr>
            <w:rFonts w:cs="Arial"/>
            <w:lang w:val="de-DE"/>
          </w:rPr>
          <w:t>)</w:t>
        </w:r>
      </w:ins>
      <w:del w:id="41" w:author="Haskamp, Stefan" w:date="2021-12-27T10:04:00Z">
        <w:r w:rsidRPr="00622A7F" w:rsidDel="003B1106">
          <w:rPr>
            <w:rFonts w:cs="Arial"/>
            <w:lang w:val="de-DE"/>
          </w:rPr>
          <w:delText>das Einwandern von Neutrophilen in die Pusteln ist charakteristisch für die multisystemische Erkrankung</w:delText>
        </w:r>
      </w:del>
      <w:r w:rsidRPr="00622A7F">
        <w:rPr>
          <w:rFonts w:cs="Arial"/>
          <w:lang w:val="de-DE"/>
        </w:rPr>
        <w:t xml:space="preserve">. </w:t>
      </w:r>
      <w:commentRangeEnd w:id="25"/>
      <w:r w:rsidR="005528C8">
        <w:rPr>
          <w:rStyle w:val="Kommentarzeichen"/>
        </w:rPr>
        <w:commentReference w:id="25"/>
      </w:r>
      <w:r w:rsidRPr="00622A7F">
        <w:rPr>
          <w:rFonts w:cs="Arial"/>
          <w:lang w:val="de-DE"/>
        </w:rPr>
        <w:t>Als genetische Ursache wurden bei einem Viertel der Patient</w:t>
      </w:r>
      <w:ins w:id="42" w:author="Haskamp, Stefan" w:date="2022-02-16T20:57:00Z">
        <w:r w:rsidR="004B0852">
          <w:rPr>
            <w:rFonts w:cs="Arial"/>
            <w:lang w:val="de-DE"/>
          </w:rPr>
          <w:t>innen und Patienten</w:t>
        </w:r>
      </w:ins>
      <w:del w:id="43" w:author="Haskamp, Stefan" w:date="2022-02-16T20:57:00Z">
        <w:r w:rsidRPr="00622A7F" w:rsidDel="004B0852">
          <w:rPr>
            <w:rFonts w:cs="Arial"/>
            <w:lang w:val="de-DE"/>
          </w:rPr>
          <w:delText>en</w:delText>
        </w:r>
      </w:del>
      <w:r w:rsidRPr="00622A7F">
        <w:rPr>
          <w:rFonts w:cs="Arial"/>
          <w:lang w:val="de-DE"/>
        </w:rPr>
        <w:t xml:space="preserve"> biallelische Varianten im Gen </w:t>
      </w:r>
      <w:r w:rsidRPr="00622A7F">
        <w:rPr>
          <w:rFonts w:cs="Arial"/>
          <w:i/>
          <w:lang w:val="de-DE"/>
        </w:rPr>
        <w:t xml:space="preserve">IL36RN </w:t>
      </w:r>
      <w:r w:rsidRPr="00622A7F">
        <w:rPr>
          <w:rFonts w:cs="Arial"/>
          <w:lang w:val="de-DE"/>
        </w:rPr>
        <w:t>beschrieben,</w:t>
      </w:r>
      <w:r w:rsidRPr="00622A7F">
        <w:rPr>
          <w:rFonts w:cs="Arial"/>
          <w:i/>
          <w:lang w:val="de-DE"/>
        </w:rPr>
        <w:t xml:space="preserve"> </w:t>
      </w:r>
      <w:r w:rsidRPr="00622A7F">
        <w:rPr>
          <w:rFonts w:cs="Arial"/>
          <w:lang w:val="de-DE"/>
        </w:rPr>
        <w:t xml:space="preserve">welches den Antagonisten des IL-36 Rezeptors kodiert. Obwohl weitere genetische Prädispositionsfaktoren entdeckt wurden, ist die genetische Ursache </w:t>
      </w:r>
      <w:del w:id="44" w:author="Haskamp, Stefan" w:date="2021-12-27T10:07:00Z">
        <w:r w:rsidRPr="00622A7F" w:rsidDel="00791772">
          <w:rPr>
            <w:rFonts w:cs="Arial"/>
            <w:lang w:val="de-DE"/>
          </w:rPr>
          <w:delText xml:space="preserve">für diese eher </w:delText>
        </w:r>
        <w:commentRangeStart w:id="45"/>
        <w:r w:rsidRPr="00622A7F" w:rsidDel="00791772">
          <w:rPr>
            <w:rFonts w:cs="Arial"/>
            <w:lang w:val="de-DE"/>
          </w:rPr>
          <w:delText xml:space="preserve">monogene Erkrankung </w:delText>
        </w:r>
        <w:commentRangeEnd w:id="45"/>
        <w:r w:rsidR="005528C8" w:rsidDel="00791772">
          <w:rPr>
            <w:rStyle w:val="Kommentarzeichen"/>
          </w:rPr>
          <w:commentReference w:id="45"/>
        </w:r>
      </w:del>
      <w:r w:rsidRPr="00622A7F">
        <w:rPr>
          <w:rFonts w:cs="Arial"/>
          <w:lang w:val="de-DE"/>
        </w:rPr>
        <w:t>in der Mehrheit der Fälle unbekannt. Weiterhin sind die Pathomechanismen, die der GPP zugrunde liegen, unzureichend erforscht.</w:t>
      </w:r>
      <w:del w:id="46" w:author="Haskamp, Stefan" w:date="2021-12-27T11:36:00Z">
        <w:r w:rsidRPr="00622A7F" w:rsidDel="00B42B37">
          <w:rPr>
            <w:rFonts w:cs="Arial"/>
            <w:lang w:val="de-DE"/>
          </w:rPr>
          <w:delText xml:space="preserve"> </w:delText>
        </w:r>
        <w:commentRangeStart w:id="47"/>
        <w:r w:rsidRPr="00622A7F" w:rsidDel="00B42B37">
          <w:rPr>
            <w:rFonts w:cs="Arial"/>
            <w:lang w:val="de-DE"/>
          </w:rPr>
          <w:delText>Einige Studien bekräftigen eine pathogene Rolle von IL-17 produzierenden Zellen, da monoklonale Antikörper gegen IL-17 erfolgreich als Behandlung in klinischen Studien erfolgreich getestet wurden.</w:delText>
        </w:r>
      </w:del>
      <w:r w:rsidRPr="00622A7F">
        <w:rPr>
          <w:rFonts w:cs="Arial"/>
          <w:lang w:val="de-DE"/>
        </w:rPr>
        <w:t xml:space="preserve"> </w:t>
      </w:r>
      <w:commentRangeEnd w:id="47"/>
      <w:r w:rsidR="005528C8">
        <w:rPr>
          <w:rStyle w:val="Kommentarzeichen"/>
        </w:rPr>
        <w:commentReference w:id="47"/>
      </w:r>
      <w:r w:rsidRPr="00622A7F">
        <w:rPr>
          <w:rFonts w:cs="Arial"/>
          <w:lang w:val="de-DE"/>
        </w:rPr>
        <w:t>Ob andere Zellen zur Erkrankung beitragen</w:t>
      </w:r>
      <w:ins w:id="48" w:author="Hüffmeier, Ulrike" w:date="2021-11-19T11:21:00Z">
        <w:r w:rsidR="005528C8">
          <w:rPr>
            <w:rFonts w:cs="Arial"/>
            <w:lang w:val="de-DE"/>
          </w:rPr>
          <w:t>,</w:t>
        </w:r>
      </w:ins>
      <w:r w:rsidRPr="00622A7F">
        <w:rPr>
          <w:rFonts w:cs="Arial"/>
          <w:lang w:val="de-DE"/>
        </w:rPr>
        <w:t xml:space="preserve"> ist unzureichend untersucht worden. </w:t>
      </w:r>
    </w:p>
    <w:p w14:paraId="6E478978" w14:textId="2A9E4D24" w:rsidR="00D555C3" w:rsidRPr="00622A7F" w:rsidRDefault="00D555C3" w:rsidP="00622A7F">
      <w:pPr>
        <w:rPr>
          <w:rFonts w:cs="Arial"/>
          <w:lang w:val="de-DE"/>
        </w:rPr>
      </w:pPr>
      <w:r w:rsidRPr="00622A7F">
        <w:rPr>
          <w:rFonts w:cs="Arial"/>
          <w:lang w:val="de-DE"/>
        </w:rPr>
        <w:t xml:space="preserve">Im Rahmen dieser Arbeit wurde mittels </w:t>
      </w:r>
      <w:r w:rsidRPr="00622A7F">
        <w:rPr>
          <w:rFonts w:cs="Arial"/>
          <w:i/>
          <w:lang w:val="de-DE"/>
        </w:rPr>
        <w:t>Whole exome</w:t>
      </w:r>
      <w:r w:rsidRPr="00622A7F">
        <w:rPr>
          <w:rFonts w:cs="Arial"/>
          <w:lang w:val="de-DE"/>
        </w:rPr>
        <w:t xml:space="preserve">-Sequenzierung und Sanger-sequenzierung von 82 GPP-Patientinnen und Patienten acht seltene Veränderungen im Gene </w:t>
      </w:r>
      <w:r w:rsidRPr="00622A7F">
        <w:rPr>
          <w:rFonts w:cs="Arial"/>
          <w:i/>
          <w:lang w:val="de-DE"/>
        </w:rPr>
        <w:t>MPO</w:t>
      </w:r>
      <w:r w:rsidRPr="00622A7F">
        <w:rPr>
          <w:rFonts w:cs="Arial"/>
          <w:lang w:val="de-DE"/>
        </w:rPr>
        <w:t xml:space="preserve"> identifiziert und </w:t>
      </w:r>
      <w:del w:id="49" w:author="Haskamp, Stefan" w:date="2021-12-27T11:38:00Z">
        <w:r w:rsidRPr="00622A7F" w:rsidDel="00B42B37">
          <w:rPr>
            <w:rFonts w:cs="Arial"/>
            <w:lang w:val="de-DE"/>
          </w:rPr>
          <w:delText xml:space="preserve">durch </w:delText>
        </w:r>
      </w:del>
      <w:ins w:id="50" w:author="Haskamp, Stefan" w:date="2021-12-27T11:38:00Z">
        <w:r w:rsidR="00B42B37">
          <w:rPr>
            <w:rFonts w:cs="Arial"/>
            <w:lang w:val="de-DE"/>
          </w:rPr>
          <w:t>nach</w:t>
        </w:r>
        <w:r w:rsidR="00B42B37" w:rsidRPr="00622A7F">
          <w:rPr>
            <w:rFonts w:cs="Arial"/>
            <w:lang w:val="de-DE"/>
          </w:rPr>
          <w:t xml:space="preserve"> </w:t>
        </w:r>
      </w:ins>
      <w:commentRangeStart w:id="51"/>
      <w:del w:id="52" w:author="Haskamp, Stefan" w:date="2021-12-27T11:37:00Z">
        <w:r w:rsidRPr="00622A7F" w:rsidDel="00B42B37">
          <w:rPr>
            <w:rFonts w:cs="Arial"/>
            <w:lang w:val="de-DE"/>
          </w:rPr>
          <w:delText>zahlreiche</w:delText>
        </w:r>
        <w:commentRangeEnd w:id="51"/>
        <w:r w:rsidR="000F396C" w:rsidDel="00B42B37">
          <w:rPr>
            <w:rStyle w:val="Kommentarzeichen"/>
          </w:rPr>
          <w:commentReference w:id="51"/>
        </w:r>
        <w:r w:rsidRPr="00622A7F" w:rsidDel="00B42B37">
          <w:rPr>
            <w:rFonts w:cs="Arial"/>
            <w:lang w:val="de-DE"/>
          </w:rPr>
          <w:delText xml:space="preserve"> </w:delText>
        </w:r>
      </w:del>
      <w:ins w:id="53" w:author="Haskamp, Stefan" w:date="2021-12-27T11:37:00Z">
        <w:r w:rsidR="00B42B37">
          <w:rPr>
            <w:rFonts w:cs="Arial"/>
            <w:lang w:val="de-DE"/>
          </w:rPr>
          <w:t>mehrere</w:t>
        </w:r>
        <w:r w:rsidR="00B42B37" w:rsidRPr="00622A7F">
          <w:rPr>
            <w:rFonts w:cs="Arial"/>
            <w:lang w:val="de-DE"/>
          </w:rPr>
          <w:t xml:space="preserve"> </w:t>
        </w:r>
      </w:ins>
      <w:commentRangeStart w:id="54"/>
      <w:del w:id="55" w:author="Haskamp, Stefan" w:date="2021-12-27T11:37:00Z">
        <w:r w:rsidRPr="00622A7F" w:rsidDel="00B42B37">
          <w:rPr>
            <w:rFonts w:cs="Arial"/>
            <w:lang w:val="de-DE"/>
          </w:rPr>
          <w:delText>funktionale Tests</w:delText>
        </w:r>
      </w:del>
      <w:ins w:id="56" w:author="Haskamp, Stefan" w:date="2021-12-27T11:37:00Z">
        <w:r w:rsidR="00B42B37">
          <w:rPr>
            <w:rFonts w:cs="Arial"/>
            <w:lang w:val="de-DE"/>
          </w:rPr>
          <w:t xml:space="preserve"> Experi</w:t>
        </w:r>
      </w:ins>
      <w:ins w:id="57" w:author="Haskamp, Stefan" w:date="2021-12-27T11:38:00Z">
        <w:r w:rsidR="00B42B37">
          <w:rPr>
            <w:rFonts w:cs="Arial"/>
            <w:lang w:val="de-DE"/>
          </w:rPr>
          <w:t>mente</w:t>
        </w:r>
      </w:ins>
      <w:r w:rsidRPr="00622A7F">
        <w:rPr>
          <w:rFonts w:cs="Arial"/>
          <w:lang w:val="de-DE"/>
        </w:rPr>
        <w:t xml:space="preserve"> als funktion</w:t>
      </w:r>
      <w:ins w:id="58" w:author="Haskamp, Stefan" w:date="2021-12-27T11:37:00Z">
        <w:r w:rsidR="00B42B37">
          <w:rPr>
            <w:rFonts w:cs="Arial"/>
            <w:lang w:val="de-DE"/>
          </w:rPr>
          <w:t>el</w:t>
        </w:r>
      </w:ins>
      <w:del w:id="59" w:author="Haskamp, Stefan" w:date="2021-12-27T11:37:00Z">
        <w:r w:rsidRPr="00622A7F" w:rsidDel="00B42B37">
          <w:rPr>
            <w:rFonts w:cs="Arial"/>
            <w:lang w:val="de-DE"/>
          </w:rPr>
          <w:delText>a</w:delText>
        </w:r>
      </w:del>
      <w:r w:rsidRPr="00622A7F">
        <w:rPr>
          <w:rFonts w:cs="Arial"/>
          <w:lang w:val="de-DE"/>
        </w:rPr>
        <w:t xml:space="preserve">l </w:t>
      </w:r>
      <w:commentRangeEnd w:id="54"/>
      <w:r w:rsidR="005528C8">
        <w:rPr>
          <w:rStyle w:val="Kommentarzeichen"/>
        </w:rPr>
        <w:commentReference w:id="54"/>
      </w:r>
      <w:r w:rsidRPr="00622A7F">
        <w:rPr>
          <w:rFonts w:cs="Arial"/>
          <w:lang w:val="de-DE"/>
        </w:rPr>
        <w:t xml:space="preserve">relevant eingestuft. </w:t>
      </w:r>
      <w:r w:rsidRPr="00622A7F">
        <w:rPr>
          <w:rFonts w:cs="Arial"/>
          <w:i/>
          <w:lang w:val="de-DE"/>
        </w:rPr>
        <w:t>MPO</w:t>
      </w:r>
      <w:r w:rsidRPr="00622A7F">
        <w:rPr>
          <w:rFonts w:cs="Arial"/>
          <w:lang w:val="de-DE"/>
        </w:rPr>
        <w:t xml:space="preserve"> kodiert die Myeloperoxidase, welche in Neutrophilen und in </w:t>
      </w:r>
      <w:commentRangeStart w:id="60"/>
      <w:r w:rsidRPr="00622A7F">
        <w:rPr>
          <w:rFonts w:cs="Arial"/>
          <w:lang w:val="de-DE"/>
        </w:rPr>
        <w:t>geringere</w:t>
      </w:r>
      <w:ins w:id="61" w:author="Haskamp, Stefan" w:date="2021-12-27T11:38:00Z">
        <w:r w:rsidR="00B42B37">
          <w:rPr>
            <w:rFonts w:cs="Arial"/>
            <w:lang w:val="de-DE"/>
          </w:rPr>
          <w:t>m</w:t>
        </w:r>
      </w:ins>
      <w:del w:id="62" w:author="Haskamp, Stefan" w:date="2021-12-27T11:38:00Z">
        <w:r w:rsidRPr="00622A7F" w:rsidDel="00B42B37">
          <w:rPr>
            <w:rFonts w:cs="Arial"/>
            <w:lang w:val="de-DE"/>
          </w:rPr>
          <w:delText>n</w:delText>
        </w:r>
      </w:del>
      <w:r w:rsidRPr="00622A7F">
        <w:rPr>
          <w:rFonts w:cs="Arial"/>
          <w:lang w:val="de-DE"/>
        </w:rPr>
        <w:t xml:space="preserve"> </w:t>
      </w:r>
      <w:ins w:id="63" w:author="Haskamp, Stefan" w:date="2021-12-27T11:38:00Z">
        <w:r w:rsidR="00B42B37">
          <w:rPr>
            <w:rFonts w:cs="Arial"/>
            <w:lang w:val="de-DE"/>
          </w:rPr>
          <w:t>Ausmaß</w:t>
        </w:r>
      </w:ins>
      <w:del w:id="64" w:author="Haskamp, Stefan" w:date="2021-12-27T11:38:00Z">
        <w:r w:rsidRPr="00622A7F" w:rsidDel="00B42B37">
          <w:rPr>
            <w:rFonts w:cs="Arial"/>
            <w:lang w:val="de-DE"/>
          </w:rPr>
          <w:delText>Mengen</w:delText>
        </w:r>
      </w:del>
      <w:r w:rsidRPr="00622A7F">
        <w:rPr>
          <w:rFonts w:cs="Arial"/>
          <w:lang w:val="de-DE"/>
        </w:rPr>
        <w:t xml:space="preserve"> </w:t>
      </w:r>
      <w:commentRangeEnd w:id="60"/>
      <w:r w:rsidR="005528C8">
        <w:rPr>
          <w:rStyle w:val="Kommentarzeichen"/>
        </w:rPr>
        <w:commentReference w:id="60"/>
      </w:r>
      <w:r w:rsidRPr="00622A7F">
        <w:rPr>
          <w:rFonts w:cs="Arial"/>
          <w:lang w:val="de-DE"/>
        </w:rPr>
        <w:t xml:space="preserve">in Monozyten exprimiert ist. </w:t>
      </w:r>
      <w:del w:id="65" w:author="Haskamp, Stefan" w:date="2022-02-16T20:58:00Z">
        <w:r w:rsidRPr="00622A7F" w:rsidDel="004B0852">
          <w:rPr>
            <w:rFonts w:cs="Arial"/>
            <w:lang w:val="de-DE"/>
          </w:rPr>
          <w:delText xml:space="preserve">Drei </w:delText>
        </w:r>
      </w:del>
      <w:ins w:id="66" w:author="Haskamp, Stefan" w:date="2022-02-16T20:58:00Z">
        <w:r w:rsidR="004B0852">
          <w:rPr>
            <w:rFonts w:cs="Arial"/>
            <w:lang w:val="de-DE"/>
          </w:rPr>
          <w:t>Vier</w:t>
        </w:r>
        <w:r w:rsidR="004B0852" w:rsidRPr="00622A7F">
          <w:rPr>
            <w:rFonts w:cs="Arial"/>
            <w:lang w:val="de-DE"/>
          </w:rPr>
          <w:t xml:space="preserve"> </w:t>
        </w:r>
      </w:ins>
      <w:commentRangeStart w:id="67"/>
      <w:r w:rsidRPr="00622A7F">
        <w:rPr>
          <w:rFonts w:cs="Arial"/>
          <w:lang w:val="de-DE"/>
        </w:rPr>
        <w:t xml:space="preserve">Patientinnen und </w:t>
      </w:r>
      <w:del w:id="68" w:author="Haskamp, Stefan" w:date="2022-02-16T20:58:00Z">
        <w:r w:rsidRPr="00622A7F" w:rsidDel="004B0852">
          <w:rPr>
            <w:rFonts w:cs="Arial"/>
            <w:lang w:val="de-DE"/>
          </w:rPr>
          <w:delText xml:space="preserve">ein </w:delText>
        </w:r>
      </w:del>
      <w:r w:rsidRPr="00622A7F">
        <w:rPr>
          <w:rFonts w:cs="Arial"/>
          <w:lang w:val="de-DE"/>
        </w:rPr>
        <w:t>Patient</w:t>
      </w:r>
      <w:ins w:id="69" w:author="Haskamp, Stefan" w:date="2022-02-16T20:58:00Z">
        <w:r w:rsidR="004B0852">
          <w:rPr>
            <w:rFonts w:cs="Arial"/>
            <w:lang w:val="de-DE"/>
          </w:rPr>
          <w:t>en</w:t>
        </w:r>
      </w:ins>
      <w:r w:rsidRPr="00622A7F">
        <w:rPr>
          <w:rFonts w:cs="Arial"/>
          <w:lang w:val="de-DE"/>
        </w:rPr>
        <w:t xml:space="preserve"> waren Träger homozygoter Varianten und </w:t>
      </w:r>
      <w:del w:id="70" w:author="Haskamp, Stefan" w:date="2022-02-16T20:58:00Z">
        <w:r w:rsidRPr="00622A7F" w:rsidDel="004B0852">
          <w:rPr>
            <w:rFonts w:cs="Arial"/>
            <w:lang w:val="de-DE"/>
          </w:rPr>
          <w:delText xml:space="preserve">zehn </w:delText>
        </w:r>
      </w:del>
      <w:ins w:id="71" w:author="Haskamp, Stefan" w:date="2022-02-16T20:58:00Z">
        <w:r w:rsidR="004B0852">
          <w:rPr>
            <w:rFonts w:cs="Arial"/>
            <w:lang w:val="de-DE"/>
          </w:rPr>
          <w:t>13</w:t>
        </w:r>
      </w:ins>
      <w:del w:id="72" w:author="Haskamp, Stefan" w:date="2022-02-16T20:58:00Z">
        <w:r w:rsidRPr="00622A7F" w:rsidDel="004B0852">
          <w:rPr>
            <w:rFonts w:cs="Arial"/>
            <w:lang w:val="de-DE"/>
          </w:rPr>
          <w:delText>Patientinnen sowie drei Patientinnen</w:delText>
        </w:r>
      </w:del>
      <w:r w:rsidRPr="00622A7F">
        <w:rPr>
          <w:rFonts w:cs="Arial"/>
          <w:lang w:val="de-DE"/>
        </w:rPr>
        <w:t xml:space="preserve"> trugen eine heterozygote Variante.</w:t>
      </w:r>
      <w:commentRangeEnd w:id="67"/>
      <w:r w:rsidR="005528C8">
        <w:rPr>
          <w:rStyle w:val="Kommentarzeichen"/>
        </w:rPr>
        <w:commentReference w:id="67"/>
      </w:r>
      <w:r w:rsidRPr="00622A7F">
        <w:rPr>
          <w:rFonts w:cs="Arial"/>
          <w:lang w:val="de-DE"/>
        </w:rPr>
        <w:t xml:space="preserve"> Die Zahl der seltenen, funktional relevanten Varianten war signifikant erhöht bei </w:t>
      </w:r>
      <w:ins w:id="73" w:author="Haskamp, Stefan" w:date="2021-12-27T12:01:00Z">
        <w:r w:rsidR="0010266C">
          <w:rPr>
            <w:rFonts w:cs="Arial"/>
            <w:lang w:val="de-DE"/>
          </w:rPr>
          <w:t xml:space="preserve">Patientinnen und </w:t>
        </w:r>
      </w:ins>
      <w:r w:rsidRPr="00622A7F">
        <w:rPr>
          <w:rFonts w:cs="Arial"/>
          <w:lang w:val="de-DE"/>
        </w:rPr>
        <w:t>Patienten im Vergleich zu 4.</w:t>
      </w:r>
      <w:commentRangeStart w:id="74"/>
      <w:r w:rsidRPr="00622A7F">
        <w:rPr>
          <w:rFonts w:cs="Arial"/>
          <w:lang w:val="de-DE"/>
        </w:rPr>
        <w:t>937 Kontrollpersonen (p=1,1 E-8).</w:t>
      </w:r>
      <w:commentRangeEnd w:id="74"/>
      <w:r w:rsidR="00CE4CC7">
        <w:rPr>
          <w:rStyle w:val="Kommentarzeichen"/>
        </w:rPr>
        <w:commentReference w:id="74"/>
      </w:r>
      <w:ins w:id="75" w:author="Haskamp, Stefan" w:date="2021-12-27T12:05:00Z">
        <w:r w:rsidR="0010266C">
          <w:rPr>
            <w:rFonts w:cs="Arial"/>
            <w:lang w:val="de-DE"/>
          </w:rPr>
          <w:t xml:space="preserve"> </w:t>
        </w:r>
        <w:r w:rsidR="0065157C">
          <w:rPr>
            <w:rFonts w:cs="Arial"/>
            <w:lang w:val="de-DE"/>
          </w:rPr>
          <w:t xml:space="preserve">Die Signifikanz nahm </w:t>
        </w:r>
      </w:ins>
      <w:ins w:id="76" w:author="Haskamp, Stefan" w:date="2021-12-27T12:06:00Z">
        <w:r w:rsidR="0065157C">
          <w:rPr>
            <w:rFonts w:cs="Arial"/>
            <w:lang w:val="de-DE"/>
          </w:rPr>
          <w:t>zu, wenn die Trägern von</w:t>
        </w:r>
      </w:ins>
      <w:ins w:id="77" w:author="Haskamp, Stefan" w:date="2021-12-27T12:07:00Z">
        <w:r w:rsidR="0065157C">
          <w:rPr>
            <w:rFonts w:cs="Arial"/>
            <w:lang w:val="de-DE"/>
          </w:rPr>
          <w:t xml:space="preserve"> heterozygoten</w:t>
        </w:r>
      </w:ins>
      <w:ins w:id="78" w:author="Haskamp, Stefan" w:date="2021-12-27T12:06:00Z">
        <w:r w:rsidR="0065157C">
          <w:rPr>
            <w:rFonts w:cs="Arial"/>
            <w:lang w:val="de-DE"/>
          </w:rPr>
          <w:t xml:space="preserve"> </w:t>
        </w:r>
        <w:r w:rsidR="0065157C" w:rsidRPr="0065157C">
          <w:rPr>
            <w:rFonts w:cs="Arial"/>
            <w:i/>
            <w:iCs/>
            <w:lang w:val="de-DE"/>
            <w:rPrChange w:id="79" w:author="Haskamp, Stefan" w:date="2021-12-27T12:07:00Z">
              <w:rPr>
                <w:rFonts w:cs="Arial"/>
                <w:lang w:val="de-DE"/>
              </w:rPr>
            </w:rPrChange>
          </w:rPr>
          <w:t>IL36RN</w:t>
        </w:r>
      </w:ins>
      <w:ins w:id="80" w:author="Haskamp, Stefan" w:date="2021-12-27T12:07:00Z">
        <w:r w:rsidR="0065157C">
          <w:rPr>
            <w:rFonts w:cs="Arial"/>
            <w:lang w:val="de-DE"/>
          </w:rPr>
          <w:t xml:space="preserve"> Varianten </w:t>
        </w:r>
      </w:ins>
      <w:ins w:id="81" w:author="Haskamp, Stefan" w:date="2021-12-27T12:09:00Z">
        <w:r w:rsidR="0065157C">
          <w:rPr>
            <w:rFonts w:cs="Arial"/>
            <w:lang w:val="de-DE"/>
          </w:rPr>
          <w:t xml:space="preserve">zusätzlich </w:t>
        </w:r>
      </w:ins>
      <w:ins w:id="82" w:author="Haskamp, Stefan" w:date="2021-12-27T12:07:00Z">
        <w:r w:rsidR="0065157C">
          <w:rPr>
            <w:rFonts w:cs="Arial"/>
            <w:lang w:val="de-DE"/>
          </w:rPr>
          <w:t>berücks</w:t>
        </w:r>
      </w:ins>
      <w:ins w:id="83" w:author="Haskamp, Stefan" w:date="2021-12-27T12:09:00Z">
        <w:r w:rsidR="0065157C">
          <w:rPr>
            <w:rFonts w:cs="Arial"/>
            <w:lang w:val="de-DE"/>
          </w:rPr>
          <w:t>i</w:t>
        </w:r>
      </w:ins>
      <w:ins w:id="84" w:author="Haskamp, Stefan" w:date="2021-12-27T12:07:00Z">
        <w:r w:rsidR="0065157C">
          <w:rPr>
            <w:rFonts w:cs="Arial"/>
            <w:lang w:val="de-DE"/>
          </w:rPr>
          <w:t>chtigt wurden</w:t>
        </w:r>
      </w:ins>
      <w:ins w:id="85" w:author="Haskamp, Stefan" w:date="2021-12-27T12:08:00Z">
        <w:r w:rsidR="0065157C">
          <w:rPr>
            <w:rFonts w:cs="Arial"/>
            <w:lang w:val="de-DE"/>
          </w:rPr>
          <w:t xml:space="preserve"> (p=2.3 E-12)</w:t>
        </w:r>
      </w:ins>
      <w:ins w:id="86" w:author="Haskamp, Stefan" w:date="2021-12-27T12:07:00Z">
        <w:r w:rsidR="0065157C">
          <w:rPr>
            <w:rFonts w:cs="Arial"/>
            <w:lang w:val="de-DE"/>
          </w:rPr>
          <w:t>.</w:t>
        </w:r>
      </w:ins>
    </w:p>
    <w:p w14:paraId="4971A2C0" w14:textId="39A4588D" w:rsidR="00D555C3" w:rsidRPr="00622A7F" w:rsidRDefault="00D555C3" w:rsidP="00622A7F">
      <w:pPr>
        <w:rPr>
          <w:rFonts w:cs="Arial"/>
          <w:lang w:val="de-DE"/>
        </w:rPr>
      </w:pPr>
      <w:r w:rsidRPr="00622A7F">
        <w:rPr>
          <w:rFonts w:cs="Arial"/>
          <w:lang w:val="de-DE"/>
        </w:rPr>
        <w:t xml:space="preserve">Durch Untersuchungen von humanen Patientenproben und murinen Modellen wurden mehrere Mechanismen beleuchtet, die durch eine MPO-Defizienz ausgelöst zur GPP beitragen. Die Phagozytose von apoptotischen Neutrophilen durch Monozyten, auch Efferozytose genannt, wurde durch den Gendefekt verringert. Damit könnte ein längerer Verbleib von Neutrophilen im Entzündungsherd verbunden sein. Die Bildung von extrazellulären Fallen (NETs) ausgehend von </w:t>
      </w:r>
      <w:commentRangeStart w:id="87"/>
      <w:r w:rsidRPr="00622A7F">
        <w:rPr>
          <w:rFonts w:cs="Arial"/>
          <w:lang w:val="de-DE"/>
        </w:rPr>
        <w:t xml:space="preserve">Neutrophilen </w:t>
      </w:r>
      <w:ins w:id="88" w:author="Haskamp, Stefan" w:date="2021-12-27T12:12:00Z">
        <w:r w:rsidR="0065157C">
          <w:rPr>
            <w:rFonts w:cs="Arial"/>
            <w:lang w:val="de-DE"/>
          </w:rPr>
          <w:t>war</w:t>
        </w:r>
      </w:ins>
      <w:del w:id="89" w:author="Haskamp, Stefan" w:date="2021-12-27T12:12:00Z">
        <w:r w:rsidRPr="00622A7F" w:rsidDel="0065157C">
          <w:rPr>
            <w:rFonts w:cs="Arial"/>
            <w:lang w:val="de-DE"/>
          </w:rPr>
          <w:delText>ist</w:delText>
        </w:r>
      </w:del>
      <w:r w:rsidRPr="00622A7F">
        <w:rPr>
          <w:rFonts w:cs="Arial"/>
          <w:lang w:val="de-DE"/>
        </w:rPr>
        <w:t xml:space="preserve"> nach</w:t>
      </w:r>
      <w:ins w:id="90" w:author="Haskamp, Stefan" w:date="2021-12-27T12:12:00Z">
        <w:r w:rsidR="0065157C">
          <w:rPr>
            <w:rFonts w:cs="Arial"/>
            <w:lang w:val="de-DE"/>
          </w:rPr>
          <w:t xml:space="preserve"> der Stimulation mit P</w:t>
        </w:r>
      </w:ins>
      <w:ins w:id="91" w:author="Haskamp, Stefan" w:date="2021-12-27T12:13:00Z">
        <w:r w:rsidR="0065157C">
          <w:rPr>
            <w:rFonts w:cs="Arial"/>
            <w:lang w:val="de-DE"/>
          </w:rPr>
          <w:t>MA (</w:t>
        </w:r>
        <w:r w:rsidR="0065157C" w:rsidRPr="0065157C">
          <w:rPr>
            <w:rFonts w:cs="Arial"/>
            <w:lang w:val="de-DE"/>
          </w:rPr>
          <w:t>Phorbol 12-Myristat 13-Acetat</w:t>
        </w:r>
        <w:r w:rsidR="0065157C">
          <w:rPr>
            <w:rFonts w:cs="Arial"/>
            <w:lang w:val="de-DE"/>
          </w:rPr>
          <w:t>)</w:t>
        </w:r>
      </w:ins>
      <w:del w:id="92" w:author="Haskamp, Stefan" w:date="2021-12-27T12:13:00Z">
        <w:r w:rsidRPr="00622A7F" w:rsidDel="0065157C">
          <w:rPr>
            <w:rFonts w:cs="Arial"/>
            <w:lang w:val="de-DE"/>
          </w:rPr>
          <w:delText xml:space="preserve"> </w:delText>
        </w:r>
        <w:commentRangeStart w:id="93"/>
        <w:r w:rsidRPr="00622A7F" w:rsidDel="0065157C">
          <w:rPr>
            <w:rFonts w:cs="Arial"/>
            <w:lang w:val="de-DE"/>
          </w:rPr>
          <w:delText>PMA</w:delText>
        </w:r>
      </w:del>
      <w:commentRangeEnd w:id="93"/>
      <w:r w:rsidR="0023782E">
        <w:rPr>
          <w:rStyle w:val="Kommentarzeichen"/>
        </w:rPr>
        <w:commentReference w:id="93"/>
      </w:r>
      <w:del w:id="94" w:author="Haskamp, Stefan" w:date="2021-12-27T12:13:00Z">
        <w:r w:rsidRPr="00622A7F" w:rsidDel="0065157C">
          <w:rPr>
            <w:rFonts w:cs="Arial"/>
            <w:lang w:val="de-DE"/>
          </w:rPr>
          <w:delText xml:space="preserve"> </w:delText>
        </w:r>
      </w:del>
      <w:commentRangeEnd w:id="87"/>
      <w:ins w:id="95" w:author="Hüffmeier, Ulrike" w:date="2021-11-19T11:26:00Z">
        <w:del w:id="96" w:author="Haskamp, Stefan" w:date="2021-12-27T12:13:00Z">
          <w:r w:rsidR="005528C8" w:rsidDel="0065157C">
            <w:rPr>
              <w:rFonts w:cs="Arial"/>
              <w:lang w:val="de-DE"/>
            </w:rPr>
            <w:delText>-</w:delText>
          </w:r>
        </w:del>
      </w:ins>
      <w:r w:rsidR="005528C8">
        <w:rPr>
          <w:rStyle w:val="Kommentarzeichen"/>
        </w:rPr>
        <w:commentReference w:id="87"/>
      </w:r>
      <w:del w:id="97" w:author="Haskamp, Stefan" w:date="2021-12-27T12:13:00Z">
        <w:r w:rsidRPr="00622A7F" w:rsidDel="0065157C">
          <w:rPr>
            <w:rFonts w:cs="Arial"/>
            <w:lang w:val="de-DE"/>
          </w:rPr>
          <w:delText>Stimulation</w:delText>
        </w:r>
      </w:del>
      <w:r w:rsidRPr="00622A7F">
        <w:rPr>
          <w:rFonts w:cs="Arial"/>
          <w:lang w:val="de-DE"/>
        </w:rPr>
        <w:t xml:space="preserve"> reduziert. Die Bildung von NETs </w:t>
      </w:r>
      <w:r w:rsidRPr="00622A7F">
        <w:rPr>
          <w:rFonts w:cs="Arial"/>
          <w:lang w:val="de-DE"/>
        </w:rPr>
        <w:lastRenderedPageBreak/>
        <w:t>hat sowohl entzündungshemmende als auch -fördernde Auswirkungen. Die MPO-Aktivität von Patient</w:t>
      </w:r>
      <w:ins w:id="98" w:author="Haskamp, Stefan" w:date="2022-02-16T21:00:00Z">
        <w:r w:rsidR="004B0852">
          <w:rPr>
            <w:rFonts w:cs="Arial"/>
            <w:lang w:val="de-DE"/>
          </w:rPr>
          <w:t>innen</w:t>
        </w:r>
      </w:ins>
      <w:del w:id="99" w:author="Haskamp, Stefan" w:date="2022-02-16T21:00:00Z">
        <w:r w:rsidRPr="00622A7F" w:rsidDel="004B0852">
          <w:rPr>
            <w:rFonts w:cs="Arial"/>
            <w:lang w:val="de-DE"/>
          </w:rPr>
          <w:delText>en</w:delText>
        </w:r>
      </w:del>
      <w:r w:rsidRPr="00622A7F">
        <w:rPr>
          <w:rFonts w:cs="Arial"/>
          <w:lang w:val="de-DE"/>
        </w:rPr>
        <w:t xml:space="preserve"> korreliert</w:t>
      </w:r>
      <w:ins w:id="100" w:author="Haskamp, Stefan" w:date="2021-12-27T17:55:00Z">
        <w:r w:rsidR="00552D74">
          <w:rPr>
            <w:rFonts w:cs="Arial"/>
            <w:lang w:val="de-DE"/>
          </w:rPr>
          <w:t>e</w:t>
        </w:r>
      </w:ins>
      <w:r w:rsidRPr="00622A7F">
        <w:rPr>
          <w:rFonts w:cs="Arial"/>
          <w:lang w:val="de-DE"/>
        </w:rPr>
        <w:t xml:space="preserve"> negativ mit der enzymatischen Aktivität von IL-36 aktivierenden Serinproteasen in Neutrophilen und Monozyten</w:t>
      </w:r>
      <w:del w:id="101" w:author="Haskamp, Stefan" w:date="2022-02-16T21:01:00Z">
        <w:r w:rsidRPr="00622A7F" w:rsidDel="004B0852">
          <w:rPr>
            <w:rFonts w:cs="Arial"/>
            <w:lang w:val="de-DE"/>
          </w:rPr>
          <w:delText xml:space="preserve"> von Patienten</w:delText>
        </w:r>
      </w:del>
      <w:r w:rsidRPr="00622A7F">
        <w:rPr>
          <w:rFonts w:cs="Arial"/>
          <w:lang w:val="de-DE"/>
        </w:rPr>
        <w:t xml:space="preserve">. Es ist anzunehmen, dass dadurch mehr aktives pro-inflammatorisches IL-36 in der Haut der </w:t>
      </w:r>
      <w:ins w:id="102" w:author="Haskamp, Stefan" w:date="2022-02-16T21:01:00Z">
        <w:r w:rsidR="004B0852" w:rsidRPr="00622A7F">
          <w:rPr>
            <w:rFonts w:cs="Arial"/>
            <w:lang w:val="de-DE"/>
          </w:rPr>
          <w:t>Patientinnen und Patient</w:t>
        </w:r>
        <w:r w:rsidR="004B0852">
          <w:rPr>
            <w:rFonts w:cs="Arial"/>
            <w:lang w:val="de-DE"/>
          </w:rPr>
          <w:t>en</w:t>
        </w:r>
        <w:r w:rsidR="004B0852" w:rsidRPr="00622A7F">
          <w:rPr>
            <w:rFonts w:cs="Arial"/>
            <w:lang w:val="de-DE"/>
          </w:rPr>
          <w:t xml:space="preserve"> </w:t>
        </w:r>
      </w:ins>
      <w:del w:id="103" w:author="Haskamp, Stefan" w:date="2022-02-16T21:01:00Z">
        <w:r w:rsidRPr="00622A7F" w:rsidDel="004B0852">
          <w:rPr>
            <w:rFonts w:cs="Arial"/>
            <w:lang w:val="de-DE"/>
          </w:rPr>
          <w:delText xml:space="preserve">Patienten </w:delText>
        </w:r>
      </w:del>
      <w:r w:rsidRPr="00622A7F">
        <w:rPr>
          <w:rFonts w:cs="Arial"/>
          <w:lang w:val="de-DE"/>
        </w:rPr>
        <w:t>vorliegt.</w:t>
      </w:r>
    </w:p>
    <w:p w14:paraId="277D77CB" w14:textId="777FED4A" w:rsidR="00D555C3" w:rsidRPr="00622A7F" w:rsidRDefault="00D555C3" w:rsidP="00622A7F">
      <w:pPr>
        <w:rPr>
          <w:rFonts w:cs="Arial"/>
          <w:lang w:val="de-DE"/>
        </w:rPr>
      </w:pPr>
      <w:r w:rsidRPr="00622A7F">
        <w:rPr>
          <w:rFonts w:cs="Arial"/>
          <w:lang w:val="de-DE"/>
        </w:rPr>
        <w:t xml:space="preserve">Phänotypische Analysen von Patientinnen und Patienten mit und ohne </w:t>
      </w:r>
      <w:r w:rsidRPr="00622A7F">
        <w:rPr>
          <w:rFonts w:cs="Arial"/>
          <w:i/>
          <w:lang w:val="de-DE"/>
        </w:rPr>
        <w:t>MPO</w:t>
      </w:r>
      <w:r w:rsidRPr="00622A7F">
        <w:rPr>
          <w:rFonts w:cs="Arial"/>
          <w:lang w:val="de-DE"/>
        </w:rPr>
        <w:t xml:space="preserve"> Varianten zeigten, dass Anlageträger häufiger eine positive Familiengeschichte </w:t>
      </w:r>
      <w:del w:id="104" w:author="Hüffmeier, Ulrike" w:date="2021-11-19T11:27:00Z">
        <w:r w:rsidRPr="00622A7F" w:rsidDel="005528C8">
          <w:rPr>
            <w:rFonts w:cs="Arial"/>
            <w:lang w:val="de-DE"/>
          </w:rPr>
          <w:delText xml:space="preserve">von </w:delText>
        </w:r>
      </w:del>
      <w:ins w:id="105" w:author="Hüffmeier, Ulrike" w:date="2021-11-19T11:27:00Z">
        <w:r w:rsidR="005528C8">
          <w:rPr>
            <w:rFonts w:cs="Arial"/>
            <w:lang w:val="de-DE"/>
          </w:rPr>
          <w:t>für</w:t>
        </w:r>
        <w:r w:rsidR="005528C8" w:rsidRPr="00622A7F">
          <w:rPr>
            <w:rFonts w:cs="Arial"/>
            <w:lang w:val="de-DE"/>
          </w:rPr>
          <w:t xml:space="preserve"> </w:t>
        </w:r>
      </w:ins>
      <w:r w:rsidRPr="00622A7F">
        <w:rPr>
          <w:rFonts w:cs="Arial"/>
          <w:lang w:val="de-DE"/>
        </w:rPr>
        <w:t xml:space="preserve">Psoriasis haben, häufiger die Zunge beteiligt ist und häufiger an </w:t>
      </w:r>
      <w:del w:id="106" w:author="Haskamp, Stefan" w:date="2021-12-27T14:12:00Z">
        <w:r w:rsidRPr="00622A7F" w:rsidDel="006324BC">
          <w:rPr>
            <w:rFonts w:cs="Arial"/>
            <w:lang w:val="de-DE"/>
          </w:rPr>
          <w:delText xml:space="preserve">der </w:delText>
        </w:r>
      </w:del>
      <w:commentRangeStart w:id="107"/>
      <w:del w:id="108" w:author="Haskamp, Stefan" w:date="2021-12-27T12:16:00Z">
        <w:r w:rsidRPr="00622A7F" w:rsidDel="008164CC">
          <w:rPr>
            <w:rFonts w:cs="Arial"/>
            <w:lang w:val="de-DE"/>
          </w:rPr>
          <w:delText>Begleiterkrankung</w:delText>
        </w:r>
      </w:del>
      <w:commentRangeEnd w:id="107"/>
      <w:r w:rsidR="005528C8">
        <w:rPr>
          <w:rStyle w:val="Kommentarzeichen"/>
        </w:rPr>
        <w:commentReference w:id="107"/>
      </w:r>
      <w:del w:id="109" w:author="Haskamp, Stefan" w:date="2021-12-27T12:16:00Z">
        <w:r w:rsidRPr="00622A7F" w:rsidDel="008164CC">
          <w:rPr>
            <w:rFonts w:cs="Arial"/>
            <w:lang w:val="de-DE"/>
          </w:rPr>
          <w:delText xml:space="preserve"> </w:delText>
        </w:r>
      </w:del>
      <w:r w:rsidRPr="00622A7F">
        <w:rPr>
          <w:rFonts w:cs="Arial"/>
          <w:lang w:val="de-DE"/>
        </w:rPr>
        <w:t>PPP leiden.</w:t>
      </w:r>
    </w:p>
    <w:p w14:paraId="13696AA2" w14:textId="0A38482E" w:rsidR="00D555C3" w:rsidRPr="00622A7F" w:rsidRDefault="00D555C3" w:rsidP="00622A7F">
      <w:pPr>
        <w:rPr>
          <w:rFonts w:cs="Arial"/>
          <w:lang w:val="de-DE"/>
        </w:rPr>
      </w:pPr>
      <w:r w:rsidRPr="00622A7F">
        <w:rPr>
          <w:rFonts w:cs="Arial"/>
          <w:lang w:val="de-DE"/>
        </w:rPr>
        <w:t xml:space="preserve">Sieben funktional relevante </w:t>
      </w:r>
      <w:r w:rsidRPr="00622A7F">
        <w:rPr>
          <w:rFonts w:cs="Arial"/>
          <w:i/>
          <w:lang w:val="de-DE"/>
        </w:rPr>
        <w:t>MPO</w:t>
      </w:r>
      <w:r w:rsidRPr="00622A7F">
        <w:rPr>
          <w:rFonts w:cs="Arial"/>
          <w:lang w:val="de-DE"/>
        </w:rPr>
        <w:t xml:space="preserve"> Varianten wurden auch </w:t>
      </w:r>
      <w:del w:id="110" w:author="Hüffmeier, Ulrike" w:date="2021-11-19T11:27:00Z">
        <w:r w:rsidRPr="00622A7F" w:rsidDel="005528C8">
          <w:rPr>
            <w:rFonts w:cs="Arial"/>
            <w:lang w:val="de-DE"/>
          </w:rPr>
          <w:delText>in den</w:delText>
        </w:r>
      </w:del>
      <w:ins w:id="111" w:author="Hüffmeier, Ulrike" w:date="2021-11-19T11:27:00Z">
        <w:r w:rsidR="005528C8">
          <w:rPr>
            <w:rFonts w:cs="Arial"/>
            <w:lang w:val="de-DE"/>
          </w:rPr>
          <w:t>bei</w:t>
        </w:r>
      </w:ins>
      <w:r w:rsidRPr="00622A7F">
        <w:rPr>
          <w:rFonts w:cs="Arial"/>
          <w:lang w:val="de-DE"/>
        </w:rPr>
        <w:t xml:space="preserve"> anderen psoriatischen </w:t>
      </w:r>
      <w:del w:id="112" w:author="Hüffmeier, Ulrike" w:date="2021-11-19T11:27:00Z">
        <w:r w:rsidRPr="00622A7F" w:rsidDel="005528C8">
          <w:rPr>
            <w:rFonts w:cs="Arial"/>
            <w:lang w:val="de-DE"/>
          </w:rPr>
          <w:delText xml:space="preserve">Erkrankungen </w:delText>
        </w:r>
      </w:del>
      <w:ins w:id="113" w:author="Hüffmeier, Ulrike" w:date="2021-11-19T11:28:00Z">
        <w:r w:rsidR="005528C8">
          <w:rPr>
            <w:rFonts w:cs="Arial"/>
            <w:lang w:val="de-DE"/>
          </w:rPr>
          <w:t>S</w:t>
        </w:r>
      </w:ins>
      <w:ins w:id="114" w:author="Hüffmeier, Ulrike" w:date="2021-11-19T11:27:00Z">
        <w:r w:rsidR="005528C8">
          <w:rPr>
            <w:rFonts w:cs="Arial"/>
            <w:lang w:val="de-DE"/>
          </w:rPr>
          <w:t xml:space="preserve">ubtypen, und zwar </w:t>
        </w:r>
      </w:ins>
      <w:ins w:id="115" w:author="Hüffmeier, Ulrike" w:date="2021-11-19T14:51:00Z">
        <w:r w:rsidR="00562116">
          <w:rPr>
            <w:rFonts w:cs="Arial"/>
            <w:lang w:val="de-DE"/>
          </w:rPr>
          <w:t xml:space="preserve">insgesamt </w:t>
        </w:r>
        <w:del w:id="116" w:author="Haskamp, Stefan" w:date="2021-12-27T12:22:00Z">
          <w:r w:rsidR="00562116" w:rsidDel="008164CC">
            <w:rPr>
              <w:rFonts w:cs="Arial"/>
              <w:lang w:val="de-DE"/>
            </w:rPr>
            <w:delText>XX</w:delText>
          </w:r>
        </w:del>
      </w:ins>
      <w:ins w:id="117" w:author="Haskamp, Stefan" w:date="2021-12-27T12:22:00Z">
        <w:r w:rsidR="008164CC">
          <w:rPr>
            <w:rFonts w:cs="Arial"/>
            <w:lang w:val="de-DE"/>
          </w:rPr>
          <w:t>2741</w:t>
        </w:r>
      </w:ins>
      <w:ins w:id="118" w:author="Hüffmeier, Ulrike" w:date="2021-11-19T14:51:00Z">
        <w:r w:rsidR="00562116">
          <w:rPr>
            <w:rFonts w:cs="Arial"/>
            <w:lang w:val="de-DE"/>
          </w:rPr>
          <w:t xml:space="preserve"> </w:t>
        </w:r>
        <w:del w:id="119" w:author="Haskamp, Stefan" w:date="2021-12-27T14:13:00Z">
          <w:r w:rsidR="00562116" w:rsidDel="006324BC">
            <w:rPr>
              <w:rFonts w:cs="Arial"/>
              <w:lang w:val="de-DE"/>
            </w:rPr>
            <w:delText>Patienten</w:delText>
          </w:r>
        </w:del>
      </w:ins>
      <w:ins w:id="120" w:author="Haskamp, Stefan" w:date="2021-12-27T14:13:00Z">
        <w:r w:rsidR="006324BC">
          <w:rPr>
            <w:rFonts w:cs="Arial"/>
            <w:lang w:val="de-DE"/>
          </w:rPr>
          <w:t>Personen</w:t>
        </w:r>
      </w:ins>
      <w:ins w:id="121" w:author="Hüffmeier, Ulrike" w:date="2021-11-19T14:51:00Z">
        <w:r w:rsidR="00562116">
          <w:rPr>
            <w:rFonts w:cs="Arial"/>
            <w:lang w:val="de-DE"/>
          </w:rPr>
          <w:t xml:space="preserve"> mit </w:t>
        </w:r>
      </w:ins>
      <w:r w:rsidRPr="00622A7F">
        <w:rPr>
          <w:rFonts w:cs="Arial"/>
          <w:lang w:val="de-DE"/>
        </w:rPr>
        <w:t xml:space="preserve">Psoriasis vulgaris, </w:t>
      </w:r>
      <w:del w:id="122" w:author="Haskamp, Stefan" w:date="2021-12-27T09:22:00Z">
        <w:r w:rsidRPr="00622A7F" w:rsidDel="007E72EE">
          <w:rPr>
            <w:rFonts w:cs="Arial"/>
            <w:lang w:val="de-DE"/>
          </w:rPr>
          <w:delText>Psoriasis Arthritis</w:delText>
        </w:r>
      </w:del>
      <w:ins w:id="123" w:author="Haskamp, Stefan" w:date="2021-12-27T09:22:00Z">
        <w:r w:rsidR="007E72EE">
          <w:rPr>
            <w:rFonts w:cs="Arial"/>
            <w:lang w:val="de-DE"/>
          </w:rPr>
          <w:t>Psoriasisarthritis</w:t>
        </w:r>
      </w:ins>
      <w:ins w:id="124" w:author="Hüffmeier, Ulrike" w:date="2021-11-19T14:51:00Z">
        <w:r w:rsidR="00562116">
          <w:rPr>
            <w:rFonts w:cs="Arial"/>
            <w:lang w:val="de-DE"/>
          </w:rPr>
          <w:t>,</w:t>
        </w:r>
      </w:ins>
      <w:r w:rsidRPr="00622A7F">
        <w:rPr>
          <w:rFonts w:cs="Arial"/>
          <w:lang w:val="de-DE"/>
        </w:rPr>
        <w:t xml:space="preserve"> </w:t>
      </w:r>
      <w:del w:id="125" w:author="Hüffmeier, Ulrike" w:date="2021-11-19T14:51:00Z">
        <w:r w:rsidRPr="00622A7F" w:rsidDel="00562116">
          <w:rPr>
            <w:rFonts w:cs="Arial"/>
            <w:lang w:val="de-DE"/>
          </w:rPr>
          <w:delText xml:space="preserve">und </w:delText>
        </w:r>
      </w:del>
      <w:r w:rsidRPr="00622A7F">
        <w:rPr>
          <w:rFonts w:cs="Arial"/>
          <w:lang w:val="de-DE"/>
        </w:rPr>
        <w:t xml:space="preserve">PPP </w:t>
      </w:r>
      <w:del w:id="126" w:author="Hüffmeier, Ulrike" w:date="2021-11-19T14:51:00Z">
        <w:r w:rsidRPr="00622A7F" w:rsidDel="00562116">
          <w:rPr>
            <w:rFonts w:cs="Arial"/>
            <w:lang w:val="de-DE"/>
          </w:rPr>
          <w:delText xml:space="preserve">sowie dem </w:delText>
        </w:r>
      </w:del>
      <w:ins w:id="127" w:author="Hüffmeier, Ulrike" w:date="2021-11-19T14:51:00Z">
        <w:r w:rsidR="00562116">
          <w:rPr>
            <w:rFonts w:cs="Arial"/>
            <w:lang w:val="de-DE"/>
          </w:rPr>
          <w:t xml:space="preserve">oder </w:t>
        </w:r>
      </w:ins>
      <w:r w:rsidRPr="00622A7F">
        <w:rPr>
          <w:rFonts w:cs="Arial"/>
          <w:lang w:val="de-DE"/>
        </w:rPr>
        <w:t>SAPHO Syndrom</w:t>
      </w:r>
      <w:ins w:id="128" w:author="Hüffmeier, Ulrike" w:date="2021-11-19T11:29:00Z">
        <w:r w:rsidR="000F396C">
          <w:rPr>
            <w:rFonts w:cs="Arial"/>
            <w:lang w:val="de-DE"/>
          </w:rPr>
          <w:t>,</w:t>
        </w:r>
      </w:ins>
      <w:r w:rsidRPr="00622A7F">
        <w:rPr>
          <w:rFonts w:cs="Arial"/>
          <w:lang w:val="de-DE"/>
        </w:rPr>
        <w:t xml:space="preserve"> untersucht. Ausschließlich PPP-Patientinnen und -Patienten waren häufiger Anlageträger von krankheitsassoziierten Varianten verglichen mit Kontrollpersonen (p=0.015). Wenn alle Patient</w:t>
      </w:r>
      <w:ins w:id="129" w:author="Haskamp, Stefan" w:date="2021-12-27T14:16:00Z">
        <w:r w:rsidR="006324BC">
          <w:rPr>
            <w:rFonts w:cs="Arial"/>
            <w:lang w:val="de-DE"/>
          </w:rPr>
          <w:t>innen</w:t>
        </w:r>
      </w:ins>
      <w:del w:id="130" w:author="Haskamp, Stefan" w:date="2021-12-27T14:16:00Z">
        <w:r w:rsidRPr="00622A7F" w:rsidDel="006324BC">
          <w:rPr>
            <w:rFonts w:cs="Arial"/>
            <w:lang w:val="de-DE"/>
          </w:rPr>
          <w:delText>en</w:delText>
        </w:r>
      </w:del>
      <w:ins w:id="131" w:author="Haskamp, Stefan" w:date="2021-12-27T14:14:00Z">
        <w:r w:rsidR="006324BC">
          <w:rPr>
            <w:rFonts w:cs="Arial"/>
            <w:lang w:val="de-DE"/>
          </w:rPr>
          <w:t xml:space="preserve"> und Patient</w:t>
        </w:r>
      </w:ins>
      <w:ins w:id="132" w:author="Haskamp, Stefan" w:date="2021-12-27T14:17:00Z">
        <w:r w:rsidR="006324BC">
          <w:rPr>
            <w:rFonts w:cs="Arial"/>
            <w:lang w:val="de-DE"/>
          </w:rPr>
          <w:t>en</w:t>
        </w:r>
      </w:ins>
      <w:r w:rsidRPr="00622A7F">
        <w:rPr>
          <w:rFonts w:cs="Arial"/>
          <w:lang w:val="de-DE"/>
        </w:rPr>
        <w:t xml:space="preserve"> zusammen untersucht wurden, war der Anteil der</w:t>
      </w:r>
      <w:ins w:id="133" w:author="Haskamp, Stefan" w:date="2021-12-27T14:14:00Z">
        <w:r w:rsidR="006324BC">
          <w:rPr>
            <w:rFonts w:cs="Arial"/>
            <w:lang w:val="de-DE"/>
          </w:rPr>
          <w:t xml:space="preserve"> Personen</w:t>
        </w:r>
      </w:ins>
      <w:r w:rsidRPr="00622A7F">
        <w:rPr>
          <w:rFonts w:cs="Arial"/>
          <w:lang w:val="de-DE"/>
        </w:rPr>
        <w:t xml:space="preserve"> </w:t>
      </w:r>
      <w:commentRangeStart w:id="134"/>
      <w:del w:id="135" w:author="Haskamp, Stefan" w:date="2021-12-27T18:00:00Z">
        <w:r w:rsidRPr="00622A7F" w:rsidDel="00CF7AB4">
          <w:rPr>
            <w:rFonts w:cs="Arial"/>
            <w:lang w:val="de-DE"/>
          </w:rPr>
          <w:delText>Patienten</w:delText>
        </w:r>
      </w:del>
      <w:commentRangeEnd w:id="134"/>
      <w:r w:rsidR="005528C8">
        <w:rPr>
          <w:rStyle w:val="Kommentarzeichen"/>
        </w:rPr>
        <w:commentReference w:id="134"/>
      </w:r>
      <w:del w:id="136" w:author="Haskamp, Stefan" w:date="2021-12-27T18:00:00Z">
        <w:r w:rsidRPr="00622A7F" w:rsidDel="00CF7AB4">
          <w:rPr>
            <w:rFonts w:cs="Arial"/>
            <w:lang w:val="de-DE"/>
          </w:rPr>
          <w:delText xml:space="preserve"> </w:delText>
        </w:r>
      </w:del>
      <w:r w:rsidRPr="00622A7F">
        <w:rPr>
          <w:rFonts w:cs="Arial"/>
          <w:lang w:val="de-DE"/>
        </w:rPr>
        <w:t>mit zwei Varianten um 50% erhöht im Vergleich zu</w:t>
      </w:r>
      <w:ins w:id="137" w:author="Haskamp, Stefan" w:date="2021-12-27T14:17:00Z">
        <w:r w:rsidR="006324BC">
          <w:rPr>
            <w:rFonts w:cs="Arial"/>
            <w:lang w:val="de-DE"/>
          </w:rPr>
          <w:t xml:space="preserve"> den</w:t>
        </w:r>
      </w:ins>
      <w:r w:rsidRPr="00622A7F">
        <w:rPr>
          <w:rFonts w:cs="Arial"/>
          <w:lang w:val="de-DE"/>
        </w:rPr>
        <w:t xml:space="preserve"> Kontrollpersonen (nicht signifikant).</w:t>
      </w:r>
    </w:p>
    <w:p w14:paraId="4E2C920E" w14:textId="3A135E4E" w:rsidR="00D555C3" w:rsidRPr="00622A7F" w:rsidRDefault="00D555C3" w:rsidP="00622A7F">
      <w:pPr>
        <w:rPr>
          <w:rFonts w:cs="Arial"/>
          <w:lang w:val="de-DE"/>
        </w:rPr>
      </w:pPr>
      <w:r w:rsidRPr="00622A7F">
        <w:rPr>
          <w:rFonts w:cs="Arial"/>
          <w:lang w:val="de-DE"/>
        </w:rPr>
        <w:t>Mittels Einzelzell-RNA-Sequenzierung (scRNAseq) und anschließender Clusterannotation durch multimodale Referenz-Kartierung wurden periphere mononukleäre Blutzellen von zwei MPO-defizienten Patientinnen untersucht. Die Analyse ergab eine Expansion von CD4</w:t>
      </w:r>
      <w:r w:rsidRPr="00F26314">
        <w:rPr>
          <w:rFonts w:cs="Arial"/>
          <w:vertAlign w:val="superscript"/>
          <w:lang w:val="de-DE"/>
        </w:rPr>
        <w:t>+</w:t>
      </w:r>
      <w:r w:rsidRPr="00622A7F">
        <w:rPr>
          <w:rFonts w:cs="Arial"/>
          <w:lang w:val="de-DE"/>
        </w:rPr>
        <w:t xml:space="preserve"> zytotoxischen T-Lymphozyten (CTLs)</w:t>
      </w:r>
      <w:del w:id="138" w:author="Haskamp, Stefan" w:date="2021-12-27T14:18:00Z">
        <w:r w:rsidRPr="00622A7F" w:rsidDel="006324BC">
          <w:rPr>
            <w:rFonts w:cs="Arial"/>
            <w:lang w:val="de-DE"/>
          </w:rPr>
          <w:delText xml:space="preserve"> und geringfügig </w:delText>
        </w:r>
        <w:commentRangeStart w:id="139"/>
        <w:r w:rsidRPr="00622A7F" w:rsidDel="006324BC">
          <w:rPr>
            <w:rFonts w:cs="Arial"/>
            <w:lang w:val="de-DE"/>
          </w:rPr>
          <w:delText xml:space="preserve">von </w:delText>
        </w:r>
        <w:r w:rsidRPr="00622A7F" w:rsidDel="006324BC">
          <w:rPr>
            <w:rFonts w:cs="Arial"/>
            <w:szCs w:val="24"/>
            <w:lang w:val="de-DE"/>
          </w:rPr>
          <w:delText>CD8</w:delText>
        </w:r>
        <w:r w:rsidRPr="00622A7F" w:rsidDel="006324BC">
          <w:rPr>
            <w:rFonts w:cs="Arial"/>
            <w:szCs w:val="24"/>
            <w:vertAlign w:val="superscript"/>
            <w:lang w:val="de-DE"/>
          </w:rPr>
          <w:delText>+</w:delText>
        </w:r>
        <w:r w:rsidRPr="00622A7F" w:rsidDel="006324BC">
          <w:rPr>
            <w:rFonts w:cs="Arial"/>
            <w:szCs w:val="24"/>
            <w:lang w:val="de-DE"/>
          </w:rPr>
          <w:delText xml:space="preserve"> Effektor-Gedächtnis-T-Zellen (TEMs)</w:delText>
        </w:r>
      </w:del>
      <w:r w:rsidRPr="00622A7F">
        <w:rPr>
          <w:rFonts w:cs="Arial"/>
          <w:lang w:val="de-DE"/>
        </w:rPr>
        <w:t xml:space="preserve">, </w:t>
      </w:r>
      <w:commentRangeEnd w:id="139"/>
      <w:r w:rsidR="000F396C">
        <w:rPr>
          <w:rStyle w:val="Kommentarzeichen"/>
        </w:rPr>
        <w:commentReference w:id="139"/>
      </w:r>
      <w:r w:rsidRPr="00622A7F">
        <w:rPr>
          <w:rFonts w:cs="Arial"/>
          <w:lang w:val="de-DE"/>
        </w:rPr>
        <w:t>welche</w:t>
      </w:r>
      <w:del w:id="140" w:author="Haskamp, Stefan" w:date="2021-12-27T14:19:00Z">
        <w:r w:rsidRPr="00622A7F" w:rsidDel="006324BC">
          <w:rPr>
            <w:rFonts w:cs="Arial"/>
            <w:lang w:val="de-DE"/>
          </w:rPr>
          <w:delText>s</w:delText>
        </w:r>
      </w:del>
      <w:r w:rsidRPr="00622A7F">
        <w:rPr>
          <w:rFonts w:cs="Arial"/>
          <w:lang w:val="de-DE"/>
        </w:rPr>
        <w:t xml:space="preserve"> auch durch durchflusszytometrische Analysen bestätigt werden konnte. Die Expression des Markergens für CD4</w:t>
      </w:r>
      <w:r w:rsidRPr="00F26314">
        <w:rPr>
          <w:rFonts w:cs="Arial"/>
          <w:vertAlign w:val="superscript"/>
          <w:lang w:val="de-DE"/>
        </w:rPr>
        <w:t>+</w:t>
      </w:r>
      <w:r w:rsidRPr="00622A7F">
        <w:rPr>
          <w:rFonts w:cs="Arial"/>
          <w:lang w:val="de-DE"/>
        </w:rPr>
        <w:t xml:space="preserve"> CTLs </w:t>
      </w:r>
      <w:r w:rsidRPr="00622A7F">
        <w:rPr>
          <w:rFonts w:cs="Arial"/>
          <w:i/>
          <w:lang w:val="de-DE"/>
        </w:rPr>
        <w:t xml:space="preserve">FGFBP2 </w:t>
      </w:r>
      <w:r w:rsidRPr="00622A7F">
        <w:rPr>
          <w:rFonts w:cs="Arial"/>
          <w:lang w:val="de-DE"/>
        </w:rPr>
        <w:t xml:space="preserve">war höher bei Patientinnen mit Varianten in </w:t>
      </w:r>
      <w:r w:rsidRPr="00622A7F">
        <w:rPr>
          <w:rFonts w:cs="Arial"/>
          <w:i/>
          <w:lang w:val="de-DE"/>
        </w:rPr>
        <w:t>MPO</w:t>
      </w:r>
      <w:r w:rsidRPr="00622A7F">
        <w:rPr>
          <w:rFonts w:cs="Arial"/>
          <w:lang w:val="de-DE"/>
        </w:rPr>
        <w:t xml:space="preserve"> und/ oder </w:t>
      </w:r>
      <w:r w:rsidRPr="00622A7F">
        <w:rPr>
          <w:rFonts w:cs="Arial"/>
          <w:i/>
          <w:lang w:val="de-DE"/>
        </w:rPr>
        <w:t>IL36RN</w:t>
      </w:r>
      <w:r w:rsidRPr="00622A7F">
        <w:rPr>
          <w:rFonts w:cs="Arial"/>
          <w:lang w:val="de-DE"/>
        </w:rPr>
        <w:t xml:space="preserve"> im Vergleich zu Patientinnen und Kontrollen ohne Varianten in diesen Genen (n=20, p=0,0015). Eine Signalweg-Analyse von differentiell exprimierten Genen (DEGs) an RNA aus Neutrophilen rückte das Komplementsystem in den Fokus.</w:t>
      </w:r>
    </w:p>
    <w:p w14:paraId="1EEC0EAF" w14:textId="1D269B5C" w:rsidR="00D555C3" w:rsidRPr="00622A7F" w:rsidRDefault="00D555C3" w:rsidP="00622A7F">
      <w:pPr>
        <w:rPr>
          <w:rFonts w:cs="Arial"/>
          <w:szCs w:val="24"/>
          <w:lang w:val="de-DE"/>
        </w:rPr>
      </w:pPr>
      <w:r w:rsidRPr="00622A7F">
        <w:rPr>
          <w:rFonts w:cs="Arial"/>
          <w:lang w:val="de-DE"/>
        </w:rPr>
        <w:t>Bei der Untersuchung des Transkriptoms</w:t>
      </w:r>
      <w:ins w:id="141" w:author="Haskamp, Stefan" w:date="2021-12-27T15:33:00Z">
        <w:r w:rsidR="005F2AC8">
          <w:rPr>
            <w:rFonts w:cs="Arial"/>
            <w:lang w:val="de-DE"/>
          </w:rPr>
          <w:t xml:space="preserve"> </w:t>
        </w:r>
      </w:ins>
      <w:del w:id="142" w:author="Haskamp, Stefan" w:date="2021-12-27T15:33:00Z">
        <w:r w:rsidRPr="00622A7F" w:rsidDel="005F2AC8">
          <w:rPr>
            <w:rFonts w:cs="Arial"/>
            <w:lang w:val="de-DE"/>
          </w:rPr>
          <w:delText xml:space="preserve"> </w:delText>
        </w:r>
      </w:del>
      <w:r w:rsidRPr="00622A7F">
        <w:rPr>
          <w:rFonts w:cs="Arial"/>
          <w:lang w:val="de-DE"/>
        </w:rPr>
        <w:t xml:space="preserve">einer Patientin </w:t>
      </w:r>
      <w:ins w:id="143" w:author="Haskamp, Stefan" w:date="2021-12-27T15:33:00Z">
        <w:r w:rsidR="005F2AC8">
          <w:rPr>
            <w:rFonts w:cs="Arial"/>
            <w:lang w:val="de-DE"/>
          </w:rPr>
          <w:t>mittels scRNAseq</w:t>
        </w:r>
        <w:r w:rsidR="005F2AC8" w:rsidRPr="00622A7F">
          <w:rPr>
            <w:rFonts w:cs="Arial"/>
            <w:lang w:val="de-DE"/>
          </w:rPr>
          <w:t xml:space="preserve"> </w:t>
        </w:r>
      </w:ins>
      <w:del w:id="144" w:author="Haskamp, Stefan" w:date="2021-12-27T15:34:00Z">
        <w:r w:rsidRPr="00622A7F" w:rsidDel="005F2AC8">
          <w:rPr>
            <w:rFonts w:cs="Arial"/>
            <w:lang w:val="de-DE"/>
          </w:rPr>
          <w:delText xml:space="preserve">über den Verlauf einer akuten Episode </w:delText>
        </w:r>
      </w:del>
      <w:r w:rsidRPr="00622A7F">
        <w:rPr>
          <w:rFonts w:cs="Arial"/>
          <w:lang w:val="de-DE"/>
        </w:rPr>
        <w:t>waren die absoluten Zellzahlen</w:t>
      </w:r>
      <w:ins w:id="145" w:author="Haskamp, Stefan" w:date="2021-12-27T15:34:00Z">
        <w:r w:rsidR="005F2AC8">
          <w:rPr>
            <w:rFonts w:cs="Arial"/>
            <w:lang w:val="de-DE"/>
          </w:rPr>
          <w:t xml:space="preserve"> </w:t>
        </w:r>
      </w:ins>
      <w:del w:id="146" w:author="Haskamp, Stefan" w:date="2021-12-27T15:34:00Z">
        <w:r w:rsidRPr="00622A7F" w:rsidDel="005F2AC8">
          <w:rPr>
            <w:rFonts w:cs="Arial"/>
            <w:lang w:val="de-DE"/>
          </w:rPr>
          <w:delText xml:space="preserve"> </w:delText>
        </w:r>
      </w:del>
      <w:r w:rsidRPr="00622A7F">
        <w:rPr>
          <w:rFonts w:cs="Arial"/>
          <w:lang w:val="de-DE"/>
        </w:rPr>
        <w:t>von CD8</w:t>
      </w:r>
      <w:r w:rsidRPr="00F26314">
        <w:rPr>
          <w:rFonts w:cs="Arial"/>
          <w:vertAlign w:val="superscript"/>
          <w:lang w:val="de-DE"/>
        </w:rPr>
        <w:t>+</w:t>
      </w:r>
      <w:r w:rsidRPr="00622A7F">
        <w:rPr>
          <w:rFonts w:cs="Arial"/>
          <w:lang w:val="de-DE"/>
        </w:rPr>
        <w:t xml:space="preserve"> TEMs </w:t>
      </w:r>
      <w:ins w:id="147" w:author="Haskamp, Stefan" w:date="2021-12-27T15:34:00Z">
        <w:r w:rsidR="005F2AC8">
          <w:rPr>
            <w:rFonts w:cs="Arial"/>
            <w:lang w:val="de-DE"/>
          </w:rPr>
          <w:t>während einer akuten Episode</w:t>
        </w:r>
        <w:r w:rsidR="005F2AC8" w:rsidRPr="00622A7F">
          <w:rPr>
            <w:rFonts w:cs="Arial"/>
            <w:lang w:val="de-DE"/>
          </w:rPr>
          <w:t xml:space="preserve"> </w:t>
        </w:r>
      </w:ins>
      <w:r w:rsidRPr="00622A7F">
        <w:rPr>
          <w:rFonts w:cs="Arial"/>
          <w:lang w:val="de-DE"/>
        </w:rPr>
        <w:t xml:space="preserve">konstant hoch und die Proportionen </w:t>
      </w:r>
      <w:commentRangeStart w:id="148"/>
      <w:r w:rsidRPr="00622A7F">
        <w:rPr>
          <w:rFonts w:cs="Arial"/>
          <w:lang w:val="de-DE"/>
        </w:rPr>
        <w:t>von</w:t>
      </w:r>
      <w:r w:rsidR="005F2AC8">
        <w:rPr>
          <w:rFonts w:cs="Arial"/>
          <w:lang w:val="de-DE"/>
        </w:rPr>
        <w:t xml:space="preserve"> CD14</w:t>
      </w:r>
      <w:r w:rsidR="005F2AC8" w:rsidRPr="005F2AC8">
        <w:rPr>
          <w:rFonts w:cs="Arial"/>
          <w:vertAlign w:val="superscript"/>
          <w:lang w:val="de-DE"/>
        </w:rPr>
        <w:t>+</w:t>
      </w:r>
      <w:r w:rsidRPr="00622A7F">
        <w:rPr>
          <w:rFonts w:cs="Arial"/>
          <w:lang w:val="de-DE"/>
        </w:rPr>
        <w:t xml:space="preserve"> Monozyten rückläufig</w:t>
      </w:r>
      <w:commentRangeEnd w:id="148"/>
      <w:r w:rsidR="00302146">
        <w:rPr>
          <w:rStyle w:val="Kommentarzeichen"/>
        </w:rPr>
        <w:commentReference w:id="148"/>
      </w:r>
      <w:r w:rsidRPr="00622A7F">
        <w:rPr>
          <w:rFonts w:cs="Arial"/>
          <w:lang w:val="de-DE"/>
        </w:rPr>
        <w:t xml:space="preserve">. Signalweg-Analysen </w:t>
      </w:r>
      <w:r w:rsidRPr="00622A7F">
        <w:rPr>
          <w:rFonts w:cs="Arial"/>
          <w:szCs w:val="24"/>
          <w:lang w:val="de-DE"/>
        </w:rPr>
        <w:t xml:space="preserve">basierend auf den DEGs (Beginn und Ende der Episode) </w:t>
      </w:r>
      <w:r w:rsidRPr="00622A7F">
        <w:rPr>
          <w:rFonts w:cs="Arial"/>
          <w:lang w:val="de-DE"/>
        </w:rPr>
        <w:t xml:space="preserve">ergaben, </w:t>
      </w:r>
      <w:commentRangeStart w:id="149"/>
      <w:r w:rsidRPr="00622A7F">
        <w:rPr>
          <w:rFonts w:cs="Arial"/>
          <w:lang w:val="de-DE"/>
        </w:rPr>
        <w:t>dass der Signalweg “</w:t>
      </w:r>
      <w:r w:rsidRPr="00622A7F">
        <w:rPr>
          <w:rFonts w:cs="Arial"/>
          <w:szCs w:val="24"/>
          <w:lang w:val="de-DE"/>
        </w:rPr>
        <w:t>SRP-dependent cotranslational protein targeting to membrane” in mehreren T-Zellarten, NK-Zellen und Monozyten stark angereichert w</w:t>
      </w:r>
      <w:commentRangeEnd w:id="149"/>
      <w:r w:rsidR="000C68F8">
        <w:rPr>
          <w:rStyle w:val="Kommentarzeichen"/>
        </w:rPr>
        <w:commentReference w:id="149"/>
      </w:r>
      <w:r w:rsidRPr="00622A7F">
        <w:rPr>
          <w:rFonts w:cs="Arial"/>
          <w:szCs w:val="24"/>
          <w:lang w:val="de-DE"/>
        </w:rPr>
        <w:t>ar.</w:t>
      </w:r>
      <w:ins w:id="150" w:author="Haskamp, Stefan" w:date="2021-12-27T15:39:00Z">
        <w:r w:rsidR="005F2AC8">
          <w:rPr>
            <w:rFonts w:cs="Arial"/>
            <w:szCs w:val="24"/>
            <w:lang w:val="de-DE"/>
          </w:rPr>
          <w:t xml:space="preserve"> Dieser </w:t>
        </w:r>
      </w:ins>
      <w:ins w:id="151" w:author="Haskamp, Stefan" w:date="2021-12-27T15:43:00Z">
        <w:r w:rsidR="009A5771">
          <w:rPr>
            <w:rFonts w:cs="Arial"/>
            <w:szCs w:val="24"/>
            <w:lang w:val="de-DE"/>
          </w:rPr>
          <w:t>Signalweg</w:t>
        </w:r>
      </w:ins>
      <w:ins w:id="152" w:author="Haskamp, Stefan" w:date="2021-12-27T15:39:00Z">
        <w:r w:rsidR="005F2AC8">
          <w:rPr>
            <w:rFonts w:cs="Arial"/>
            <w:szCs w:val="24"/>
            <w:lang w:val="de-DE"/>
          </w:rPr>
          <w:t xml:space="preserve"> </w:t>
        </w:r>
      </w:ins>
      <w:ins w:id="153" w:author="Haskamp, Stefan" w:date="2021-12-27T15:43:00Z">
        <w:r w:rsidR="009A5771">
          <w:rPr>
            <w:rFonts w:cs="Arial"/>
            <w:szCs w:val="24"/>
            <w:lang w:val="de-DE"/>
          </w:rPr>
          <w:t>h</w:t>
        </w:r>
      </w:ins>
      <w:ins w:id="154" w:author="Haskamp, Stefan" w:date="2021-12-27T15:44:00Z">
        <w:r w:rsidR="009A5771">
          <w:rPr>
            <w:rFonts w:cs="Arial"/>
            <w:szCs w:val="24"/>
            <w:lang w:val="de-DE"/>
          </w:rPr>
          <w:t>at die Aufgabe</w:t>
        </w:r>
      </w:ins>
      <w:ins w:id="155" w:author="Haskamp, Stefan" w:date="2021-12-27T15:43:00Z">
        <w:r w:rsidR="009A5771">
          <w:rPr>
            <w:rFonts w:cs="Arial"/>
            <w:szCs w:val="24"/>
            <w:lang w:val="de-DE"/>
          </w:rPr>
          <w:t xml:space="preserve">, </w:t>
        </w:r>
      </w:ins>
      <w:ins w:id="156" w:author="Haskamp, Stefan" w:date="2021-12-27T15:41:00Z">
        <w:r w:rsidR="005F2AC8">
          <w:rPr>
            <w:rFonts w:cs="Arial"/>
            <w:szCs w:val="24"/>
            <w:lang w:val="de-DE"/>
          </w:rPr>
          <w:t>Pr</w:t>
        </w:r>
        <w:r w:rsidR="009A5771">
          <w:rPr>
            <w:rFonts w:cs="Arial"/>
            <w:szCs w:val="24"/>
            <w:lang w:val="de-DE"/>
          </w:rPr>
          <w:t>o</w:t>
        </w:r>
        <w:r w:rsidR="005F2AC8">
          <w:rPr>
            <w:rFonts w:cs="Arial"/>
            <w:szCs w:val="24"/>
            <w:lang w:val="de-DE"/>
          </w:rPr>
          <w:t xml:space="preserve">teine in den </w:t>
        </w:r>
      </w:ins>
      <w:ins w:id="157" w:author="Haskamp, Stefan" w:date="2021-12-27T15:42:00Z">
        <w:r w:rsidR="009A5771" w:rsidRPr="009A5771">
          <w:rPr>
            <w:rFonts w:cs="Arial"/>
            <w:szCs w:val="24"/>
            <w:lang w:val="de-DE"/>
          </w:rPr>
          <w:t xml:space="preserve">Sekretionsweg </w:t>
        </w:r>
      </w:ins>
      <w:ins w:id="158" w:author="Haskamp, Stefan" w:date="2021-12-27T15:41:00Z">
        <w:r w:rsidR="009A5771">
          <w:rPr>
            <w:rFonts w:cs="Arial"/>
            <w:szCs w:val="24"/>
            <w:lang w:val="de-DE"/>
          </w:rPr>
          <w:t>zu leiten.</w:t>
        </w:r>
      </w:ins>
      <w:r w:rsidRPr="00622A7F">
        <w:rPr>
          <w:rFonts w:cs="Arial"/>
          <w:szCs w:val="24"/>
          <w:lang w:val="de-DE"/>
        </w:rPr>
        <w:t xml:space="preserve"> In Neutrophilen änderte sich im </w:t>
      </w:r>
      <w:r w:rsidRPr="00622A7F">
        <w:rPr>
          <w:rFonts w:cs="Arial"/>
          <w:szCs w:val="24"/>
          <w:lang w:val="de-DE"/>
        </w:rPr>
        <w:lastRenderedPageBreak/>
        <w:t>Verlauf der Episode die Expression von Genen, die zum Interferon-I Signalweg gehören. Dieser Signalweg war auch angereichert bei DEGs aus CD16</w:t>
      </w:r>
      <w:r w:rsidRPr="00F26314">
        <w:rPr>
          <w:rFonts w:cs="Arial"/>
          <w:szCs w:val="24"/>
          <w:vertAlign w:val="superscript"/>
          <w:lang w:val="de-DE"/>
        </w:rPr>
        <w:t>+</w:t>
      </w:r>
      <w:r w:rsidRPr="00622A7F">
        <w:rPr>
          <w:rFonts w:cs="Arial"/>
          <w:szCs w:val="24"/>
          <w:lang w:val="de-DE"/>
        </w:rPr>
        <w:t xml:space="preserve"> Monozyten und CD4</w:t>
      </w:r>
      <w:r w:rsidRPr="00F26314">
        <w:rPr>
          <w:rFonts w:cs="Arial"/>
          <w:szCs w:val="24"/>
          <w:vertAlign w:val="superscript"/>
          <w:lang w:val="de-DE"/>
        </w:rPr>
        <w:t>+</w:t>
      </w:r>
      <w:r w:rsidRPr="00622A7F">
        <w:rPr>
          <w:rFonts w:cs="Arial"/>
          <w:szCs w:val="24"/>
          <w:lang w:val="de-DE"/>
        </w:rPr>
        <w:t xml:space="preserve"> TEMs im ersten Teil der Transkriptomstudie. </w:t>
      </w:r>
    </w:p>
    <w:p w14:paraId="60FC231E" w14:textId="52B2EBDA" w:rsidR="00D555C3" w:rsidRPr="00622A7F" w:rsidRDefault="00D555C3" w:rsidP="00622A7F">
      <w:pPr>
        <w:rPr>
          <w:rFonts w:cs="Arial"/>
          <w:lang w:val="de-DE"/>
        </w:rPr>
      </w:pPr>
      <w:bookmarkStart w:id="159" w:name="_Toc72229617"/>
      <w:commentRangeStart w:id="160"/>
      <w:del w:id="161" w:author="Haskamp, Stefan" w:date="2021-12-27T15:46:00Z">
        <w:r w:rsidRPr="00622A7F" w:rsidDel="009A5771">
          <w:rPr>
            <w:rFonts w:cs="Arial"/>
            <w:szCs w:val="24"/>
            <w:lang w:val="de-DE"/>
          </w:rPr>
          <w:delText xml:space="preserve">Zusammengefasst </w:delText>
        </w:r>
      </w:del>
      <w:ins w:id="162" w:author="Haskamp, Stefan" w:date="2021-12-27T15:46:00Z">
        <w:r w:rsidR="009A5771">
          <w:rPr>
            <w:rFonts w:cs="Arial"/>
            <w:szCs w:val="24"/>
            <w:lang w:val="de-DE"/>
          </w:rPr>
          <w:t>In dieser Arbeit</w:t>
        </w:r>
        <w:r w:rsidR="009A5771" w:rsidRPr="00622A7F">
          <w:rPr>
            <w:rFonts w:cs="Arial"/>
            <w:szCs w:val="24"/>
            <w:lang w:val="de-DE"/>
          </w:rPr>
          <w:t xml:space="preserve"> </w:t>
        </w:r>
      </w:ins>
      <w:r w:rsidRPr="00622A7F">
        <w:rPr>
          <w:rFonts w:cs="Arial"/>
          <w:szCs w:val="24"/>
          <w:lang w:val="de-DE"/>
        </w:rPr>
        <w:t xml:space="preserve">wurde </w:t>
      </w:r>
      <w:r w:rsidRPr="00622A7F">
        <w:rPr>
          <w:rFonts w:cs="Arial"/>
          <w:i/>
          <w:szCs w:val="24"/>
          <w:lang w:val="de-DE"/>
        </w:rPr>
        <w:t>MPO</w:t>
      </w:r>
      <w:r w:rsidRPr="00622A7F">
        <w:rPr>
          <w:rFonts w:cs="Arial"/>
          <w:szCs w:val="24"/>
          <w:lang w:val="de-DE"/>
        </w:rPr>
        <w:t xml:space="preserve"> als zweithäufigstes Suszeptibilitätsgen für GPP identifiziert</w:t>
      </w:r>
      <w:ins w:id="163" w:author="Haskamp, Stefan" w:date="2021-12-27T16:25:00Z">
        <w:r w:rsidR="00D9077D">
          <w:rPr>
            <w:rFonts w:cs="Arial"/>
            <w:szCs w:val="24"/>
            <w:lang w:val="de-DE"/>
          </w:rPr>
          <w:t xml:space="preserve">, </w:t>
        </w:r>
      </w:ins>
      <w:ins w:id="164" w:author="Haskamp, Stefan" w:date="2021-12-27T16:26:00Z">
        <w:r w:rsidR="0067328A">
          <w:rPr>
            <w:rFonts w:cs="Arial"/>
            <w:szCs w:val="24"/>
            <w:lang w:val="de-DE"/>
          </w:rPr>
          <w:t>so</w:t>
        </w:r>
      </w:ins>
      <w:ins w:id="165" w:author="Haskamp, Stefan" w:date="2021-12-27T16:25:00Z">
        <w:r w:rsidR="00D9077D">
          <w:rPr>
            <w:rFonts w:cs="Arial"/>
            <w:szCs w:val="24"/>
            <w:lang w:val="de-DE"/>
          </w:rPr>
          <w:t xml:space="preserve">dass die GPP </w:t>
        </w:r>
      </w:ins>
      <w:ins w:id="166" w:author="Haskamp, Stefan" w:date="2021-12-27T16:27:00Z">
        <w:r w:rsidR="0067328A">
          <w:rPr>
            <w:rFonts w:cs="Arial"/>
            <w:szCs w:val="24"/>
            <w:lang w:val="de-DE"/>
          </w:rPr>
          <w:t>als</w:t>
        </w:r>
      </w:ins>
      <w:ins w:id="167" w:author="Haskamp, Stefan" w:date="2021-12-27T16:25:00Z">
        <w:r w:rsidR="00D9077D">
          <w:rPr>
            <w:rFonts w:cs="Arial"/>
            <w:szCs w:val="24"/>
            <w:lang w:val="de-DE"/>
          </w:rPr>
          <w:t xml:space="preserve"> </w:t>
        </w:r>
      </w:ins>
      <w:del w:id="168" w:author="Haskamp, Stefan" w:date="2021-12-27T16:25:00Z">
        <w:r w:rsidRPr="00622A7F" w:rsidDel="00D9077D">
          <w:rPr>
            <w:rFonts w:cs="Arial"/>
            <w:szCs w:val="24"/>
            <w:lang w:val="de-DE"/>
          </w:rPr>
          <w:delText>.</w:delText>
        </w:r>
      </w:del>
      <w:ins w:id="169" w:author="Haskamp, Stefan" w:date="2021-12-27T15:49:00Z">
        <w:r w:rsidR="009A5771">
          <w:rPr>
            <w:rFonts w:cs="Arial"/>
            <w:szCs w:val="24"/>
            <w:lang w:val="de-DE"/>
          </w:rPr>
          <w:t>olig</w:t>
        </w:r>
      </w:ins>
      <w:ins w:id="170" w:author="Haskamp, Stefan" w:date="2021-12-27T16:26:00Z">
        <w:r w:rsidR="0067328A">
          <w:rPr>
            <w:rFonts w:cs="Arial"/>
            <w:szCs w:val="24"/>
            <w:lang w:val="de-DE"/>
          </w:rPr>
          <w:t xml:space="preserve">ogene </w:t>
        </w:r>
      </w:ins>
      <w:ins w:id="171" w:author="Haskamp, Stefan" w:date="2021-12-27T15:49:00Z">
        <w:r w:rsidR="009A5771">
          <w:rPr>
            <w:rFonts w:cs="Arial"/>
            <w:szCs w:val="24"/>
            <w:lang w:val="de-DE"/>
          </w:rPr>
          <w:t xml:space="preserve">Erkrankung </w:t>
        </w:r>
      </w:ins>
      <w:ins w:id="172" w:author="Haskamp, Stefan" w:date="2021-12-27T16:27:00Z">
        <w:r w:rsidR="0067328A">
          <w:rPr>
            <w:rFonts w:cs="Arial"/>
            <w:szCs w:val="24"/>
            <w:lang w:val="de-DE"/>
          </w:rPr>
          <w:t>bezeichent werden kann</w:t>
        </w:r>
      </w:ins>
      <w:ins w:id="173" w:author="Haskamp, Stefan" w:date="2021-12-27T15:49:00Z">
        <w:r w:rsidR="009A5771">
          <w:rPr>
            <w:rFonts w:cs="Arial"/>
            <w:szCs w:val="24"/>
            <w:lang w:val="de-DE"/>
          </w:rPr>
          <w:t>.</w:t>
        </w:r>
      </w:ins>
      <w:r w:rsidRPr="00622A7F">
        <w:rPr>
          <w:rFonts w:cs="Arial"/>
          <w:szCs w:val="24"/>
          <w:lang w:val="de-DE"/>
        </w:rPr>
        <w:t xml:space="preserve"> Der Mangel an MPO stört</w:t>
      </w:r>
      <w:r w:rsidR="00541032">
        <w:rPr>
          <w:rFonts w:cs="Arial"/>
          <w:szCs w:val="24"/>
          <w:lang w:val="de-DE"/>
        </w:rPr>
        <w:t>e</w:t>
      </w:r>
      <w:r w:rsidRPr="00622A7F">
        <w:rPr>
          <w:rFonts w:cs="Arial"/>
          <w:szCs w:val="24"/>
          <w:lang w:val="de-DE"/>
        </w:rPr>
        <w:t xml:space="preserve"> die Efferozytose von Neutrophilen</w:t>
      </w:r>
      <w:r w:rsidR="00541032">
        <w:rPr>
          <w:rFonts w:cs="Arial"/>
          <w:szCs w:val="24"/>
          <w:lang w:val="de-DE"/>
        </w:rPr>
        <w:t>, reduziert</w:t>
      </w:r>
      <w:r w:rsidR="00552D74">
        <w:rPr>
          <w:rFonts w:cs="Arial"/>
          <w:szCs w:val="24"/>
          <w:lang w:val="de-DE"/>
        </w:rPr>
        <w:t>e</w:t>
      </w:r>
      <w:r w:rsidR="00541032">
        <w:rPr>
          <w:rFonts w:cs="Arial"/>
          <w:szCs w:val="24"/>
          <w:lang w:val="de-DE"/>
        </w:rPr>
        <w:t xml:space="preserve"> die Bildung von NETs</w:t>
      </w:r>
      <w:r w:rsidRPr="00622A7F">
        <w:rPr>
          <w:rFonts w:cs="Arial"/>
          <w:szCs w:val="24"/>
          <w:lang w:val="de-DE"/>
        </w:rPr>
        <w:t xml:space="preserve"> und erhöht</w:t>
      </w:r>
      <w:r w:rsidR="00552D74">
        <w:rPr>
          <w:rFonts w:cs="Arial"/>
          <w:szCs w:val="24"/>
          <w:lang w:val="de-DE"/>
        </w:rPr>
        <w:t>e</w:t>
      </w:r>
      <w:r w:rsidRPr="00622A7F">
        <w:rPr>
          <w:rFonts w:cs="Arial"/>
          <w:szCs w:val="24"/>
          <w:lang w:val="de-DE"/>
        </w:rPr>
        <w:t xml:space="preserve"> die Aktivität von IL-36 aktivierenden Serinproteasen. Krankheitsassoziierte </w:t>
      </w:r>
      <w:r w:rsidRPr="00622A7F">
        <w:rPr>
          <w:rFonts w:cs="Arial"/>
          <w:i/>
          <w:szCs w:val="24"/>
          <w:lang w:val="de-DE"/>
        </w:rPr>
        <w:t>MPO</w:t>
      </w:r>
      <w:r w:rsidRPr="00622A7F">
        <w:rPr>
          <w:rFonts w:cs="Arial"/>
          <w:szCs w:val="24"/>
          <w:lang w:val="de-DE"/>
        </w:rPr>
        <w:t>-Varianten könnten auch zur PPP beitragen, angedeutet durch eine marginal signifikante Assoziation. CD4</w:t>
      </w:r>
      <w:r w:rsidRPr="00F26314">
        <w:rPr>
          <w:rFonts w:cs="Arial"/>
          <w:szCs w:val="24"/>
          <w:vertAlign w:val="superscript"/>
          <w:lang w:val="de-DE"/>
        </w:rPr>
        <w:t>+</w:t>
      </w:r>
      <w:r w:rsidRPr="00622A7F">
        <w:rPr>
          <w:rFonts w:cs="Arial"/>
          <w:szCs w:val="24"/>
          <w:lang w:val="de-DE"/>
        </w:rPr>
        <w:t xml:space="preserve"> CTLs könnten bei </w:t>
      </w:r>
      <w:ins w:id="174" w:author="Haskamp, Stefan" w:date="2022-02-16T21:02:00Z">
        <w:r w:rsidR="004B0852" w:rsidRPr="00622A7F">
          <w:rPr>
            <w:rFonts w:cs="Arial"/>
            <w:lang w:val="de-DE"/>
          </w:rPr>
          <w:t>Patientinnen und Patient</w:t>
        </w:r>
        <w:r w:rsidR="004B0852">
          <w:rPr>
            <w:rFonts w:cs="Arial"/>
            <w:lang w:val="de-DE"/>
          </w:rPr>
          <w:t>en</w:t>
        </w:r>
      </w:ins>
      <w:del w:id="175" w:author="Haskamp, Stefan" w:date="2022-02-16T21:02:00Z">
        <w:r w:rsidRPr="00622A7F" w:rsidDel="004B0852">
          <w:rPr>
            <w:rFonts w:cs="Arial"/>
            <w:szCs w:val="24"/>
            <w:lang w:val="de-DE"/>
          </w:rPr>
          <w:delText>Patienten</w:delText>
        </w:r>
      </w:del>
      <w:r w:rsidRPr="00622A7F">
        <w:rPr>
          <w:rFonts w:cs="Arial"/>
          <w:szCs w:val="24"/>
          <w:lang w:val="de-DE"/>
        </w:rPr>
        <w:t>, die Anlageträger krankheitsassoziierter Varianten sind, zu Entzündungsreaktionen beitragen. Ob CD4</w:t>
      </w:r>
      <w:r w:rsidRPr="00F26314">
        <w:rPr>
          <w:rFonts w:cs="Arial"/>
          <w:szCs w:val="24"/>
          <w:vertAlign w:val="superscript"/>
          <w:lang w:val="de-DE"/>
        </w:rPr>
        <w:t>+</w:t>
      </w:r>
      <w:r w:rsidRPr="00622A7F">
        <w:rPr>
          <w:rFonts w:cs="Arial"/>
          <w:szCs w:val="24"/>
          <w:lang w:val="de-DE"/>
        </w:rPr>
        <w:t xml:space="preserve"> CTLs, das Komplementsystem oder die Interferon-Signalwege als potenzielles therapeutisches Ziel in Frage kommen, werden zukünftige Studien klären. </w:t>
      </w:r>
      <w:commentRangeEnd w:id="160"/>
      <w:r w:rsidR="000F396C">
        <w:rPr>
          <w:rStyle w:val="Kommentarzeichen"/>
        </w:rPr>
        <w:commentReference w:id="160"/>
      </w:r>
    </w:p>
    <w:p w14:paraId="43DC240B" w14:textId="77777777" w:rsidR="00D555C3" w:rsidRPr="00622A7F" w:rsidRDefault="00D555C3" w:rsidP="00622A7F">
      <w:pPr>
        <w:pStyle w:val="berschrift1"/>
        <w:rPr>
          <w:rFonts w:cs="Arial"/>
          <w:lang w:val="de-DE"/>
        </w:rPr>
      </w:pPr>
      <w:bookmarkStart w:id="176" w:name="_Toc91488871"/>
      <w:bookmarkEnd w:id="13"/>
      <w:r w:rsidRPr="00622A7F">
        <w:rPr>
          <w:rFonts w:cs="Arial"/>
          <w:lang w:val="de-DE"/>
        </w:rPr>
        <w:t>Abstract</w:t>
      </w:r>
      <w:bookmarkEnd w:id="159"/>
      <w:bookmarkEnd w:id="176"/>
    </w:p>
    <w:p w14:paraId="0C554BA8" w14:textId="3A44CE17" w:rsidR="0067328A" w:rsidRPr="0067328A" w:rsidRDefault="0067328A" w:rsidP="0067328A">
      <w:pPr>
        <w:rPr>
          <w:rFonts w:cs="Arial"/>
        </w:rPr>
      </w:pPr>
      <w:r w:rsidRPr="0067328A">
        <w:rPr>
          <w:rFonts w:cs="Arial"/>
        </w:rPr>
        <w:t>Psoriasis is a disease of the skin that affects more than 150 million people in the Western world. The genetic causes of the common forms psoriasis vulgaris and psoriatic arthritis are complex and partly unknown, while those of the rarer SAPHO syndrome (acronym for synovitis-acne-pustulosis-hyperostosis-osteitis) and palmoplantar pustular psoriasis (PPP) are unclear. Generalized pustular psoriasis (GPP) is potentially life-threatening and the</w:t>
      </w:r>
      <w:r>
        <w:rPr>
          <w:rFonts w:cs="Arial"/>
        </w:rPr>
        <w:t xml:space="preserve"> estimated</w:t>
      </w:r>
      <w:r w:rsidRPr="0067328A">
        <w:rPr>
          <w:rFonts w:cs="Arial"/>
        </w:rPr>
        <w:t xml:space="preserve"> prevalence is 1-9 affected individuals per million (Japan 7.46 and France 1.7). Biallelic variants in the gene IL36RN, which encodes the antagonist of the IL-36 receptor, have been described as the genetic cause in a quarter of patients. Although other genetic predisposing factors have been discovered, the genetic cause is unknown in the majority of cases. Furthermore, the pathomechanisms underlying GPP are poorly understood. Whether other cells contribute to the disease has been insufficiently investigated. </w:t>
      </w:r>
    </w:p>
    <w:p w14:paraId="40C889A3" w14:textId="594425E3" w:rsidR="00D555C3" w:rsidRPr="00622A7F" w:rsidRDefault="00D555C3" w:rsidP="00622A7F">
      <w:pPr>
        <w:rPr>
          <w:rFonts w:cs="Arial"/>
        </w:rPr>
      </w:pPr>
      <w:r w:rsidRPr="00622A7F">
        <w:rPr>
          <w:rFonts w:cs="Arial"/>
        </w:rPr>
        <w:t xml:space="preserve">In this thesis, eight rare variants in the gene </w:t>
      </w:r>
      <w:r w:rsidRPr="00622A7F">
        <w:rPr>
          <w:rFonts w:cs="Arial"/>
          <w:i/>
        </w:rPr>
        <w:t>MPO</w:t>
      </w:r>
      <w:r w:rsidRPr="00622A7F">
        <w:rPr>
          <w:rFonts w:cs="Arial"/>
        </w:rPr>
        <w:t xml:space="preserve"> were identified by whole-exome sequencing and Sanger sequencing of 82 GPP patients and classified as functionally relevant by </w:t>
      </w:r>
      <w:r w:rsidR="003E7E0A">
        <w:rPr>
          <w:rFonts w:cs="Arial"/>
        </w:rPr>
        <w:t>several experiments</w:t>
      </w:r>
      <w:r w:rsidRPr="00622A7F">
        <w:rPr>
          <w:rFonts w:cs="Arial"/>
        </w:rPr>
        <w:t xml:space="preserve">. </w:t>
      </w:r>
      <w:r w:rsidRPr="00622A7F">
        <w:rPr>
          <w:rFonts w:cs="Arial"/>
          <w:i/>
        </w:rPr>
        <w:t>MPO</w:t>
      </w:r>
      <w:r w:rsidRPr="00622A7F">
        <w:rPr>
          <w:rFonts w:cs="Arial"/>
        </w:rPr>
        <w:t xml:space="preserve"> encodes myeloperoxidase, which is expressed in neutrophils and </w:t>
      </w:r>
      <w:r w:rsidR="003E7E0A">
        <w:rPr>
          <w:rFonts w:cs="Arial"/>
        </w:rPr>
        <w:t>to a lesser extent</w:t>
      </w:r>
      <w:r w:rsidRPr="00622A7F">
        <w:rPr>
          <w:rFonts w:cs="Arial"/>
        </w:rPr>
        <w:t xml:space="preserve"> in monocytes. Four patients were carriers of homozygous variants and 13 patients carried a heterozygous variant. The number of rare, functionally relevant variants was significantly increased in patients compared to </w:t>
      </w:r>
      <w:r w:rsidRPr="00622A7F">
        <w:rPr>
          <w:rFonts w:cs="Arial"/>
        </w:rPr>
        <w:lastRenderedPageBreak/>
        <w:t>4,937 controls (p=1.1 E-8).</w:t>
      </w:r>
      <w:r w:rsidR="003E7E0A">
        <w:rPr>
          <w:rFonts w:cs="Arial"/>
        </w:rPr>
        <w:t xml:space="preserve"> </w:t>
      </w:r>
      <w:r w:rsidR="003E7E0A" w:rsidRPr="003E7E0A">
        <w:rPr>
          <w:rFonts w:cs="Arial"/>
        </w:rPr>
        <w:t>Significance increased when carriers of heterozygous IL36RN variants were additionally considered (p=2.3 E-12).</w:t>
      </w:r>
    </w:p>
    <w:p w14:paraId="6855193D" w14:textId="057EDBFD" w:rsidR="00D555C3" w:rsidRPr="00622A7F" w:rsidRDefault="00D555C3" w:rsidP="00622A7F">
      <w:pPr>
        <w:rPr>
          <w:rFonts w:cs="Arial"/>
        </w:rPr>
      </w:pPr>
      <w:r w:rsidRPr="00622A7F">
        <w:rPr>
          <w:rFonts w:cs="Arial"/>
        </w:rPr>
        <w:t xml:space="preserve">Studies of human patient samples and murine models have illuminated several mechanisms that contribute to GPP triggered by MPO-deficiency. Phagocytosis of apoptotic neutrophils by monocytes, also called efferocytosis, was reduced by the gene defect, thereby potentially supporting inflammation by the prolonged stay of neutrophils. </w:t>
      </w:r>
      <w:r w:rsidR="008E22DB" w:rsidRPr="008E22DB">
        <w:rPr>
          <w:rFonts w:cs="Arial"/>
        </w:rPr>
        <w:t xml:space="preserve">The formation of </w:t>
      </w:r>
      <w:r w:rsidR="008E22DB">
        <w:rPr>
          <w:rFonts w:cs="Arial"/>
        </w:rPr>
        <w:t xml:space="preserve">neutrophil </w:t>
      </w:r>
      <w:r w:rsidR="008E22DB" w:rsidRPr="008E22DB">
        <w:rPr>
          <w:rFonts w:cs="Arial"/>
        </w:rPr>
        <w:t>extracellular traps (NETs) was reduced after stimulation with PMA (phorbol 12-myristate 13-acetate). The formation of NETs has both anti-inflammatory and -promoting effects</w:t>
      </w:r>
      <w:r w:rsidRPr="00622A7F">
        <w:rPr>
          <w:rFonts w:cs="Arial"/>
        </w:rPr>
        <w:t>. MPO activity of patients correlate</w:t>
      </w:r>
      <w:ins w:id="177" w:author="Haskamp, Stefan" w:date="2021-12-27T17:56:00Z">
        <w:r w:rsidR="00552D74">
          <w:rPr>
            <w:rFonts w:cs="Arial"/>
          </w:rPr>
          <w:t>d</w:t>
        </w:r>
      </w:ins>
      <w:del w:id="178" w:author="Haskamp, Stefan" w:date="2021-12-27T17:56:00Z">
        <w:r w:rsidRPr="00622A7F" w:rsidDel="00552D74">
          <w:rPr>
            <w:rFonts w:cs="Arial"/>
          </w:rPr>
          <w:delText>s</w:delText>
        </w:r>
      </w:del>
      <w:r w:rsidRPr="00622A7F">
        <w:rPr>
          <w:rFonts w:cs="Arial"/>
        </w:rPr>
        <w:t xml:space="preserve"> negatively with the enzymatic activity of IL-36 activating serine proteases in neutrophils and monocytes of patients. This likely results in more pro-inflammatory IL-36 in the skin of patients.</w:t>
      </w:r>
    </w:p>
    <w:p w14:paraId="23B63000" w14:textId="77777777" w:rsidR="00D555C3" w:rsidRPr="00622A7F" w:rsidRDefault="00D555C3" w:rsidP="00622A7F">
      <w:pPr>
        <w:rPr>
          <w:rFonts w:cs="Arial"/>
        </w:rPr>
      </w:pPr>
      <w:r w:rsidRPr="00622A7F">
        <w:rPr>
          <w:rFonts w:cs="Arial"/>
        </w:rPr>
        <w:t xml:space="preserve">Phenotypic analysis showed that GPP patients with </w:t>
      </w:r>
      <w:r w:rsidRPr="00622A7F">
        <w:rPr>
          <w:rFonts w:cs="Arial"/>
          <w:i/>
        </w:rPr>
        <w:t>MPO</w:t>
      </w:r>
      <w:r w:rsidRPr="00622A7F">
        <w:rPr>
          <w:rFonts w:cs="Arial"/>
        </w:rPr>
        <w:t xml:space="preserve"> variants had a positive family history of psoriasis, were more often affected by tongue affection and by concomitant PPP compared to patients without variants. </w:t>
      </w:r>
    </w:p>
    <w:p w14:paraId="1F5C26A0" w14:textId="20BE5237" w:rsidR="00D555C3" w:rsidRPr="00622A7F" w:rsidRDefault="00D555C3" w:rsidP="00622A7F">
      <w:pPr>
        <w:rPr>
          <w:rFonts w:cs="Arial"/>
        </w:rPr>
      </w:pPr>
      <w:r w:rsidRPr="00622A7F">
        <w:rPr>
          <w:rFonts w:cs="Arial"/>
        </w:rPr>
        <w:t>When the genetic analysis was extended to other psoriatic subtypes</w:t>
      </w:r>
      <w:r w:rsidR="008E22DB" w:rsidRPr="008E22DB">
        <w:t xml:space="preserve"> </w:t>
      </w:r>
      <w:r w:rsidR="008E22DB">
        <w:t>(</w:t>
      </w:r>
      <w:r w:rsidR="008E22DB" w:rsidRPr="008E22DB">
        <w:rPr>
          <w:rFonts w:cs="Arial"/>
        </w:rPr>
        <w:t>2741 individuals with psoriasis vulgaris, psoriatic arthritis, PPP or SAPHO syndrome</w:t>
      </w:r>
      <w:r w:rsidR="008E22DB">
        <w:rPr>
          <w:rFonts w:cs="Arial"/>
        </w:rPr>
        <w:t>)</w:t>
      </w:r>
      <w:r w:rsidRPr="00622A7F">
        <w:rPr>
          <w:rFonts w:cs="Arial"/>
        </w:rPr>
        <w:t xml:space="preserve">, </w:t>
      </w:r>
      <w:r w:rsidR="008E22DB">
        <w:rPr>
          <w:rFonts w:cs="Arial"/>
        </w:rPr>
        <w:t>e</w:t>
      </w:r>
      <w:r w:rsidR="008E22DB" w:rsidRPr="008E22DB">
        <w:rPr>
          <w:rFonts w:cs="Arial"/>
        </w:rPr>
        <w:t>xclusively PPP patients were more frequently carriers of disease-associated variants compared to controls (p=0.015)</w:t>
      </w:r>
      <w:r w:rsidRPr="00622A7F">
        <w:rPr>
          <w:rFonts w:cs="Arial"/>
        </w:rPr>
        <w:t>. All subtypes combined, the percentage of patients with two variants was nominally higher (50%) compared to control subjects</w:t>
      </w:r>
      <w:ins w:id="179" w:author="Haskamp, Stefan" w:date="2021-12-27T17:59:00Z">
        <w:r w:rsidR="00CF7AB4">
          <w:rPr>
            <w:rFonts w:cs="Arial"/>
          </w:rPr>
          <w:t xml:space="preserve"> (not significant)</w:t>
        </w:r>
      </w:ins>
      <w:r w:rsidRPr="00622A7F">
        <w:rPr>
          <w:rFonts w:cs="Arial"/>
        </w:rPr>
        <w:t xml:space="preserve">. </w:t>
      </w:r>
    </w:p>
    <w:p w14:paraId="2D428B90" w14:textId="59063F70" w:rsidR="00D555C3" w:rsidRPr="00622A7F" w:rsidRDefault="00D555C3" w:rsidP="00622A7F">
      <w:pPr>
        <w:rPr>
          <w:rFonts w:cs="Arial"/>
        </w:rPr>
      </w:pPr>
      <w:r w:rsidRPr="00622A7F">
        <w:rPr>
          <w:rFonts w:cs="Arial"/>
        </w:rPr>
        <w:t>Using single-cell RNA sequencing (scRNAseq) followed by cluster annotation by multimodal reference mapping, peripheral blood mononuclear cells from two MPO-deficient patients were examined. Analysis revealed an expansion of CD4</w:t>
      </w:r>
      <w:r w:rsidRPr="00F26314">
        <w:rPr>
          <w:rFonts w:cs="Arial"/>
          <w:vertAlign w:val="superscript"/>
        </w:rPr>
        <w:t>+</w:t>
      </w:r>
      <w:r w:rsidRPr="00622A7F">
        <w:rPr>
          <w:rFonts w:cs="Arial"/>
        </w:rPr>
        <w:t xml:space="preserve"> cytotoxic T lymphocytes (CTLs), which was also confirmed by flow cytometry analysis. Expression of the marker gene for CD4</w:t>
      </w:r>
      <w:r w:rsidRPr="00F26314">
        <w:rPr>
          <w:rFonts w:cs="Arial"/>
          <w:vertAlign w:val="superscript"/>
        </w:rPr>
        <w:t>+</w:t>
      </w:r>
      <w:r w:rsidRPr="00622A7F">
        <w:rPr>
          <w:rFonts w:cs="Arial"/>
        </w:rPr>
        <w:t xml:space="preserve"> CTLs </w:t>
      </w:r>
      <w:r w:rsidRPr="00622A7F">
        <w:rPr>
          <w:rFonts w:cs="Arial"/>
          <w:i/>
        </w:rPr>
        <w:t>FGFBP2</w:t>
      </w:r>
      <w:r w:rsidRPr="00622A7F">
        <w:rPr>
          <w:rFonts w:cs="Arial"/>
        </w:rPr>
        <w:t xml:space="preserve"> was higher in patients with variants in </w:t>
      </w:r>
      <w:r w:rsidRPr="00622A7F">
        <w:rPr>
          <w:rFonts w:cs="Arial"/>
          <w:i/>
        </w:rPr>
        <w:t>MPO</w:t>
      </w:r>
      <w:r w:rsidRPr="00622A7F">
        <w:rPr>
          <w:rFonts w:cs="Arial"/>
        </w:rPr>
        <w:t xml:space="preserve"> and/ or </w:t>
      </w:r>
      <w:r w:rsidRPr="00622A7F">
        <w:rPr>
          <w:rFonts w:cs="Arial"/>
          <w:i/>
        </w:rPr>
        <w:t>IL36RN</w:t>
      </w:r>
      <w:r w:rsidRPr="00622A7F">
        <w:rPr>
          <w:rFonts w:cs="Arial"/>
        </w:rPr>
        <w:t xml:space="preserve"> compared to patients and controls without variants in these genes (n=20, p=0.0015). Pathway analysis of differentially expressed genes (DEGs) revealed the complement system as most enriched in patients’ neutrophils.</w:t>
      </w:r>
    </w:p>
    <w:p w14:paraId="6CF0D911" w14:textId="38FE807C" w:rsidR="00D555C3" w:rsidRPr="00622A7F" w:rsidRDefault="00362942" w:rsidP="00622A7F">
      <w:pPr>
        <w:rPr>
          <w:rFonts w:cs="Arial"/>
        </w:rPr>
      </w:pPr>
      <w:r w:rsidRPr="00362942">
        <w:rPr>
          <w:rFonts w:cs="Arial"/>
        </w:rPr>
        <w:t>Examining a patient's transcriptome by scRNAseq</w:t>
      </w:r>
      <w:r>
        <w:rPr>
          <w:rFonts w:cs="Arial"/>
        </w:rPr>
        <w:t xml:space="preserve"> during a acute episde</w:t>
      </w:r>
      <w:r w:rsidR="00D555C3" w:rsidRPr="00622A7F">
        <w:rPr>
          <w:rFonts w:cs="Arial"/>
        </w:rPr>
        <w:t>, absolute cell counts of CD8</w:t>
      </w:r>
      <w:r w:rsidR="00D555C3" w:rsidRPr="00F26314">
        <w:rPr>
          <w:rFonts w:cs="Arial"/>
          <w:vertAlign w:val="superscript"/>
        </w:rPr>
        <w:t>+</w:t>
      </w:r>
      <w:r w:rsidR="00D555C3" w:rsidRPr="00622A7F">
        <w:rPr>
          <w:rFonts w:cs="Arial"/>
        </w:rPr>
        <w:t xml:space="preserve"> TEMs were consistently high and proportions of </w:t>
      </w:r>
      <w:r>
        <w:rPr>
          <w:rFonts w:cs="Arial"/>
        </w:rPr>
        <w:t>CD14</w:t>
      </w:r>
      <w:r w:rsidRPr="00362942">
        <w:rPr>
          <w:rFonts w:cs="Arial"/>
          <w:vertAlign w:val="superscript"/>
        </w:rPr>
        <w:t>+</w:t>
      </w:r>
      <w:r>
        <w:rPr>
          <w:rFonts w:cs="Arial"/>
        </w:rPr>
        <w:t xml:space="preserve"> </w:t>
      </w:r>
      <w:r w:rsidR="00D555C3" w:rsidRPr="00622A7F">
        <w:rPr>
          <w:rFonts w:cs="Arial"/>
        </w:rPr>
        <w:t xml:space="preserve">monocytes were declining. Pathway analyses based on DEGs (start and end of the episode) revealed that the signaling pathway "SRP-dependent cotranslational protein targeting </w:t>
      </w:r>
      <w:r w:rsidR="00D555C3" w:rsidRPr="00622A7F">
        <w:rPr>
          <w:rFonts w:cs="Arial"/>
        </w:rPr>
        <w:lastRenderedPageBreak/>
        <w:t>to membrane" was highly enriched in several T cell subtypes, NK cells, and monocytes.</w:t>
      </w:r>
      <w:r>
        <w:rPr>
          <w:rFonts w:cs="Arial"/>
        </w:rPr>
        <w:t xml:space="preserve"> </w:t>
      </w:r>
      <w:r w:rsidRPr="00362942">
        <w:rPr>
          <w:rFonts w:cs="Arial"/>
        </w:rPr>
        <w:t xml:space="preserve">This signaling pathway </w:t>
      </w:r>
      <w:r w:rsidR="00541032">
        <w:rPr>
          <w:rFonts w:cs="Arial"/>
        </w:rPr>
        <w:t>targets</w:t>
      </w:r>
      <w:r w:rsidRPr="00362942">
        <w:rPr>
          <w:rFonts w:cs="Arial"/>
        </w:rPr>
        <w:t xml:space="preserve"> proteins </w:t>
      </w:r>
      <w:r w:rsidR="00541032">
        <w:rPr>
          <w:rFonts w:cs="Arial"/>
        </w:rPr>
        <w:t>to</w:t>
      </w:r>
      <w:r w:rsidRPr="00362942">
        <w:rPr>
          <w:rFonts w:cs="Arial"/>
        </w:rPr>
        <w:t xml:space="preserve"> the secretory pathway</w:t>
      </w:r>
      <w:r w:rsidR="00D555C3" w:rsidRPr="00622A7F">
        <w:rPr>
          <w:rFonts w:cs="Arial"/>
        </w:rPr>
        <w:t xml:space="preserve">. In neutrophils, the expression of genes belonging to the “interferon-I signaling pathway” changed during the episode. This pathway was also enriched in DEGs </w:t>
      </w:r>
      <w:r w:rsidR="00013DF9">
        <w:rPr>
          <w:rFonts w:cs="Arial"/>
        </w:rPr>
        <w:t>of</w:t>
      </w:r>
      <w:r w:rsidR="00D555C3" w:rsidRPr="00622A7F">
        <w:rPr>
          <w:rFonts w:cs="Arial"/>
        </w:rPr>
        <w:t xml:space="preserve"> CD16</w:t>
      </w:r>
      <w:r w:rsidR="00D555C3" w:rsidRPr="00F26314">
        <w:rPr>
          <w:rFonts w:cs="Arial"/>
          <w:vertAlign w:val="superscript"/>
        </w:rPr>
        <w:t>+</w:t>
      </w:r>
      <w:r w:rsidR="00D555C3" w:rsidRPr="00622A7F">
        <w:rPr>
          <w:rFonts w:cs="Arial"/>
        </w:rPr>
        <w:t xml:space="preserve"> monocytes and CD4</w:t>
      </w:r>
      <w:r w:rsidR="00D555C3" w:rsidRPr="00F26314">
        <w:rPr>
          <w:rFonts w:cs="Arial"/>
          <w:vertAlign w:val="superscript"/>
        </w:rPr>
        <w:t>+</w:t>
      </w:r>
      <w:r w:rsidR="00D555C3" w:rsidRPr="00622A7F">
        <w:rPr>
          <w:rFonts w:cs="Arial"/>
        </w:rPr>
        <w:t xml:space="preserve"> TEMs in the first part of the transcriptome study.</w:t>
      </w:r>
    </w:p>
    <w:p w14:paraId="6EC4657F" w14:textId="3E3746F5" w:rsidR="00D555C3" w:rsidRPr="00622A7F" w:rsidRDefault="00D555C3" w:rsidP="00622A7F">
      <w:pPr>
        <w:rPr>
          <w:rFonts w:cs="Arial"/>
        </w:rPr>
      </w:pPr>
      <w:r w:rsidRPr="00622A7F">
        <w:rPr>
          <w:rFonts w:cs="Arial"/>
        </w:rPr>
        <w:t xml:space="preserve">In conclusion, </w:t>
      </w:r>
      <w:r w:rsidRPr="00622A7F">
        <w:rPr>
          <w:rFonts w:cs="Arial"/>
          <w:i/>
        </w:rPr>
        <w:t>MPO</w:t>
      </w:r>
      <w:r w:rsidRPr="00622A7F">
        <w:rPr>
          <w:rFonts w:cs="Arial"/>
        </w:rPr>
        <w:t xml:space="preserve"> was identified as the second major susceptibility gene in GPP</w:t>
      </w:r>
      <w:r w:rsidR="00541032" w:rsidRPr="00541032">
        <w:rPr>
          <w:rFonts w:cs="Arial"/>
        </w:rPr>
        <w:t xml:space="preserve">, so GPP </w:t>
      </w:r>
      <w:r w:rsidR="00CF7AB4">
        <w:rPr>
          <w:rFonts w:cs="Arial"/>
        </w:rPr>
        <w:t>may rather be</w:t>
      </w:r>
      <w:r w:rsidR="00541032" w:rsidRPr="00541032">
        <w:rPr>
          <w:rFonts w:cs="Arial"/>
        </w:rPr>
        <w:t xml:space="preserve"> oligogenic</w:t>
      </w:r>
      <w:r w:rsidR="00CF7AB4">
        <w:rPr>
          <w:rFonts w:cs="Arial"/>
        </w:rPr>
        <w:t xml:space="preserve"> than monogenic</w:t>
      </w:r>
      <w:r w:rsidR="00541032" w:rsidRPr="00541032">
        <w:rPr>
          <w:rFonts w:cs="Arial"/>
        </w:rPr>
        <w:t>.</w:t>
      </w:r>
      <w:r w:rsidR="00541032">
        <w:rPr>
          <w:rFonts w:cs="Arial"/>
        </w:rPr>
        <w:t xml:space="preserve"> </w:t>
      </w:r>
      <w:r w:rsidR="00541032" w:rsidRPr="00541032">
        <w:rPr>
          <w:rFonts w:cs="Arial"/>
        </w:rPr>
        <w:t>Deficiency of MPO disrupt</w:t>
      </w:r>
      <w:r w:rsidR="00541032">
        <w:rPr>
          <w:rFonts w:cs="Arial"/>
        </w:rPr>
        <w:t>ed</w:t>
      </w:r>
      <w:r w:rsidR="00541032" w:rsidRPr="00541032">
        <w:rPr>
          <w:rFonts w:cs="Arial"/>
        </w:rPr>
        <w:t xml:space="preserve"> efferocytosis of neutrophils</w:t>
      </w:r>
      <w:r w:rsidR="00541032">
        <w:rPr>
          <w:rFonts w:cs="Arial"/>
        </w:rPr>
        <w:t>, reduced NET formation</w:t>
      </w:r>
      <w:r w:rsidR="00541032" w:rsidRPr="00541032">
        <w:rPr>
          <w:rFonts w:cs="Arial"/>
        </w:rPr>
        <w:t xml:space="preserve"> and increase</w:t>
      </w:r>
      <w:r w:rsidR="00541032">
        <w:rPr>
          <w:rFonts w:cs="Arial"/>
        </w:rPr>
        <w:t>d</w:t>
      </w:r>
      <w:r w:rsidR="00541032" w:rsidRPr="00541032">
        <w:rPr>
          <w:rFonts w:cs="Arial"/>
        </w:rPr>
        <w:t xml:space="preserve"> the activity of IL-36 activating serine proteases</w:t>
      </w:r>
      <w:r w:rsidRPr="00622A7F">
        <w:rPr>
          <w:rFonts w:cs="Arial"/>
        </w:rPr>
        <w:t xml:space="preserve">. Disease-associated </w:t>
      </w:r>
      <w:r w:rsidRPr="00E35686">
        <w:rPr>
          <w:rFonts w:cs="Arial"/>
          <w:i/>
        </w:rPr>
        <w:t>MPO</w:t>
      </w:r>
      <w:r w:rsidRPr="00622A7F">
        <w:rPr>
          <w:rFonts w:cs="Arial"/>
        </w:rPr>
        <w:t xml:space="preserve"> variants might also contribute to PPP, suggested by a marginally significant association. CD4</w:t>
      </w:r>
      <w:r w:rsidRPr="00F26314">
        <w:rPr>
          <w:rFonts w:cs="Arial"/>
          <w:vertAlign w:val="superscript"/>
        </w:rPr>
        <w:t>+</w:t>
      </w:r>
      <w:r w:rsidRPr="00622A7F">
        <w:rPr>
          <w:rFonts w:cs="Arial"/>
        </w:rPr>
        <w:t xml:space="preserve"> CTLs as pro-inflammatory cells potentially promote</w:t>
      </w:r>
      <w:r w:rsidR="00541032">
        <w:rPr>
          <w:rFonts w:cs="Arial"/>
        </w:rPr>
        <w:t>d</w:t>
      </w:r>
      <w:r w:rsidRPr="00622A7F">
        <w:rPr>
          <w:rFonts w:cs="Arial"/>
        </w:rPr>
        <w:t xml:space="preserve"> inflammation in GPP patients with disease-associated variants. Future studies will clarify whether CD4</w:t>
      </w:r>
      <w:r w:rsidRPr="00F26314">
        <w:rPr>
          <w:rFonts w:cs="Arial"/>
          <w:vertAlign w:val="superscript"/>
        </w:rPr>
        <w:t>+</w:t>
      </w:r>
      <w:r w:rsidRPr="00622A7F">
        <w:rPr>
          <w:rFonts w:cs="Arial"/>
        </w:rPr>
        <w:t xml:space="preserve"> CTLs, the complement system, or interferon signaling pathways are potential therapeutic targets.</w:t>
      </w:r>
    </w:p>
    <w:p w14:paraId="7F76B0F2" w14:textId="77777777" w:rsidR="00D555C3" w:rsidRPr="00622A7F" w:rsidRDefault="00D555C3">
      <w:pPr>
        <w:spacing w:line="259" w:lineRule="auto"/>
        <w:jc w:val="left"/>
        <w:rPr>
          <w:rFonts w:cs="Arial"/>
        </w:rPr>
      </w:pPr>
      <w:r w:rsidRPr="00622A7F">
        <w:rPr>
          <w:rFonts w:cs="Arial"/>
        </w:rPr>
        <w:br w:type="page"/>
      </w:r>
    </w:p>
    <w:p w14:paraId="076F1ED7" w14:textId="77777777" w:rsidR="00D555C3" w:rsidRPr="00622A7F" w:rsidRDefault="00D555C3" w:rsidP="00622A7F">
      <w:pPr>
        <w:pStyle w:val="berschrift1"/>
        <w:rPr>
          <w:rFonts w:cs="Arial"/>
        </w:rPr>
      </w:pPr>
      <w:bookmarkStart w:id="180" w:name="_Toc72229618"/>
      <w:bookmarkStart w:id="181" w:name="_Toc91488872"/>
      <w:r w:rsidRPr="00622A7F">
        <w:rPr>
          <w:rFonts w:cs="Arial"/>
        </w:rPr>
        <w:lastRenderedPageBreak/>
        <w:t>Introduction</w:t>
      </w:r>
      <w:bookmarkEnd w:id="180"/>
      <w:bookmarkEnd w:id="181"/>
    </w:p>
    <w:p w14:paraId="4CFED960" w14:textId="4DD4C774" w:rsidR="00D555C3" w:rsidRPr="00622A7F" w:rsidRDefault="00D555C3" w:rsidP="00622A7F">
      <w:pPr>
        <w:pStyle w:val="berschrift2"/>
        <w:rPr>
          <w:rFonts w:cs="Arial"/>
        </w:rPr>
      </w:pPr>
      <w:bookmarkStart w:id="182" w:name="_Toc72229619"/>
      <w:bookmarkStart w:id="183" w:name="_Toc91488873"/>
      <w:del w:id="184" w:author="Haskamp, Stefan (extern)" w:date="2021-08-16T12:25:00Z">
        <w:r w:rsidRPr="00622A7F" w:rsidDel="00DA5EE7">
          <w:rPr>
            <w:rFonts w:cs="Arial"/>
          </w:rPr>
          <w:delText>Psoriasis - an auto-</w:delText>
        </w:r>
        <w:commentRangeStart w:id="185"/>
        <w:r w:rsidRPr="00622A7F" w:rsidDel="00DA5EE7">
          <w:rPr>
            <w:rFonts w:cs="Arial"/>
          </w:rPr>
          <w:delText>immune and inheritable diseas</w:delText>
        </w:r>
        <w:commentRangeEnd w:id="185"/>
        <w:r w:rsidRPr="00622A7F" w:rsidDel="00DA5EE7">
          <w:rPr>
            <w:rStyle w:val="Kommentarzeichen"/>
            <w:rFonts w:cs="Arial"/>
          </w:rPr>
          <w:commentReference w:id="185"/>
        </w:r>
        <w:r w:rsidRPr="00622A7F" w:rsidDel="00DA5EE7">
          <w:rPr>
            <w:rFonts w:cs="Arial"/>
          </w:rPr>
          <w:delText xml:space="preserve">e </w:delText>
        </w:r>
      </w:del>
      <w:r w:rsidRPr="00622A7F">
        <w:rPr>
          <w:rFonts w:cs="Arial"/>
        </w:rPr>
        <w:t xml:space="preserve">The burden of </w:t>
      </w:r>
      <w:ins w:id="186" w:author="Haskamp, Stefan" w:date="2021-12-27T08:59:00Z">
        <w:r w:rsidR="00B151D3">
          <w:rPr>
            <w:rFonts w:cs="Arial"/>
          </w:rPr>
          <w:t>p</w:t>
        </w:r>
      </w:ins>
      <w:del w:id="187" w:author="Haskamp, Stefan" w:date="2021-12-27T08:59:00Z">
        <w:r w:rsidRPr="00622A7F" w:rsidDel="00B151D3">
          <w:rPr>
            <w:rFonts w:cs="Arial"/>
          </w:rPr>
          <w:delText>P</w:delText>
        </w:r>
      </w:del>
      <w:r w:rsidRPr="00622A7F">
        <w:rPr>
          <w:rFonts w:cs="Arial"/>
        </w:rPr>
        <w:t>soriasis</w:t>
      </w:r>
      <w:commentRangeStart w:id="188"/>
      <w:commentRangeEnd w:id="188"/>
      <w:r w:rsidRPr="00622A7F">
        <w:rPr>
          <w:rStyle w:val="Kommentarzeichen"/>
          <w:rFonts w:cs="Arial"/>
        </w:rPr>
        <w:commentReference w:id="188"/>
      </w:r>
      <w:bookmarkEnd w:id="182"/>
      <w:bookmarkEnd w:id="183"/>
    </w:p>
    <w:p w14:paraId="67E60559" w14:textId="124E3C36" w:rsidR="00D555C3" w:rsidRPr="00622A7F" w:rsidRDefault="00D555C3" w:rsidP="00622A7F">
      <w:pPr>
        <w:rPr>
          <w:rFonts w:cs="Arial"/>
        </w:rPr>
      </w:pPr>
      <w:r w:rsidRPr="00622A7F">
        <w:rPr>
          <w:rFonts w:cs="Arial"/>
        </w:rPr>
        <w:t xml:space="preserve">Psoriasis is an inheritable skin disorder that dramatically reduces the quality of life of affected people and their loved ones. The name originates from </w:t>
      </w:r>
      <w:commentRangeStart w:id="189"/>
      <w:r w:rsidRPr="00622A7F">
        <w:rPr>
          <w:rFonts w:cs="Arial"/>
        </w:rPr>
        <w:t xml:space="preserve">the </w:t>
      </w:r>
      <w:del w:id="190" w:author="Haskamp, Stefan" w:date="2021-12-28T10:48:00Z">
        <w:r w:rsidRPr="00622A7F" w:rsidDel="00D71A50">
          <w:rPr>
            <w:rFonts w:cs="Arial"/>
          </w:rPr>
          <w:delText xml:space="preserve">latin </w:delText>
        </w:r>
      </w:del>
      <w:ins w:id="191" w:author="Haskamp, Stefan" w:date="2021-12-28T10:48:00Z">
        <w:r w:rsidR="00D71A50">
          <w:rPr>
            <w:rFonts w:cs="Arial"/>
          </w:rPr>
          <w:t>greek</w:t>
        </w:r>
        <w:r w:rsidR="00D71A50" w:rsidRPr="00622A7F">
          <w:rPr>
            <w:rFonts w:cs="Arial"/>
          </w:rPr>
          <w:t xml:space="preserve"> </w:t>
        </w:r>
      </w:ins>
      <w:r w:rsidRPr="00622A7F">
        <w:rPr>
          <w:rFonts w:cs="Arial"/>
        </w:rPr>
        <w:t>word</w:t>
      </w:r>
      <w:r w:rsidR="00D71A50">
        <w:rPr>
          <w:rFonts w:cs="Arial"/>
        </w:rPr>
        <w:t>s</w:t>
      </w:r>
      <w:r w:rsidRPr="00622A7F">
        <w:rPr>
          <w:rFonts w:cs="Arial"/>
        </w:rPr>
        <w:t xml:space="preserve"> </w:t>
      </w:r>
      <w:commentRangeEnd w:id="189"/>
      <w:r w:rsidR="00CE4CC7">
        <w:rPr>
          <w:rStyle w:val="Kommentarzeichen"/>
        </w:rPr>
        <w:commentReference w:id="189"/>
      </w:r>
      <w:r w:rsidRPr="00622A7F">
        <w:rPr>
          <w:rFonts w:cs="Arial"/>
        </w:rPr>
        <w:t>“psora” – “itch” and “iasis” – “condition”</w:t>
      </w:r>
      <w:ins w:id="192" w:author="Hüffmeier, Ulrike" w:date="2021-11-19T11:04:00Z">
        <w:r w:rsidR="00400AAE">
          <w:rPr>
            <w:rFonts w:cs="Arial"/>
          </w:rPr>
          <w:t xml:space="preserve"> </w:t>
        </w:r>
      </w:ins>
      <w:r w:rsidR="009A7AD4">
        <w:rPr>
          <w:rFonts w:cs="Arial"/>
        </w:rPr>
        <w:t>{Ritchlin, 2007 #1785}</w:t>
      </w:r>
      <w:r w:rsidRPr="00622A7F">
        <w:rPr>
          <w:rFonts w:cs="Arial"/>
        </w:rPr>
        <w:t>. Globally, around 150 million people are suffering from the disease, while Norway has the leading prevalence of 11.43% according to the global report on psoriasis</w:t>
      </w:r>
      <w:ins w:id="193" w:author="Haskamp, Stefan (extern)" w:date="2022-01-29T14:39:00Z">
        <w:r w:rsidR="006755F1">
          <w:rPr>
            <w:rFonts w:cs="Arial"/>
          </w:rPr>
          <w:t xml:space="preserve"> </w:t>
        </w:r>
      </w:ins>
      <w:r w:rsidR="006755F1">
        <w:rPr>
          <w:rFonts w:cs="Arial"/>
        </w:rPr>
        <w:t>{Danielsen, 2013 #1915}</w:t>
      </w:r>
      <w:del w:id="194" w:author="Haskamp, Stefan (extern)" w:date="2022-01-29T14:41:00Z">
        <w:r w:rsidRPr="00622A7F" w:rsidDel="006755F1">
          <w:rPr>
            <w:rFonts w:cs="Arial"/>
          </w:rPr>
          <w:delText xml:space="preserve"> </w:delText>
        </w:r>
      </w:del>
      <w:commentRangeStart w:id="195"/>
      <w:commentRangeEnd w:id="195"/>
      <w:r w:rsidRPr="00622A7F">
        <w:rPr>
          <w:rStyle w:val="Kommentarzeichen"/>
          <w:rFonts w:cs="Arial"/>
        </w:rPr>
        <w:commentReference w:id="195"/>
      </w:r>
      <w:commentRangeStart w:id="196"/>
      <w:commentRangeEnd w:id="196"/>
      <w:r w:rsidR="00FD4905">
        <w:rPr>
          <w:rStyle w:val="Kommentarzeichen"/>
        </w:rPr>
        <w:commentReference w:id="196"/>
      </w:r>
      <w:del w:id="197" w:author="Haskamp, Stefan (extern)" w:date="2022-01-29T14:41:00Z">
        <w:r w:rsidR="00D71A50" w:rsidRPr="00D71A50" w:rsidDel="006755F1">
          <w:rPr>
            <w:rFonts w:cs="Arial"/>
            <w:highlight w:val="yellow"/>
          </w:rPr>
          <w:delText>(PMID: 23374051)</w:delText>
        </w:r>
      </w:del>
      <w:r w:rsidRPr="00622A7F">
        <w:rPr>
          <w:rFonts w:cs="Arial"/>
        </w:rPr>
        <w:t xml:space="preserve">. In Germany, a patient spends 4.9 days less at work due to this autoimmune disease </w:t>
      </w:r>
      <w:r w:rsidR="009A7AD4">
        <w:rPr>
          <w:rFonts w:cs="Arial"/>
        </w:rPr>
        <w:t>{Augustin, 2008 #1788}</w:t>
      </w:r>
      <w:r w:rsidRPr="00622A7F">
        <w:rPr>
          <w:rFonts w:cs="Arial"/>
        </w:rPr>
        <w:t>. Psoriasis patients frequently encounter</w:t>
      </w:r>
      <w:r w:rsidR="00AB50DA">
        <w:rPr>
          <w:rFonts w:cs="Arial"/>
        </w:rPr>
        <w:t xml:space="preserve"> </w:t>
      </w:r>
      <w:del w:id="198" w:author="Haskamp, Stefan (extern)" w:date="2021-08-16T12:26:00Z">
        <w:r w:rsidRPr="00622A7F" w:rsidDel="00DA5EE7">
          <w:rPr>
            <w:rFonts w:cs="Arial"/>
          </w:rPr>
          <w:delText xml:space="preserve"> derision and </w:delText>
        </w:r>
        <w:commentRangeStart w:id="199"/>
        <w:r w:rsidRPr="00622A7F" w:rsidDel="00DA5EE7">
          <w:rPr>
            <w:rFonts w:cs="Arial"/>
          </w:rPr>
          <w:delText xml:space="preserve"> </w:delText>
        </w:r>
      </w:del>
      <w:r w:rsidRPr="00622A7F">
        <w:rPr>
          <w:rFonts w:cs="Arial"/>
        </w:rPr>
        <w:t>ostracization</w:t>
      </w:r>
      <w:commentRangeEnd w:id="199"/>
      <w:r w:rsidRPr="00622A7F">
        <w:rPr>
          <w:rStyle w:val="Kommentarzeichen"/>
          <w:rFonts w:cs="Arial"/>
        </w:rPr>
        <w:commentReference w:id="199"/>
      </w:r>
      <w:ins w:id="200" w:author="Hüffmeier, Ulrike" w:date="2021-06-14T11:43:00Z">
        <w:r w:rsidRPr="00622A7F">
          <w:rPr>
            <w:rFonts w:cs="Arial"/>
          </w:rPr>
          <w:t>,</w:t>
        </w:r>
      </w:ins>
      <w:r w:rsidRPr="00622A7F">
        <w:rPr>
          <w:rFonts w:cs="Arial"/>
        </w:rPr>
        <w:t xml:space="preserve"> as many people associate skin lesions with contagious diseases, e.g. leprosy, and bad hygiene. </w:t>
      </w:r>
      <w:del w:id="201" w:author="Haskamp, Stefan (extern)" w:date="2021-08-16T12:27:00Z">
        <w:r w:rsidRPr="00622A7F" w:rsidDel="00DA5EE7">
          <w:rPr>
            <w:rFonts w:cs="Arial"/>
          </w:rPr>
          <w:delText xml:space="preserve">In addition, patients report a dramatic </w:delText>
        </w:r>
        <w:commentRangeStart w:id="202"/>
        <w:r w:rsidRPr="00622A7F" w:rsidDel="00DA5EE7">
          <w:rPr>
            <w:rFonts w:cs="Arial"/>
          </w:rPr>
          <w:delText xml:space="preserve">impact on their relationships with </w:delText>
        </w:r>
        <w:commentRangeEnd w:id="202"/>
        <w:r w:rsidRPr="00622A7F" w:rsidDel="00DA5EE7">
          <w:rPr>
            <w:rStyle w:val="Kommentarzeichen"/>
            <w:rFonts w:cs="Arial"/>
          </w:rPr>
          <w:commentReference w:id="202"/>
        </w:r>
        <w:r w:rsidRPr="00622A7F" w:rsidDel="00DA5EE7">
          <w:rPr>
            <w:rFonts w:cs="Arial"/>
          </w:rPr>
          <w:delText xml:space="preserve">family, friends and work colleagues. </w:delText>
        </w:r>
      </w:del>
      <w:commentRangeStart w:id="203"/>
      <w:del w:id="204" w:author="Haskamp, Stefan (extern)" w:date="2021-08-16T12:28:00Z">
        <w:r w:rsidRPr="00622A7F" w:rsidDel="00DA5EE7">
          <w:rPr>
            <w:rFonts w:cs="Arial"/>
          </w:rPr>
          <w:delText>A study of 127 patients revealed that around 9.7% wished their life had already ended</w:delText>
        </w:r>
        <w:commentRangeEnd w:id="203"/>
        <w:r w:rsidRPr="00622A7F" w:rsidDel="00DA5EE7">
          <w:rPr>
            <w:rStyle w:val="Kommentarzeichen"/>
            <w:rFonts w:cs="Arial"/>
          </w:rPr>
          <w:commentReference w:id="203"/>
        </w:r>
        <w:r w:rsidRPr="00622A7F" w:rsidDel="00DA5EE7">
          <w:rPr>
            <w:rFonts w:cs="Arial"/>
          </w:rPr>
          <w:delText xml:space="preserve">. </w:delText>
        </w:r>
      </w:del>
      <w:r w:rsidRPr="00622A7F">
        <w:rPr>
          <w:rFonts w:cs="Arial"/>
        </w:rPr>
        <w:t xml:space="preserve">According to a meta-analysis of 98 studies, 28% of patients having depressive symptoms and 12% were diagnosed with depression </w:t>
      </w:r>
      <w:r w:rsidR="009A7AD4">
        <w:rPr>
          <w:rFonts w:cs="Arial"/>
        </w:rPr>
        <w:t>{Dowlatshahi, 2014 #1870}</w:t>
      </w:r>
      <w:commentRangeStart w:id="205"/>
      <w:commentRangeEnd w:id="205"/>
      <w:r w:rsidRPr="00622A7F">
        <w:rPr>
          <w:rStyle w:val="Kommentarzeichen"/>
          <w:rFonts w:cs="Arial"/>
        </w:rPr>
        <w:commentReference w:id="205"/>
      </w:r>
      <w:r w:rsidRPr="00622A7F">
        <w:rPr>
          <w:rFonts w:cs="Arial"/>
        </w:rPr>
        <w:t>. However, recent outings of two popular individuals who suffer from psoriasis, Kim Kardashian and Liam Gallagher, may lead to reduced stigmatization and increased empathy.</w:t>
      </w:r>
      <w:r w:rsidR="00AB50DA">
        <w:rPr>
          <w:rFonts w:cs="Arial"/>
        </w:rPr>
        <w:t xml:space="preserve"> Additionally, </w:t>
      </w:r>
      <w:del w:id="206" w:author="Haskamp, Stefan" w:date="2021-12-28T11:00:00Z">
        <w:r w:rsidR="00AB50DA" w:rsidDel="00AB50DA">
          <w:rPr>
            <w:rFonts w:cs="Arial"/>
          </w:rPr>
          <w:delText xml:space="preserve">all </w:delText>
        </w:r>
      </w:del>
      <w:ins w:id="207" w:author="Haskamp, Stefan" w:date="2021-12-28T11:00:00Z">
        <w:r w:rsidR="00AB50DA">
          <w:rPr>
            <w:rFonts w:cs="Arial"/>
          </w:rPr>
          <w:t xml:space="preserve">the </w:t>
        </w:r>
      </w:ins>
      <w:r w:rsidR="00AB50DA">
        <w:rPr>
          <w:rFonts w:cs="Arial"/>
        </w:rPr>
        <w:t>members</w:t>
      </w:r>
      <w:ins w:id="208" w:author="Haskamp, Stefan" w:date="2021-12-28T11:01:00Z">
        <w:r w:rsidR="00AB50DA">
          <w:rPr>
            <w:rFonts w:cs="Arial"/>
          </w:rPr>
          <w:t xml:space="preserve"> states</w:t>
        </w:r>
      </w:ins>
      <w:r w:rsidR="00AB50DA">
        <w:rPr>
          <w:rFonts w:cs="Arial"/>
        </w:rPr>
        <w:t xml:space="preserve"> </w:t>
      </w:r>
      <w:ins w:id="209" w:author="Haskamp, Stefan" w:date="2021-12-28T11:00:00Z">
        <w:r w:rsidR="00AB50DA">
          <w:rPr>
            <w:rFonts w:cs="Arial"/>
          </w:rPr>
          <w:t>of the</w:t>
        </w:r>
      </w:ins>
      <w:r w:rsidR="00AB50DA">
        <w:rPr>
          <w:rFonts w:cs="Arial"/>
        </w:rPr>
        <w:t xml:space="preserve"> </w:t>
      </w:r>
      <w:ins w:id="210" w:author="Haskamp, Stefan" w:date="2021-12-28T11:01:00Z">
        <w:r w:rsidR="00AB50DA" w:rsidRPr="00AB50DA">
          <w:rPr>
            <w:rFonts w:cs="Arial"/>
          </w:rPr>
          <w:t xml:space="preserve">World Health </w:t>
        </w:r>
        <w:r w:rsidR="00AB50DA">
          <w:rPr>
            <w:rFonts w:cs="Arial"/>
          </w:rPr>
          <w:t>Organisati</w:t>
        </w:r>
      </w:ins>
      <w:ins w:id="211" w:author="Haskamp, Stefan" w:date="2021-12-28T11:02:00Z">
        <w:r w:rsidR="00AB50DA">
          <w:rPr>
            <w:rFonts w:cs="Arial"/>
          </w:rPr>
          <w:t xml:space="preserve">ons committed to fight stigma and </w:t>
        </w:r>
      </w:ins>
      <w:ins w:id="212" w:author="Haskamp, Stefan" w:date="2021-12-28T11:03:00Z">
        <w:r w:rsidR="00AB50DA">
          <w:rPr>
            <w:rFonts w:cs="Arial"/>
          </w:rPr>
          <w:t>to draw attention on the burden of psoriasis</w:t>
        </w:r>
      </w:ins>
      <w:r w:rsidR="00935755">
        <w:rPr>
          <w:rFonts w:cs="Arial"/>
        </w:rPr>
        <w:t xml:space="preserve"> </w:t>
      </w:r>
      <w:r w:rsidR="009A7AD4">
        <w:rPr>
          <w:rFonts w:cs="Arial"/>
        </w:rPr>
        <w:t>{World Health Organization, 2016 #1787}</w:t>
      </w:r>
      <w:ins w:id="213" w:author="Haskamp, Stefan" w:date="2021-12-28T11:03:00Z">
        <w:r w:rsidR="00935755">
          <w:rPr>
            <w:rFonts w:cs="Arial"/>
          </w:rPr>
          <w:t>.</w:t>
        </w:r>
      </w:ins>
      <w:ins w:id="214" w:author="Haskamp, Stefan" w:date="2021-12-28T11:02:00Z">
        <w:r w:rsidR="00AB50DA">
          <w:rPr>
            <w:rFonts w:cs="Arial"/>
          </w:rPr>
          <w:t xml:space="preserve"> </w:t>
        </w:r>
      </w:ins>
      <w:del w:id="215" w:author="Haskamp, Stefan" w:date="2021-12-28T11:01:00Z">
        <w:r w:rsidR="00AB50DA" w:rsidDel="00AB50DA">
          <w:rPr>
            <w:rFonts w:cs="Arial"/>
          </w:rPr>
          <w:delText xml:space="preserve">WHO </w:delText>
        </w:r>
        <w:r w:rsidRPr="00622A7F" w:rsidDel="00AB50DA">
          <w:rPr>
            <w:rFonts w:cs="Arial"/>
          </w:rPr>
          <w:delText xml:space="preserve"> </w:delText>
        </w:r>
      </w:del>
      <w:r w:rsidRPr="00622A7F">
        <w:rPr>
          <w:rFonts w:cs="Arial"/>
        </w:rPr>
        <w:t xml:space="preserve">Of note, the </w:t>
      </w:r>
      <w:commentRangeStart w:id="216"/>
      <w:r w:rsidRPr="00622A7F">
        <w:rPr>
          <w:rFonts w:cs="Arial"/>
        </w:rPr>
        <w:t xml:space="preserve">economic </w:t>
      </w:r>
      <w:del w:id="217" w:author="Haskamp, Stefan (extern)" w:date="2021-08-16T12:29:00Z">
        <w:r w:rsidRPr="00622A7F" w:rsidDel="00DA5EE7">
          <w:rPr>
            <w:rFonts w:cs="Arial"/>
          </w:rPr>
          <w:delText xml:space="preserve">prize </w:delText>
        </w:r>
      </w:del>
      <w:r w:rsidRPr="00622A7F">
        <w:rPr>
          <w:rFonts w:cs="Arial"/>
        </w:rPr>
        <w:t xml:space="preserve">burden in the US was </w:t>
      </w:r>
      <w:commentRangeEnd w:id="216"/>
      <w:r w:rsidRPr="00622A7F">
        <w:rPr>
          <w:rStyle w:val="Kommentarzeichen"/>
          <w:rFonts w:cs="Arial"/>
        </w:rPr>
        <w:commentReference w:id="216"/>
      </w:r>
      <w:r w:rsidRPr="00622A7F">
        <w:rPr>
          <w:rFonts w:cs="Arial"/>
        </w:rPr>
        <w:t xml:space="preserve">estimated 112 billion dollars in 2013 </w:t>
      </w:r>
      <w:r w:rsidR="009A7AD4">
        <w:rPr>
          <w:rFonts w:cs="Arial"/>
        </w:rPr>
        <w:t>{Brezinski, 2015 #1855}</w:t>
      </w:r>
      <w:r w:rsidRPr="00622A7F">
        <w:rPr>
          <w:rFonts w:cs="Arial"/>
        </w:rPr>
        <w:t xml:space="preserve">. </w:t>
      </w:r>
      <w:commentRangeStart w:id="218"/>
      <w:del w:id="219" w:author="Haskamp, Stefan (extern)" w:date="2021-08-16T12:30:00Z">
        <w:r w:rsidRPr="00622A7F" w:rsidDel="00DA5EE7">
          <w:rPr>
            <w:rFonts w:cs="Arial"/>
          </w:rPr>
          <w:delText xml:space="preserve">Although recent advances have extended the therapeutic options for this disease, there is currently no cure available. </w:delText>
        </w:r>
        <w:commentRangeEnd w:id="218"/>
        <w:r w:rsidRPr="00622A7F" w:rsidDel="00DA5EE7">
          <w:rPr>
            <w:rStyle w:val="Kommentarzeichen"/>
            <w:rFonts w:cs="Arial"/>
          </w:rPr>
          <w:commentReference w:id="218"/>
        </w:r>
      </w:del>
      <w:r w:rsidRPr="00622A7F">
        <w:rPr>
          <w:rFonts w:cs="Arial"/>
        </w:rPr>
        <w:t xml:space="preserve">As recent advances have extended the therapeutic options, the disease is managed sufficiently by reducing the symptoms in most cases </w:t>
      </w:r>
      <w:r w:rsidR="009A7AD4">
        <w:rPr>
          <w:rFonts w:cs="Arial"/>
        </w:rPr>
        <w:t>{Afonina, 2021 #1871}</w:t>
      </w:r>
      <w:r w:rsidRPr="00622A7F">
        <w:rPr>
          <w:rFonts w:cs="Arial"/>
        </w:rPr>
        <w:t xml:space="preserve">. </w:t>
      </w:r>
      <w:commentRangeStart w:id="220"/>
      <w:commentRangeStart w:id="221"/>
      <w:del w:id="222" w:author="Haskamp, Stefan (extern)" w:date="2021-08-16T13:19:00Z">
        <w:r w:rsidRPr="00622A7F" w:rsidDel="00354E36">
          <w:rPr>
            <w:rFonts w:cs="Arial"/>
          </w:rPr>
          <w:delText xml:space="preserve">Studying rare, severe subtypes with a presumably low number of genetic factors can also contribute to the understanding of other psoriatic subtypes, including more common ones. </w:delText>
        </w:r>
        <w:commentRangeEnd w:id="220"/>
        <w:r w:rsidRPr="00622A7F" w:rsidDel="00354E36">
          <w:rPr>
            <w:rStyle w:val="Kommentarzeichen"/>
            <w:rFonts w:cs="Arial"/>
          </w:rPr>
          <w:commentReference w:id="220"/>
        </w:r>
      </w:del>
      <w:commentRangeEnd w:id="221"/>
      <w:r w:rsidR="00FD4FF0">
        <w:rPr>
          <w:rStyle w:val="Kommentarzeichen"/>
        </w:rPr>
        <w:commentReference w:id="221"/>
      </w:r>
      <w:del w:id="223" w:author="Haskamp, Stefan (extern)" w:date="2021-08-16T13:19:00Z">
        <w:r w:rsidRPr="00622A7F" w:rsidDel="00354E36">
          <w:rPr>
            <w:rFonts w:cs="Arial"/>
          </w:rPr>
          <w:delText>Consequently, this thesis focuses on generalized pustular psoriasis (GPP), a rare multi-systemic subtype with a strong genetic factor contributing to the disease.</w:delText>
        </w:r>
      </w:del>
    </w:p>
    <w:p w14:paraId="7E68207D" w14:textId="77777777" w:rsidR="00D555C3" w:rsidRPr="00622A7F" w:rsidRDefault="00D555C3" w:rsidP="00622A7F">
      <w:pPr>
        <w:rPr>
          <w:rFonts w:cs="Arial"/>
        </w:rPr>
      </w:pPr>
    </w:p>
    <w:p w14:paraId="7BB35098" w14:textId="06621702" w:rsidR="00D555C3" w:rsidRPr="00622A7F" w:rsidRDefault="00D555C3" w:rsidP="00622A7F">
      <w:pPr>
        <w:pStyle w:val="berschrift3"/>
        <w:rPr>
          <w:rFonts w:cs="Arial"/>
        </w:rPr>
      </w:pPr>
      <w:r w:rsidRPr="00622A7F">
        <w:rPr>
          <w:rFonts w:cs="Arial"/>
        </w:rPr>
        <w:t xml:space="preserve"> </w:t>
      </w:r>
      <w:bookmarkStart w:id="224" w:name="_Toc72229620"/>
      <w:bookmarkStart w:id="225" w:name="_Toc91488874"/>
      <w:r w:rsidR="00935755">
        <w:rPr>
          <w:rFonts w:cs="Arial"/>
        </w:rPr>
        <w:t>Subt</w:t>
      </w:r>
      <w:commentRangeStart w:id="226"/>
      <w:r w:rsidRPr="00622A7F">
        <w:rPr>
          <w:rFonts w:cs="Arial"/>
        </w:rPr>
        <w:t>ypes</w:t>
      </w:r>
      <w:commentRangeEnd w:id="226"/>
      <w:r w:rsidR="00CE4CC7">
        <w:rPr>
          <w:rStyle w:val="Kommentarzeichen"/>
        </w:rPr>
        <w:commentReference w:id="226"/>
      </w:r>
      <w:r w:rsidRPr="00622A7F">
        <w:rPr>
          <w:rFonts w:cs="Arial"/>
        </w:rPr>
        <w:t xml:space="preserve"> of psoriasis</w:t>
      </w:r>
      <w:bookmarkEnd w:id="224"/>
      <w:bookmarkEnd w:id="225"/>
    </w:p>
    <w:p w14:paraId="2927DAB8" w14:textId="7AF0E4DC" w:rsidR="00D555C3" w:rsidRPr="00622A7F" w:rsidRDefault="00D555C3" w:rsidP="00622A7F">
      <w:pPr>
        <w:rPr>
          <w:rFonts w:cs="Arial"/>
        </w:rPr>
      </w:pPr>
      <w:r w:rsidRPr="00622A7F">
        <w:rPr>
          <w:rFonts w:cs="Arial"/>
        </w:rPr>
        <w:t xml:space="preserve">The most common form of this autoimmune disease is psoriasis vulgaris (PsV), where plaque lesions are characteristic. These plaques are raised and erythematous efflorescences covered by silvery scales. In </w:t>
      </w:r>
      <w:ins w:id="227" w:author="Haskamp, Stefan (extern)" w:date="2021-08-16T12:31:00Z">
        <w:r w:rsidRPr="00622A7F">
          <w:rPr>
            <w:rFonts w:cs="Arial"/>
          </w:rPr>
          <w:t>20-</w:t>
        </w:r>
      </w:ins>
      <w:commentRangeStart w:id="228"/>
      <w:r w:rsidRPr="00622A7F">
        <w:rPr>
          <w:rFonts w:cs="Arial"/>
        </w:rPr>
        <w:t>30 %</w:t>
      </w:r>
      <w:commentRangeEnd w:id="228"/>
      <w:r w:rsidRPr="00622A7F">
        <w:rPr>
          <w:rStyle w:val="Kommentarzeichen"/>
          <w:rFonts w:cs="Arial"/>
        </w:rPr>
        <w:commentReference w:id="228"/>
      </w:r>
      <w:r w:rsidRPr="00622A7F">
        <w:rPr>
          <w:rFonts w:cs="Arial"/>
        </w:rPr>
        <w:t xml:space="preserve"> of </w:t>
      </w:r>
      <w:commentRangeStart w:id="229"/>
      <w:commentRangeEnd w:id="229"/>
      <w:r w:rsidRPr="00622A7F">
        <w:rPr>
          <w:rStyle w:val="Kommentarzeichen"/>
          <w:rFonts w:cs="Arial"/>
        </w:rPr>
        <w:commentReference w:id="229"/>
      </w:r>
      <w:del w:id="230" w:author="Haskamp, Stefan (extern)" w:date="2021-08-16T12:31:00Z">
        <w:r w:rsidRPr="00622A7F" w:rsidDel="00DA5EE7">
          <w:rPr>
            <w:rFonts w:cs="Arial"/>
          </w:rPr>
          <w:delText xml:space="preserve">cases </w:delText>
        </w:r>
      </w:del>
      <w:r w:rsidRPr="00622A7F">
        <w:rPr>
          <w:rFonts w:cs="Arial"/>
        </w:rPr>
        <w:t xml:space="preserve">patients, these symptoms are accompanied by the inflammation of the joint and this subtype is called </w:t>
      </w:r>
      <w:r w:rsidR="008D5A41">
        <w:rPr>
          <w:rFonts w:cs="Arial"/>
        </w:rPr>
        <w:t>psoriatic arthritis</w:t>
      </w:r>
      <w:r w:rsidRPr="00622A7F">
        <w:rPr>
          <w:rFonts w:cs="Arial"/>
        </w:rPr>
        <w:t xml:space="preserve"> (PsA) </w:t>
      </w:r>
      <w:r w:rsidR="009A7AD4">
        <w:rPr>
          <w:rFonts w:cs="Arial"/>
        </w:rPr>
        <w:t>{Mease, 2013 #1797;Reich, 2009 #975}</w:t>
      </w:r>
      <w:r w:rsidRPr="00622A7F">
        <w:rPr>
          <w:rFonts w:cs="Arial"/>
        </w:rPr>
        <w:t xml:space="preserve">. Both forms are complex diseases, e.g. a combination of numerous genetic and environmental factors are causal for disease. Currently, more than 60 susceptibility loci are associated with </w:t>
      </w:r>
      <w:ins w:id="231" w:author="Haskamp, Stefan (extern)" w:date="2021-08-16T12:32:00Z">
        <w:r w:rsidRPr="00622A7F">
          <w:rPr>
            <w:rFonts w:cs="Arial"/>
          </w:rPr>
          <w:t xml:space="preserve">both </w:t>
        </w:r>
      </w:ins>
      <w:r w:rsidRPr="00622A7F">
        <w:rPr>
          <w:rFonts w:cs="Arial"/>
        </w:rPr>
        <w:t>of these common inflammatory disorders</w:t>
      </w:r>
      <w:ins w:id="232" w:author="Haskamp, Stefan (extern)" w:date="2021-08-16T12:32:00Z">
        <w:r w:rsidRPr="00622A7F">
          <w:rPr>
            <w:rFonts w:cs="Arial"/>
          </w:rPr>
          <w:t xml:space="preserve"> combined</w:t>
        </w:r>
      </w:ins>
      <w:r w:rsidRPr="00622A7F">
        <w:rPr>
          <w:rFonts w:cs="Arial"/>
        </w:rPr>
        <w:t xml:space="preserve">, most prominently an HLA-C risk allele at psoriasis susceptibility locus 1 (PSORS1) </w:t>
      </w:r>
      <w:r w:rsidR="009A7AD4">
        <w:rPr>
          <w:rFonts w:cs="Arial"/>
        </w:rPr>
        <w:t>{Tsoi, 2017 #1338}</w:t>
      </w:r>
      <w:r w:rsidRPr="00622A7F">
        <w:rPr>
          <w:rFonts w:cs="Arial"/>
        </w:rPr>
        <w:t>.</w:t>
      </w:r>
    </w:p>
    <w:p w14:paraId="78FE964A" w14:textId="6507CBFB" w:rsidR="00D555C3" w:rsidRPr="00622A7F" w:rsidRDefault="00D555C3" w:rsidP="00622A7F">
      <w:pPr>
        <w:rPr>
          <w:rFonts w:cs="Arial"/>
        </w:rPr>
      </w:pPr>
      <w:r w:rsidRPr="00622A7F">
        <w:rPr>
          <w:rFonts w:cs="Arial"/>
        </w:rPr>
        <w:lastRenderedPageBreak/>
        <w:t xml:space="preserve">Besides the common forms, there are also rarer forms of psoriasis including pustular psoriasis (PP). The European Rare and Severe Psoriasis Expert Network (ERASPEN) did define criteria for diagnostics </w:t>
      </w:r>
      <w:del w:id="233" w:author="Hüffmeier, Ulrike" w:date="2021-11-25T09:28:00Z">
        <w:r w:rsidRPr="00622A7F" w:rsidDel="00FD4FF0">
          <w:rPr>
            <w:rFonts w:cs="Arial"/>
          </w:rPr>
          <w:delText xml:space="preserve">published in 2017 </w:delText>
        </w:r>
      </w:del>
      <w:r w:rsidR="009A7AD4">
        <w:rPr>
          <w:rFonts w:cs="Arial"/>
        </w:rPr>
        <w:t>{Navarini, 2017 #1724}</w:t>
      </w:r>
      <w:r w:rsidRPr="00622A7F">
        <w:rPr>
          <w:rFonts w:cs="Arial"/>
        </w:rPr>
        <w:t xml:space="preserve">. PP is characterized by neutrophils infiltrating the </w:t>
      </w:r>
      <w:ins w:id="234" w:author="Haskamp, Stefan (extern)" w:date="2021-08-16T12:33:00Z">
        <w:r w:rsidRPr="00622A7F">
          <w:rPr>
            <w:rFonts w:cs="Arial"/>
          </w:rPr>
          <w:t xml:space="preserve">epidermal </w:t>
        </w:r>
      </w:ins>
      <w:commentRangeStart w:id="235"/>
      <w:r w:rsidRPr="00622A7F">
        <w:rPr>
          <w:rFonts w:cs="Arial"/>
        </w:rPr>
        <w:t>skin</w:t>
      </w:r>
      <w:commentRangeEnd w:id="235"/>
      <w:r w:rsidRPr="00622A7F">
        <w:rPr>
          <w:rStyle w:val="Kommentarzeichen"/>
          <w:rFonts w:cs="Arial"/>
        </w:rPr>
        <w:commentReference w:id="235"/>
      </w:r>
      <w:r w:rsidRPr="00622A7F">
        <w:rPr>
          <w:rFonts w:cs="Arial"/>
        </w:rPr>
        <w:t xml:space="preserve"> and, thus, forming sterile pustules. </w:t>
      </w:r>
    </w:p>
    <w:p w14:paraId="59D87FBB" w14:textId="0CEC7BF1" w:rsidR="00D555C3" w:rsidRPr="00622A7F" w:rsidRDefault="00D555C3" w:rsidP="00622A7F">
      <w:pPr>
        <w:rPr>
          <w:rFonts w:cs="Arial"/>
        </w:rPr>
      </w:pPr>
      <w:r w:rsidRPr="00622A7F">
        <w:rPr>
          <w:rFonts w:cs="Arial"/>
        </w:rPr>
        <w:t xml:space="preserve">The most common form of PP is palmoplantar pustulosis or palmoplantar pustular psoriasis (PPP) defined by pustules on the palms and/ or soles lasting for more than three </w:t>
      </w:r>
      <w:commentRangeStart w:id="236"/>
      <w:r w:rsidRPr="00622A7F">
        <w:rPr>
          <w:rFonts w:cs="Arial"/>
        </w:rPr>
        <w:t>months</w:t>
      </w:r>
      <w:commentRangeEnd w:id="236"/>
      <w:r w:rsidRPr="00622A7F">
        <w:rPr>
          <w:rStyle w:val="Kommentarzeichen"/>
          <w:rFonts w:cs="Arial"/>
        </w:rPr>
        <w:commentReference w:id="236"/>
      </w:r>
      <w:r w:rsidRPr="00622A7F">
        <w:rPr>
          <w:rFonts w:cs="Arial"/>
        </w:rPr>
        <w:t xml:space="preserve"> </w:t>
      </w:r>
      <w:r w:rsidR="009A7AD4">
        <w:rPr>
          <w:rFonts w:cs="Arial"/>
        </w:rPr>
        <w:t>{Navarini, 2017 #1724}</w:t>
      </w:r>
      <w:r w:rsidRPr="00622A7F">
        <w:rPr>
          <w:rFonts w:cs="Arial"/>
        </w:rPr>
        <w:t xml:space="preserve">. Variants in </w:t>
      </w:r>
      <w:r w:rsidRPr="00622A7F">
        <w:rPr>
          <w:rFonts w:cs="Arial"/>
          <w:i/>
        </w:rPr>
        <w:t>IL36RN</w:t>
      </w:r>
      <w:r w:rsidRPr="00622A7F">
        <w:rPr>
          <w:rFonts w:cs="Arial"/>
        </w:rPr>
        <w:t xml:space="preserve">, </w:t>
      </w:r>
      <w:r w:rsidRPr="00622A7F">
        <w:rPr>
          <w:rFonts w:cs="Arial"/>
          <w:i/>
        </w:rPr>
        <w:t>AP1S3</w:t>
      </w:r>
      <w:r w:rsidRPr="00622A7F">
        <w:rPr>
          <w:rFonts w:cs="Arial"/>
        </w:rPr>
        <w:t xml:space="preserve"> and </w:t>
      </w:r>
      <w:r w:rsidRPr="00622A7F">
        <w:rPr>
          <w:rFonts w:cs="Arial"/>
          <w:i/>
        </w:rPr>
        <w:t>CARD14</w:t>
      </w:r>
      <w:r w:rsidRPr="00622A7F">
        <w:rPr>
          <w:rFonts w:cs="Arial"/>
        </w:rPr>
        <w:t xml:space="preserve"> have been reported in a low number of PPP patients </w:t>
      </w:r>
      <w:r w:rsidR="009A7AD4">
        <w:rPr>
          <w:rFonts w:cs="Arial"/>
        </w:rPr>
        <w:t>{Setta-Kaffetzi, 2013 #1069;Mossner, 2015 #1555;Setta-Kaffetzi, 2014 #1070}</w:t>
      </w:r>
      <w:r w:rsidRPr="00622A7F">
        <w:rPr>
          <w:rFonts w:cs="Arial"/>
        </w:rPr>
        <w:t xml:space="preserve"> . </w:t>
      </w:r>
      <w:commentRangeStart w:id="237"/>
      <w:r w:rsidRPr="00622A7F">
        <w:rPr>
          <w:rFonts w:cs="Arial"/>
        </w:rPr>
        <w:t xml:space="preserve">However, another study </w:t>
      </w:r>
      <w:del w:id="238" w:author="Haskamp, Stefan (extern)" w:date="2021-08-16T12:35:00Z">
        <w:r w:rsidRPr="00622A7F" w:rsidDel="00594208">
          <w:rPr>
            <w:rFonts w:cs="Arial"/>
          </w:rPr>
          <w:delText xml:space="preserve">denied </w:delText>
        </w:r>
      </w:del>
      <w:ins w:id="239" w:author="Haskamp, Stefan (extern)" w:date="2021-08-16T12:35:00Z">
        <w:r w:rsidRPr="00622A7F">
          <w:rPr>
            <w:rFonts w:cs="Arial"/>
          </w:rPr>
          <w:t xml:space="preserve">did not confirm </w:t>
        </w:r>
      </w:ins>
      <w:r w:rsidRPr="00622A7F">
        <w:rPr>
          <w:rFonts w:cs="Arial"/>
        </w:rPr>
        <w:t xml:space="preserve">the association of PPP with variants in </w:t>
      </w:r>
      <w:r w:rsidRPr="00622A7F">
        <w:rPr>
          <w:rFonts w:cs="Arial"/>
          <w:i/>
        </w:rPr>
        <w:t>IL36RN</w:t>
      </w:r>
      <w:r w:rsidRPr="00622A7F">
        <w:rPr>
          <w:rFonts w:cs="Arial"/>
        </w:rPr>
        <w:t xml:space="preserve">, </w:t>
      </w:r>
      <w:r w:rsidRPr="00622A7F">
        <w:rPr>
          <w:rFonts w:cs="Arial"/>
          <w:i/>
        </w:rPr>
        <w:t>AP1S3</w:t>
      </w:r>
      <w:r w:rsidRPr="00622A7F">
        <w:rPr>
          <w:rFonts w:cs="Arial"/>
        </w:rPr>
        <w:t xml:space="preserve"> and </w:t>
      </w:r>
      <w:r w:rsidRPr="00622A7F">
        <w:rPr>
          <w:rFonts w:cs="Arial"/>
          <w:i/>
        </w:rPr>
        <w:t>CARD14</w:t>
      </w:r>
      <w:r w:rsidRPr="00622A7F">
        <w:rPr>
          <w:rFonts w:cs="Arial"/>
        </w:rPr>
        <w:t xml:space="preserve"> in European patients </w:t>
      </w:r>
      <w:commentRangeEnd w:id="237"/>
      <w:r w:rsidRPr="00622A7F">
        <w:rPr>
          <w:rStyle w:val="Kommentarzeichen"/>
          <w:rFonts w:cs="Arial"/>
        </w:rPr>
        <w:commentReference w:id="237"/>
      </w:r>
      <w:r w:rsidR="009A7AD4">
        <w:rPr>
          <w:rFonts w:cs="Arial"/>
        </w:rPr>
        <w:t>{Mossner, 2015 #1555}</w:t>
      </w:r>
      <w:r w:rsidRPr="00622A7F">
        <w:rPr>
          <w:rFonts w:cs="Arial"/>
        </w:rPr>
        <w:t xml:space="preserve">. PPP patients are known to have other psoriatic comorbidities e.g., 15.8% of PPP patients </w:t>
      </w:r>
      <w:commentRangeStart w:id="240"/>
      <w:commentRangeEnd w:id="240"/>
      <w:r w:rsidRPr="00622A7F">
        <w:rPr>
          <w:rStyle w:val="Kommentarzeichen"/>
          <w:rFonts w:cs="Arial"/>
        </w:rPr>
        <w:commentReference w:id="240"/>
      </w:r>
      <w:r w:rsidRPr="00622A7F">
        <w:rPr>
          <w:rFonts w:cs="Arial"/>
        </w:rPr>
        <w:t xml:space="preserve">are also affected by PsV </w:t>
      </w:r>
      <w:r w:rsidR="009A7AD4">
        <w:rPr>
          <w:rFonts w:cs="Arial"/>
        </w:rPr>
        <w:t>{Twelves, 2019 #1733}</w:t>
      </w:r>
      <w:r w:rsidRPr="00622A7F">
        <w:rPr>
          <w:rFonts w:cs="Arial"/>
        </w:rPr>
        <w:t>.</w:t>
      </w:r>
    </w:p>
    <w:p w14:paraId="61A903AC" w14:textId="60A7EE7F" w:rsidR="00D555C3" w:rsidRPr="00622A7F" w:rsidRDefault="00D555C3" w:rsidP="00622A7F">
      <w:pPr>
        <w:rPr>
          <w:rFonts w:cs="Arial"/>
        </w:rPr>
      </w:pPr>
      <w:ins w:id="241" w:author="Haskamp, Stefan (extern)" w:date="2021-08-16T12:40:00Z">
        <w:r w:rsidRPr="00622A7F">
          <w:rPr>
            <w:rFonts w:cs="Arial"/>
          </w:rPr>
          <w:t>Synovitis-acne-pustulosis-hyperostosis-osteitis (SAPHO) is an acronym for various manifestations including inflammatory bone diseases combined with skin disorders</w:t>
        </w:r>
      </w:ins>
      <w:ins w:id="242" w:author="Haskamp, Stefan" w:date="2021-12-28T15:24:00Z">
        <w:r w:rsidR="006709D4">
          <w:rPr>
            <w:rFonts w:cs="Arial"/>
          </w:rPr>
          <w:t xml:space="preserve"> including </w:t>
        </w:r>
      </w:ins>
      <w:ins w:id="243" w:author="Haskamp, Stefan" w:date="2021-12-28T15:34:00Z">
        <w:r w:rsidR="00191E41">
          <w:rPr>
            <w:rFonts w:cs="Arial"/>
          </w:rPr>
          <w:t>PsV and PPP</w:t>
        </w:r>
      </w:ins>
      <w:ins w:id="244" w:author="Haskamp, Stefan" w:date="2021-12-28T15:31:00Z">
        <w:r w:rsidR="006709D4">
          <w:rPr>
            <w:rFonts w:cs="Arial"/>
          </w:rPr>
          <w:t xml:space="preserve"> </w:t>
        </w:r>
      </w:ins>
      <w:r w:rsidR="0017469B">
        <w:rPr>
          <w:rFonts w:cs="Arial"/>
        </w:rPr>
        <w:t>{Assmann, 2011 #41</w:t>
      </w:r>
      <w:ins w:id="245" w:author="Haskamp, Stefan (extern)" w:date="2022-01-08T12:14:00Z">
        <w:r w:rsidR="0017469B">
          <w:rPr>
            <w:rFonts w:cs="Arial"/>
          </w:rPr>
          <w:t>;</w:t>
        </w:r>
      </w:ins>
      <w:del w:id="246" w:author="Haskamp, Stefan (extern)" w:date="2022-01-08T12:15:00Z">
        <w:r w:rsidR="0017469B" w:rsidDel="0017469B">
          <w:rPr>
            <w:rFonts w:cs="Arial"/>
          </w:rPr>
          <w:delText>{</w:delText>
        </w:r>
      </w:del>
      <w:ins w:id="247" w:author="Haskamp, Stefan (extern)" w:date="2022-01-08T12:15:00Z">
        <w:r w:rsidR="0017469B">
          <w:rPr>
            <w:rFonts w:cs="Arial"/>
          </w:rPr>
          <w:t xml:space="preserve"> </w:t>
        </w:r>
      </w:ins>
      <w:r w:rsidR="0017469B">
        <w:rPr>
          <w:rFonts w:cs="Arial"/>
        </w:rPr>
        <w:t>Hayem, 1999 #482}</w:t>
      </w:r>
      <w:del w:id="248" w:author="Haskamp, Stefan (extern)" w:date="2022-01-08T12:15:00Z">
        <w:r w:rsidR="0017469B" w:rsidDel="0017469B">
          <w:rPr>
            <w:rFonts w:cs="Arial"/>
          </w:rPr>
          <w:delText>}</w:delText>
        </w:r>
      </w:del>
      <w:ins w:id="249" w:author="Haskamp, Stefan" w:date="2021-12-28T15:33:00Z">
        <w:del w:id="250" w:author="Haskamp, Stefan (extern)" w:date="2022-01-08T12:13:00Z">
          <w:r w:rsidR="00191E41" w:rsidRPr="00B231ED" w:rsidDel="0017469B">
            <w:rPr>
              <w:rFonts w:cs="Arial"/>
              <w:highlight w:val="yellow"/>
              <w:rPrChange w:id="251" w:author="Haskamp, Stefan (extern)" w:date="2022-01-08T12:05:00Z">
                <w:rPr>
                  <w:rFonts w:cs="Arial"/>
                </w:rPr>
              </w:rPrChange>
            </w:rPr>
            <w:fldChar w:fldCharType="begin"/>
          </w:r>
          <w:r w:rsidR="00191E41" w:rsidRPr="00B231ED" w:rsidDel="0017469B">
            <w:rPr>
              <w:rFonts w:cs="Arial"/>
              <w:highlight w:val="yellow"/>
              <w:rPrChange w:id="252" w:author="Haskamp, Stefan (extern)" w:date="2022-01-08T12:05:00Z">
                <w:rPr>
                  <w:rFonts w:cs="Arial"/>
                </w:rPr>
              </w:rPrChange>
            </w:rPr>
            <w:delInstrText xml:space="preserve"> HYPERLINK "</w:delInstrText>
          </w:r>
        </w:del>
      </w:ins>
      <w:ins w:id="253" w:author="Haskamp, Stefan" w:date="2021-12-28T15:31:00Z">
        <w:del w:id="254" w:author="Haskamp, Stefan (extern)" w:date="2022-01-08T12:13:00Z">
          <w:r w:rsidR="00191E41" w:rsidRPr="00B231ED" w:rsidDel="0017469B">
            <w:rPr>
              <w:rFonts w:cs="Arial"/>
              <w:highlight w:val="yellow"/>
              <w:rPrChange w:id="255" w:author="Haskamp, Stefan (extern)" w:date="2022-01-08T12:05:00Z">
                <w:rPr>
                  <w:rFonts w:cs="Arial"/>
                </w:rPr>
              </w:rPrChange>
            </w:rPr>
            <w:delInstrText>https://doi.org/10.1016/j.berh.2011.01.017</w:delInstrText>
          </w:r>
        </w:del>
      </w:ins>
      <w:ins w:id="256" w:author="Haskamp, Stefan" w:date="2021-12-28T15:33:00Z">
        <w:del w:id="257" w:author="Haskamp, Stefan (extern)" w:date="2022-01-08T12:13:00Z">
          <w:r w:rsidR="00191E41" w:rsidRPr="00B231ED" w:rsidDel="0017469B">
            <w:rPr>
              <w:rFonts w:cs="Arial"/>
              <w:highlight w:val="yellow"/>
              <w:rPrChange w:id="258" w:author="Haskamp, Stefan (extern)" w:date="2022-01-08T12:05:00Z">
                <w:rPr>
                  <w:rFonts w:cs="Arial"/>
                </w:rPr>
              </w:rPrChange>
            </w:rPr>
            <w:delInstrText xml:space="preserve">" </w:delInstrText>
          </w:r>
          <w:r w:rsidR="00191E41" w:rsidRPr="00B231ED" w:rsidDel="0017469B">
            <w:rPr>
              <w:rFonts w:cs="Arial"/>
              <w:highlight w:val="yellow"/>
              <w:rPrChange w:id="259" w:author="Haskamp, Stefan (extern)" w:date="2022-01-08T12:05:00Z">
                <w:rPr>
                  <w:rFonts w:cs="Arial"/>
                </w:rPr>
              </w:rPrChange>
            </w:rPr>
            <w:fldChar w:fldCharType="separate"/>
          </w:r>
        </w:del>
      </w:ins>
      <w:ins w:id="260" w:author="Haskamp, Stefan" w:date="2021-12-28T15:31:00Z">
        <w:del w:id="261" w:author="Haskamp, Stefan (extern)" w:date="2022-01-08T12:13:00Z">
          <w:r w:rsidR="00191E41" w:rsidRPr="00B231ED" w:rsidDel="0017469B">
            <w:rPr>
              <w:rStyle w:val="Hyperlink"/>
              <w:rFonts w:cs="Arial"/>
              <w:highlight w:val="yellow"/>
              <w:rPrChange w:id="262" w:author="Haskamp, Stefan (extern)" w:date="2022-01-08T12:05:00Z">
                <w:rPr>
                  <w:rStyle w:val="Hyperlink"/>
                  <w:rFonts w:cs="Arial"/>
                </w:rPr>
              </w:rPrChange>
            </w:rPr>
            <w:delText>https://doi.org/10.1016/j.berh.2011.01.017</w:delText>
          </w:r>
        </w:del>
      </w:ins>
      <w:ins w:id="263" w:author="Haskamp, Stefan" w:date="2021-12-28T15:33:00Z">
        <w:del w:id="264" w:author="Haskamp, Stefan (extern)" w:date="2022-01-08T12:13:00Z">
          <w:r w:rsidR="00191E41" w:rsidRPr="00B231ED" w:rsidDel="0017469B">
            <w:rPr>
              <w:rFonts w:cs="Arial"/>
              <w:highlight w:val="yellow"/>
              <w:rPrChange w:id="265" w:author="Haskamp, Stefan (extern)" w:date="2022-01-08T12:05:00Z">
                <w:rPr>
                  <w:rFonts w:cs="Arial"/>
                </w:rPr>
              </w:rPrChange>
            </w:rPr>
            <w:fldChar w:fldCharType="end"/>
          </w:r>
        </w:del>
        <w:del w:id="266" w:author="Haskamp, Stefan (extern)" w:date="2022-01-08T12:14:00Z">
          <w:r w:rsidR="00191E41" w:rsidRPr="00B231ED" w:rsidDel="0017469B">
            <w:rPr>
              <w:rFonts w:cs="Arial"/>
              <w:highlight w:val="yellow"/>
              <w:rPrChange w:id="267" w:author="Haskamp, Stefan (extern)" w:date="2022-01-08T12:05:00Z">
                <w:rPr>
                  <w:rFonts w:cs="Arial"/>
                </w:rPr>
              </w:rPrChange>
            </w:rPr>
            <w:delText xml:space="preserve"> </w:delText>
          </w:r>
          <w:r w:rsidR="00191E41" w:rsidRPr="00B231ED" w:rsidDel="0017469B">
            <w:rPr>
              <w:rStyle w:val="citation-doi"/>
              <w:highlight w:val="yellow"/>
              <w:rPrChange w:id="268" w:author="Haskamp, Stefan (extern)" w:date="2022-01-08T12:05:00Z">
                <w:rPr>
                  <w:rStyle w:val="citation-doi"/>
                </w:rPr>
              </w:rPrChange>
            </w:rPr>
            <w:delText>doi: 10.1016/s0049-0172(99)80027-4</w:delText>
          </w:r>
        </w:del>
      </w:ins>
      <w:ins w:id="269" w:author="Haskamp, Stefan (extern)" w:date="2021-08-16T12:40:00Z">
        <w:del w:id="270" w:author="Haskamp, Stefan (extern)" w:date="2022-01-08T12:14:00Z">
          <w:r w:rsidRPr="00B231ED" w:rsidDel="0017469B">
            <w:rPr>
              <w:rFonts w:cs="Arial"/>
              <w:highlight w:val="yellow"/>
              <w:rPrChange w:id="271" w:author="Haskamp, Stefan (extern)" w:date="2022-01-08T12:05:00Z">
                <w:rPr>
                  <w:rFonts w:cs="Arial"/>
                </w:rPr>
              </w:rPrChange>
            </w:rPr>
            <w:delText>.</w:delText>
          </w:r>
        </w:del>
      </w:ins>
      <w:ins w:id="272" w:author="Haskamp, Stefan (extern)" w:date="2022-01-08T12:14:00Z">
        <w:r w:rsidR="0017469B">
          <w:rPr>
            <w:rFonts w:cs="Arial"/>
          </w:rPr>
          <w:t>.</w:t>
        </w:r>
      </w:ins>
      <w:ins w:id="273" w:author="Haskamp, Stefan (extern)" w:date="2021-08-16T12:40:00Z">
        <w:r w:rsidRPr="00622A7F">
          <w:rPr>
            <w:rFonts w:cs="Arial"/>
          </w:rPr>
          <w:t xml:space="preserve"> </w:t>
        </w:r>
      </w:ins>
      <w:commentRangeStart w:id="274"/>
      <w:r w:rsidRPr="00622A7F">
        <w:rPr>
          <w:rFonts w:cs="Arial"/>
        </w:rPr>
        <w:t xml:space="preserve">Not all manifestations are present in each patient affected by SAPHO syndrome and the involvement of inflammatory joint is not a necessary condition. </w:t>
      </w:r>
      <w:commentRangeStart w:id="275"/>
      <w:commentRangeStart w:id="276"/>
      <w:commentRangeStart w:id="277"/>
      <w:commentRangeEnd w:id="275"/>
      <w:r w:rsidRPr="00622A7F">
        <w:rPr>
          <w:rStyle w:val="Kommentarzeichen"/>
          <w:rFonts w:cs="Arial"/>
        </w:rPr>
        <w:commentReference w:id="275"/>
      </w:r>
      <w:commentRangeEnd w:id="274"/>
      <w:r w:rsidRPr="00622A7F">
        <w:rPr>
          <w:rFonts w:cs="Arial"/>
        </w:rPr>
        <w:t xml:space="preserve">The SAPHO syndrome may be affiliated with spondyloarthropathies, as it regularly affects the spine and </w:t>
      </w:r>
      <w:del w:id="278" w:author="Hüffmeier, Ulrike" w:date="2021-11-25T09:02:00Z">
        <w:r w:rsidRPr="00622A7F" w:rsidDel="00CE4CC7">
          <w:rPr>
            <w:rFonts w:cs="Arial"/>
          </w:rPr>
          <w:delText xml:space="preserve">has </w:delText>
        </w:r>
      </w:del>
      <w:ins w:id="279" w:author="Hüffmeier, Ulrike" w:date="2021-11-25T09:02:00Z">
        <w:r w:rsidR="00CE4CC7">
          <w:rPr>
            <w:rFonts w:cs="Arial"/>
          </w:rPr>
          <w:t>can present with</w:t>
        </w:r>
        <w:r w:rsidR="00CE4CC7" w:rsidRPr="00622A7F">
          <w:rPr>
            <w:rFonts w:cs="Arial"/>
          </w:rPr>
          <w:t xml:space="preserve"> </w:t>
        </w:r>
      </w:ins>
      <w:r w:rsidRPr="00622A7F">
        <w:rPr>
          <w:rFonts w:cs="Arial"/>
        </w:rPr>
        <w:t>similar symptoms as ankylosing spondylitis and psoriatic arthritis (PsA)</w:t>
      </w:r>
      <w:ins w:id="280" w:author="Haskamp, Stefan" w:date="2021-12-28T15:50:00Z">
        <w:r w:rsidR="00B051C6">
          <w:rPr>
            <w:rFonts w:cs="Arial"/>
          </w:rPr>
          <w:t xml:space="preserve"> </w:t>
        </w:r>
      </w:ins>
      <w:r w:rsidR="0017469B">
        <w:rPr>
          <w:rFonts w:cs="Arial"/>
        </w:rPr>
        <w:t>{Benhamou, 1988 #1620}</w:t>
      </w:r>
      <w:r w:rsidRPr="00622A7F">
        <w:rPr>
          <w:rFonts w:cs="Arial"/>
        </w:rPr>
        <w:t xml:space="preserve">. </w:t>
      </w:r>
      <w:r w:rsidRPr="00622A7F">
        <w:rPr>
          <w:rStyle w:val="Kommentarzeichen"/>
          <w:rFonts w:cs="Arial"/>
        </w:rPr>
        <w:commentReference w:id="274"/>
      </w:r>
      <w:commentRangeEnd w:id="276"/>
      <w:r w:rsidRPr="00622A7F">
        <w:rPr>
          <w:rStyle w:val="Kommentarzeichen"/>
          <w:rFonts w:cs="Arial"/>
        </w:rPr>
        <w:commentReference w:id="276"/>
      </w:r>
      <w:commentRangeEnd w:id="277"/>
      <w:r w:rsidR="00FD4FF0">
        <w:rPr>
          <w:rStyle w:val="Kommentarzeichen"/>
        </w:rPr>
        <w:commentReference w:id="277"/>
      </w:r>
      <w:r w:rsidRPr="00622A7F">
        <w:rPr>
          <w:rFonts w:cs="Arial"/>
        </w:rPr>
        <w:t xml:space="preserve">The genetic factors of SAPHO syndrome are unknown. </w:t>
      </w:r>
    </w:p>
    <w:p w14:paraId="2BFEB60D" w14:textId="77777777" w:rsidR="00D555C3" w:rsidRPr="00622A7F" w:rsidRDefault="00D555C3" w:rsidP="00622A7F">
      <w:pPr>
        <w:rPr>
          <w:rFonts w:cs="Arial"/>
        </w:rPr>
      </w:pPr>
    </w:p>
    <w:p w14:paraId="659ADF05" w14:textId="77777777" w:rsidR="00D555C3" w:rsidRPr="00622A7F" w:rsidRDefault="00D555C3" w:rsidP="00622A7F">
      <w:pPr>
        <w:pStyle w:val="berschrift2"/>
        <w:rPr>
          <w:rFonts w:cs="Arial"/>
        </w:rPr>
      </w:pPr>
      <w:bookmarkStart w:id="281" w:name="_Toc72229621"/>
      <w:bookmarkStart w:id="282" w:name="_Toc91488875"/>
      <w:r w:rsidRPr="00622A7F">
        <w:rPr>
          <w:rFonts w:cs="Arial"/>
        </w:rPr>
        <w:t>Generalized pustular psoriasis (GPP)</w:t>
      </w:r>
      <w:bookmarkEnd w:id="281"/>
      <w:r w:rsidRPr="00622A7F">
        <w:rPr>
          <w:rFonts w:cs="Arial"/>
        </w:rPr>
        <w:t xml:space="preserve"> and further rare pustular skin diseases</w:t>
      </w:r>
      <w:bookmarkEnd w:id="282"/>
    </w:p>
    <w:p w14:paraId="016ABBE8" w14:textId="77777777" w:rsidR="00D555C3" w:rsidRPr="00622A7F" w:rsidRDefault="00D555C3" w:rsidP="00622A7F">
      <w:pPr>
        <w:pStyle w:val="berschrift3"/>
        <w:rPr>
          <w:rFonts w:cs="Arial"/>
        </w:rPr>
      </w:pPr>
      <w:r w:rsidRPr="00622A7F">
        <w:rPr>
          <w:rFonts w:cs="Arial"/>
        </w:rPr>
        <w:t xml:space="preserve"> </w:t>
      </w:r>
      <w:bookmarkStart w:id="283" w:name="_Toc72229622"/>
      <w:bookmarkStart w:id="284" w:name="_Toc91488876"/>
      <w:r w:rsidRPr="00622A7F">
        <w:rPr>
          <w:rFonts w:cs="Arial"/>
        </w:rPr>
        <w:t>Clinical characteristics of GPP</w:t>
      </w:r>
      <w:bookmarkEnd w:id="283"/>
      <w:bookmarkEnd w:id="284"/>
    </w:p>
    <w:p w14:paraId="76B754C5" w14:textId="3309A496" w:rsidR="00D555C3" w:rsidRPr="00622A7F" w:rsidRDefault="00D555C3" w:rsidP="00622A7F">
      <w:pPr>
        <w:rPr>
          <w:rFonts w:cs="Arial"/>
        </w:rPr>
      </w:pPr>
      <w:r w:rsidRPr="00622A7F">
        <w:rPr>
          <w:rFonts w:cs="Arial"/>
        </w:rPr>
        <w:t xml:space="preserve">Generalized pustular psoriasis (GPP) is a severe type of PP with an estimated prevalence of 1.76 per million in France </w:t>
      </w:r>
      <w:r w:rsidR="009A7AD4">
        <w:rPr>
          <w:rFonts w:cs="Arial"/>
        </w:rPr>
        <w:t>{Augey, 2006 #48}</w:t>
      </w:r>
      <w:r w:rsidRPr="00622A7F">
        <w:rPr>
          <w:rFonts w:cs="Arial"/>
        </w:rPr>
        <w:t xml:space="preserve">. Symptoms can include systemic inflammation and the course of the disease can be relapsing or persistent. </w:t>
      </w:r>
      <w:commentRangeStart w:id="285"/>
      <w:r w:rsidRPr="00622A7F">
        <w:rPr>
          <w:rFonts w:cs="Arial"/>
        </w:rPr>
        <w:t xml:space="preserve">The German dermatologist von Zumbusch was the first to document a </w:t>
      </w:r>
      <w:commentRangeStart w:id="286"/>
      <w:commentRangeEnd w:id="286"/>
      <w:r w:rsidRPr="00622A7F">
        <w:rPr>
          <w:rStyle w:val="Kommentarzeichen"/>
          <w:rFonts w:cs="Arial"/>
        </w:rPr>
        <w:commentReference w:id="286"/>
      </w:r>
      <w:r w:rsidRPr="00622A7F">
        <w:rPr>
          <w:rFonts w:cs="Arial"/>
        </w:rPr>
        <w:t xml:space="preserve">GPP patient in 1910 </w:t>
      </w:r>
      <w:r w:rsidR="009A7AD4">
        <w:rPr>
          <w:rFonts w:cs="Arial"/>
        </w:rPr>
        <w:t>{Baker, 1968 #54}</w:t>
      </w:r>
      <w:r w:rsidRPr="00622A7F">
        <w:rPr>
          <w:rFonts w:cs="Arial"/>
        </w:rPr>
        <w:t xml:space="preserve">. </w:t>
      </w:r>
      <w:commentRangeEnd w:id="285"/>
      <w:r w:rsidRPr="00622A7F">
        <w:rPr>
          <w:rStyle w:val="Kommentarzeichen"/>
          <w:rFonts w:cs="Arial"/>
        </w:rPr>
        <w:commentReference w:id="285"/>
      </w:r>
      <w:r w:rsidRPr="00622A7F">
        <w:rPr>
          <w:rFonts w:cs="Arial"/>
        </w:rPr>
        <w:t xml:space="preserve">The patient </w:t>
      </w:r>
      <w:del w:id="287" w:author="Haskamp, Stefan (extern)" w:date="2021-08-16T12:43:00Z">
        <w:r w:rsidRPr="00622A7F" w:rsidDel="00594208">
          <w:rPr>
            <w:rFonts w:cs="Arial"/>
          </w:rPr>
          <w:delText xml:space="preserve">was affected by psoriasis vulgaris </w:delText>
        </w:r>
      </w:del>
      <w:r w:rsidRPr="00622A7F">
        <w:rPr>
          <w:rFonts w:cs="Arial"/>
        </w:rPr>
        <w:t xml:space="preserve">had PsV for </w:t>
      </w:r>
      <w:commentRangeStart w:id="288"/>
      <w:commentRangeStart w:id="289"/>
      <w:r w:rsidRPr="00622A7F">
        <w:rPr>
          <w:rFonts w:cs="Arial"/>
        </w:rPr>
        <w:t>many</w:t>
      </w:r>
      <w:commentRangeEnd w:id="288"/>
      <w:r w:rsidRPr="00622A7F">
        <w:rPr>
          <w:rStyle w:val="Kommentarzeichen"/>
          <w:rFonts w:cs="Arial"/>
        </w:rPr>
        <w:commentReference w:id="288"/>
      </w:r>
      <w:commentRangeEnd w:id="289"/>
      <w:r w:rsidRPr="00622A7F">
        <w:rPr>
          <w:rStyle w:val="Kommentarzeichen"/>
          <w:rFonts w:cs="Arial"/>
        </w:rPr>
        <w:commentReference w:id="289"/>
      </w:r>
      <w:r w:rsidRPr="00622A7F">
        <w:rPr>
          <w:rFonts w:cs="Arial"/>
        </w:rPr>
        <w:t xml:space="preserve"> years</w:t>
      </w:r>
      <w:ins w:id="290" w:author="Hüffmeier, Ulrike" w:date="2021-11-25T09:31:00Z">
        <w:r w:rsidR="00FD4FF0">
          <w:rPr>
            <w:rFonts w:cs="Arial"/>
          </w:rPr>
          <w:t>,</w:t>
        </w:r>
      </w:ins>
      <w:r w:rsidRPr="00622A7F">
        <w:rPr>
          <w:rFonts w:cs="Arial"/>
        </w:rPr>
        <w:t xml:space="preserve"> before he </w:t>
      </w:r>
      <w:del w:id="291" w:author="Haskamp, Stefan (extern)" w:date="2021-08-16T12:44:00Z">
        <w:r w:rsidRPr="00622A7F" w:rsidDel="00EC25E0">
          <w:rPr>
            <w:rFonts w:cs="Arial"/>
          </w:rPr>
          <w:delText xml:space="preserve">suffered from multiple episodes </w:delText>
        </w:r>
      </w:del>
      <w:r w:rsidRPr="00622A7F">
        <w:rPr>
          <w:rFonts w:cs="Arial"/>
        </w:rPr>
        <w:t xml:space="preserve">developed episodic disease with generalized erythema and oedema. These manifestations developed into multiple painful pustules accompanied by fever. The generalized </w:t>
      </w:r>
      <w:r w:rsidRPr="00622A7F">
        <w:rPr>
          <w:rFonts w:cs="Arial"/>
        </w:rPr>
        <w:lastRenderedPageBreak/>
        <w:t xml:space="preserve">pustular eruptions were present over the whole body </w:t>
      </w:r>
      <w:r w:rsidR="009A7AD4">
        <w:rPr>
          <w:rFonts w:cs="Arial"/>
        </w:rPr>
        <w:t>{Baker, 1968 #54}</w:t>
      </w:r>
      <w:r w:rsidRPr="00622A7F">
        <w:rPr>
          <w:rFonts w:cs="Arial"/>
        </w:rPr>
        <w:t xml:space="preserve">. Those flares can be potentially life-threatening </w:t>
      </w:r>
      <w:r w:rsidR="009A7AD4">
        <w:rPr>
          <w:rFonts w:cs="Arial"/>
        </w:rPr>
        <w:t>{Augey, 2006 #48}</w:t>
      </w:r>
      <w:r w:rsidRPr="00622A7F">
        <w:rPr>
          <w:rFonts w:cs="Arial"/>
        </w:rPr>
        <w:t xml:space="preserve">. </w:t>
      </w:r>
    </w:p>
    <w:p w14:paraId="723C112F" w14:textId="353B35FA" w:rsidR="00D555C3" w:rsidRPr="00622A7F" w:rsidRDefault="00D555C3" w:rsidP="00622A7F">
      <w:pPr>
        <w:rPr>
          <w:rFonts w:cs="Arial"/>
        </w:rPr>
      </w:pPr>
      <w:commentRangeStart w:id="292"/>
      <w:commentRangeEnd w:id="292"/>
      <w:r w:rsidRPr="00622A7F">
        <w:rPr>
          <w:rStyle w:val="Kommentarzeichen"/>
          <w:rFonts w:cs="Arial"/>
        </w:rPr>
        <w:commentReference w:id="292"/>
      </w:r>
      <w:r w:rsidRPr="00622A7F">
        <w:rPr>
          <w:rFonts w:cs="Arial"/>
        </w:rPr>
        <w:t xml:space="preserve">Acute generalized exanthematous pustulosis (AGEP) is clinically very similar to GPP regarding the formation of sterile pustules, fever and further symptoms. This skin disorder is triggered by drugs (i.e. antibiotics, e.g. aminopenicillins), as the withdrawal of drugs resolves the disease within two weeks </w:t>
      </w:r>
      <w:r w:rsidR="009A7AD4">
        <w:rPr>
          <w:rFonts w:cs="Arial"/>
        </w:rPr>
        <w:t>{Navarini, 2013 #857}</w:t>
      </w:r>
      <w:r w:rsidRPr="00622A7F">
        <w:rPr>
          <w:rFonts w:cs="Arial"/>
        </w:rPr>
        <w:t xml:space="preserve">. In contrast to GPP, the formation of pustules can occur within hours or days and concomitant arthritis is rare </w:t>
      </w:r>
      <w:r w:rsidR="009A7AD4">
        <w:rPr>
          <w:rFonts w:cs="Arial"/>
        </w:rPr>
        <w:t>{Feldmeyer, 2016 #1872}</w:t>
      </w:r>
      <w:r w:rsidRPr="00622A7F">
        <w:rPr>
          <w:rFonts w:cs="Arial"/>
        </w:rPr>
        <w:t xml:space="preserve">. </w:t>
      </w:r>
    </w:p>
    <w:p w14:paraId="056C3AFA" w14:textId="713EFE6A" w:rsidR="00D555C3" w:rsidRPr="00622A7F" w:rsidRDefault="00D555C3" w:rsidP="00622A7F">
      <w:pPr>
        <w:rPr>
          <w:rFonts w:cs="Arial"/>
        </w:rPr>
      </w:pPr>
      <w:del w:id="293" w:author="Haskamp, Stefan (extern)" w:date="2021-08-16T12:46:00Z">
        <w:r w:rsidRPr="00622A7F" w:rsidDel="00EC25E0">
          <w:rPr>
            <w:rFonts w:cs="Arial"/>
          </w:rPr>
          <w:delText xml:space="preserve">Patients affected by </w:delText>
        </w:r>
      </w:del>
      <w:r w:rsidRPr="00622A7F">
        <w:rPr>
          <w:rFonts w:cs="Arial"/>
        </w:rPr>
        <w:t xml:space="preserve">Acrodermatitis continua of Hallopeau (ACH) </w:t>
      </w:r>
      <w:del w:id="294" w:author="Haskamp, Stefan (extern)" w:date="2021-08-16T12:46:00Z">
        <w:r w:rsidRPr="00622A7F" w:rsidDel="00EC25E0">
          <w:rPr>
            <w:rFonts w:cs="Arial"/>
          </w:rPr>
          <w:delText xml:space="preserve">are </w:delText>
        </w:r>
      </w:del>
      <w:r w:rsidRPr="00622A7F">
        <w:rPr>
          <w:rFonts w:cs="Arial"/>
        </w:rPr>
        <w:t>is</w:t>
      </w:r>
      <w:commentRangeStart w:id="295"/>
      <w:r w:rsidRPr="00622A7F">
        <w:rPr>
          <w:rFonts w:cs="Arial"/>
        </w:rPr>
        <w:t xml:space="preserve"> characterized </w:t>
      </w:r>
      <w:commentRangeEnd w:id="295"/>
      <w:r w:rsidRPr="00622A7F">
        <w:rPr>
          <w:rStyle w:val="Kommentarzeichen"/>
          <w:rFonts w:cs="Arial"/>
        </w:rPr>
        <w:commentReference w:id="295"/>
      </w:r>
      <w:r w:rsidRPr="00622A7F">
        <w:rPr>
          <w:rFonts w:cs="Arial"/>
        </w:rPr>
        <w:t xml:space="preserve">by pustular eruptions starting at the nails of fingertips and toes. ACH can also affect the whole body and has clinical overlap with GPP </w:t>
      </w:r>
      <w:r w:rsidR="009A7AD4">
        <w:rPr>
          <w:rFonts w:cs="Arial"/>
        </w:rPr>
        <w:t>{Navarini, 2013 #857}</w:t>
      </w:r>
      <w:r w:rsidRPr="00622A7F">
        <w:rPr>
          <w:rFonts w:cs="Arial"/>
        </w:rPr>
        <w:t>.</w:t>
      </w:r>
    </w:p>
    <w:p w14:paraId="241F48E3" w14:textId="5C6067D1" w:rsidR="00D555C3" w:rsidRPr="00622A7F" w:rsidRDefault="00D555C3" w:rsidP="00622A7F">
      <w:pPr>
        <w:rPr>
          <w:rFonts w:cs="Arial"/>
        </w:rPr>
      </w:pPr>
      <w:r w:rsidRPr="00622A7F">
        <w:rPr>
          <w:rFonts w:cs="Arial"/>
        </w:rPr>
        <w:t xml:space="preserve">Impetigo herpetiformis (IH) is characterized by generalized pustular eruption during pregnancy. The onset is usually before the sixth month of pregnancy </w:t>
      </w:r>
      <w:r w:rsidR="009A7AD4">
        <w:rPr>
          <w:rFonts w:cs="Arial"/>
        </w:rPr>
        <w:t>{Naldi, 2007 #1416}</w:t>
      </w:r>
      <w:r w:rsidRPr="00622A7F">
        <w:rPr>
          <w:rFonts w:cs="Arial"/>
        </w:rPr>
        <w:t xml:space="preserve">. It is also associated with </w:t>
      </w:r>
      <w:r w:rsidRPr="00622A7F">
        <w:rPr>
          <w:rFonts w:cs="Arial"/>
          <w:i/>
        </w:rPr>
        <w:t>IL36RN</w:t>
      </w:r>
      <w:r w:rsidRPr="00622A7F">
        <w:rPr>
          <w:rFonts w:cs="Arial"/>
        </w:rPr>
        <w:t xml:space="preserve"> variants and has </w:t>
      </w:r>
      <w:commentRangeStart w:id="296"/>
      <w:r w:rsidRPr="00622A7F">
        <w:rPr>
          <w:rFonts w:cs="Arial"/>
        </w:rPr>
        <w:t>very similar clinical features compa</w:t>
      </w:r>
      <w:commentRangeEnd w:id="296"/>
      <w:r w:rsidRPr="00622A7F">
        <w:rPr>
          <w:rStyle w:val="Kommentarzeichen"/>
          <w:rFonts w:cs="Arial"/>
        </w:rPr>
        <w:commentReference w:id="296"/>
      </w:r>
      <w:r w:rsidRPr="00622A7F">
        <w:rPr>
          <w:rFonts w:cs="Arial"/>
        </w:rPr>
        <w:t>red to GPP</w:t>
      </w:r>
      <w:ins w:id="297" w:author="Haskamp, Stefan (extern)" w:date="2021-08-16T12:47:00Z">
        <w:r w:rsidRPr="00622A7F">
          <w:rPr>
            <w:rFonts w:cs="Arial"/>
          </w:rPr>
          <w:t>, as it involves systemic symptoms (fever, malaise) and the eruption of sterile pustules</w:t>
        </w:r>
      </w:ins>
      <w:r w:rsidRPr="00622A7F">
        <w:rPr>
          <w:rFonts w:cs="Arial"/>
        </w:rPr>
        <w:t xml:space="preserve"> </w:t>
      </w:r>
      <w:r w:rsidR="009A7AD4">
        <w:rPr>
          <w:rFonts w:cs="Arial"/>
        </w:rPr>
        <w:t>{Navarini, 2013 #857}</w:t>
      </w:r>
      <w:r w:rsidRPr="00622A7F">
        <w:rPr>
          <w:rFonts w:cs="Arial"/>
        </w:rPr>
        <w:t xml:space="preserve">. IH does not usually involve the face, palms or soles of feet and resolves after childbirth </w:t>
      </w:r>
      <w:r w:rsidR="009A7AD4">
        <w:rPr>
          <w:rFonts w:cs="Arial"/>
        </w:rPr>
        <w:t>{Oumeish, 2006 #1874}</w:t>
      </w:r>
      <w:r w:rsidRPr="00622A7F">
        <w:rPr>
          <w:rFonts w:cs="Arial"/>
        </w:rPr>
        <w:t>.</w:t>
      </w:r>
    </w:p>
    <w:p w14:paraId="5F3BEB8E" w14:textId="77777777" w:rsidR="00D555C3" w:rsidRPr="00622A7F" w:rsidRDefault="00D555C3" w:rsidP="00622A7F">
      <w:pPr>
        <w:rPr>
          <w:rFonts w:cs="Arial"/>
        </w:rPr>
      </w:pPr>
    </w:p>
    <w:p w14:paraId="18C87E2E" w14:textId="77777777" w:rsidR="00D555C3" w:rsidRPr="00622A7F" w:rsidRDefault="00D555C3" w:rsidP="00622A7F">
      <w:pPr>
        <w:pStyle w:val="berschrift3"/>
        <w:rPr>
          <w:rFonts w:cs="Arial"/>
        </w:rPr>
      </w:pPr>
      <w:r w:rsidRPr="00622A7F">
        <w:rPr>
          <w:rFonts w:cs="Arial"/>
        </w:rPr>
        <w:t xml:space="preserve"> </w:t>
      </w:r>
      <w:bookmarkStart w:id="298" w:name="_Toc91488877"/>
      <w:r w:rsidRPr="00622A7F">
        <w:rPr>
          <w:rFonts w:cs="Arial"/>
        </w:rPr>
        <w:t>Genetic basis of GPP</w:t>
      </w:r>
      <w:bookmarkEnd w:id="298"/>
    </w:p>
    <w:p w14:paraId="5E9D6B26" w14:textId="4CC7A6F8" w:rsidR="00D555C3" w:rsidRPr="00E35686" w:rsidRDefault="00B803EC" w:rsidP="00D555C3">
      <w:pPr>
        <w:pStyle w:val="berschrift4"/>
        <w:numPr>
          <w:ilvl w:val="3"/>
          <w:numId w:val="2"/>
        </w:numPr>
        <w:spacing w:line="360" w:lineRule="auto"/>
        <w:ind w:left="648"/>
        <w:jc w:val="both"/>
        <w:rPr>
          <w:rFonts w:cs="Arial"/>
          <w:i/>
        </w:rPr>
      </w:pPr>
      <w:ins w:id="299" w:author="Haskamp, Stefan" w:date="2021-12-29T11:59:00Z">
        <w:r w:rsidRPr="00B803EC">
          <w:rPr>
            <w:rFonts w:cs="Arial"/>
            <w:iCs/>
            <w:rPrChange w:id="300" w:author="Haskamp, Stefan" w:date="2021-12-29T11:59:00Z">
              <w:rPr>
                <w:rFonts w:cs="Arial"/>
                <w:i/>
              </w:rPr>
            </w:rPrChange>
          </w:rPr>
          <w:t xml:space="preserve">Variants </w:t>
        </w:r>
      </w:ins>
      <w:ins w:id="301" w:author="Haskamp, Stefan" w:date="2021-12-29T12:03:00Z">
        <w:r>
          <w:rPr>
            <w:rFonts w:cs="Arial"/>
            <w:iCs/>
          </w:rPr>
          <w:t>in</w:t>
        </w:r>
      </w:ins>
      <w:ins w:id="302" w:author="Haskamp, Stefan" w:date="2021-12-29T11:59:00Z">
        <w:r>
          <w:rPr>
            <w:rFonts w:cs="Arial"/>
            <w:i/>
          </w:rPr>
          <w:t xml:space="preserve"> </w:t>
        </w:r>
      </w:ins>
      <w:r w:rsidR="00D555C3" w:rsidRPr="00E35686">
        <w:rPr>
          <w:rFonts w:cs="Arial"/>
          <w:i/>
        </w:rPr>
        <w:t>IL36RN</w:t>
      </w:r>
    </w:p>
    <w:p w14:paraId="582472BC" w14:textId="4E072EF7" w:rsidR="00D555C3" w:rsidRPr="00622A7F" w:rsidRDefault="00D555C3" w:rsidP="00622A7F">
      <w:pPr>
        <w:rPr>
          <w:rFonts w:cs="Arial"/>
        </w:rPr>
      </w:pPr>
      <w:r w:rsidRPr="00622A7F">
        <w:rPr>
          <w:rFonts w:cs="Arial"/>
        </w:rPr>
        <w:t xml:space="preserve">In recent years, </w:t>
      </w:r>
      <w:commentRangeStart w:id="303"/>
      <w:r w:rsidRPr="00622A7F">
        <w:rPr>
          <w:rFonts w:cs="Arial"/>
        </w:rPr>
        <w:t xml:space="preserve">several </w:t>
      </w:r>
      <w:del w:id="304" w:author="Haskamp, Stefan (extern)" w:date="2021-08-16T12:49:00Z">
        <w:r w:rsidRPr="00622A7F" w:rsidDel="00EC25E0">
          <w:rPr>
            <w:rFonts w:cs="Arial"/>
          </w:rPr>
          <w:delText xml:space="preserve">genes </w:delText>
        </w:r>
      </w:del>
      <w:ins w:id="305" w:author="Haskamp, Stefan (extern)" w:date="2021-08-16T12:49:00Z">
        <w:r w:rsidRPr="00622A7F">
          <w:rPr>
            <w:rFonts w:cs="Arial"/>
          </w:rPr>
          <w:t xml:space="preserve">variants </w:t>
        </w:r>
      </w:ins>
      <w:r w:rsidRPr="00622A7F">
        <w:rPr>
          <w:rFonts w:cs="Arial"/>
        </w:rPr>
        <w:t>associated with GPP have been revealed.</w:t>
      </w:r>
      <w:commentRangeEnd w:id="303"/>
      <w:r w:rsidRPr="00622A7F">
        <w:rPr>
          <w:rStyle w:val="Kommentarzeichen"/>
          <w:rFonts w:cs="Arial"/>
        </w:rPr>
        <w:commentReference w:id="303"/>
      </w:r>
      <w:r w:rsidRPr="00622A7F">
        <w:rPr>
          <w:rFonts w:cs="Arial"/>
        </w:rPr>
        <w:t xml:space="preserve"> In 2011, </w:t>
      </w:r>
      <w:ins w:id="306" w:author="Haskamp, Stefan (extern)" w:date="2021-08-16T12:49:00Z">
        <w:r w:rsidRPr="00622A7F">
          <w:rPr>
            <w:rFonts w:cs="Arial"/>
          </w:rPr>
          <w:t xml:space="preserve">bi-allelic </w:t>
        </w:r>
      </w:ins>
      <w:commentRangeStart w:id="307"/>
      <w:r w:rsidRPr="00622A7F">
        <w:rPr>
          <w:rFonts w:cs="Arial"/>
        </w:rPr>
        <w:t>variants</w:t>
      </w:r>
      <w:commentRangeEnd w:id="307"/>
      <w:r w:rsidRPr="00622A7F">
        <w:rPr>
          <w:rStyle w:val="Kommentarzeichen"/>
          <w:rFonts w:cs="Arial"/>
        </w:rPr>
        <w:commentReference w:id="307"/>
      </w:r>
      <w:r w:rsidRPr="00622A7F">
        <w:rPr>
          <w:rFonts w:cs="Arial"/>
        </w:rPr>
        <w:t xml:space="preserve"> in </w:t>
      </w:r>
      <w:r w:rsidRPr="00622A7F">
        <w:rPr>
          <w:rFonts w:cs="Arial"/>
          <w:i/>
        </w:rPr>
        <w:t xml:space="preserve">IL36RN, </w:t>
      </w:r>
      <w:r w:rsidRPr="00622A7F">
        <w:rPr>
          <w:rFonts w:cs="Arial"/>
        </w:rPr>
        <w:t xml:space="preserve">encoding the interleukin (IL)-36 receptor-antagonist (IL-36Ra), were described as disease-causing in GPP </w:t>
      </w:r>
      <w:r w:rsidR="009A7AD4">
        <w:rPr>
          <w:rFonts w:cs="Arial"/>
        </w:rPr>
        <w:t>{Marrakchi, 2011 #779}</w:t>
      </w:r>
      <w:commentRangeStart w:id="308"/>
      <w:commentRangeEnd w:id="308"/>
      <w:r w:rsidRPr="00622A7F">
        <w:rPr>
          <w:rStyle w:val="Kommentarzeichen"/>
          <w:rFonts w:cs="Arial"/>
        </w:rPr>
        <w:commentReference w:id="308"/>
      </w:r>
      <w:r w:rsidR="009A7AD4">
        <w:rPr>
          <w:rFonts w:cs="Arial"/>
        </w:rPr>
        <w:t>{Onoufriadis, 2011 #887}</w:t>
      </w:r>
      <w:r w:rsidRPr="00622A7F">
        <w:rPr>
          <w:rFonts w:cs="Arial"/>
        </w:rPr>
        <w:t xml:space="preserve">. Further studies confirmed that </w:t>
      </w:r>
      <w:del w:id="309" w:author="Haskamp, Stefan (extern)" w:date="2021-08-16T12:51:00Z">
        <w:r w:rsidRPr="00622A7F" w:rsidDel="00EC25E0">
          <w:rPr>
            <w:rFonts w:cs="Arial"/>
          </w:rPr>
          <w:delText xml:space="preserve">one third of </w:delText>
        </w:r>
      </w:del>
      <w:ins w:id="310" w:author="Haskamp, Stefan (extern)" w:date="2021-08-16T12:50:00Z">
        <w:r w:rsidRPr="00622A7F">
          <w:rPr>
            <w:rFonts w:cs="Arial"/>
          </w:rPr>
          <w:t xml:space="preserve">21–41% of Asian or European </w:t>
        </w:r>
      </w:ins>
      <w:commentRangeStart w:id="311"/>
      <w:r w:rsidRPr="00622A7F">
        <w:rPr>
          <w:rFonts w:cs="Arial"/>
        </w:rPr>
        <w:t>patients</w:t>
      </w:r>
      <w:commentRangeEnd w:id="311"/>
      <w:r w:rsidRPr="00622A7F">
        <w:rPr>
          <w:rFonts w:cs="Arial"/>
        </w:rPr>
        <w:t xml:space="preserve"> </w:t>
      </w:r>
      <w:r w:rsidRPr="00622A7F">
        <w:rPr>
          <w:rStyle w:val="Kommentarzeichen"/>
          <w:rFonts w:cs="Arial"/>
        </w:rPr>
        <w:commentReference w:id="311"/>
      </w:r>
      <w:r w:rsidRPr="00622A7F">
        <w:rPr>
          <w:rFonts w:cs="Arial"/>
        </w:rPr>
        <w:t xml:space="preserve">carry variants in that gene </w:t>
      </w:r>
      <w:r w:rsidR="009A7AD4">
        <w:rPr>
          <w:rFonts w:cs="Arial"/>
        </w:rPr>
        <w:t>{Mossner, 2017 #1361;Li, 2013 #722;Sugiura, 2013 #1134;Hussain, 2015 #571}</w:t>
      </w:r>
      <w:r w:rsidRPr="00622A7F">
        <w:rPr>
          <w:rFonts w:cs="Arial"/>
        </w:rPr>
        <w:t xml:space="preserve">. The IL-36 receptor, the IL-36Ra and the cytokine IL-36α are known to be overexpressed in human psoriatic skin lesions, including those affected by </w:t>
      </w:r>
      <w:commentRangeStart w:id="312"/>
      <w:commentRangeStart w:id="313"/>
      <w:r w:rsidRPr="00622A7F">
        <w:rPr>
          <w:rFonts w:cs="Arial"/>
        </w:rPr>
        <w:t xml:space="preserve">pustular psoriasis </w:t>
      </w:r>
      <w:commentRangeEnd w:id="312"/>
      <w:r w:rsidRPr="00622A7F">
        <w:rPr>
          <w:rStyle w:val="Kommentarzeichen"/>
          <w:rFonts w:cs="Arial"/>
        </w:rPr>
        <w:commentReference w:id="312"/>
      </w:r>
      <w:commentRangeEnd w:id="313"/>
      <w:r w:rsidRPr="00622A7F">
        <w:rPr>
          <w:rStyle w:val="Kommentarzeichen"/>
          <w:rFonts w:cs="Arial"/>
        </w:rPr>
        <w:commentReference w:id="313"/>
      </w:r>
      <w:r w:rsidR="009A7AD4">
        <w:rPr>
          <w:rFonts w:cs="Arial"/>
        </w:rPr>
        <w:t>{Blumberg, 2007 #111}</w:t>
      </w:r>
      <w:r w:rsidRPr="00622A7F">
        <w:rPr>
          <w:rFonts w:cs="Arial"/>
        </w:rPr>
        <w:t>.</w:t>
      </w:r>
    </w:p>
    <w:p w14:paraId="09527FA6" w14:textId="7B7F4CF4" w:rsidR="00D555C3" w:rsidRPr="00622A7F" w:rsidRDefault="00D555C3" w:rsidP="00622A7F">
      <w:pPr>
        <w:rPr>
          <w:rFonts w:cs="Arial"/>
        </w:rPr>
      </w:pPr>
      <w:r w:rsidRPr="00622A7F">
        <w:rPr>
          <w:rFonts w:cs="Arial"/>
        </w:rPr>
        <w:t xml:space="preserve">Therefore, IL-36 signaling is considered a key pathway in GPP. IL-36 cytokines are part of the IL-1 family, which is named after their original members IL-1β and IL-1α. There are three different forms of IL-36 cytokines: IL-36α, IL-36β and IL-36γ. All three </w:t>
      </w:r>
      <w:r w:rsidRPr="00622A7F">
        <w:rPr>
          <w:rFonts w:cs="Arial"/>
        </w:rPr>
        <w:lastRenderedPageBreak/>
        <w:t xml:space="preserve">forms and their receptor (IL-36R) are expressed in the </w:t>
      </w:r>
      <w:del w:id="314" w:author="Haskamp, Stefan (extern)" w:date="2021-08-16T12:52:00Z">
        <w:r w:rsidRPr="00622A7F" w:rsidDel="00EC25E0">
          <w:rPr>
            <w:rFonts w:cs="Arial"/>
          </w:rPr>
          <w:delText xml:space="preserve">barrier tissue </w:delText>
        </w:r>
      </w:del>
      <w:ins w:id="315" w:author="Haskamp, Stefan (extern)" w:date="2021-08-16T12:53:00Z">
        <w:r w:rsidRPr="00622A7F">
          <w:rPr>
            <w:rFonts w:cs="Arial"/>
          </w:rPr>
          <w:t xml:space="preserve">skin by epidermal keratinocytes </w:t>
        </w:r>
      </w:ins>
      <w:r w:rsidR="009A7AD4">
        <w:rPr>
          <w:rFonts w:cs="Arial"/>
        </w:rPr>
        <w:t>{Marrakchi, 2011 #779;Towne, 2004 #1174}</w:t>
      </w:r>
      <w:r w:rsidRPr="00622A7F">
        <w:rPr>
          <w:rFonts w:cs="Arial"/>
        </w:rPr>
        <w:t xml:space="preserve">. </w:t>
      </w:r>
      <w:ins w:id="316" w:author="Haskamp, Stefan" w:date="2021-12-29T10:36:00Z">
        <w:r w:rsidR="00302721">
          <w:rPr>
            <w:rFonts w:cs="Arial"/>
          </w:rPr>
          <w:t xml:space="preserve">How the full length cytokines are secreted into the extracellular </w:t>
        </w:r>
      </w:ins>
      <w:ins w:id="317" w:author="Haskamp, Stefan" w:date="2021-12-29T10:37:00Z">
        <w:r w:rsidR="00302721">
          <w:rPr>
            <w:rFonts w:cs="Arial"/>
          </w:rPr>
          <w:t xml:space="preserve">space is unclear. The secretion </w:t>
        </w:r>
      </w:ins>
      <w:ins w:id="318" w:author="Haskamp, Stefan" w:date="2021-12-29T10:38:00Z">
        <w:r w:rsidR="00302721">
          <w:rPr>
            <w:rFonts w:cs="Arial"/>
          </w:rPr>
          <w:t>is not mediated</w:t>
        </w:r>
      </w:ins>
      <w:ins w:id="319" w:author="Haskamp, Stefan" w:date="2021-12-29T10:37:00Z">
        <w:r w:rsidR="00302721">
          <w:rPr>
            <w:rFonts w:cs="Arial"/>
          </w:rPr>
          <w:t xml:space="preserve"> </w:t>
        </w:r>
        <w:r w:rsidR="00302721" w:rsidRPr="00302721">
          <w:rPr>
            <w:rFonts w:cs="Arial"/>
          </w:rPr>
          <w:t>via the endoplasmic reticulum-Golgi pathway</w:t>
        </w:r>
      </w:ins>
      <w:ins w:id="320" w:author="Haskamp, Stefan" w:date="2021-12-29T10:38:00Z">
        <w:r w:rsidR="00302721">
          <w:rPr>
            <w:rFonts w:cs="Arial"/>
          </w:rPr>
          <w:t>,</w:t>
        </w:r>
      </w:ins>
      <w:ins w:id="321" w:author="Haskamp, Stefan" w:date="2021-12-29T10:37:00Z">
        <w:r w:rsidR="00302721">
          <w:rPr>
            <w:rFonts w:cs="Arial"/>
          </w:rPr>
          <w:t xml:space="preserve"> </w:t>
        </w:r>
      </w:ins>
      <w:ins w:id="322" w:author="Haskamp, Stefan" w:date="2021-12-29T10:38:00Z">
        <w:r w:rsidR="00302721">
          <w:rPr>
            <w:rFonts w:cs="Arial"/>
          </w:rPr>
          <w:t>a</w:t>
        </w:r>
      </w:ins>
      <w:del w:id="323" w:author="Haskamp, Stefan" w:date="2021-12-29T10:38:00Z">
        <w:r w:rsidRPr="00622A7F" w:rsidDel="00302721">
          <w:rPr>
            <w:rFonts w:cs="Arial"/>
          </w:rPr>
          <w:delText>A</w:delText>
        </w:r>
      </w:del>
      <w:r w:rsidRPr="00622A7F">
        <w:rPr>
          <w:rFonts w:cs="Arial"/>
        </w:rPr>
        <w:t>s the signal sequence</w:t>
      </w:r>
      <w:ins w:id="324" w:author="Haskamp, Stefan" w:date="2021-12-29T11:37:00Z">
        <w:r w:rsidR="00E02052">
          <w:rPr>
            <w:rFonts w:cs="Arial"/>
          </w:rPr>
          <w:t xml:space="preserve"> needed for this pathway</w:t>
        </w:r>
      </w:ins>
      <w:r w:rsidRPr="00622A7F">
        <w:rPr>
          <w:rFonts w:cs="Arial"/>
        </w:rPr>
        <w:t xml:space="preserve"> </w:t>
      </w:r>
      <w:del w:id="325" w:author="Haskamp, Stefan" w:date="2021-12-29T11:37:00Z">
        <w:r w:rsidRPr="00622A7F" w:rsidDel="00E02052">
          <w:rPr>
            <w:rFonts w:cs="Arial"/>
          </w:rPr>
          <w:delText>or caspase cleavage site</w:delText>
        </w:r>
      </w:del>
      <w:ins w:id="326" w:author="Haskamp, Stefan (extern)" w:date="2021-08-16T12:54:00Z">
        <w:del w:id="327" w:author="Haskamp, Stefan" w:date="2021-12-29T11:37:00Z">
          <w:r w:rsidRPr="00622A7F" w:rsidDel="00E02052">
            <w:rPr>
              <w:rFonts w:cs="Arial"/>
            </w:rPr>
            <w:delText xml:space="preserve"> </w:delText>
          </w:r>
        </w:del>
        <w:r w:rsidRPr="00622A7F">
          <w:rPr>
            <w:rFonts w:cs="Arial"/>
          </w:rPr>
          <w:t>is absent in IL-36 cytokines</w:t>
        </w:r>
        <w:commentRangeStart w:id="328"/>
        <w:commentRangeEnd w:id="328"/>
        <w:r w:rsidRPr="00622A7F">
          <w:rPr>
            <w:rStyle w:val="Kommentarzeichen"/>
            <w:rFonts w:cs="Arial"/>
          </w:rPr>
          <w:commentReference w:id="328"/>
        </w:r>
      </w:ins>
      <w:del w:id="329" w:author="Haskamp, Stefan" w:date="2021-12-29T11:38:00Z">
        <w:r w:rsidRPr="00622A7F" w:rsidDel="00E02052">
          <w:rPr>
            <w:rFonts w:cs="Arial"/>
          </w:rPr>
          <w:delText xml:space="preserve">, the </w:delText>
        </w:r>
        <w:commentRangeStart w:id="330"/>
        <w:r w:rsidRPr="00622A7F" w:rsidDel="00E02052">
          <w:rPr>
            <w:rFonts w:cs="Arial"/>
          </w:rPr>
          <w:delText xml:space="preserve">process of secretion </w:delText>
        </w:r>
      </w:del>
      <w:commentRangeEnd w:id="330"/>
      <w:r w:rsidR="0001172A">
        <w:rPr>
          <w:rStyle w:val="Kommentarzeichen"/>
        </w:rPr>
        <w:commentReference w:id="330"/>
      </w:r>
      <w:del w:id="331" w:author="Haskamp, Stefan" w:date="2021-12-29T11:38:00Z">
        <w:r w:rsidRPr="00622A7F" w:rsidDel="00E02052">
          <w:rPr>
            <w:rFonts w:cs="Arial"/>
          </w:rPr>
          <w:delText>is unclear in keratinocytes</w:delText>
        </w:r>
      </w:del>
      <w:r w:rsidRPr="00622A7F">
        <w:rPr>
          <w:rFonts w:cs="Arial"/>
        </w:rPr>
        <w:t xml:space="preserve">. Of note, lung macrophages were described to secrete IL-36γ within vesicles and exosomes upon bacterial stimulation in a Golgi independent way </w:t>
      </w:r>
      <w:r w:rsidR="009A7AD4">
        <w:rPr>
          <w:rFonts w:cs="Arial"/>
        </w:rPr>
        <w:t>{Kovach, 2016 #1792}</w:t>
      </w:r>
      <w:r w:rsidRPr="00622A7F">
        <w:rPr>
          <w:rFonts w:cs="Arial"/>
        </w:rPr>
        <w:t xml:space="preserve">. </w:t>
      </w:r>
    </w:p>
    <w:p w14:paraId="3CF7C59E" w14:textId="13CB894D" w:rsidR="00D555C3" w:rsidRPr="00622A7F" w:rsidRDefault="00D555C3" w:rsidP="00622A7F">
      <w:pPr>
        <w:rPr>
          <w:rFonts w:cs="Arial"/>
        </w:rPr>
      </w:pPr>
      <w:r w:rsidRPr="00622A7F">
        <w:rPr>
          <w:rFonts w:cs="Arial"/>
        </w:rPr>
        <w:t xml:space="preserve">Similar to other cytokines, secreted IL-36 cytokines need to be activated through N-terminal cleavage by serine proteases </w:t>
      </w:r>
      <w:r w:rsidR="009A7AD4">
        <w:rPr>
          <w:rFonts w:cs="Arial"/>
        </w:rPr>
        <w:t>{Towne, 2011 #1175}</w:t>
      </w:r>
      <w:r w:rsidRPr="00622A7F">
        <w:rPr>
          <w:rFonts w:cs="Arial"/>
        </w:rPr>
        <w:t xml:space="preserve">. </w:t>
      </w:r>
      <w:commentRangeStart w:id="332"/>
      <w:r w:rsidRPr="00622A7F">
        <w:rPr>
          <w:rFonts w:cs="Arial"/>
        </w:rPr>
        <w:t>Currently, there are four proteases, which were able to activate IL-36 cytokines with different specificity</w:t>
      </w:r>
      <w:ins w:id="333" w:author="Haskamp, Stefan (extern)" w:date="2021-08-16T12:54:00Z">
        <w:r w:rsidRPr="00622A7F">
          <w:rPr>
            <w:rFonts w:cs="Arial"/>
            <w:i/>
          </w:rPr>
          <w:t xml:space="preserve"> in</w:t>
        </w:r>
        <w:del w:id="334" w:author="Haskamp, Stefan (extern)" w:date="2022-01-02T14:22:00Z">
          <w:r w:rsidRPr="00622A7F" w:rsidDel="00EB1D34">
            <w:rPr>
              <w:rFonts w:cs="Arial"/>
              <w:i/>
            </w:rPr>
            <w:delText>-</w:delText>
          </w:r>
        </w:del>
      </w:ins>
      <w:ins w:id="335" w:author="Haskamp, Stefan (extern)" w:date="2022-01-02T14:22:00Z">
        <w:r w:rsidR="00EB1D34">
          <w:rPr>
            <w:rFonts w:cs="Arial"/>
            <w:i/>
          </w:rPr>
          <w:t xml:space="preserve"> </w:t>
        </w:r>
      </w:ins>
      <w:ins w:id="336" w:author="Haskamp, Stefan (extern)" w:date="2021-08-16T12:54:00Z">
        <w:r w:rsidRPr="00622A7F">
          <w:rPr>
            <w:rFonts w:cs="Arial"/>
            <w:i/>
          </w:rPr>
          <w:t>vitro</w:t>
        </w:r>
        <w:r w:rsidRPr="00622A7F">
          <w:rPr>
            <w:rFonts w:cs="Arial"/>
          </w:rPr>
          <w:t xml:space="preserve"> and </w:t>
        </w:r>
        <w:r w:rsidRPr="00622A7F">
          <w:rPr>
            <w:rFonts w:cs="Arial"/>
            <w:i/>
          </w:rPr>
          <w:t>ex</w:t>
        </w:r>
        <w:del w:id="337" w:author="Haskamp, Stefan (extern)" w:date="2022-01-02T14:21:00Z">
          <w:r w:rsidRPr="00622A7F" w:rsidDel="00EB1D34">
            <w:rPr>
              <w:rFonts w:cs="Arial"/>
              <w:i/>
            </w:rPr>
            <w:delText>-</w:delText>
          </w:r>
        </w:del>
      </w:ins>
      <w:ins w:id="338" w:author="Haskamp, Stefan (extern)" w:date="2022-01-02T14:21:00Z">
        <w:r w:rsidR="00EB1D34">
          <w:rPr>
            <w:rFonts w:cs="Arial"/>
            <w:i/>
          </w:rPr>
          <w:t xml:space="preserve"> </w:t>
        </w:r>
      </w:ins>
      <w:ins w:id="339" w:author="Haskamp, Stefan (extern)" w:date="2021-08-16T12:54:00Z">
        <w:r w:rsidRPr="00622A7F">
          <w:rPr>
            <w:rFonts w:cs="Arial"/>
            <w:i/>
          </w:rPr>
          <w:t>vivo</w:t>
        </w:r>
        <w:r w:rsidRPr="00622A7F">
          <w:rPr>
            <w:rFonts w:cs="Arial"/>
          </w:rPr>
          <w:t xml:space="preserve"> experiments</w:t>
        </w:r>
      </w:ins>
      <w:r w:rsidRPr="00622A7F">
        <w:rPr>
          <w:rFonts w:cs="Arial"/>
        </w:rPr>
        <w:t xml:space="preserve">: </w:t>
      </w:r>
      <w:commentRangeEnd w:id="332"/>
      <w:r w:rsidRPr="00622A7F">
        <w:rPr>
          <w:rStyle w:val="Kommentarzeichen"/>
          <w:rFonts w:cs="Arial"/>
        </w:rPr>
        <w:commentReference w:id="332"/>
      </w:r>
      <w:r w:rsidRPr="00622A7F">
        <w:rPr>
          <w:rFonts w:cs="Arial"/>
        </w:rPr>
        <w:t xml:space="preserve">cathepsin G (CTSG) and neutrophil elastase (NE) activate IL-36α, CTSG activates IL-36β, while the proteases NE and proteinase 3 (PR3) cleave IL-36γ </w:t>
      </w:r>
      <w:r w:rsidR="009A7AD4">
        <w:rPr>
          <w:rFonts w:cs="Arial"/>
        </w:rPr>
        <w:t>{Henry, 2016 #1598}</w:t>
      </w:r>
      <w:r w:rsidRPr="00622A7F">
        <w:rPr>
          <w:rFonts w:cs="Arial"/>
        </w:rPr>
        <w:t xml:space="preserve">. CTSG, NE and PR3 are neutrophilic enzymes located in secondary granules. After processing, the biological activity is increased approximately 400-fold. Besides neutrophilic proteases, the protease cathepsin S has been shown to activate IL-36γ to a higher extent compared to NE and PR3, especially in low enzyme concentrations. This cysteine protease is expressed in monocytes and macrophages </w:t>
      </w:r>
      <w:r w:rsidR="009A7AD4">
        <w:rPr>
          <w:rFonts w:cs="Arial"/>
        </w:rPr>
        <w:t>{Ainscough, 2017 #1684}</w:t>
      </w:r>
      <w:r w:rsidRPr="00622A7F">
        <w:rPr>
          <w:rFonts w:cs="Arial"/>
        </w:rPr>
        <w:t xml:space="preserve">. </w:t>
      </w:r>
    </w:p>
    <w:p w14:paraId="08650EBA" w14:textId="7AA1C078" w:rsidR="00D555C3" w:rsidRPr="00622A7F" w:rsidRDefault="00D555C3" w:rsidP="00622A7F">
      <w:pPr>
        <w:rPr>
          <w:rFonts w:cs="Arial"/>
        </w:rPr>
      </w:pPr>
      <w:r w:rsidRPr="00622A7F">
        <w:rPr>
          <w:rFonts w:cs="Arial"/>
        </w:rPr>
        <w:t xml:space="preserve">The antagonist IL-36Ra does also require activation by cleavage </w:t>
      </w:r>
      <w:r w:rsidR="009A7AD4">
        <w:rPr>
          <w:rFonts w:cs="Arial"/>
        </w:rPr>
        <w:t>{Towne, 2011 #1175}</w:t>
      </w:r>
      <w:r w:rsidRPr="00622A7F">
        <w:rPr>
          <w:rFonts w:cs="Arial"/>
        </w:rPr>
        <w:t xml:space="preserve">, which can be mediated by NE as well </w:t>
      </w:r>
      <w:r w:rsidR="009A7AD4">
        <w:rPr>
          <w:rFonts w:cs="Arial"/>
        </w:rPr>
        <w:t>{Macleod, 2016 #1728}</w:t>
      </w:r>
      <w:r w:rsidRPr="00622A7F">
        <w:rPr>
          <w:rFonts w:cs="Arial"/>
        </w:rPr>
        <w:t xml:space="preserve">. In 2018, IL-38 (gene name </w:t>
      </w:r>
      <w:r w:rsidRPr="00622A7F">
        <w:rPr>
          <w:rFonts w:cs="Arial"/>
          <w:i/>
        </w:rPr>
        <w:t>IL1F10</w:t>
      </w:r>
      <w:r w:rsidRPr="00622A7F">
        <w:rPr>
          <w:rFonts w:cs="Arial"/>
        </w:rPr>
        <w:t xml:space="preserve">) was identified as a second </w:t>
      </w:r>
      <w:commentRangeStart w:id="340"/>
      <w:commentRangeStart w:id="341"/>
      <w:r w:rsidRPr="00622A7F">
        <w:rPr>
          <w:rFonts w:cs="Arial"/>
        </w:rPr>
        <w:t>antagonist</w:t>
      </w:r>
      <w:commentRangeEnd w:id="340"/>
      <w:r w:rsidRPr="00622A7F">
        <w:rPr>
          <w:rStyle w:val="Kommentarzeichen"/>
          <w:rFonts w:cs="Arial"/>
        </w:rPr>
        <w:commentReference w:id="340"/>
      </w:r>
      <w:commentRangeEnd w:id="341"/>
      <w:r w:rsidRPr="00622A7F">
        <w:rPr>
          <w:rStyle w:val="Kommentarzeichen"/>
          <w:rFonts w:cs="Arial"/>
        </w:rPr>
        <w:commentReference w:id="341"/>
      </w:r>
      <w:ins w:id="342" w:author="Haskamp, Stefan (extern)" w:date="2021-08-16T12:56:00Z">
        <w:r w:rsidRPr="00622A7F">
          <w:rPr>
            <w:rFonts w:cs="Arial"/>
          </w:rPr>
          <w:t xml:space="preserve"> of the IL-36R</w:t>
        </w:r>
      </w:ins>
      <w:r w:rsidRPr="00622A7F">
        <w:rPr>
          <w:rFonts w:cs="Arial"/>
        </w:rPr>
        <w:t xml:space="preserve">. </w:t>
      </w:r>
      <w:commentRangeStart w:id="343"/>
      <w:r w:rsidRPr="00622A7F">
        <w:rPr>
          <w:rFonts w:cs="Arial"/>
        </w:rPr>
        <w:t>The expression of IL-3</w:t>
      </w:r>
      <w:del w:id="344" w:author="Haskamp, Stefan (extern)" w:date="2021-08-16T12:59:00Z">
        <w:r w:rsidRPr="00622A7F" w:rsidDel="003F114F">
          <w:rPr>
            <w:rFonts w:cs="Arial"/>
          </w:rPr>
          <w:delText>6</w:delText>
        </w:r>
      </w:del>
      <w:ins w:id="345" w:author="Haskamp, Stefan (extern)" w:date="2021-08-16T12:59:00Z">
        <w:r w:rsidRPr="00622A7F">
          <w:rPr>
            <w:rFonts w:cs="Arial"/>
          </w:rPr>
          <w:t>8</w:t>
        </w:r>
      </w:ins>
      <w:r w:rsidRPr="00622A7F">
        <w:rPr>
          <w:rFonts w:cs="Arial"/>
        </w:rPr>
        <w:t xml:space="preserve"> </w:t>
      </w:r>
      <w:commentRangeEnd w:id="343"/>
      <w:r w:rsidRPr="00622A7F">
        <w:rPr>
          <w:rStyle w:val="Kommentarzeichen"/>
          <w:rFonts w:cs="Arial"/>
        </w:rPr>
        <w:commentReference w:id="343"/>
      </w:r>
      <w:r w:rsidRPr="00622A7F">
        <w:rPr>
          <w:rFonts w:cs="Arial"/>
        </w:rPr>
        <w:t xml:space="preserve">negatively correlates with disease severity of psoriasis, and the inhibitory effect shown in studies with keratinocytes is similar compared to IL-36Ra </w:t>
      </w:r>
      <w:r w:rsidRPr="00622A7F">
        <w:rPr>
          <w:rFonts w:cs="Arial"/>
          <w:i/>
        </w:rPr>
        <w:t>in vitro</w:t>
      </w:r>
      <w:r w:rsidRPr="00622A7F">
        <w:rPr>
          <w:rFonts w:cs="Arial"/>
        </w:rPr>
        <w:t xml:space="preserve"> </w:t>
      </w:r>
      <w:r w:rsidR="009A7AD4">
        <w:rPr>
          <w:rFonts w:cs="Arial"/>
        </w:rPr>
        <w:t>{Mercurio, 2018 #1795}</w:t>
      </w:r>
      <w:r w:rsidRPr="00622A7F">
        <w:rPr>
          <w:rFonts w:cs="Arial"/>
        </w:rPr>
        <w:t xml:space="preserve">. </w:t>
      </w:r>
    </w:p>
    <w:p w14:paraId="27F29E42" w14:textId="45305E59" w:rsidR="00D555C3" w:rsidRPr="00622A7F" w:rsidRDefault="00D555C3" w:rsidP="00622A7F">
      <w:pPr>
        <w:rPr>
          <w:rFonts w:cs="Arial"/>
        </w:rPr>
      </w:pPr>
      <w:r w:rsidRPr="00622A7F">
        <w:rPr>
          <w:rFonts w:cs="Arial"/>
        </w:rPr>
        <w:t xml:space="preserve">Upon binding of IL-36 cytokines to its receptor, a cascade begins with the recruitment of the IL-1 receptor accessory protein as a co-receptor. </w:t>
      </w:r>
      <w:ins w:id="346" w:author="Haskamp, Stefan" w:date="2021-12-29T11:42:00Z">
        <w:r w:rsidR="00E02052">
          <w:rPr>
            <w:rFonts w:cs="Arial"/>
          </w:rPr>
          <w:t>T</w:t>
        </w:r>
      </w:ins>
      <w:commentRangeStart w:id="347"/>
      <w:del w:id="348" w:author="Haskamp, Stefan" w:date="2021-12-29T11:42:00Z">
        <w:r w:rsidRPr="00622A7F" w:rsidDel="00E02052">
          <w:rPr>
            <w:rFonts w:cs="Arial"/>
          </w:rPr>
          <w:delText>At the end</w:delText>
        </w:r>
        <w:commentRangeEnd w:id="347"/>
        <w:r w:rsidR="0001172A" w:rsidDel="00E02052">
          <w:rPr>
            <w:rStyle w:val="Kommentarzeichen"/>
          </w:rPr>
          <w:commentReference w:id="347"/>
        </w:r>
        <w:r w:rsidRPr="00622A7F" w:rsidDel="00E02052">
          <w:rPr>
            <w:rFonts w:cs="Arial"/>
          </w:rPr>
          <w:delText xml:space="preserve">, </w:delText>
        </w:r>
      </w:del>
      <w:del w:id="349" w:author="Haskamp, Stefan" w:date="2021-12-29T11:41:00Z">
        <w:r w:rsidRPr="00622A7F" w:rsidDel="00E02052">
          <w:rPr>
            <w:rFonts w:cs="Arial"/>
          </w:rPr>
          <w:delText>t</w:delText>
        </w:r>
      </w:del>
      <w:r w:rsidRPr="00622A7F">
        <w:rPr>
          <w:rFonts w:cs="Arial"/>
        </w:rPr>
        <w:t>his leads to an activation of nuclear factor-κB (NF</w:t>
      </w:r>
      <w:ins w:id="350" w:author="Haskamp, Stefan" w:date="2021-12-29T12:11:00Z">
        <w:r w:rsidR="00A86BAA">
          <w:rPr>
            <w:rFonts w:cs="Arial"/>
          </w:rPr>
          <w:t>-</w:t>
        </w:r>
      </w:ins>
      <w:r w:rsidRPr="00622A7F">
        <w:rPr>
          <w:rFonts w:cs="Arial"/>
        </w:rPr>
        <w:t xml:space="preserve">κB) and mitogen-activated protein kinases, which result in the production of pro-inflammatory cytokines and the recruitment of immune cells to the site of inflammation </w:t>
      </w:r>
      <w:r w:rsidR="009A7AD4">
        <w:rPr>
          <w:rFonts w:cs="Arial"/>
        </w:rPr>
        <w:t>{Carrier, 2011 #184;Johnston, 2017 #1654;Marrakchi, 2011 #779;Towne, 2004 #1174}</w:t>
      </w:r>
      <w:r w:rsidRPr="00622A7F">
        <w:rPr>
          <w:rFonts w:cs="Arial"/>
        </w:rPr>
        <w:t xml:space="preserve">. </w:t>
      </w:r>
    </w:p>
    <w:p w14:paraId="21AE15A8" w14:textId="7E71DF21" w:rsidR="00D555C3" w:rsidRPr="00622A7F" w:rsidRDefault="00D555C3" w:rsidP="00622A7F">
      <w:pPr>
        <w:rPr>
          <w:rFonts w:cs="Arial"/>
        </w:rPr>
      </w:pPr>
      <w:r w:rsidRPr="00622A7F">
        <w:rPr>
          <w:rFonts w:cs="Arial"/>
        </w:rPr>
        <w:t xml:space="preserve">In GPP patients with disease-associated variants in </w:t>
      </w:r>
      <w:r w:rsidRPr="00622A7F">
        <w:rPr>
          <w:rFonts w:cs="Arial"/>
          <w:i/>
        </w:rPr>
        <w:t>IL36RN</w:t>
      </w:r>
      <w:r w:rsidRPr="00622A7F">
        <w:rPr>
          <w:rFonts w:cs="Arial"/>
        </w:rPr>
        <w:t>, this pathway is</w:t>
      </w:r>
      <w:ins w:id="351" w:author="Haskamp, Stefan (extern)" w:date="2021-08-16T13:02:00Z">
        <w:r w:rsidRPr="00622A7F">
          <w:rPr>
            <w:rFonts w:cs="Arial"/>
          </w:rPr>
          <w:t xml:space="preserve"> potentially</w:t>
        </w:r>
      </w:ins>
      <w:r w:rsidRPr="00622A7F">
        <w:rPr>
          <w:rFonts w:cs="Arial"/>
        </w:rPr>
        <w:t xml:space="preserve"> affected. </w:t>
      </w:r>
      <w:commentRangeStart w:id="352"/>
      <w:r w:rsidRPr="00622A7F">
        <w:rPr>
          <w:rFonts w:cs="Arial"/>
        </w:rPr>
        <w:t>Consequently, the unopposed IL-36 signaling promotes the production of pro-</w:t>
      </w:r>
      <w:r w:rsidRPr="00622A7F">
        <w:rPr>
          <w:rFonts w:cs="Arial"/>
        </w:rPr>
        <w:lastRenderedPageBreak/>
        <w:t xml:space="preserve">inflammatory cytokines in keratinocytes </w:t>
      </w:r>
      <w:ins w:id="353" w:author="Haskamp, Stefan (extern)" w:date="2021-08-16T13:01:00Z">
        <w:r w:rsidRPr="00622A7F">
          <w:rPr>
            <w:rFonts w:cs="Arial"/>
            <w:i/>
          </w:rPr>
          <w:t>in vitro</w:t>
        </w:r>
        <w:r w:rsidRPr="00622A7F">
          <w:rPr>
            <w:rFonts w:cs="Arial"/>
          </w:rPr>
          <w:t xml:space="preserve"> </w:t>
        </w:r>
      </w:ins>
      <w:r w:rsidR="009A7AD4">
        <w:rPr>
          <w:rFonts w:cs="Arial"/>
        </w:rPr>
        <w:t>{Marrakchi, 2011 #779}</w:t>
      </w:r>
      <w:r w:rsidRPr="00622A7F">
        <w:rPr>
          <w:rFonts w:cs="Arial"/>
        </w:rPr>
        <w:t>.</w:t>
      </w:r>
      <w:del w:id="354" w:author="Haskamp, Stefan" w:date="2021-12-29T11:51:00Z">
        <w:r w:rsidRPr="00622A7F" w:rsidDel="0097692A">
          <w:rPr>
            <w:rFonts w:cs="Arial"/>
          </w:rPr>
          <w:delText xml:space="preserve"> </w:delText>
        </w:r>
      </w:del>
      <w:commentRangeEnd w:id="352"/>
      <w:r w:rsidRPr="00622A7F">
        <w:rPr>
          <w:rStyle w:val="Kommentarzeichen"/>
          <w:rFonts w:cs="Arial"/>
        </w:rPr>
        <w:commentReference w:id="352"/>
      </w:r>
      <w:ins w:id="355" w:author="Haskamp, Stefan" w:date="2021-12-29T11:51:00Z">
        <w:r w:rsidR="0097692A" w:rsidRPr="0097692A">
          <w:rPr>
            <w:rFonts w:cs="Arial"/>
          </w:rPr>
          <w:t xml:space="preserve"> </w:t>
        </w:r>
        <w:r w:rsidR="0097692A" w:rsidRPr="00622A7F">
          <w:rPr>
            <w:rFonts w:cs="Arial"/>
          </w:rPr>
          <w:t xml:space="preserve">GPP patients with and without variants in </w:t>
        </w:r>
        <w:r w:rsidR="0097692A" w:rsidRPr="00622A7F">
          <w:rPr>
            <w:rFonts w:cs="Arial"/>
            <w:i/>
          </w:rPr>
          <w:t>IL36RN</w:t>
        </w:r>
        <w:r w:rsidR="0097692A" w:rsidRPr="00622A7F">
          <w:rPr>
            <w:rFonts w:cs="Arial"/>
          </w:rPr>
          <w:t xml:space="preserve"> </w:t>
        </w:r>
        <w:r w:rsidR="0097692A">
          <w:rPr>
            <w:rFonts w:cs="Arial"/>
          </w:rPr>
          <w:t>w</w:t>
        </w:r>
      </w:ins>
      <w:ins w:id="356" w:author="Haskamp, Stefan" w:date="2021-12-29T11:52:00Z">
        <w:r w:rsidR="0097692A">
          <w:rPr>
            <w:rFonts w:cs="Arial"/>
          </w:rPr>
          <w:t xml:space="preserve">ere </w:t>
        </w:r>
        <w:r w:rsidR="0097692A" w:rsidRPr="00622A7F">
          <w:rPr>
            <w:rFonts w:cs="Arial"/>
          </w:rPr>
          <w:t>successfully treated</w:t>
        </w:r>
        <w:r w:rsidR="0097692A">
          <w:rPr>
            <w:rFonts w:cs="Arial"/>
          </w:rPr>
          <w:t xml:space="preserve"> with </w:t>
        </w:r>
        <w:r w:rsidR="0097692A" w:rsidRPr="0097692A">
          <w:rPr>
            <w:rFonts w:cs="Arial"/>
          </w:rPr>
          <w:t>Spesolimab (BI 655130)</w:t>
        </w:r>
        <w:r w:rsidR="0097692A">
          <w:rPr>
            <w:rFonts w:cs="Arial"/>
          </w:rPr>
          <w:t xml:space="preserve">, a </w:t>
        </w:r>
      </w:ins>
      <w:commentRangeStart w:id="357"/>
      <w:del w:id="358" w:author="Haskamp, Stefan" w:date="2021-12-29T11:52:00Z">
        <w:r w:rsidRPr="00622A7F" w:rsidDel="0097692A">
          <w:rPr>
            <w:rFonts w:cs="Arial"/>
          </w:rPr>
          <w:delText xml:space="preserve">A </w:delText>
        </w:r>
      </w:del>
      <w:r w:rsidRPr="00622A7F">
        <w:rPr>
          <w:rFonts w:cs="Arial"/>
        </w:rPr>
        <w:t>monoclonal antibody targetin</w:t>
      </w:r>
      <w:commentRangeEnd w:id="357"/>
      <w:r w:rsidR="0001172A">
        <w:rPr>
          <w:rStyle w:val="Kommentarzeichen"/>
        </w:rPr>
        <w:commentReference w:id="357"/>
      </w:r>
      <w:r w:rsidRPr="00622A7F">
        <w:rPr>
          <w:rFonts w:cs="Arial"/>
        </w:rPr>
        <w:t xml:space="preserve">g the IL-36R </w:t>
      </w:r>
      <w:del w:id="359" w:author="Haskamp, Stefan" w:date="2021-12-29T11:52:00Z">
        <w:r w:rsidRPr="00622A7F" w:rsidDel="0097692A">
          <w:rPr>
            <w:rFonts w:cs="Arial"/>
          </w:rPr>
          <w:delText xml:space="preserve">successfully treated </w:delText>
        </w:r>
      </w:del>
      <w:del w:id="360" w:author="Haskamp, Stefan" w:date="2021-12-29T11:51:00Z">
        <w:r w:rsidRPr="00622A7F" w:rsidDel="0097692A">
          <w:rPr>
            <w:rFonts w:cs="Arial"/>
          </w:rPr>
          <w:delText xml:space="preserve">GPP patients with and without variants in </w:delText>
        </w:r>
        <w:r w:rsidRPr="00622A7F" w:rsidDel="0097692A">
          <w:rPr>
            <w:rFonts w:cs="Arial"/>
            <w:i/>
          </w:rPr>
          <w:delText>IL36RN</w:delText>
        </w:r>
        <w:r w:rsidRPr="00622A7F" w:rsidDel="0097692A">
          <w:rPr>
            <w:rFonts w:cs="Arial"/>
          </w:rPr>
          <w:delText xml:space="preserve"> </w:delText>
        </w:r>
      </w:del>
      <w:r w:rsidR="009A7AD4">
        <w:rPr>
          <w:rFonts w:cs="Arial"/>
        </w:rPr>
        <w:t>{Bachelez, 2019 #1705}</w:t>
      </w:r>
      <w:r w:rsidRPr="00622A7F">
        <w:rPr>
          <w:rFonts w:cs="Arial"/>
        </w:rPr>
        <w:t>. This underlines the pathogenic role of this pathway in GPP.</w:t>
      </w:r>
    </w:p>
    <w:p w14:paraId="2E81930B" w14:textId="71497071" w:rsidR="00D555C3" w:rsidRPr="00622A7F" w:rsidRDefault="00D555C3" w:rsidP="00622A7F">
      <w:pPr>
        <w:rPr>
          <w:rFonts w:cs="Arial"/>
        </w:rPr>
      </w:pPr>
      <w:ins w:id="361" w:author="Haskamp, Stefan (extern)" w:date="2021-08-16T13:03:00Z">
        <w:r w:rsidRPr="00622A7F">
          <w:rPr>
            <w:rFonts w:cs="Arial"/>
          </w:rPr>
          <w:t xml:space="preserve">IL-36 signaling may also influence parts of the adaptive immune system. </w:t>
        </w:r>
      </w:ins>
      <w:commentRangeStart w:id="362"/>
      <w:r w:rsidRPr="00622A7F">
        <w:rPr>
          <w:rFonts w:cs="Arial"/>
        </w:rPr>
        <w:t>Besides keratinocytes, murine bone-marrow-derived dendritic cells and naïve CD4</w:t>
      </w:r>
      <w:r w:rsidRPr="00F26314">
        <w:rPr>
          <w:rFonts w:cs="Arial"/>
          <w:vertAlign w:val="superscript"/>
        </w:rPr>
        <w:t>+</w:t>
      </w:r>
      <w:r w:rsidRPr="00622A7F">
        <w:rPr>
          <w:rFonts w:cs="Arial"/>
        </w:rPr>
        <w:t xml:space="preserve"> T cells have been described to express the IL-36R </w:t>
      </w:r>
      <w:r w:rsidR="009A7AD4">
        <w:rPr>
          <w:rFonts w:cs="Arial"/>
        </w:rPr>
        <w:t>{Vigne, 2011 #1796}</w:t>
      </w:r>
      <w:ins w:id="363" w:author="Haskamp, Stefan" w:date="2021-12-29T11:54:00Z">
        <w:r w:rsidR="0097692A">
          <w:rPr>
            <w:rFonts w:cs="Arial"/>
          </w:rPr>
          <w:t xml:space="preserve"> (</w:t>
        </w:r>
      </w:ins>
      <w:ins w:id="364" w:author="Haskamp, Stefan" w:date="2021-12-29T11:55:00Z">
        <w:r w:rsidR="0097692A">
          <w:rPr>
            <w:rFonts w:cs="Arial"/>
          </w:rPr>
          <w:fldChar w:fldCharType="begin"/>
        </w:r>
        <w:r w:rsidR="0097692A">
          <w:rPr>
            <w:rFonts w:cs="Arial"/>
          </w:rPr>
          <w:instrText xml:space="preserve"> REF _Ref91671346 \h </w:instrText>
        </w:r>
      </w:ins>
      <w:r w:rsidR="0097692A">
        <w:rPr>
          <w:rFonts w:cs="Arial"/>
        </w:rPr>
      </w:r>
      <w:r w:rsidR="0097692A">
        <w:rPr>
          <w:rFonts w:cs="Arial"/>
        </w:rPr>
        <w:fldChar w:fldCharType="separate"/>
      </w:r>
      <w:ins w:id="365" w:author="Haskamp, Stefan (extern)" w:date="2022-01-29T13:25:00Z">
        <w:r w:rsidR="002D4AD7" w:rsidRPr="00622A7F">
          <w:rPr>
            <w:rFonts w:cs="Arial"/>
          </w:rPr>
          <w:t xml:space="preserve">Figure </w:t>
        </w:r>
        <w:r w:rsidR="002D4AD7">
          <w:rPr>
            <w:rFonts w:cs="Arial"/>
            <w:noProof/>
          </w:rPr>
          <w:t>1</w:t>
        </w:r>
      </w:ins>
      <w:ins w:id="366" w:author="Haskamp, Stefan" w:date="2021-12-29T11:55:00Z">
        <w:r w:rsidR="0097692A">
          <w:rPr>
            <w:rFonts w:cs="Arial"/>
          </w:rPr>
          <w:fldChar w:fldCharType="end"/>
        </w:r>
      </w:ins>
      <w:ins w:id="367" w:author="Haskamp, Stefan" w:date="2021-12-29T11:54:00Z">
        <w:r w:rsidR="0097692A">
          <w:rPr>
            <w:rFonts w:cs="Arial"/>
          </w:rPr>
          <w:t>)</w:t>
        </w:r>
      </w:ins>
      <w:r w:rsidRPr="00622A7F">
        <w:rPr>
          <w:rFonts w:cs="Arial"/>
        </w:rPr>
        <w:t xml:space="preserve">. In murine studies, IL-36 signaling has been described to activate T cells either directly or indirectly via dendritic cells </w:t>
      </w:r>
      <w:r w:rsidR="009A7AD4">
        <w:rPr>
          <w:rFonts w:cs="Arial"/>
        </w:rPr>
        <w:t>{Foster, 2014 #378;Vigne, 2011 #1796}</w:t>
      </w:r>
      <w:ins w:id="368" w:author="Haskamp, Stefan" w:date="2021-12-29T11:55:00Z">
        <w:r w:rsidR="0097692A">
          <w:rPr>
            <w:rFonts w:cs="Arial"/>
          </w:rPr>
          <w:t xml:space="preserve"> (</w:t>
        </w:r>
        <w:r w:rsidR="0097692A">
          <w:rPr>
            <w:rFonts w:cs="Arial"/>
          </w:rPr>
          <w:fldChar w:fldCharType="begin"/>
        </w:r>
        <w:r w:rsidR="0097692A">
          <w:rPr>
            <w:rFonts w:cs="Arial"/>
          </w:rPr>
          <w:instrText xml:space="preserve"> REF _Ref91671346 \h </w:instrText>
        </w:r>
      </w:ins>
      <w:r w:rsidR="0097692A">
        <w:rPr>
          <w:rFonts w:cs="Arial"/>
        </w:rPr>
      </w:r>
      <w:ins w:id="369" w:author="Haskamp, Stefan" w:date="2021-12-29T11:55:00Z">
        <w:r w:rsidR="0097692A">
          <w:rPr>
            <w:rFonts w:cs="Arial"/>
          </w:rPr>
          <w:fldChar w:fldCharType="separate"/>
        </w:r>
      </w:ins>
      <w:ins w:id="370" w:author="Haskamp, Stefan (extern)" w:date="2022-01-29T13:25:00Z">
        <w:r w:rsidR="002D4AD7" w:rsidRPr="00622A7F">
          <w:rPr>
            <w:rFonts w:cs="Arial"/>
          </w:rPr>
          <w:t xml:space="preserve">Figure </w:t>
        </w:r>
        <w:r w:rsidR="002D4AD7">
          <w:rPr>
            <w:rFonts w:cs="Arial"/>
            <w:noProof/>
          </w:rPr>
          <w:t>1</w:t>
        </w:r>
      </w:ins>
      <w:ins w:id="371" w:author="Haskamp, Stefan" w:date="2021-12-29T11:55:00Z">
        <w:r w:rsidR="0097692A">
          <w:rPr>
            <w:rFonts w:cs="Arial"/>
          </w:rPr>
          <w:fldChar w:fldCharType="end"/>
        </w:r>
        <w:r w:rsidR="0097692A">
          <w:rPr>
            <w:rFonts w:cs="Arial"/>
          </w:rPr>
          <w:t>)</w:t>
        </w:r>
      </w:ins>
      <w:r w:rsidRPr="00622A7F">
        <w:rPr>
          <w:rFonts w:cs="Arial"/>
        </w:rPr>
        <w:t xml:space="preserve">. For example, </w:t>
      </w:r>
      <w:ins w:id="372" w:author="Haskamp, Stefan (extern)" w:date="2021-08-16T13:04:00Z">
        <w:r w:rsidRPr="00622A7F">
          <w:rPr>
            <w:rFonts w:cs="Arial"/>
          </w:rPr>
          <w:t xml:space="preserve">this signaling pathway </w:t>
        </w:r>
      </w:ins>
      <w:commentRangeStart w:id="373"/>
      <w:r w:rsidRPr="00622A7F">
        <w:rPr>
          <w:rFonts w:cs="Arial"/>
        </w:rPr>
        <w:t xml:space="preserve">could support the polarization </w:t>
      </w:r>
      <w:commentRangeEnd w:id="373"/>
      <w:r w:rsidRPr="00622A7F">
        <w:rPr>
          <w:rStyle w:val="Kommentarzeichen"/>
          <w:rFonts w:cs="Arial"/>
        </w:rPr>
        <w:commentReference w:id="373"/>
      </w:r>
      <w:r w:rsidRPr="00622A7F">
        <w:rPr>
          <w:rFonts w:cs="Arial"/>
        </w:rPr>
        <w:t xml:space="preserve">of naïve T helper cells to pro-inflammatory Th1 cells </w:t>
      </w:r>
      <w:r w:rsidR="009A7AD4">
        <w:rPr>
          <w:rFonts w:cs="Arial"/>
        </w:rPr>
        <w:t>{Vigne, 2012 #1213}</w:t>
      </w:r>
      <w:r w:rsidRPr="00622A7F">
        <w:rPr>
          <w:rFonts w:cs="Arial"/>
        </w:rPr>
        <w:t>. Furthermore, CD4</w:t>
      </w:r>
      <w:r w:rsidRPr="00F26314">
        <w:rPr>
          <w:rFonts w:cs="Arial"/>
          <w:vertAlign w:val="superscript"/>
        </w:rPr>
        <w:t>+</w:t>
      </w:r>
      <w:r w:rsidRPr="00622A7F">
        <w:rPr>
          <w:rFonts w:cs="Arial"/>
        </w:rPr>
        <w:t xml:space="preserve"> T cells express IL-36R and stimulation with IL-36 cytokines induces production of IFN-α, IL-4, and to a lesser degree IL-17 </w:t>
      </w:r>
      <w:r w:rsidR="009A7AD4">
        <w:rPr>
          <w:rFonts w:cs="Arial"/>
        </w:rPr>
        <w:t>{Vigne, 2011 #1796}</w:t>
      </w:r>
      <w:r w:rsidRPr="00622A7F">
        <w:rPr>
          <w:rFonts w:cs="Arial"/>
        </w:rPr>
        <w:t>.</w:t>
      </w:r>
      <w:commentRangeEnd w:id="362"/>
      <w:r w:rsidRPr="00622A7F">
        <w:rPr>
          <w:rStyle w:val="Kommentarzeichen"/>
          <w:rFonts w:cs="Arial"/>
        </w:rPr>
        <w:commentReference w:id="362"/>
      </w:r>
    </w:p>
    <w:p w14:paraId="3BF2CBA3" w14:textId="77777777" w:rsidR="00D555C3" w:rsidRPr="00622A7F" w:rsidRDefault="00382E14" w:rsidP="00622A7F">
      <w:pPr>
        <w:keepNext/>
        <w:rPr>
          <w:rFonts w:cs="Arial"/>
        </w:rPr>
      </w:pPr>
      <w:r>
        <w:rPr>
          <w:rFonts w:cs="Arial"/>
        </w:rPr>
        <w:pict w14:anchorId="33B807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45pt;height:271.3pt">
            <v:imagedata r:id="rId15" o:title="figure"/>
          </v:shape>
        </w:pict>
      </w:r>
    </w:p>
    <w:p w14:paraId="6C7B005B" w14:textId="78B099D2" w:rsidR="00D555C3" w:rsidRPr="00622A7F" w:rsidRDefault="00D555C3" w:rsidP="00622A7F">
      <w:pPr>
        <w:pStyle w:val="Beschriftung"/>
        <w:rPr>
          <w:rFonts w:cs="Arial"/>
        </w:rPr>
      </w:pPr>
      <w:bookmarkStart w:id="374" w:name="_Ref91671346"/>
      <w:bookmarkStart w:id="375" w:name="_Toc94355218"/>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w:t>
      </w:r>
      <w:r w:rsidRPr="00622A7F">
        <w:rPr>
          <w:rFonts w:cs="Arial"/>
        </w:rPr>
        <w:fldChar w:fldCharType="end"/>
      </w:r>
      <w:bookmarkEnd w:id="374"/>
      <w:r w:rsidRPr="00622A7F">
        <w:rPr>
          <w:rFonts w:cs="Arial"/>
        </w:rPr>
        <w:t xml:space="preserve">: </w:t>
      </w:r>
      <w:ins w:id="376" w:author="Haskamp, Stefan (extern)" w:date="2021-08-16T13:04:00Z">
        <w:r w:rsidRPr="00622A7F">
          <w:rPr>
            <w:rFonts w:cs="Arial"/>
          </w:rPr>
          <w:t xml:space="preserve">Model of </w:t>
        </w:r>
      </w:ins>
      <w:r w:rsidRPr="00622A7F">
        <w:rPr>
          <w:rFonts w:cs="Arial"/>
          <w:i/>
          <w:rPrChange w:id="377" w:author="Haskamp, Stefan (extern)" w:date="2021-08-16T13:04:00Z">
            <w:rPr/>
          </w:rPrChange>
        </w:rPr>
        <w:t>IL36RN</w:t>
      </w:r>
      <w:r w:rsidRPr="00622A7F">
        <w:rPr>
          <w:rFonts w:cs="Arial"/>
        </w:rPr>
        <w:t>-deficient keratinocytes promoting inflammation in GPP.</w:t>
      </w:r>
      <w:bookmarkEnd w:id="375"/>
    </w:p>
    <w:p w14:paraId="45C9A296" w14:textId="0E37C109" w:rsidR="00D555C3" w:rsidRPr="00622A7F" w:rsidRDefault="00D555C3" w:rsidP="00622A7F">
      <w:pPr>
        <w:pStyle w:val="Untertitel"/>
        <w:rPr>
          <w:rFonts w:cs="Arial"/>
        </w:rPr>
      </w:pPr>
      <w:commentRangeStart w:id="378"/>
      <w:commentRangeStart w:id="379"/>
      <w:r w:rsidRPr="00622A7F">
        <w:rPr>
          <w:rFonts w:cs="Arial"/>
        </w:rPr>
        <w:t xml:space="preserve">Keratinocytes secrete IL-36 cytokines triggered by unknown molecules. IL-36 cytokines are activated by serine proteases and are able to activate further keratinocytes, dendritic cells and T cells via binding to the IL-36 receptors </w:t>
      </w:r>
      <w:r w:rsidR="009A7AD4">
        <w:rPr>
          <w:rFonts w:cs="Arial"/>
        </w:rPr>
        <w:t>{Henry, 2016 #1598;Marrakchi, 2011 #779`,Vigne`, 2011 `#1796;Foster, 2014 #378}</w:t>
      </w:r>
      <w:r w:rsidRPr="00622A7F">
        <w:rPr>
          <w:rFonts w:cs="Arial"/>
        </w:rPr>
        <w:t xml:space="preserve">. Due to </w:t>
      </w:r>
      <w:r w:rsidRPr="00622A7F">
        <w:rPr>
          <w:rFonts w:cs="Arial"/>
          <w:i/>
        </w:rPr>
        <w:t>IL36RN</w:t>
      </w:r>
      <w:r w:rsidRPr="00622A7F">
        <w:rPr>
          <w:rFonts w:cs="Arial"/>
        </w:rPr>
        <w:t xml:space="preserve">-deficiency, the unopposed IL-36 signaling leads to systemic inflammation. </w:t>
      </w:r>
      <w:commentRangeEnd w:id="378"/>
      <w:r w:rsidRPr="00622A7F">
        <w:rPr>
          <w:rStyle w:val="Kommentarzeichen"/>
          <w:rFonts w:cs="Arial"/>
        </w:rPr>
        <w:commentReference w:id="378"/>
      </w:r>
      <w:commentRangeEnd w:id="379"/>
      <w:r w:rsidR="00FC0FB9">
        <w:rPr>
          <w:rStyle w:val="Kommentarzeichen"/>
        </w:rPr>
        <w:commentReference w:id="379"/>
      </w:r>
    </w:p>
    <w:p w14:paraId="636F3453" w14:textId="77777777" w:rsidR="00D555C3" w:rsidRPr="00622A7F" w:rsidRDefault="00D555C3" w:rsidP="00622A7F">
      <w:pPr>
        <w:rPr>
          <w:rFonts w:cs="Arial"/>
        </w:rPr>
      </w:pPr>
    </w:p>
    <w:p w14:paraId="3C373A35" w14:textId="4A38FE30" w:rsidR="00D555C3" w:rsidRPr="00622A7F" w:rsidRDefault="00B803EC" w:rsidP="00D555C3">
      <w:pPr>
        <w:pStyle w:val="berschrift4"/>
        <w:numPr>
          <w:ilvl w:val="3"/>
          <w:numId w:val="2"/>
        </w:numPr>
        <w:spacing w:line="360" w:lineRule="auto"/>
        <w:ind w:left="648"/>
        <w:jc w:val="both"/>
        <w:rPr>
          <w:rFonts w:cs="Arial"/>
        </w:rPr>
      </w:pPr>
      <w:ins w:id="380" w:author="Haskamp, Stefan" w:date="2021-12-29T11:59:00Z">
        <w:r w:rsidRPr="0087458F">
          <w:rPr>
            <w:rFonts w:cs="Arial"/>
            <w:iCs/>
          </w:rPr>
          <w:lastRenderedPageBreak/>
          <w:t xml:space="preserve">Variants </w:t>
        </w:r>
      </w:ins>
      <w:ins w:id="381" w:author="Haskamp, Stefan" w:date="2021-12-29T12:03:00Z">
        <w:r>
          <w:rPr>
            <w:rFonts w:cs="Arial"/>
            <w:iCs/>
          </w:rPr>
          <w:t>in</w:t>
        </w:r>
      </w:ins>
      <w:ins w:id="382" w:author="Haskamp, Stefan" w:date="2021-12-29T11:59:00Z">
        <w:r>
          <w:rPr>
            <w:rFonts w:cs="Arial"/>
            <w:i/>
          </w:rPr>
          <w:t xml:space="preserve"> </w:t>
        </w:r>
      </w:ins>
      <w:commentRangeStart w:id="383"/>
      <w:r w:rsidR="00D555C3" w:rsidRPr="00B803EC">
        <w:rPr>
          <w:rFonts w:cs="Arial"/>
          <w:i/>
          <w:iCs/>
          <w:rPrChange w:id="384" w:author="Haskamp, Stefan" w:date="2021-12-29T12:00:00Z">
            <w:rPr>
              <w:rFonts w:cs="Arial"/>
            </w:rPr>
          </w:rPrChange>
        </w:rPr>
        <w:t>CARD14</w:t>
      </w:r>
      <w:commentRangeEnd w:id="383"/>
      <w:r w:rsidR="00FC0FB9">
        <w:rPr>
          <w:rStyle w:val="Kommentarzeichen"/>
        </w:rPr>
        <w:commentReference w:id="383"/>
      </w:r>
    </w:p>
    <w:p w14:paraId="2DC0C5DE" w14:textId="264D253E" w:rsidR="00D555C3" w:rsidRPr="00622A7F" w:rsidRDefault="00D555C3" w:rsidP="00622A7F">
      <w:pPr>
        <w:rPr>
          <w:rFonts w:cs="Arial"/>
        </w:rPr>
      </w:pPr>
      <w:commentRangeStart w:id="385"/>
      <w:r w:rsidRPr="00622A7F">
        <w:rPr>
          <w:rFonts w:cs="Arial"/>
        </w:rPr>
        <w:t xml:space="preserve">Genome-wide </w:t>
      </w:r>
      <w:del w:id="386" w:author="Haskamp, Stefan" w:date="2021-12-29T12:05:00Z">
        <w:r w:rsidRPr="00622A7F" w:rsidDel="00B803EC">
          <w:rPr>
            <w:rFonts w:cs="Arial"/>
          </w:rPr>
          <w:delText xml:space="preserve">linkage </w:delText>
        </w:r>
      </w:del>
      <w:ins w:id="387" w:author="Haskamp, Stefan" w:date="2021-12-29T12:05:00Z">
        <w:r w:rsidR="00B803EC">
          <w:rPr>
            <w:rFonts w:cs="Arial"/>
          </w:rPr>
          <w:t>association studies</w:t>
        </w:r>
        <w:r w:rsidR="00B803EC" w:rsidRPr="00622A7F">
          <w:rPr>
            <w:rFonts w:cs="Arial"/>
          </w:rPr>
          <w:t xml:space="preserve"> </w:t>
        </w:r>
      </w:ins>
      <w:del w:id="388" w:author="Haskamp, Stefan" w:date="2021-12-29T12:06:00Z">
        <w:r w:rsidRPr="00622A7F" w:rsidDel="00B803EC">
          <w:rPr>
            <w:rFonts w:cs="Arial"/>
          </w:rPr>
          <w:delText>analysis</w:delText>
        </w:r>
      </w:del>
      <w:del w:id="389" w:author="Haskamp, Stefan" w:date="2022-02-16T09:21:00Z">
        <w:r w:rsidRPr="00622A7F" w:rsidDel="00EF0486">
          <w:rPr>
            <w:rFonts w:cs="Arial"/>
          </w:rPr>
          <w:delText xml:space="preserve"> </w:delText>
        </w:r>
      </w:del>
      <w:commentRangeEnd w:id="385"/>
      <w:r w:rsidR="00FC0FB9">
        <w:rPr>
          <w:rStyle w:val="Kommentarzeichen"/>
        </w:rPr>
        <w:commentReference w:id="385"/>
      </w:r>
      <w:r w:rsidRPr="00622A7F">
        <w:rPr>
          <w:rFonts w:cs="Arial"/>
        </w:rPr>
        <w:t xml:space="preserve">have </w:t>
      </w:r>
      <w:commentRangeStart w:id="390"/>
      <w:r w:rsidRPr="00622A7F">
        <w:rPr>
          <w:rFonts w:cs="Arial"/>
        </w:rPr>
        <w:t xml:space="preserve">identified </w:t>
      </w:r>
      <w:ins w:id="391" w:author="Haskamp, Stefan (extern)" w:date="2021-08-16T13:05:00Z">
        <w:r w:rsidRPr="00622A7F">
          <w:rPr>
            <w:rFonts w:cs="Arial"/>
          </w:rPr>
          <w:t xml:space="preserve">63 </w:t>
        </w:r>
      </w:ins>
      <w:del w:id="392" w:author="Haskamp, Stefan (extern)" w:date="2021-08-16T13:05:00Z">
        <w:r w:rsidRPr="00622A7F" w:rsidDel="00D14CC5">
          <w:rPr>
            <w:rFonts w:cs="Arial"/>
          </w:rPr>
          <w:delText xml:space="preserve">nine </w:delText>
        </w:r>
      </w:del>
      <w:del w:id="393" w:author="Hüffmeier, Ulrike" w:date="2021-11-25T10:57:00Z">
        <w:r w:rsidRPr="00622A7F" w:rsidDel="00FC0FB9">
          <w:rPr>
            <w:rFonts w:cs="Arial"/>
          </w:rPr>
          <w:delText xml:space="preserve">Psoriasis </w:delText>
        </w:r>
      </w:del>
      <w:ins w:id="394" w:author="Hüffmeier, Ulrike" w:date="2021-11-25T10:57:00Z">
        <w:r w:rsidR="00FC0FB9">
          <w:rPr>
            <w:rFonts w:cs="Arial"/>
          </w:rPr>
          <w:t>p</w:t>
        </w:r>
        <w:r w:rsidR="00FC0FB9" w:rsidRPr="00622A7F">
          <w:rPr>
            <w:rFonts w:cs="Arial"/>
          </w:rPr>
          <w:t xml:space="preserve">soriasis </w:t>
        </w:r>
      </w:ins>
      <w:r w:rsidRPr="00622A7F">
        <w:rPr>
          <w:rFonts w:cs="Arial"/>
        </w:rPr>
        <w:t xml:space="preserve">susceptibility loci </w:t>
      </w:r>
      <w:commentRangeEnd w:id="390"/>
      <w:r w:rsidRPr="00622A7F">
        <w:rPr>
          <w:rStyle w:val="Kommentarzeichen"/>
          <w:rFonts w:cs="Arial"/>
        </w:rPr>
        <w:commentReference w:id="390"/>
      </w:r>
      <w:r w:rsidRPr="00622A7F">
        <w:rPr>
          <w:rFonts w:cs="Arial"/>
        </w:rPr>
        <w:t xml:space="preserve">for European individuals </w:t>
      </w:r>
      <w:r w:rsidR="009A7AD4">
        <w:rPr>
          <w:rFonts w:cs="Arial"/>
        </w:rPr>
        <w:t>{Tsoi, 2017 #1338}</w:t>
      </w:r>
      <w:r w:rsidRPr="00622A7F">
        <w:rPr>
          <w:rFonts w:cs="Arial"/>
        </w:rPr>
        <w:t xml:space="preserve">. Jordan et al. described variants in </w:t>
      </w:r>
      <w:r w:rsidRPr="00622A7F">
        <w:rPr>
          <w:rFonts w:cs="Arial"/>
          <w:i/>
        </w:rPr>
        <w:t>CARD14</w:t>
      </w:r>
      <w:r w:rsidRPr="00622A7F">
        <w:rPr>
          <w:rFonts w:cs="Arial"/>
        </w:rPr>
        <w:t xml:space="preserve"> (Caspase recruitment domain-containing protein 14) to be responsible for psoriasis susceptibility locus 2 (PSORS2) </w:t>
      </w:r>
      <w:commentRangeStart w:id="395"/>
      <w:r w:rsidR="009A7AD4">
        <w:rPr>
          <w:rFonts w:cs="Arial"/>
        </w:rPr>
        <w:t>{Jordan, 2012 #602}</w:t>
      </w:r>
      <w:commentRangeEnd w:id="395"/>
      <w:r w:rsidR="00FC0FB9">
        <w:rPr>
          <w:rStyle w:val="Kommentarzeichen"/>
        </w:rPr>
        <w:commentReference w:id="395"/>
      </w:r>
      <w:del w:id="396" w:author="Haskamp, Stefan" w:date="2021-12-29T12:06:00Z">
        <w:r w:rsidRPr="00622A7F" w:rsidDel="00B803EC">
          <w:rPr>
            <w:rFonts w:cs="Arial"/>
          </w:rPr>
          <w:delText xml:space="preserve"> </w:delText>
        </w:r>
      </w:del>
      <w:r w:rsidR="009A7AD4">
        <w:rPr>
          <w:rFonts w:cs="Arial"/>
        </w:rPr>
        <w:t>{Jordan, 2012 #601}</w:t>
      </w:r>
      <w:r w:rsidRPr="00622A7F">
        <w:rPr>
          <w:rFonts w:cs="Arial"/>
        </w:rPr>
        <w:t xml:space="preserve">. They found 17 rare variants in 6,000 individuals affected by psoriasis, including one GPP patient from Haiti with a </w:t>
      </w:r>
      <w:r w:rsidRPr="00622A7F">
        <w:rPr>
          <w:rStyle w:val="Hervorhebung"/>
          <w:rFonts w:cs="Arial"/>
        </w:rPr>
        <w:t>de novo</w:t>
      </w:r>
      <w:r w:rsidRPr="00622A7F">
        <w:rPr>
          <w:rFonts w:cs="Arial"/>
        </w:rPr>
        <w:t xml:space="preserve"> variant (p.E138A). The protein functions as a molecular scaffold for the assembly of protein complexes. Pathogenic variants </w:t>
      </w:r>
      <w:del w:id="397" w:author="Haskamp, Stefan (extern)" w:date="2021-08-16T13:06:00Z">
        <w:r w:rsidRPr="00622A7F" w:rsidDel="00D14CC5">
          <w:rPr>
            <w:rFonts w:cs="Arial"/>
          </w:rPr>
          <w:delText xml:space="preserve">activate </w:delText>
        </w:r>
      </w:del>
      <w:ins w:id="398" w:author="Haskamp, Stefan (extern)" w:date="2021-08-16T13:07:00Z">
        <w:r w:rsidRPr="00622A7F">
          <w:rPr>
            <w:rFonts w:cs="Arial"/>
          </w:rPr>
          <w:t xml:space="preserve">regulate </w:t>
        </w:r>
      </w:ins>
      <w:bookmarkStart w:id="399" w:name="_Hlk91672086"/>
      <w:commentRangeStart w:id="400"/>
      <w:commentRangeStart w:id="401"/>
      <w:r w:rsidRPr="00622A7F">
        <w:rPr>
          <w:rFonts w:cs="Arial"/>
        </w:rPr>
        <w:t>NF-</w:t>
      </w:r>
      <w:del w:id="402" w:author="Haskamp, Stefan" w:date="2021-12-29T12:11:00Z">
        <w:r w:rsidRPr="00622A7F" w:rsidDel="00A86BAA">
          <w:rPr>
            <w:rFonts w:cs="Arial"/>
          </w:rPr>
          <w:delText>k</w:delText>
        </w:r>
      </w:del>
      <w:ins w:id="403" w:author="Haskamp, Stefan" w:date="2021-12-29T12:10:00Z">
        <w:r w:rsidR="00A86BAA">
          <w:rPr>
            <w:rFonts w:cs="Arial"/>
          </w:rPr>
          <w:t>κ</w:t>
        </w:r>
      </w:ins>
      <w:r w:rsidRPr="00622A7F">
        <w:rPr>
          <w:rFonts w:cs="Arial"/>
        </w:rPr>
        <w:t>B</w:t>
      </w:r>
      <w:commentRangeEnd w:id="400"/>
      <w:r w:rsidRPr="00622A7F">
        <w:rPr>
          <w:rStyle w:val="Kommentarzeichen"/>
          <w:rFonts w:cs="Arial"/>
        </w:rPr>
        <w:commentReference w:id="400"/>
      </w:r>
      <w:commentRangeEnd w:id="401"/>
      <w:r w:rsidR="00FC0FB9">
        <w:rPr>
          <w:rStyle w:val="Kommentarzeichen"/>
        </w:rPr>
        <w:commentReference w:id="401"/>
      </w:r>
      <w:bookmarkEnd w:id="399"/>
      <w:r w:rsidRPr="00622A7F">
        <w:rPr>
          <w:rFonts w:cs="Arial"/>
        </w:rPr>
        <w:t xml:space="preserve">, a transcription factor for pro-inflammatory cytokines, e.g. IL-6 and IL-8. While </w:t>
      </w:r>
      <w:r w:rsidRPr="00622A7F">
        <w:rPr>
          <w:rFonts w:cs="Arial"/>
          <w:i/>
        </w:rPr>
        <w:t>CARD14</w:t>
      </w:r>
      <w:r w:rsidRPr="00622A7F">
        <w:rPr>
          <w:rFonts w:cs="Arial"/>
        </w:rPr>
        <w:t xml:space="preserve"> is expressed in keratinocytes of the basal layer of healthy skin, the expression is increased in keratinocytes of the granular layer of psoriatic skin. </w:t>
      </w:r>
      <w:commentRangeStart w:id="404"/>
      <w:r w:rsidRPr="00622A7F">
        <w:rPr>
          <w:rFonts w:cs="Arial"/>
        </w:rPr>
        <w:t xml:space="preserve">Further studies have confirmed an association of variants in </w:t>
      </w:r>
      <w:r w:rsidRPr="00622A7F">
        <w:rPr>
          <w:rFonts w:cs="Arial"/>
          <w:i/>
        </w:rPr>
        <w:t>CARD14</w:t>
      </w:r>
      <w:r w:rsidRPr="00622A7F">
        <w:rPr>
          <w:rFonts w:cs="Arial"/>
        </w:rPr>
        <w:t xml:space="preserve"> with GPP in German </w:t>
      </w:r>
      <w:del w:id="405" w:author="Haskamp, Stefan (extern)" w:date="2021-08-16T13:08:00Z">
        <w:r w:rsidRPr="00622A7F" w:rsidDel="00D14CC5">
          <w:rPr>
            <w:rFonts w:cs="Arial"/>
          </w:rPr>
          <w:delText xml:space="preserve">individuals affected by PPP </w:delText>
        </w:r>
      </w:del>
      <w:r w:rsidRPr="00622A7F">
        <w:rPr>
          <w:rFonts w:cs="Arial"/>
        </w:rPr>
        <w:t xml:space="preserve">and Asian individuals </w:t>
      </w:r>
      <w:commentRangeEnd w:id="404"/>
      <w:r w:rsidRPr="00622A7F">
        <w:rPr>
          <w:rStyle w:val="Kommentarzeichen"/>
          <w:rFonts w:cs="Arial"/>
        </w:rPr>
        <w:commentReference w:id="404"/>
      </w:r>
      <w:r w:rsidR="009A7AD4">
        <w:rPr>
          <w:rFonts w:cs="Arial"/>
        </w:rPr>
        <w:t>{Mossner, 2018 #1364;Berki, 2015 #86}</w:t>
      </w:r>
      <w:commentRangeStart w:id="406"/>
      <w:commentRangeEnd w:id="406"/>
      <w:r w:rsidRPr="00622A7F">
        <w:rPr>
          <w:rStyle w:val="Kommentarzeichen"/>
          <w:rFonts w:cs="Arial"/>
        </w:rPr>
        <w:commentReference w:id="406"/>
      </w:r>
      <w:r w:rsidRPr="00622A7F">
        <w:rPr>
          <w:rFonts w:cs="Arial"/>
        </w:rPr>
        <w:t xml:space="preserve">. The proportion of GPP patients carrying variants in </w:t>
      </w:r>
      <w:r w:rsidRPr="00622A7F">
        <w:rPr>
          <w:rFonts w:cs="Arial"/>
          <w:i/>
        </w:rPr>
        <w:t>CARD14</w:t>
      </w:r>
      <w:r w:rsidRPr="00622A7F">
        <w:rPr>
          <w:rFonts w:cs="Arial"/>
        </w:rPr>
        <w:t xml:space="preserve"> are between 1-5%</w:t>
      </w:r>
      <w:commentRangeStart w:id="407"/>
      <w:commentRangeEnd w:id="407"/>
      <w:r w:rsidRPr="00622A7F">
        <w:rPr>
          <w:rStyle w:val="Kommentarzeichen"/>
          <w:rFonts w:cs="Arial"/>
        </w:rPr>
        <w:commentReference w:id="407"/>
      </w:r>
      <w:ins w:id="408" w:author="Hüffmeier, Ulrike" w:date="2021-11-25T11:01:00Z">
        <w:r w:rsidR="00FC0FB9">
          <w:rPr>
            <w:rFonts w:cs="Arial"/>
          </w:rPr>
          <w:t xml:space="preserve"> </w:t>
        </w:r>
      </w:ins>
      <w:r w:rsidR="009A7AD4">
        <w:rPr>
          <w:rFonts w:cs="Arial"/>
        </w:rPr>
        <w:t>{Mossner, 2018 #1364;Twelves, 2019 #1733}</w:t>
      </w:r>
      <w:r w:rsidRPr="00622A7F">
        <w:rPr>
          <w:rFonts w:cs="Arial"/>
        </w:rPr>
        <w:t xml:space="preserve">. </w:t>
      </w:r>
    </w:p>
    <w:p w14:paraId="57739B7B" w14:textId="18A047F5" w:rsidR="00D555C3" w:rsidRPr="00622A7F" w:rsidRDefault="00B803EC" w:rsidP="00D555C3">
      <w:pPr>
        <w:pStyle w:val="berschrift4"/>
        <w:numPr>
          <w:ilvl w:val="3"/>
          <w:numId w:val="2"/>
        </w:numPr>
        <w:spacing w:line="360" w:lineRule="auto"/>
        <w:ind w:left="648"/>
        <w:jc w:val="both"/>
        <w:rPr>
          <w:rFonts w:cs="Arial"/>
        </w:rPr>
      </w:pPr>
      <w:ins w:id="409" w:author="Haskamp, Stefan" w:date="2021-12-29T12:00:00Z">
        <w:r w:rsidRPr="0087458F">
          <w:rPr>
            <w:rFonts w:cs="Arial"/>
            <w:iCs/>
          </w:rPr>
          <w:t xml:space="preserve">Variants </w:t>
        </w:r>
      </w:ins>
      <w:ins w:id="410" w:author="Haskamp, Stefan" w:date="2021-12-29T12:03:00Z">
        <w:r>
          <w:rPr>
            <w:rFonts w:cs="Arial"/>
            <w:iCs/>
          </w:rPr>
          <w:t>i</w:t>
        </w:r>
      </w:ins>
      <w:ins w:id="411" w:author="Haskamp, Stefan" w:date="2021-12-29T12:04:00Z">
        <w:r>
          <w:rPr>
            <w:rFonts w:cs="Arial"/>
            <w:iCs/>
          </w:rPr>
          <w:t>n</w:t>
        </w:r>
      </w:ins>
      <w:ins w:id="412" w:author="Haskamp, Stefan" w:date="2021-12-29T12:00:00Z">
        <w:r>
          <w:rPr>
            <w:rFonts w:cs="Arial"/>
            <w:i/>
          </w:rPr>
          <w:t xml:space="preserve"> </w:t>
        </w:r>
      </w:ins>
      <w:commentRangeStart w:id="413"/>
      <w:r w:rsidR="00D555C3" w:rsidRPr="00B803EC">
        <w:rPr>
          <w:rFonts w:cs="Arial"/>
          <w:i/>
          <w:iCs/>
          <w:rPrChange w:id="414" w:author="Haskamp, Stefan" w:date="2021-12-29T12:00:00Z">
            <w:rPr>
              <w:rFonts w:cs="Arial"/>
            </w:rPr>
          </w:rPrChange>
        </w:rPr>
        <w:t>AP1S3</w:t>
      </w:r>
      <w:commentRangeEnd w:id="413"/>
      <w:r w:rsidR="00FC0FB9">
        <w:rPr>
          <w:rStyle w:val="Kommentarzeichen"/>
        </w:rPr>
        <w:commentReference w:id="413"/>
      </w:r>
    </w:p>
    <w:p w14:paraId="0920A29E" w14:textId="555EABCF" w:rsidR="00D555C3" w:rsidRPr="00622A7F" w:rsidRDefault="00D555C3" w:rsidP="00622A7F">
      <w:pPr>
        <w:rPr>
          <w:rFonts w:cs="Arial"/>
        </w:rPr>
      </w:pPr>
      <w:r w:rsidRPr="00622A7F">
        <w:rPr>
          <w:rFonts w:cs="Arial"/>
        </w:rPr>
        <w:t>The variants c.11T&gt;G/ p.(Phe4Cys) and c.97C&gt;T/ p.(Arg33Trp) in</w:t>
      </w:r>
      <w:r w:rsidRPr="00622A7F">
        <w:rPr>
          <w:rFonts w:cs="Arial"/>
          <w:i/>
        </w:rPr>
        <w:t xml:space="preserve"> AP1S3</w:t>
      </w:r>
      <w:r w:rsidRPr="00622A7F">
        <w:rPr>
          <w:rFonts w:cs="Arial"/>
        </w:rPr>
        <w:t xml:space="preserve">, encoding adaptor related protein complex 1 subunit </w:t>
      </w:r>
      <w:commentRangeStart w:id="415"/>
      <w:r w:rsidRPr="00622A7F">
        <w:rPr>
          <w:rFonts w:cs="Arial"/>
        </w:rPr>
        <w:t xml:space="preserve">sigma 3, </w:t>
      </w:r>
      <w:del w:id="416" w:author="Haskamp, Stefan (extern)" w:date="2021-08-16T13:10:00Z">
        <w:r w:rsidRPr="00622A7F" w:rsidDel="00D14CC5">
          <w:rPr>
            <w:rFonts w:cs="Arial"/>
          </w:rPr>
          <w:delText xml:space="preserve">are also associated with PPP and GPP patients of British origin </w:delText>
        </w:r>
      </w:del>
      <w:ins w:id="417" w:author="Haskamp, Stefan (extern)" w:date="2021-08-16T13:10:00Z">
        <w:r w:rsidRPr="00622A7F">
          <w:rPr>
            <w:rFonts w:cs="Arial"/>
          </w:rPr>
          <w:t xml:space="preserve">were identified in two ACH patients of British origin with concomitant GPP </w:t>
        </w:r>
      </w:ins>
      <w:commentRangeEnd w:id="415"/>
      <w:r w:rsidR="009A7AD4">
        <w:rPr>
          <w:rFonts w:cs="Arial"/>
        </w:rPr>
        <w:t>{Setta-Kaffetzi, 2014 #1070}</w:t>
      </w:r>
      <w:r w:rsidRPr="00622A7F">
        <w:rPr>
          <w:rStyle w:val="Kommentarzeichen"/>
          <w:rFonts w:cs="Arial"/>
        </w:rPr>
        <w:commentReference w:id="415"/>
      </w:r>
      <w:r w:rsidRPr="00622A7F">
        <w:rPr>
          <w:rFonts w:cs="Arial"/>
        </w:rPr>
        <w:t xml:space="preserve">. Additionally, one of five GPP patients and four of 112 PPP patients </w:t>
      </w:r>
      <w:commentRangeStart w:id="418"/>
      <w:r w:rsidRPr="00622A7F">
        <w:rPr>
          <w:rFonts w:cs="Arial"/>
        </w:rPr>
        <w:t xml:space="preserve">carried the </w:t>
      </w:r>
      <w:ins w:id="419" w:author="Hüffmeier, Ulrike" w:date="2021-11-25T11:02:00Z">
        <w:del w:id="420" w:author="Haskamp, Stefan" w:date="2021-12-29T13:04:00Z">
          <w:r w:rsidR="00FC0FB9" w:rsidDel="00936762">
            <w:rPr>
              <w:rFonts w:cs="Arial"/>
            </w:rPr>
            <w:delText>variant</w:delText>
          </w:r>
        </w:del>
      </w:ins>
      <w:ins w:id="421" w:author="Haskamp, Stefan" w:date="2021-12-29T13:04:00Z">
        <w:r w:rsidR="00936762">
          <w:rPr>
            <w:rFonts w:cs="Arial"/>
          </w:rPr>
          <w:t>heterozygous</w:t>
        </w:r>
      </w:ins>
      <w:ins w:id="422" w:author="Hüffmeier, Ulrike" w:date="2021-11-25T11:02:00Z">
        <w:r w:rsidR="00FC0FB9">
          <w:rPr>
            <w:rFonts w:cs="Arial"/>
          </w:rPr>
          <w:t xml:space="preserve"> </w:t>
        </w:r>
      </w:ins>
      <w:r w:rsidRPr="00622A7F">
        <w:rPr>
          <w:rFonts w:cs="Arial"/>
        </w:rPr>
        <w:t>c.97C</w:t>
      </w:r>
      <w:commentRangeEnd w:id="418"/>
      <w:r w:rsidR="00FC0FB9">
        <w:rPr>
          <w:rStyle w:val="Kommentarzeichen"/>
        </w:rPr>
        <w:commentReference w:id="418"/>
      </w:r>
      <w:r w:rsidRPr="00622A7F">
        <w:rPr>
          <w:rFonts w:cs="Arial"/>
        </w:rPr>
        <w:t>&gt;T [p.Arg33Trp]</w:t>
      </w:r>
      <w:ins w:id="423" w:author="Haskamp, Stefan" w:date="2021-12-29T13:04:00Z">
        <w:r w:rsidR="00936762">
          <w:rPr>
            <w:rFonts w:cs="Arial"/>
          </w:rPr>
          <w:t xml:space="preserve"> variant</w:t>
        </w:r>
      </w:ins>
      <w:del w:id="424" w:author="Haskamp, Stefan" w:date="2021-12-29T13:04:00Z">
        <w:r w:rsidRPr="00622A7F" w:rsidDel="00936762">
          <w:rPr>
            <w:rFonts w:cs="Arial"/>
          </w:rPr>
          <w:delText xml:space="preserve"> </w:delText>
        </w:r>
      </w:del>
      <w:del w:id="425" w:author="Hüffmeier, Ulrike" w:date="2021-11-25T11:02:00Z">
        <w:r w:rsidRPr="00622A7F" w:rsidDel="00FC0FB9">
          <w:rPr>
            <w:rFonts w:cs="Arial"/>
          </w:rPr>
          <w:delText xml:space="preserve">allele </w:delText>
        </w:r>
      </w:del>
      <w:r w:rsidR="009A7AD4">
        <w:rPr>
          <w:rFonts w:cs="Arial"/>
        </w:rPr>
        <w:t>{Setta-Kaffetzi, 2014 #1070}</w:t>
      </w:r>
      <w:r w:rsidRPr="00622A7F">
        <w:rPr>
          <w:rFonts w:cs="Arial"/>
        </w:rPr>
        <w:t>.</w:t>
      </w:r>
      <w:del w:id="426" w:author="Haskamp, Stefan (extern)" w:date="2021-08-16T13:11:00Z">
        <w:r w:rsidRPr="00622A7F" w:rsidDel="00D14CC5">
          <w:rPr>
            <w:rFonts w:cs="Arial"/>
          </w:rPr>
          <w:delText xml:space="preserve"> </w:delText>
        </w:r>
        <w:commentRangeStart w:id="427"/>
        <w:r w:rsidRPr="00622A7F" w:rsidDel="00D14CC5">
          <w:rPr>
            <w:rFonts w:cs="Arial"/>
          </w:rPr>
          <w:delText>However, in 72 Asian GPP Patients and four African GPP patients no pathogenic variants have been found, probably because the disease-associated variants have been identified as founder mutations</w:delText>
        </w:r>
        <w:commentRangeEnd w:id="427"/>
        <w:r w:rsidRPr="00622A7F" w:rsidDel="00D14CC5">
          <w:rPr>
            <w:rStyle w:val="Kommentarzeichen"/>
            <w:rFonts w:cs="Arial"/>
          </w:rPr>
          <w:commentReference w:id="427"/>
        </w:r>
      </w:del>
      <w:r w:rsidRPr="00622A7F">
        <w:rPr>
          <w:rFonts w:cs="Arial"/>
        </w:rPr>
        <w:t xml:space="preserve">. In the same study, no disease-associated variants were found </w:t>
      </w:r>
      <w:commentRangeStart w:id="428"/>
      <w:r w:rsidRPr="00622A7F">
        <w:rPr>
          <w:rFonts w:cs="Arial"/>
        </w:rPr>
        <w:t xml:space="preserve">in 72 Asian GPP Patients and four African GPP patients. The authors claimed that this is due to a founder </w:t>
      </w:r>
      <w:commentRangeStart w:id="429"/>
      <w:commentRangeEnd w:id="428"/>
      <w:r w:rsidRPr="00622A7F">
        <w:rPr>
          <w:rStyle w:val="Kommentarzeichen"/>
          <w:rFonts w:cs="Arial"/>
        </w:rPr>
        <w:commentReference w:id="428"/>
      </w:r>
      <w:commentRangeEnd w:id="429"/>
      <w:r w:rsidRPr="00622A7F">
        <w:rPr>
          <w:rFonts w:cs="Arial"/>
        </w:rPr>
        <w:t xml:space="preserve">effect </w:t>
      </w:r>
      <w:r w:rsidR="009A7AD4">
        <w:rPr>
          <w:rFonts w:cs="Arial"/>
        </w:rPr>
        <w:t>{Setta-Kaffetzi, 2014 #1070}</w:t>
      </w:r>
      <w:r w:rsidRPr="00622A7F">
        <w:rPr>
          <w:rStyle w:val="Kommentarzeichen"/>
          <w:rFonts w:cs="Arial"/>
        </w:rPr>
        <w:commentReference w:id="429"/>
      </w:r>
      <w:r w:rsidRPr="00622A7F">
        <w:rPr>
          <w:rFonts w:cs="Arial"/>
        </w:rPr>
        <w:t xml:space="preserve">. One further study did not find these variants to be associated with GPP and PPP in German patients </w:t>
      </w:r>
      <w:r w:rsidR="009A7AD4">
        <w:rPr>
          <w:rFonts w:cs="Arial"/>
        </w:rPr>
        <w:t>{Mossner, 2018 #1364}</w:t>
      </w:r>
      <w:r w:rsidRPr="00622A7F">
        <w:rPr>
          <w:rFonts w:cs="Arial"/>
        </w:rPr>
        <w:t xml:space="preserve">. </w:t>
      </w:r>
      <w:del w:id="430" w:author="Haskamp, Stefan (extern)" w:date="2021-08-16T13:13:00Z">
        <w:r w:rsidRPr="00622A7F" w:rsidDel="00D14CC5">
          <w:rPr>
            <w:rFonts w:cs="Arial"/>
          </w:rPr>
          <w:delText>The function of the protein is poorly understood; b</w:delText>
        </w:r>
        <w:commentRangeStart w:id="431"/>
        <w:r w:rsidRPr="00622A7F" w:rsidDel="00D14CC5">
          <w:rPr>
            <w:rFonts w:cs="Arial"/>
          </w:rPr>
          <w:delText>ecause</w:delText>
        </w:r>
        <w:commentRangeEnd w:id="431"/>
        <w:r w:rsidRPr="00622A7F" w:rsidDel="00D14CC5">
          <w:rPr>
            <w:rStyle w:val="Kommentarzeichen"/>
            <w:rFonts w:cs="Arial"/>
          </w:rPr>
          <w:commentReference w:id="431"/>
        </w:r>
        <w:r w:rsidRPr="00622A7F" w:rsidDel="00D14CC5">
          <w:rPr>
            <w:rFonts w:cs="Arial"/>
          </w:rPr>
          <w:delText xml:space="preserve"> knockout in mice is lethal before birth. </w:delText>
        </w:r>
      </w:del>
      <w:r w:rsidRPr="00622A7F">
        <w:rPr>
          <w:rFonts w:cs="Arial"/>
          <w:i/>
        </w:rPr>
        <w:t>AP1S3</w:t>
      </w:r>
      <w:r w:rsidRPr="00622A7F">
        <w:rPr>
          <w:rFonts w:cs="Arial"/>
        </w:rPr>
        <w:t>-deficiency was described to disturb</w:t>
      </w:r>
      <w:del w:id="432" w:author="Hüffmeier, Ulrike" w:date="2021-11-25T11:02:00Z">
        <w:r w:rsidRPr="00622A7F" w:rsidDel="00FC0FB9">
          <w:rPr>
            <w:rFonts w:cs="Arial"/>
          </w:rPr>
          <w:delText>ed</w:delText>
        </w:r>
      </w:del>
      <w:r w:rsidRPr="00622A7F">
        <w:rPr>
          <w:rFonts w:cs="Arial"/>
        </w:rPr>
        <w:t xml:space="preserve"> autophagy in a keratinocyte cell line </w:t>
      </w:r>
      <w:r w:rsidR="009A7AD4">
        <w:rPr>
          <w:rFonts w:cs="Arial"/>
        </w:rPr>
        <w:t>{Mahil, 2016 #769}</w:t>
      </w:r>
      <w:r w:rsidRPr="00622A7F">
        <w:rPr>
          <w:rFonts w:cs="Arial"/>
        </w:rPr>
        <w:t xml:space="preserve">. In primary keratinocytes with a knockdown of </w:t>
      </w:r>
      <w:r w:rsidRPr="00622A7F">
        <w:rPr>
          <w:rFonts w:cs="Arial"/>
          <w:i/>
        </w:rPr>
        <w:t>AP1S3</w:t>
      </w:r>
      <w:r w:rsidRPr="00622A7F">
        <w:rPr>
          <w:rFonts w:cs="Arial"/>
        </w:rPr>
        <w:t xml:space="preserve">, IL-1 signaling is upregulated and the pro-inflammatory cytokine IL-36α is overexpressed </w:t>
      </w:r>
      <w:r w:rsidR="009A7AD4">
        <w:rPr>
          <w:rFonts w:cs="Arial"/>
        </w:rPr>
        <w:t>{Mahil, 2016 #769}</w:t>
      </w:r>
      <w:r w:rsidRPr="00622A7F">
        <w:rPr>
          <w:rFonts w:cs="Arial"/>
        </w:rPr>
        <w:t>.</w:t>
      </w:r>
    </w:p>
    <w:p w14:paraId="440B2E36" w14:textId="379CFCB8" w:rsidR="00D555C3" w:rsidRPr="00622A7F" w:rsidRDefault="00B803EC" w:rsidP="00D555C3">
      <w:pPr>
        <w:pStyle w:val="berschrift4"/>
        <w:numPr>
          <w:ilvl w:val="3"/>
          <w:numId w:val="2"/>
        </w:numPr>
        <w:spacing w:line="360" w:lineRule="auto"/>
        <w:ind w:left="648"/>
        <w:jc w:val="both"/>
        <w:rPr>
          <w:rFonts w:cs="Arial"/>
        </w:rPr>
      </w:pPr>
      <w:ins w:id="433" w:author="Haskamp, Stefan" w:date="2021-12-29T12:00:00Z">
        <w:r w:rsidRPr="0087458F">
          <w:rPr>
            <w:rFonts w:cs="Arial"/>
            <w:iCs/>
          </w:rPr>
          <w:t xml:space="preserve">Variants </w:t>
        </w:r>
      </w:ins>
      <w:ins w:id="434" w:author="Haskamp, Stefan" w:date="2021-12-29T12:04:00Z">
        <w:r>
          <w:rPr>
            <w:rFonts w:cs="Arial"/>
            <w:iCs/>
          </w:rPr>
          <w:t>in</w:t>
        </w:r>
      </w:ins>
      <w:ins w:id="435" w:author="Haskamp, Stefan" w:date="2021-12-29T12:00:00Z">
        <w:r>
          <w:rPr>
            <w:rFonts w:cs="Arial"/>
            <w:i/>
          </w:rPr>
          <w:t xml:space="preserve"> </w:t>
        </w:r>
      </w:ins>
      <w:r w:rsidR="00D555C3" w:rsidRPr="00B803EC">
        <w:rPr>
          <w:rFonts w:cs="Arial"/>
          <w:i/>
          <w:iCs/>
          <w:rPrChange w:id="436" w:author="Haskamp, Stefan" w:date="2021-12-29T12:00:00Z">
            <w:rPr>
              <w:rFonts w:cs="Arial"/>
            </w:rPr>
          </w:rPrChange>
        </w:rPr>
        <w:t>SERPINA3</w:t>
      </w:r>
    </w:p>
    <w:p w14:paraId="7BF8AAE6" w14:textId="1B7E37B5" w:rsidR="00D555C3" w:rsidRPr="00622A7F" w:rsidRDefault="00D555C3" w:rsidP="00622A7F">
      <w:pPr>
        <w:rPr>
          <w:rFonts w:cs="Arial"/>
        </w:rPr>
      </w:pPr>
      <w:r w:rsidRPr="00622A7F">
        <w:rPr>
          <w:rFonts w:cs="Arial"/>
        </w:rPr>
        <w:t xml:space="preserve">In two GPP patients and one PPP patient, two heterozygous loss-of-function variants were identified in </w:t>
      </w:r>
      <w:r w:rsidRPr="00622A7F">
        <w:rPr>
          <w:rFonts w:cs="Arial"/>
          <w:i/>
        </w:rPr>
        <w:t>SERPINA3</w:t>
      </w:r>
      <w:r w:rsidRPr="00622A7F">
        <w:rPr>
          <w:rFonts w:cs="Arial"/>
        </w:rPr>
        <w:t xml:space="preserve"> </w:t>
      </w:r>
      <w:r w:rsidR="009A7AD4">
        <w:rPr>
          <w:rFonts w:cs="Arial"/>
        </w:rPr>
        <w:t>{Frey, 2020 #1702}</w:t>
      </w:r>
      <w:r w:rsidRPr="00622A7F">
        <w:rPr>
          <w:rFonts w:cs="Arial"/>
        </w:rPr>
        <w:t xml:space="preserve">. The gene encodes serine protease inhibitor A3, which is a known inhibitor of cathepsin G. This serine protease has been </w:t>
      </w:r>
      <w:r w:rsidRPr="00622A7F">
        <w:rPr>
          <w:rFonts w:cs="Arial"/>
        </w:rPr>
        <w:lastRenderedPageBreak/>
        <w:t xml:space="preserve">shown to activate IL-36β, a pro-inflammatory cytokine, </w:t>
      </w:r>
      <w:r w:rsidRPr="00622A7F">
        <w:rPr>
          <w:rFonts w:cs="Arial"/>
          <w:i/>
        </w:rPr>
        <w:t>in vitro</w:t>
      </w:r>
      <w:r w:rsidRPr="00622A7F">
        <w:rPr>
          <w:rFonts w:cs="Arial"/>
        </w:rPr>
        <w:t xml:space="preserve"> </w:t>
      </w:r>
      <w:r w:rsidR="009A7AD4">
        <w:rPr>
          <w:rFonts w:cs="Arial"/>
        </w:rPr>
        <w:t>{Henry, 2016 #1598}</w:t>
      </w:r>
      <w:r w:rsidRPr="00622A7F">
        <w:rPr>
          <w:rFonts w:cs="Arial"/>
        </w:rPr>
        <w:t xml:space="preserve">. SERPINA3 is located in the upper layer of inflamed pustules, suggesting an interaction with the neutrophilic protease cathepsin G </w:t>
      </w:r>
      <w:r w:rsidR="009A7AD4">
        <w:rPr>
          <w:rFonts w:cs="Arial"/>
        </w:rPr>
        <w:t>{Frey, 2020 #1702}</w:t>
      </w:r>
      <w:r w:rsidRPr="00622A7F">
        <w:rPr>
          <w:rFonts w:cs="Arial"/>
        </w:rPr>
        <w:t xml:space="preserve">. </w:t>
      </w:r>
      <w:commentRangeStart w:id="437"/>
      <w:commentRangeStart w:id="438"/>
      <w:r w:rsidRPr="00622A7F">
        <w:rPr>
          <w:rFonts w:cs="Arial"/>
        </w:rPr>
        <w:t>Overall, only a small proportion of GPP</w:t>
      </w:r>
      <w:ins w:id="439" w:author="Haskamp, Stefan" w:date="2021-12-30T10:48:00Z">
        <w:r w:rsidR="00FA75A8">
          <w:rPr>
            <w:rFonts w:cs="Arial"/>
          </w:rPr>
          <w:t xml:space="preserve"> and PPP</w:t>
        </w:r>
      </w:ins>
      <w:r w:rsidRPr="00622A7F">
        <w:rPr>
          <w:rFonts w:cs="Arial"/>
        </w:rPr>
        <w:t xml:space="preserve"> patients carr</w:t>
      </w:r>
      <w:ins w:id="440" w:author="Haskamp, Stefan" w:date="2021-12-30T10:52:00Z">
        <w:r w:rsidR="00FA75A8">
          <w:rPr>
            <w:rFonts w:cs="Arial"/>
          </w:rPr>
          <w:t>ied</w:t>
        </w:r>
      </w:ins>
      <w:del w:id="441" w:author="Haskamp, Stefan" w:date="2021-12-30T10:52:00Z">
        <w:r w:rsidRPr="00622A7F" w:rsidDel="00FA75A8">
          <w:rPr>
            <w:rFonts w:cs="Arial"/>
          </w:rPr>
          <w:delText>y</w:delText>
        </w:r>
      </w:del>
      <w:r w:rsidRPr="00622A7F">
        <w:rPr>
          <w:rFonts w:cs="Arial"/>
        </w:rPr>
        <w:t xml:space="preserve"> a disease-associated variant </w:t>
      </w:r>
      <w:ins w:id="442" w:author="Hüffmeier, Ulrike" w:date="2021-11-25T11:44:00Z">
        <w:del w:id="443" w:author="Haskamp, Stefan" w:date="2021-12-29T13:07:00Z">
          <w:r w:rsidR="00A6082D" w:rsidDel="00936762">
            <w:rPr>
              <w:rFonts w:cs="Arial"/>
            </w:rPr>
            <w:delText xml:space="preserve"> </w:delText>
          </w:r>
        </w:del>
        <w:r w:rsidR="00A6082D">
          <w:rPr>
            <w:rFonts w:cs="Arial"/>
          </w:rPr>
          <w:t xml:space="preserve">in </w:t>
        </w:r>
        <w:r w:rsidR="00A6082D" w:rsidRPr="00A6082D">
          <w:rPr>
            <w:rFonts w:cs="Arial"/>
            <w:i/>
          </w:rPr>
          <w:t>SERPINA3</w:t>
        </w:r>
        <w:r w:rsidR="00A6082D">
          <w:rPr>
            <w:rFonts w:cs="Arial"/>
          </w:rPr>
          <w:t xml:space="preserve"> </w:t>
        </w:r>
      </w:ins>
      <w:r w:rsidRPr="00622A7F">
        <w:rPr>
          <w:rFonts w:cs="Arial"/>
        </w:rPr>
        <w:t xml:space="preserve">(2 of </w:t>
      </w:r>
      <w:del w:id="444" w:author="Haskamp, Stefan (extern)" w:date="2021-08-16T13:14:00Z">
        <w:r w:rsidRPr="00622A7F" w:rsidDel="00354E36">
          <w:rPr>
            <w:rFonts w:cs="Arial"/>
          </w:rPr>
          <w:delText xml:space="preserve">25 </w:delText>
        </w:r>
      </w:del>
      <w:ins w:id="445" w:author="Haskamp, Stefan (extern)" w:date="2021-08-16T13:14:00Z">
        <w:r w:rsidRPr="00622A7F">
          <w:rPr>
            <w:rFonts w:cs="Arial"/>
          </w:rPr>
          <w:t>72</w:t>
        </w:r>
        <w:del w:id="446" w:author="Haskamp, Stefan" w:date="2021-12-30T10:48:00Z">
          <w:r w:rsidRPr="00622A7F" w:rsidDel="00FA75A8">
            <w:rPr>
              <w:rFonts w:cs="Arial"/>
            </w:rPr>
            <w:delText xml:space="preserve"> </w:delText>
          </w:r>
        </w:del>
      </w:ins>
      <w:del w:id="447" w:author="Haskamp, Stefan" w:date="2021-12-30T10:48:00Z">
        <w:r w:rsidRPr="00622A7F" w:rsidDel="00FA75A8">
          <w:rPr>
            <w:rFonts w:cs="Arial"/>
          </w:rPr>
          <w:delText>patients</w:delText>
        </w:r>
      </w:del>
      <w:ins w:id="448" w:author="Haskamp, Stefan" w:date="2021-12-30T10:48:00Z">
        <w:r w:rsidR="00FA75A8">
          <w:rPr>
            <w:rFonts w:cs="Arial"/>
          </w:rPr>
          <w:t xml:space="preserve"> and 1 of 319, respectively</w:t>
        </w:r>
      </w:ins>
      <w:r w:rsidRPr="00622A7F">
        <w:rPr>
          <w:rFonts w:cs="Arial"/>
        </w:rPr>
        <w:t>).</w:t>
      </w:r>
      <w:commentRangeEnd w:id="437"/>
      <w:r w:rsidRPr="00622A7F">
        <w:rPr>
          <w:rStyle w:val="Kommentarzeichen"/>
          <w:rFonts w:cs="Arial"/>
        </w:rPr>
        <w:commentReference w:id="437"/>
      </w:r>
      <w:commentRangeEnd w:id="438"/>
      <w:r w:rsidR="00A6082D">
        <w:rPr>
          <w:rStyle w:val="Kommentarzeichen"/>
        </w:rPr>
        <w:commentReference w:id="438"/>
      </w:r>
    </w:p>
    <w:p w14:paraId="0DC13F3B" w14:textId="34F0C7E2" w:rsidR="00D555C3" w:rsidRPr="00622A7F" w:rsidRDefault="00D555C3" w:rsidP="00622A7F">
      <w:pPr>
        <w:rPr>
          <w:rFonts w:cs="Arial"/>
        </w:rPr>
      </w:pPr>
      <w:commentRangeStart w:id="449"/>
      <w:r w:rsidRPr="00622A7F">
        <w:rPr>
          <w:rFonts w:cs="Arial"/>
        </w:rPr>
        <w:t xml:space="preserve">To conclude, the majority of GPP patients do not carry any disease-associated variants in </w:t>
      </w:r>
      <w:r w:rsidRPr="00622A7F">
        <w:rPr>
          <w:rFonts w:cs="Arial"/>
          <w:i/>
        </w:rPr>
        <w:t>IL36RN</w:t>
      </w:r>
      <w:r w:rsidRPr="00622A7F">
        <w:rPr>
          <w:rFonts w:cs="Arial"/>
        </w:rPr>
        <w:t xml:space="preserve">, </w:t>
      </w:r>
      <w:r w:rsidRPr="00622A7F">
        <w:rPr>
          <w:rFonts w:cs="Arial"/>
          <w:i/>
        </w:rPr>
        <w:t>CARD14</w:t>
      </w:r>
      <w:r w:rsidRPr="00622A7F">
        <w:rPr>
          <w:rFonts w:cs="Arial"/>
        </w:rPr>
        <w:t xml:space="preserve">, </w:t>
      </w:r>
      <w:r w:rsidRPr="00622A7F">
        <w:rPr>
          <w:rFonts w:cs="Arial"/>
          <w:i/>
        </w:rPr>
        <w:t>AP1S3</w:t>
      </w:r>
      <w:r w:rsidRPr="00622A7F">
        <w:rPr>
          <w:rFonts w:cs="Arial"/>
        </w:rPr>
        <w:t xml:space="preserve"> and </w:t>
      </w:r>
      <w:r w:rsidRPr="00622A7F">
        <w:rPr>
          <w:rFonts w:cs="Arial"/>
          <w:i/>
        </w:rPr>
        <w:t>SERPINA3</w:t>
      </w:r>
      <w:ins w:id="450" w:author="Haskamp, Stefan (extern)" w:date="2022-01-29T15:04:00Z">
        <w:r w:rsidR="001F35E3">
          <w:rPr>
            <w:rFonts w:cs="Arial"/>
            <w:i/>
          </w:rPr>
          <w:t xml:space="preserve"> </w:t>
        </w:r>
        <w:r w:rsidR="001F35E3">
          <w:rPr>
            <w:rFonts w:cs="Arial"/>
          </w:rPr>
          <w:t>{Mossner, 2018 #1364</w:t>
        </w:r>
      </w:ins>
      <w:ins w:id="451" w:author="Haskamp, Stefan (extern)" w:date="2022-01-29T15:06:00Z">
        <w:r w:rsidR="001F35E3">
          <w:rPr>
            <w:rFonts w:cs="Arial"/>
          </w:rPr>
          <w:t xml:space="preserve">; </w:t>
        </w:r>
      </w:ins>
      <w:del w:id="452" w:author="Haskamp, Stefan (extern)" w:date="2022-01-29T15:07:00Z">
        <w:r w:rsidR="001F35E3" w:rsidDel="001F35E3">
          <w:rPr>
            <w:rFonts w:cs="Arial"/>
          </w:rPr>
          <w:delText>{</w:delText>
        </w:r>
      </w:del>
      <w:r w:rsidR="001F35E3">
        <w:rPr>
          <w:rFonts w:cs="Arial"/>
        </w:rPr>
        <w:t>Twelves, 2019 #1733}</w:t>
      </w:r>
      <w:r w:rsidRPr="00622A7F">
        <w:rPr>
          <w:rFonts w:cs="Arial"/>
        </w:rPr>
        <w:t xml:space="preserve">. Several patients also carry several disease-relevant variants in different genes or just a single heterozygous variant </w:t>
      </w:r>
      <w:r w:rsidR="009A7AD4">
        <w:rPr>
          <w:rFonts w:cs="Arial"/>
        </w:rPr>
        <w:t>{Mossner, 2018 #1364}</w:t>
      </w:r>
      <w:r w:rsidRPr="00622A7F">
        <w:rPr>
          <w:rFonts w:cs="Arial"/>
        </w:rPr>
        <w:t>.</w:t>
      </w:r>
      <w:ins w:id="453" w:author="Haskamp, Stefan" w:date="2021-12-30T10:52:00Z">
        <w:r w:rsidR="009743FC">
          <w:rPr>
            <w:rFonts w:cs="Arial"/>
          </w:rPr>
          <w:t xml:space="preserve"> </w:t>
        </w:r>
      </w:ins>
      <w:ins w:id="454" w:author="Haskamp, Stefan" w:date="2021-12-30T10:53:00Z">
        <w:r w:rsidR="009743FC">
          <w:rPr>
            <w:rFonts w:cs="Arial"/>
          </w:rPr>
          <w:t xml:space="preserve">A </w:t>
        </w:r>
        <w:r w:rsidR="009743FC" w:rsidRPr="009743FC">
          <w:rPr>
            <w:rFonts w:cs="Arial"/>
          </w:rPr>
          <w:t>oligogenic inheritance pattern</w:t>
        </w:r>
        <w:r w:rsidR="009743FC">
          <w:rPr>
            <w:rFonts w:cs="Arial"/>
          </w:rPr>
          <w:t xml:space="preserve"> has been suggeste</w:t>
        </w:r>
      </w:ins>
      <w:ins w:id="455" w:author="Haskamp, Stefan" w:date="2021-12-30T10:54:00Z">
        <w:r w:rsidR="009743FC">
          <w:rPr>
            <w:rFonts w:cs="Arial"/>
          </w:rPr>
          <w:t xml:space="preserve">d before </w:t>
        </w:r>
      </w:ins>
      <w:r w:rsidR="009A7AD4">
        <w:rPr>
          <w:rFonts w:cs="Arial"/>
        </w:rPr>
        <w:t>{Mossner, 2018 #1364</w:t>
      </w:r>
      <w:ins w:id="456" w:author="Haskamp, Stefan (extern)" w:date="2022-01-29T14:49:00Z">
        <w:r w:rsidR="008477D6">
          <w:rPr>
            <w:rFonts w:cs="Arial"/>
          </w:rPr>
          <w:t xml:space="preserve">; </w:t>
        </w:r>
      </w:ins>
      <w:del w:id="457" w:author="Haskamp, Stefan (extern)" w:date="2022-01-29T14:57:00Z">
        <w:r w:rsidR="001F35E3" w:rsidDel="001F35E3">
          <w:rPr>
            <w:rFonts w:cs="Arial"/>
          </w:rPr>
          <w:delText>{</w:delText>
        </w:r>
      </w:del>
      <w:r w:rsidR="001F35E3">
        <w:rPr>
          <w:rFonts w:cs="Arial"/>
        </w:rPr>
        <w:t>Zhou, 2021 #1916</w:t>
      </w:r>
      <w:ins w:id="458" w:author="Haskamp, Stefan (extern)" w:date="2022-01-29T15:01:00Z">
        <w:r w:rsidR="001F35E3">
          <w:rPr>
            <w:rFonts w:cs="Arial"/>
          </w:rPr>
          <w:t xml:space="preserve">; </w:t>
        </w:r>
      </w:ins>
      <w:del w:id="459" w:author="Haskamp, Stefan (extern)" w:date="2022-01-29T15:01:00Z">
        <w:r w:rsidR="001F35E3" w:rsidDel="001F35E3">
          <w:rPr>
            <w:rFonts w:cs="Arial"/>
          </w:rPr>
          <w:delText>{</w:delText>
        </w:r>
      </w:del>
      <w:r w:rsidR="001F35E3">
        <w:rPr>
          <w:rFonts w:cs="Arial"/>
        </w:rPr>
        <w:t>Neuhauser, 2020 #1917</w:t>
      </w:r>
      <w:del w:id="460" w:author="Haskamp, Stefan (extern)" w:date="2022-01-29T15:01:00Z">
        <w:r w:rsidR="001F35E3" w:rsidDel="001F35E3">
          <w:rPr>
            <w:rFonts w:cs="Arial"/>
          </w:rPr>
          <w:delText>}</w:delText>
        </w:r>
      </w:del>
      <w:del w:id="461" w:author="Haskamp, Stefan (extern)" w:date="2022-01-29T14:57:00Z">
        <w:r w:rsidR="001F35E3" w:rsidDel="001F35E3">
          <w:rPr>
            <w:rFonts w:cs="Arial"/>
          </w:rPr>
          <w:delText>}</w:delText>
        </w:r>
      </w:del>
      <w:r w:rsidR="009A7AD4">
        <w:rPr>
          <w:rFonts w:cs="Arial"/>
        </w:rPr>
        <w:t>}</w:t>
      </w:r>
      <w:ins w:id="462" w:author="Haskamp, Stefan" w:date="2021-12-30T11:07:00Z">
        <w:del w:id="463" w:author="Haskamp, Stefan (extern)" w:date="2022-01-29T14:57:00Z">
          <w:r w:rsidR="00DD41AF" w:rsidRPr="00DD41AF" w:rsidDel="001F35E3">
            <w:delText xml:space="preserve"> </w:delText>
          </w:r>
        </w:del>
      </w:ins>
      <w:ins w:id="464" w:author="Haskamp, Stefan" w:date="2021-12-30T10:54:00Z">
        <w:r w:rsidR="009743FC">
          <w:rPr>
            <w:rFonts w:cs="Arial"/>
          </w:rPr>
          <w:t>.</w:t>
        </w:r>
      </w:ins>
      <w:ins w:id="465" w:author="Haskamp, Stefan (extern)" w:date="2022-01-29T14:57:00Z">
        <w:r w:rsidR="001F35E3">
          <w:rPr>
            <w:rFonts w:cs="Arial"/>
          </w:rPr>
          <w:t xml:space="preserve"> </w:t>
        </w:r>
      </w:ins>
      <w:del w:id="466" w:author="Haskamp, Stefan" w:date="2021-12-30T10:54:00Z">
        <w:r w:rsidRPr="00622A7F" w:rsidDel="009743FC">
          <w:rPr>
            <w:rFonts w:cs="Arial"/>
          </w:rPr>
          <w:delText xml:space="preserve"> </w:delText>
        </w:r>
      </w:del>
      <w:r w:rsidRPr="00622A7F">
        <w:rPr>
          <w:rFonts w:cs="Arial"/>
        </w:rPr>
        <w:t xml:space="preserve">Therefore, the genetic basis of GPP is still unknown in most patients. </w:t>
      </w:r>
      <w:commentRangeEnd w:id="449"/>
      <w:r w:rsidR="008A2914">
        <w:rPr>
          <w:rStyle w:val="Kommentarzeichen"/>
        </w:rPr>
        <w:commentReference w:id="449"/>
      </w:r>
    </w:p>
    <w:p w14:paraId="49A36FB5" w14:textId="7209064E" w:rsidR="00D555C3" w:rsidRPr="00622A7F" w:rsidRDefault="00A6082D" w:rsidP="00622A7F">
      <w:pPr>
        <w:pStyle w:val="berschrift3"/>
        <w:rPr>
          <w:rFonts w:cs="Arial"/>
        </w:rPr>
      </w:pPr>
      <w:bookmarkStart w:id="467" w:name="_Toc72229624"/>
      <w:ins w:id="468" w:author="Hüffmeier, Ulrike" w:date="2021-11-25T11:45:00Z">
        <w:r>
          <w:rPr>
            <w:rFonts w:cs="Arial"/>
          </w:rPr>
          <w:t xml:space="preserve"> </w:t>
        </w:r>
      </w:ins>
      <w:bookmarkStart w:id="469" w:name="_Toc91488878"/>
      <w:r w:rsidR="00D555C3" w:rsidRPr="00622A7F">
        <w:rPr>
          <w:rFonts w:cs="Arial"/>
        </w:rPr>
        <w:t>Further cellular and molecular player</w:t>
      </w:r>
      <w:ins w:id="470" w:author="Hüffmeier, Ulrike" w:date="2021-11-25T11:45:00Z">
        <w:r>
          <w:rPr>
            <w:rFonts w:cs="Arial"/>
          </w:rPr>
          <w:t>s</w:t>
        </w:r>
      </w:ins>
      <w:r w:rsidR="00D555C3" w:rsidRPr="00622A7F">
        <w:rPr>
          <w:rFonts w:cs="Arial"/>
        </w:rPr>
        <w:t xml:space="preserve"> in GPP</w:t>
      </w:r>
      <w:bookmarkEnd w:id="467"/>
      <w:bookmarkEnd w:id="469"/>
    </w:p>
    <w:p w14:paraId="1E015237" w14:textId="7F9C44D3" w:rsidR="00D555C3" w:rsidRPr="00622A7F" w:rsidRDefault="00D555C3" w:rsidP="00622A7F">
      <w:pPr>
        <w:rPr>
          <w:rFonts w:cs="Arial"/>
        </w:rPr>
      </w:pPr>
      <w:r w:rsidRPr="00622A7F">
        <w:rPr>
          <w:rFonts w:cs="Arial"/>
        </w:rPr>
        <w:t xml:space="preserve">Several studies provide evidence that IL-17 is promoting inflammation in GPP. The expression of the gene encoding the pro-inflammatory cytokine was increased in psoriatic skin </w:t>
      </w:r>
      <w:r w:rsidR="009A7AD4">
        <w:rPr>
          <w:rFonts w:cs="Arial"/>
        </w:rPr>
        <w:t>{Johnston, 2017 #1654}</w:t>
      </w:r>
      <w:r w:rsidRPr="00622A7F">
        <w:rPr>
          <w:rFonts w:cs="Arial"/>
        </w:rPr>
        <w:t xml:space="preserve">. Confirmatory, the inhibition of IL-17A by a monoclonal antibody (infliximab) was described as a successful treatment approach in GPP independent of disease-associated variants </w:t>
      </w:r>
      <w:r w:rsidR="009A7AD4">
        <w:rPr>
          <w:rFonts w:cs="Arial"/>
        </w:rPr>
        <w:t>{Imafuku, 2016 #1835;Saeki, 2015 #1834;Wilsmann-Theis, 2018 #1363;Yamasaki, 2017 #1836}</w:t>
      </w:r>
      <w:r w:rsidRPr="00622A7F">
        <w:rPr>
          <w:rFonts w:cs="Arial"/>
        </w:rPr>
        <w:t>.</w:t>
      </w:r>
      <w:del w:id="471" w:author="Haskamp, Stefan (extern)" w:date="2021-08-16T13:16:00Z">
        <w:r w:rsidRPr="00622A7F" w:rsidDel="00354E36">
          <w:rPr>
            <w:rFonts w:cs="Arial"/>
          </w:rPr>
          <w:delText xml:space="preserve"> IL-17A is secreted by </w:delText>
        </w:r>
        <w:commentRangeStart w:id="472"/>
        <w:r w:rsidRPr="00622A7F" w:rsidDel="00354E36">
          <w:rPr>
            <w:rFonts w:cs="Arial"/>
          </w:rPr>
          <w:delText>Th17 cells</w:delText>
        </w:r>
        <w:commentRangeEnd w:id="472"/>
        <w:r w:rsidRPr="00622A7F" w:rsidDel="00354E36">
          <w:rPr>
            <w:rStyle w:val="Kommentarzeichen"/>
            <w:rFonts w:cs="Arial"/>
          </w:rPr>
          <w:commentReference w:id="472"/>
        </w:r>
        <w:r w:rsidRPr="00622A7F" w:rsidDel="00354E36">
          <w:rPr>
            <w:rFonts w:cs="Arial"/>
          </w:rPr>
          <w:delText xml:space="preserve">, which are also known to promote inflammation in PsV, a common concomitant disease of GPP </w:delText>
        </w:r>
      </w:del>
      <w:commentRangeStart w:id="473"/>
      <w:del w:id="474" w:author="Haskamp, Stefan (extern)" w:date="2022-01-29T15:05:00Z">
        <w:r w:rsidR="009A7AD4" w:rsidDel="001F35E3">
          <w:rPr>
            <w:rFonts w:cs="Arial"/>
          </w:rPr>
          <w:delText>{T</w:delText>
        </w:r>
      </w:del>
      <w:del w:id="475" w:author="Haskamp, Stefan (extern)" w:date="2022-01-29T15:06:00Z">
        <w:r w:rsidR="009A7AD4" w:rsidDel="001F35E3">
          <w:rPr>
            <w:rFonts w:cs="Arial"/>
          </w:rPr>
          <w:delText>welves, 2019 #1733}</w:delText>
        </w:r>
      </w:del>
      <w:commentRangeEnd w:id="473"/>
      <w:del w:id="476" w:author="Haskamp, Stefan (extern)" w:date="2021-08-16T13:16:00Z">
        <w:r w:rsidRPr="00622A7F" w:rsidDel="00354E36">
          <w:rPr>
            <w:rStyle w:val="Kommentarzeichen"/>
            <w:rFonts w:cs="Arial"/>
          </w:rPr>
          <w:commentReference w:id="473"/>
        </w:r>
        <w:r w:rsidRPr="00622A7F" w:rsidDel="00354E36">
          <w:rPr>
            <w:rFonts w:cs="Arial"/>
          </w:rPr>
          <w:delText>.</w:delText>
        </w:r>
      </w:del>
      <w:r w:rsidRPr="00622A7F">
        <w:rPr>
          <w:rFonts w:cs="Arial"/>
        </w:rPr>
        <w:t xml:space="preserve"> </w:t>
      </w:r>
      <w:ins w:id="477" w:author="Haskamp, Stefan" w:date="2021-12-30T11:09:00Z">
        <w:r w:rsidR="00DD41AF">
          <w:rPr>
            <w:rFonts w:cs="Arial"/>
          </w:rPr>
          <w:t xml:space="preserve">The most prominent but not exclusive source of </w:t>
        </w:r>
      </w:ins>
      <w:ins w:id="478" w:author="Haskamp, Stefan" w:date="2021-12-30T11:10:00Z">
        <w:r w:rsidR="00DD41AF">
          <w:rPr>
            <w:rFonts w:cs="Arial"/>
          </w:rPr>
          <w:t xml:space="preserve">IL-17A are </w:t>
        </w:r>
      </w:ins>
      <w:commentRangeStart w:id="479"/>
      <w:ins w:id="480" w:author="Haskamp, Stefan (extern)" w:date="2021-08-16T13:16:00Z">
        <w:r w:rsidRPr="00622A7F">
          <w:rPr>
            <w:rFonts w:cs="Arial"/>
          </w:rPr>
          <w:t>Th17 cells</w:t>
        </w:r>
        <w:commentRangeEnd w:id="479"/>
        <w:r w:rsidRPr="00622A7F">
          <w:rPr>
            <w:rStyle w:val="Kommentarzeichen"/>
            <w:rFonts w:cs="Arial"/>
          </w:rPr>
          <w:commentReference w:id="479"/>
        </w:r>
        <w:del w:id="481" w:author="Haskamp, Stefan" w:date="2021-12-30T11:10:00Z">
          <w:r w:rsidRPr="00622A7F" w:rsidDel="00DD41AF">
            <w:rPr>
              <w:rFonts w:cs="Arial"/>
            </w:rPr>
            <w:delText xml:space="preserve"> are defined by their secretion IL-17A</w:delText>
          </w:r>
        </w:del>
        <w:r w:rsidRPr="00622A7F">
          <w:rPr>
            <w:rFonts w:cs="Arial"/>
          </w:rPr>
          <w:t xml:space="preserve"> </w:t>
        </w:r>
      </w:ins>
      <w:r w:rsidR="009A7AD4">
        <w:rPr>
          <w:rFonts w:cs="Arial"/>
        </w:rPr>
        <w:t>{Park, 2005 #908}</w:t>
      </w:r>
      <w:ins w:id="482" w:author="Hüffmeier, Ulrike" w:date="2021-11-25T11:45:00Z">
        <w:r w:rsidR="00A6082D">
          <w:rPr>
            <w:rFonts w:cs="Arial"/>
          </w:rPr>
          <w:t>.</w:t>
        </w:r>
      </w:ins>
      <w:ins w:id="483" w:author="Haskamp, Stefan (extern)" w:date="2021-08-16T13:16:00Z">
        <w:r w:rsidRPr="00622A7F">
          <w:rPr>
            <w:rFonts w:cs="Arial"/>
          </w:rPr>
          <w:t xml:space="preserve"> </w:t>
        </w:r>
        <w:del w:id="484" w:author="Hüffmeier, Ulrike" w:date="2021-11-25T11:45:00Z">
          <w:r w:rsidRPr="00622A7F" w:rsidDel="00A6082D">
            <w:rPr>
              <w:rFonts w:cs="Arial"/>
            </w:rPr>
            <w:delText>and i</w:delText>
          </w:r>
        </w:del>
      </w:ins>
      <w:ins w:id="485" w:author="Hüffmeier, Ulrike" w:date="2021-11-25T11:45:00Z">
        <w:r w:rsidR="00A6082D">
          <w:rPr>
            <w:rFonts w:cs="Arial"/>
          </w:rPr>
          <w:t>I</w:t>
        </w:r>
      </w:ins>
      <w:ins w:id="486" w:author="Haskamp, Stefan (extern)" w:date="2021-08-16T13:16:00Z">
        <w:r w:rsidRPr="00622A7F">
          <w:rPr>
            <w:rFonts w:cs="Arial"/>
          </w:rPr>
          <w:t xml:space="preserve">nfiltrating T cells are known to promote inflammation in psoriasis </w:t>
        </w:r>
      </w:ins>
      <w:r w:rsidR="009A7AD4">
        <w:rPr>
          <w:rFonts w:cs="Arial"/>
        </w:rPr>
        <w:t>{Mahil, 2017 #1876;Lowes, 2014 #1877}</w:t>
      </w:r>
      <w:ins w:id="487" w:author="Haskamp, Stefan (extern)" w:date="2021-08-16T13:16:00Z">
        <w:r w:rsidRPr="00622A7F">
          <w:rPr>
            <w:rFonts w:cs="Arial"/>
          </w:rPr>
          <w:t xml:space="preserve">. </w:t>
        </w:r>
        <w:commentRangeStart w:id="488"/>
        <w:commentRangeEnd w:id="488"/>
        <w:r w:rsidRPr="00622A7F">
          <w:rPr>
            <w:rStyle w:val="Kommentarzeichen"/>
            <w:rFonts w:cs="Arial"/>
          </w:rPr>
          <w:commentReference w:id="488"/>
        </w:r>
      </w:ins>
      <w:r w:rsidRPr="00622A7F">
        <w:rPr>
          <w:rFonts w:cs="Arial"/>
        </w:rPr>
        <w:t xml:space="preserve">In patients with </w:t>
      </w:r>
      <w:r w:rsidRPr="00622A7F">
        <w:rPr>
          <w:rFonts w:cs="Arial"/>
          <w:i/>
        </w:rPr>
        <w:t>IL36RN</w:t>
      </w:r>
      <w:r w:rsidRPr="00622A7F">
        <w:rPr>
          <w:rFonts w:cs="Arial"/>
        </w:rPr>
        <w:t xml:space="preserve"> variants, IL-17A producing T cells have been shown to expand suggesting a potential pathway </w:t>
      </w:r>
      <w:ins w:id="489" w:author="Hüffmeier, Ulrike" w:date="2021-11-25T11:46:00Z">
        <w:r w:rsidR="00A6082D" w:rsidRPr="00622A7F">
          <w:rPr>
            <w:rFonts w:cs="Arial"/>
          </w:rPr>
          <w:t xml:space="preserve">of the </w:t>
        </w:r>
        <w:commentRangeStart w:id="490"/>
        <w:del w:id="491" w:author="Haskamp, Stefan" w:date="2021-12-30T11:11:00Z">
          <w:r w:rsidR="00A6082D" w:rsidRPr="00622A7F" w:rsidDel="00DD41AF">
            <w:rPr>
              <w:rFonts w:cs="Arial"/>
            </w:rPr>
            <w:delText>innate</w:delText>
          </w:r>
        </w:del>
      </w:ins>
      <w:commentRangeEnd w:id="490"/>
      <w:ins w:id="492" w:author="Hüffmeier, Ulrike" w:date="2021-11-25T11:47:00Z">
        <w:del w:id="493" w:author="Haskamp, Stefan" w:date="2021-12-30T11:11:00Z">
          <w:r w:rsidR="00A6082D" w:rsidDel="00DD41AF">
            <w:rPr>
              <w:rStyle w:val="Kommentarzeichen"/>
            </w:rPr>
            <w:commentReference w:id="490"/>
          </w:r>
        </w:del>
      </w:ins>
      <w:ins w:id="494" w:author="Haskamp, Stefan" w:date="2021-12-30T11:11:00Z">
        <w:r w:rsidR="00DD41AF">
          <w:rPr>
            <w:rFonts w:cs="Arial"/>
          </w:rPr>
          <w:t>adaptive</w:t>
        </w:r>
      </w:ins>
      <w:ins w:id="495" w:author="Hüffmeier, Ulrike" w:date="2021-11-25T11:46:00Z">
        <w:r w:rsidR="00A6082D" w:rsidRPr="00622A7F">
          <w:rPr>
            <w:rFonts w:cs="Arial"/>
          </w:rPr>
          <w:t xml:space="preserve"> immune system </w:t>
        </w:r>
      </w:ins>
      <w:del w:id="496" w:author="Hüffmeier, Ulrike" w:date="2021-11-25T11:46:00Z">
        <w:r w:rsidRPr="00622A7F" w:rsidDel="00A6082D">
          <w:rPr>
            <w:rFonts w:cs="Arial"/>
          </w:rPr>
          <w:delText xml:space="preserve">between </w:delText>
        </w:r>
      </w:del>
      <w:ins w:id="497" w:author="Hüffmeier, Ulrike" w:date="2021-11-25T11:46:00Z">
        <w:r w:rsidR="00A6082D">
          <w:rPr>
            <w:rFonts w:cs="Arial"/>
          </w:rPr>
          <w:t xml:space="preserve">in which </w:t>
        </w:r>
        <w:r w:rsidR="00A6082D" w:rsidRPr="00622A7F">
          <w:rPr>
            <w:rFonts w:cs="Arial"/>
          </w:rPr>
          <w:t>T cell</w:t>
        </w:r>
        <w:r w:rsidR="00A6082D">
          <w:rPr>
            <w:rFonts w:cs="Arial"/>
          </w:rPr>
          <w:t>s</w:t>
        </w:r>
        <w:r w:rsidR="00A6082D" w:rsidRPr="00622A7F">
          <w:rPr>
            <w:rFonts w:cs="Arial"/>
          </w:rPr>
          <w:t xml:space="preserve"> respon</w:t>
        </w:r>
        <w:r w:rsidR="00A6082D">
          <w:rPr>
            <w:rFonts w:cs="Arial"/>
          </w:rPr>
          <w:t>d to</w:t>
        </w:r>
        <w:r w:rsidR="00A6082D" w:rsidRPr="00622A7F">
          <w:rPr>
            <w:rFonts w:cs="Arial"/>
          </w:rPr>
          <w:t xml:space="preserve"> </w:t>
        </w:r>
        <w:r w:rsidR="00A6082D">
          <w:rPr>
            <w:rFonts w:cs="Arial"/>
          </w:rPr>
          <w:t xml:space="preserve">primary </w:t>
        </w:r>
      </w:ins>
      <w:r w:rsidRPr="00622A7F">
        <w:rPr>
          <w:rFonts w:cs="Arial"/>
        </w:rPr>
        <w:t xml:space="preserve">IL-36 signaling </w:t>
      </w:r>
      <w:del w:id="498" w:author="Hüffmeier, Ulrike" w:date="2021-11-25T11:46:00Z">
        <w:r w:rsidRPr="00622A7F" w:rsidDel="00A6082D">
          <w:rPr>
            <w:rFonts w:cs="Arial"/>
          </w:rPr>
          <w:delText xml:space="preserve">as part of the innate immune system </w:delText>
        </w:r>
      </w:del>
      <w:del w:id="499" w:author="Hüffmeier, Ulrike" w:date="2021-11-25T12:36:00Z">
        <w:r w:rsidRPr="00622A7F" w:rsidDel="008A2914">
          <w:rPr>
            <w:rFonts w:cs="Arial"/>
          </w:rPr>
          <w:delText xml:space="preserve">and </w:delText>
        </w:r>
      </w:del>
      <w:del w:id="500" w:author="Hüffmeier, Ulrike" w:date="2021-11-25T11:46:00Z">
        <w:r w:rsidRPr="00622A7F" w:rsidDel="00A6082D">
          <w:rPr>
            <w:rFonts w:cs="Arial"/>
          </w:rPr>
          <w:delText xml:space="preserve">T cell responses </w:delText>
        </w:r>
      </w:del>
      <w:r w:rsidR="009A7AD4">
        <w:rPr>
          <w:rFonts w:cs="Arial"/>
        </w:rPr>
        <w:t>{Arakawa, 2018 #1810}</w:t>
      </w:r>
      <w:r w:rsidRPr="00622A7F">
        <w:rPr>
          <w:rFonts w:cs="Arial"/>
        </w:rPr>
        <w:t xml:space="preserve">. </w:t>
      </w:r>
    </w:p>
    <w:p w14:paraId="33BBCB31" w14:textId="5041F50B" w:rsidR="00D555C3" w:rsidRPr="00622A7F" w:rsidRDefault="00D555C3" w:rsidP="00622A7F">
      <w:pPr>
        <w:rPr>
          <w:rFonts w:cs="Arial"/>
        </w:rPr>
      </w:pPr>
      <w:r w:rsidRPr="00622A7F">
        <w:rPr>
          <w:rFonts w:cs="Arial"/>
        </w:rPr>
        <w:t xml:space="preserve">Just recently, the Interferon-I (IFN-I) pathway was shown to correlate with IL-36 activity in GPP by transcriptome analysis in neutrophils and whole blood of patients. This association was also confirmed in severe cases of PsV, although with a much lower correlation coefficient </w:t>
      </w:r>
      <w:r w:rsidR="009A7AD4">
        <w:rPr>
          <w:rFonts w:cs="Arial"/>
        </w:rPr>
        <w:t>{Catapano, 2020 #1816}</w:t>
      </w:r>
      <w:r w:rsidRPr="00622A7F">
        <w:rPr>
          <w:rFonts w:cs="Arial"/>
        </w:rPr>
        <w:t xml:space="preserve">. </w:t>
      </w:r>
    </w:p>
    <w:p w14:paraId="466EEE04" w14:textId="77777777" w:rsidR="00D555C3" w:rsidRPr="00622A7F" w:rsidRDefault="00D555C3" w:rsidP="00622A7F">
      <w:pPr>
        <w:rPr>
          <w:rFonts w:cs="Arial"/>
        </w:rPr>
      </w:pPr>
    </w:p>
    <w:p w14:paraId="28ADF9C7" w14:textId="77777777" w:rsidR="00D555C3" w:rsidRPr="00622A7F" w:rsidRDefault="00D555C3" w:rsidP="00622A7F">
      <w:pPr>
        <w:pStyle w:val="berschrift2"/>
        <w:rPr>
          <w:rFonts w:cs="Arial"/>
        </w:rPr>
      </w:pPr>
      <w:bookmarkStart w:id="501" w:name="_Toc72229625"/>
      <w:bookmarkStart w:id="502" w:name="_Toc91488879"/>
      <w:r w:rsidRPr="00622A7F">
        <w:rPr>
          <w:rFonts w:cs="Arial"/>
        </w:rPr>
        <w:t>Research aims</w:t>
      </w:r>
      <w:bookmarkEnd w:id="501"/>
      <w:bookmarkEnd w:id="502"/>
    </w:p>
    <w:p w14:paraId="35541778" w14:textId="551AB6B1" w:rsidR="00D555C3" w:rsidRPr="00622A7F" w:rsidDel="00DD41AF" w:rsidRDefault="00D555C3" w:rsidP="00622A7F">
      <w:pPr>
        <w:rPr>
          <w:ins w:id="503" w:author="Haskamp, Stefan (extern)" w:date="2021-08-16T13:20:00Z"/>
          <w:del w:id="504" w:author="Haskamp, Stefan" w:date="2021-12-30T11:13:00Z"/>
          <w:rFonts w:cs="Arial"/>
        </w:rPr>
      </w:pPr>
      <w:commentRangeStart w:id="505"/>
      <w:commentRangeStart w:id="506"/>
      <w:commentRangeStart w:id="507"/>
      <w:ins w:id="508" w:author="Haskamp, Stefan (extern)" w:date="2021-08-16T13:20:00Z">
        <w:del w:id="509" w:author="Haskamp, Stefan" w:date="2021-12-30T11:13:00Z">
          <w:r w:rsidRPr="00622A7F" w:rsidDel="00DD41AF">
            <w:rPr>
              <w:rFonts w:cs="Arial"/>
            </w:rPr>
            <w:lastRenderedPageBreak/>
            <w:delText xml:space="preserve">Studying rare, severe subtypes with a presumably low number of genetic factors can also contribute to the understanding of other psoriatic subtypes, including more common ones. </w:delText>
          </w:r>
          <w:commentRangeEnd w:id="505"/>
          <w:r w:rsidRPr="00622A7F" w:rsidDel="00DD41AF">
            <w:rPr>
              <w:rStyle w:val="Kommentarzeichen"/>
              <w:rFonts w:cs="Arial"/>
            </w:rPr>
            <w:commentReference w:id="505"/>
          </w:r>
          <w:commentRangeEnd w:id="506"/>
          <w:r w:rsidRPr="00622A7F" w:rsidDel="00DD41AF">
            <w:rPr>
              <w:rStyle w:val="Kommentarzeichen"/>
              <w:rFonts w:cs="Arial"/>
            </w:rPr>
            <w:commentReference w:id="506"/>
          </w:r>
        </w:del>
      </w:ins>
      <w:commentRangeEnd w:id="507"/>
      <w:del w:id="510" w:author="Haskamp, Stefan" w:date="2021-12-30T11:13:00Z">
        <w:r w:rsidR="001E7AAF" w:rsidDel="00DD41AF">
          <w:rPr>
            <w:rStyle w:val="Kommentarzeichen"/>
          </w:rPr>
          <w:commentReference w:id="507"/>
        </w:r>
      </w:del>
      <w:ins w:id="511" w:author="Haskamp, Stefan (extern)" w:date="2021-08-16T13:20:00Z">
        <w:del w:id="512" w:author="Haskamp, Stefan" w:date="2021-12-30T11:13:00Z">
          <w:r w:rsidRPr="00622A7F" w:rsidDel="00DD41AF">
            <w:rPr>
              <w:rFonts w:cs="Arial"/>
            </w:rPr>
            <w:delText>Consequently, this thesis focuses on generalized pustular psoriasis (GPP).</w:delText>
          </w:r>
        </w:del>
      </w:ins>
    </w:p>
    <w:p w14:paraId="761517B4" w14:textId="2399EC1A" w:rsidR="00D555C3" w:rsidRPr="00622A7F" w:rsidRDefault="00D555C3" w:rsidP="00622A7F">
      <w:pPr>
        <w:rPr>
          <w:rFonts w:cs="Arial"/>
        </w:rPr>
      </w:pPr>
      <w:del w:id="513" w:author="Haskamp, Stefan (extern)" w:date="2021-08-16T13:21:00Z">
        <w:r w:rsidRPr="00622A7F" w:rsidDel="00354E36">
          <w:rPr>
            <w:rFonts w:cs="Arial"/>
          </w:rPr>
          <w:delText xml:space="preserve">Currently there is neither a </w:delText>
        </w:r>
        <w:commentRangeStart w:id="514"/>
        <w:r w:rsidRPr="00622A7F" w:rsidDel="00354E36">
          <w:rPr>
            <w:rFonts w:cs="Arial"/>
          </w:rPr>
          <w:delText xml:space="preserve">cure for GPP </w:delText>
        </w:r>
        <w:commentRangeEnd w:id="514"/>
        <w:r w:rsidRPr="00622A7F" w:rsidDel="00354E36">
          <w:rPr>
            <w:rStyle w:val="Kommentarzeichen"/>
            <w:rFonts w:cs="Arial"/>
          </w:rPr>
          <w:commentReference w:id="514"/>
        </w:r>
        <w:r w:rsidRPr="00622A7F" w:rsidDel="00354E36">
          <w:rPr>
            <w:rFonts w:cs="Arial"/>
          </w:rPr>
          <w:delText xml:space="preserve">nor a deep understanding of inflammatory processes leading to very different progression of the disease. </w:delText>
        </w:r>
      </w:del>
      <w:r w:rsidRPr="00622A7F">
        <w:rPr>
          <w:rFonts w:cs="Arial"/>
        </w:rPr>
        <w:t xml:space="preserve">Although recent advances lead to promising therapeutic options </w:t>
      </w:r>
      <w:r w:rsidR="009A7AD4">
        <w:rPr>
          <w:rFonts w:cs="Arial"/>
        </w:rPr>
        <w:t>{Bachelez, 2019 #1705}</w:t>
      </w:r>
      <w:r w:rsidRPr="00622A7F">
        <w:rPr>
          <w:rFonts w:cs="Arial"/>
        </w:rPr>
        <w:t xml:space="preserve">, the inflammatory processes leading to very different progression of the disease are barely understood and the majority of GPP patients do not carry variants in known disease genes. Therefore, the discovery of further genetic factors might lead to a better understanding of the disease and potentially to advances in therapy and diagnostics. </w:t>
      </w:r>
    </w:p>
    <w:p w14:paraId="223B4EAD" w14:textId="77777777" w:rsidR="00D555C3" w:rsidRPr="00622A7F" w:rsidRDefault="00D555C3" w:rsidP="00622A7F">
      <w:pPr>
        <w:rPr>
          <w:rFonts w:cs="Arial"/>
        </w:rPr>
      </w:pPr>
      <w:r w:rsidRPr="00622A7F">
        <w:rPr>
          <w:rFonts w:cs="Arial"/>
        </w:rPr>
        <w:t>The overall aim was to identify new genetic factors in conjunction with their underlying mechanisms and thereby elucidate GPP’s pathogenesis. To achieve this, this thesis focused on the following specific aims:</w:t>
      </w:r>
    </w:p>
    <w:p w14:paraId="5846071B" w14:textId="77777777" w:rsidR="00D555C3" w:rsidRPr="00622A7F" w:rsidRDefault="00D555C3" w:rsidP="00D555C3">
      <w:pPr>
        <w:pStyle w:val="Listenabsatz"/>
        <w:numPr>
          <w:ilvl w:val="0"/>
          <w:numId w:val="8"/>
        </w:numPr>
        <w:rPr>
          <w:rFonts w:cs="Arial"/>
        </w:rPr>
      </w:pPr>
      <w:r w:rsidRPr="00622A7F">
        <w:rPr>
          <w:rFonts w:cs="Arial"/>
        </w:rPr>
        <w:t>Identifying disease-contributing variants in GPP</w:t>
      </w:r>
    </w:p>
    <w:p w14:paraId="118B82DC" w14:textId="1BC1D05A" w:rsidR="00D555C3" w:rsidRPr="00622A7F" w:rsidRDefault="00D555C3" w:rsidP="00622A7F">
      <w:pPr>
        <w:pStyle w:val="Listenabsatz"/>
        <w:rPr>
          <w:rFonts w:cs="Arial"/>
        </w:rPr>
      </w:pPr>
      <w:commentRangeStart w:id="515"/>
      <w:del w:id="516" w:author="Haskamp, Stefan" w:date="2021-12-30T11:14:00Z">
        <w:r w:rsidRPr="00622A7F" w:rsidDel="00DD41AF">
          <w:rPr>
            <w:rFonts w:cs="Arial"/>
          </w:rPr>
          <w:delText xml:space="preserve">While previous findings have suggested a monogenic cause, </w:delText>
        </w:r>
      </w:del>
      <w:ins w:id="517" w:author="Haskamp, Stefan" w:date="2021-12-30T11:14:00Z">
        <w:r w:rsidR="00DD41AF">
          <w:rPr>
            <w:rFonts w:cs="Arial"/>
          </w:rPr>
          <w:t>N</w:t>
        </w:r>
      </w:ins>
      <w:del w:id="518" w:author="Haskamp, Stefan" w:date="2021-12-30T11:14:00Z">
        <w:r w:rsidRPr="00622A7F" w:rsidDel="00DD41AF">
          <w:rPr>
            <w:rFonts w:cs="Arial"/>
          </w:rPr>
          <w:delText>n</w:delText>
        </w:r>
      </w:del>
      <w:r w:rsidRPr="00622A7F">
        <w:rPr>
          <w:rFonts w:cs="Arial"/>
        </w:rPr>
        <w:t xml:space="preserve">ew findings might support a </w:t>
      </w:r>
      <w:del w:id="519" w:author="Haskamp, Stefan" w:date="2021-12-30T11:14:00Z">
        <w:r w:rsidRPr="00622A7F" w:rsidDel="00DD41AF">
          <w:rPr>
            <w:rFonts w:cs="Arial"/>
          </w:rPr>
          <w:delText xml:space="preserve">different </w:delText>
        </w:r>
      </w:del>
      <w:ins w:id="520" w:author="Haskamp, Stefan" w:date="2021-12-30T11:14:00Z">
        <w:r w:rsidR="00DD41AF">
          <w:rPr>
            <w:rFonts w:cs="Arial"/>
          </w:rPr>
          <w:t>oligogenic</w:t>
        </w:r>
        <w:r w:rsidR="00DD41AF" w:rsidRPr="00622A7F">
          <w:rPr>
            <w:rFonts w:cs="Arial"/>
          </w:rPr>
          <w:t xml:space="preserve"> </w:t>
        </w:r>
      </w:ins>
      <w:r w:rsidRPr="00622A7F">
        <w:rPr>
          <w:rFonts w:cs="Arial"/>
        </w:rPr>
        <w:t>model of</w:t>
      </w:r>
      <w:ins w:id="521" w:author="Haskamp, Stefan" w:date="2021-12-30T11:13:00Z">
        <w:r w:rsidR="00DD41AF">
          <w:rPr>
            <w:rFonts w:cs="Arial"/>
          </w:rPr>
          <w:t xml:space="preserve"> </w:t>
        </w:r>
      </w:ins>
      <w:del w:id="522" w:author="Hüffmeier, Ulrike" w:date="2021-11-25T12:40:00Z">
        <w:r w:rsidRPr="00622A7F" w:rsidDel="008A2914">
          <w:rPr>
            <w:rFonts w:cs="Arial"/>
          </w:rPr>
          <w:delText xml:space="preserve"> heritability</w:delText>
        </w:r>
      </w:del>
      <w:ins w:id="523" w:author="Hüffmeier, Ulrike" w:date="2021-11-25T12:40:00Z">
        <w:r w:rsidR="008A2914">
          <w:rPr>
            <w:rFonts w:cs="Arial"/>
          </w:rPr>
          <w:t>inheritance</w:t>
        </w:r>
      </w:ins>
      <w:r w:rsidRPr="00622A7F">
        <w:rPr>
          <w:rFonts w:cs="Arial"/>
        </w:rPr>
        <w:t xml:space="preserve">. </w:t>
      </w:r>
      <w:commentRangeEnd w:id="515"/>
      <w:r w:rsidR="008A2914">
        <w:rPr>
          <w:rStyle w:val="Kommentarzeichen"/>
        </w:rPr>
        <w:commentReference w:id="515"/>
      </w:r>
      <w:r w:rsidRPr="00622A7F">
        <w:rPr>
          <w:rFonts w:cs="Arial"/>
        </w:rPr>
        <w:t>Moreover, the genotype may correlate with epidemiological and clinical features.</w:t>
      </w:r>
    </w:p>
    <w:p w14:paraId="3027E28D" w14:textId="77777777" w:rsidR="00D555C3" w:rsidRPr="00622A7F" w:rsidRDefault="00D555C3" w:rsidP="00D555C3">
      <w:pPr>
        <w:pStyle w:val="Listenabsatz"/>
        <w:numPr>
          <w:ilvl w:val="0"/>
          <w:numId w:val="8"/>
        </w:numPr>
        <w:rPr>
          <w:rFonts w:cs="Arial"/>
        </w:rPr>
      </w:pPr>
      <w:r w:rsidRPr="00622A7F">
        <w:rPr>
          <w:rFonts w:cs="Arial"/>
        </w:rPr>
        <w:t>Revealing potential pathomechanisms caused by disease-associated variants</w:t>
      </w:r>
    </w:p>
    <w:p w14:paraId="052B10A5" w14:textId="77777777" w:rsidR="00D555C3" w:rsidRPr="00622A7F" w:rsidRDefault="00D555C3" w:rsidP="00622A7F">
      <w:pPr>
        <w:pStyle w:val="Listenabsatz"/>
        <w:rPr>
          <w:rFonts w:cs="Arial"/>
        </w:rPr>
      </w:pPr>
      <w:r w:rsidRPr="00622A7F">
        <w:rPr>
          <w:rFonts w:cs="Arial"/>
        </w:rPr>
        <w:t xml:space="preserve">The second aim is to identify pathways </w:t>
      </w:r>
      <w:commentRangeStart w:id="524"/>
      <w:commentRangeEnd w:id="524"/>
      <w:r w:rsidRPr="00622A7F">
        <w:rPr>
          <w:rStyle w:val="Kommentarzeichen"/>
          <w:rFonts w:cs="Arial"/>
        </w:rPr>
        <w:commentReference w:id="524"/>
      </w:r>
      <w:del w:id="525" w:author="Haskamp, Stefan (extern)" w:date="2021-08-16T13:23:00Z">
        <w:r w:rsidRPr="00622A7F" w:rsidDel="00354E36">
          <w:rPr>
            <w:rFonts w:cs="Arial"/>
          </w:rPr>
          <w:delText xml:space="preserve">disrupted </w:delText>
        </w:r>
      </w:del>
      <w:ins w:id="526" w:author="Haskamp, Stefan (extern)" w:date="2021-08-16T13:23:00Z">
        <w:r w:rsidRPr="00622A7F">
          <w:rPr>
            <w:rFonts w:cs="Arial"/>
          </w:rPr>
          <w:t xml:space="preserve">modified </w:t>
        </w:r>
      </w:ins>
      <w:r w:rsidRPr="00622A7F">
        <w:rPr>
          <w:rFonts w:cs="Arial"/>
        </w:rPr>
        <w:t xml:space="preserve">by newly discovered variants. How do these pathways </w:t>
      </w:r>
      <w:ins w:id="527" w:author="Haskamp, Stefan (extern)" w:date="2021-08-16T13:24:00Z">
        <w:r w:rsidRPr="00622A7F">
          <w:rPr>
            <w:rFonts w:cs="Arial"/>
          </w:rPr>
          <w:t>promote</w:t>
        </w:r>
        <w:commentRangeStart w:id="528"/>
        <w:commentRangeEnd w:id="528"/>
        <w:r w:rsidRPr="00622A7F">
          <w:rPr>
            <w:rStyle w:val="Kommentarzeichen"/>
            <w:rFonts w:cs="Arial"/>
          </w:rPr>
          <w:commentReference w:id="528"/>
        </w:r>
        <w:r w:rsidRPr="00622A7F">
          <w:rPr>
            <w:rFonts w:cs="Arial"/>
          </w:rPr>
          <w:t xml:space="preserve"> </w:t>
        </w:r>
      </w:ins>
      <w:del w:id="529" w:author="Haskamp, Stefan (extern)" w:date="2021-08-16T13:24:00Z">
        <w:r w:rsidRPr="00622A7F" w:rsidDel="00354E36">
          <w:rPr>
            <w:rFonts w:cs="Arial"/>
          </w:rPr>
          <w:delText xml:space="preserve">drive </w:delText>
        </w:r>
      </w:del>
      <w:r w:rsidRPr="00622A7F">
        <w:rPr>
          <w:rFonts w:cs="Arial"/>
        </w:rPr>
        <w:t>inflammation or prevent the resolution of inflammation? Which key molecules/ cells are involved?</w:t>
      </w:r>
    </w:p>
    <w:p w14:paraId="602A401D" w14:textId="77777777" w:rsidR="00D555C3" w:rsidRPr="00622A7F" w:rsidRDefault="00D555C3" w:rsidP="00D555C3">
      <w:pPr>
        <w:pStyle w:val="Listenabsatz"/>
        <w:numPr>
          <w:ilvl w:val="0"/>
          <w:numId w:val="8"/>
        </w:numPr>
        <w:rPr>
          <w:rFonts w:cs="Arial"/>
        </w:rPr>
      </w:pPr>
      <w:r w:rsidRPr="00622A7F">
        <w:rPr>
          <w:rFonts w:cs="Arial"/>
        </w:rPr>
        <w:t>Analyzing new disease-associated variants in other psoriatic diseases</w:t>
      </w:r>
    </w:p>
    <w:p w14:paraId="4FEA7EE3" w14:textId="3C5F615F" w:rsidR="00D555C3" w:rsidRPr="00622A7F" w:rsidRDefault="00D555C3" w:rsidP="00622A7F">
      <w:pPr>
        <w:pStyle w:val="Listenabsatz"/>
        <w:rPr>
          <w:rFonts w:cs="Arial"/>
        </w:rPr>
      </w:pPr>
      <w:r w:rsidRPr="00622A7F">
        <w:rPr>
          <w:rFonts w:cs="Arial"/>
        </w:rPr>
        <w:t xml:space="preserve">Successful identification of new genetic preposition in GPP </w:t>
      </w:r>
      <w:del w:id="530" w:author="Hüffmeier, Ulrike" w:date="2021-11-25T12:40:00Z">
        <w:r w:rsidRPr="00622A7F" w:rsidDel="008A2914">
          <w:rPr>
            <w:rFonts w:cs="Arial"/>
          </w:rPr>
          <w:delText xml:space="preserve">would </w:delText>
        </w:r>
      </w:del>
      <w:r w:rsidRPr="00622A7F">
        <w:rPr>
          <w:rFonts w:cs="Arial"/>
        </w:rPr>
        <w:t>raise</w:t>
      </w:r>
      <w:ins w:id="531" w:author="Hüffmeier, Ulrike" w:date="2021-11-25T12:40:00Z">
        <w:r w:rsidR="008A2914">
          <w:rPr>
            <w:rFonts w:cs="Arial"/>
          </w:rPr>
          <w:t>s</w:t>
        </w:r>
      </w:ins>
      <w:r w:rsidRPr="00622A7F">
        <w:rPr>
          <w:rFonts w:cs="Arial"/>
        </w:rPr>
        <w:t xml:space="preserve"> the question of whether these variants also play an important role in other psoriatic subtypes, such as </w:t>
      </w:r>
      <w:commentRangeStart w:id="532"/>
      <w:del w:id="533" w:author="Haskamp, Stefan (extern)" w:date="2021-08-16T13:24:00Z">
        <w:r w:rsidRPr="00622A7F" w:rsidDel="00D40D41">
          <w:rPr>
            <w:rFonts w:cs="Arial"/>
          </w:rPr>
          <w:delText>psoriasis vulgaris, psoriasis arthritis, SAPHO syndrome and palmoplantar pustular psoriasis</w:delText>
        </w:r>
        <w:commentRangeEnd w:id="532"/>
        <w:r w:rsidRPr="00622A7F" w:rsidDel="00D40D41">
          <w:rPr>
            <w:rStyle w:val="Kommentarzeichen"/>
            <w:rFonts w:cs="Arial"/>
          </w:rPr>
          <w:commentReference w:id="532"/>
        </w:r>
      </w:del>
      <w:ins w:id="534" w:author="Haskamp, Stefan (extern)" w:date="2021-08-16T13:25:00Z">
        <w:r w:rsidRPr="00622A7F">
          <w:rPr>
            <w:rFonts w:cs="Arial"/>
          </w:rPr>
          <w:t xml:space="preserve"> PsV, PsA, SAPHO syndrome and PPP</w:t>
        </w:r>
      </w:ins>
      <w:r w:rsidRPr="00622A7F">
        <w:rPr>
          <w:rFonts w:cs="Arial"/>
        </w:rPr>
        <w:t xml:space="preserve">. Therefore, the third aim is the genetic analysis in psoriatic subtypes in conjunction with several phenotypic aspects, e.g. age of onset. </w:t>
      </w:r>
    </w:p>
    <w:p w14:paraId="7212A8F2" w14:textId="77777777" w:rsidR="00D555C3" w:rsidRPr="00622A7F" w:rsidRDefault="00D555C3" w:rsidP="00D555C3">
      <w:pPr>
        <w:pStyle w:val="Listenabsatz"/>
        <w:numPr>
          <w:ilvl w:val="0"/>
          <w:numId w:val="8"/>
        </w:numPr>
        <w:rPr>
          <w:rFonts w:cs="Arial"/>
        </w:rPr>
      </w:pPr>
      <w:r w:rsidRPr="00622A7F">
        <w:rPr>
          <w:rFonts w:cs="Arial"/>
        </w:rPr>
        <w:t xml:space="preserve">Unraveling inflammatory processes in GPP </w:t>
      </w:r>
    </w:p>
    <w:p w14:paraId="50E84DFD" w14:textId="4686BC03" w:rsidR="00D555C3" w:rsidRPr="00622A7F" w:rsidRDefault="00D555C3" w:rsidP="00622A7F">
      <w:pPr>
        <w:pStyle w:val="Listenabsatz"/>
        <w:rPr>
          <w:rFonts w:cs="Arial"/>
        </w:rPr>
      </w:pPr>
      <w:r w:rsidRPr="00622A7F">
        <w:rPr>
          <w:rFonts w:cs="Arial"/>
        </w:rPr>
        <w:t xml:space="preserve">To understand the disease, systematic approaches like transcriptome analysis of circulating immune cells of patients </w:t>
      </w:r>
      <w:commentRangeStart w:id="535"/>
      <w:del w:id="536" w:author="Haskamp, Stefan" w:date="2021-12-30T11:16:00Z">
        <w:r w:rsidRPr="00622A7F" w:rsidDel="00DD41AF">
          <w:rPr>
            <w:rFonts w:cs="Arial"/>
          </w:rPr>
          <w:delText xml:space="preserve">were </w:delText>
        </w:r>
      </w:del>
      <w:ins w:id="537" w:author="Haskamp, Stefan" w:date="2021-12-30T11:16:00Z">
        <w:r w:rsidR="00DD41AF">
          <w:rPr>
            <w:rFonts w:cs="Arial"/>
          </w:rPr>
          <w:t>are promissing</w:t>
        </w:r>
      </w:ins>
      <w:del w:id="538" w:author="Haskamp, Stefan" w:date="2021-12-30T11:16:00Z">
        <w:r w:rsidRPr="00622A7F" w:rsidDel="00DD41AF">
          <w:rPr>
            <w:rFonts w:cs="Arial"/>
          </w:rPr>
          <w:delText>performed</w:delText>
        </w:r>
        <w:commentRangeEnd w:id="535"/>
        <w:r w:rsidR="008A2914" w:rsidDel="00DD41AF">
          <w:rPr>
            <w:rStyle w:val="Kommentarzeichen"/>
          </w:rPr>
          <w:commentReference w:id="535"/>
        </w:r>
      </w:del>
      <w:r w:rsidRPr="00622A7F">
        <w:rPr>
          <w:rFonts w:cs="Arial"/>
        </w:rPr>
        <w:t>. These methods may shed some light on further key molecules/ cells responsible for the escalation of inflammatory reactions in GPP.</w:t>
      </w:r>
    </w:p>
    <w:p w14:paraId="7B04C955" w14:textId="1537A38E" w:rsidR="00D555C3" w:rsidRPr="00622A7F" w:rsidDel="0097692A" w:rsidRDefault="00D555C3" w:rsidP="00622A7F">
      <w:pPr>
        <w:rPr>
          <w:del w:id="539" w:author="Haskamp, Stefan" w:date="2021-12-29T11:56:00Z"/>
          <w:rFonts w:cs="Arial"/>
        </w:rPr>
      </w:pPr>
    </w:p>
    <w:p w14:paraId="4EE03A1B" w14:textId="70D9B2F6" w:rsidR="00D555C3" w:rsidRPr="00622A7F" w:rsidRDefault="00D555C3">
      <w:pPr>
        <w:spacing w:line="259" w:lineRule="auto"/>
        <w:jc w:val="left"/>
        <w:rPr>
          <w:rFonts w:cs="Arial"/>
        </w:rPr>
      </w:pPr>
      <w:r w:rsidRPr="00622A7F">
        <w:rPr>
          <w:rFonts w:cs="Arial"/>
        </w:rPr>
        <w:br w:type="page"/>
      </w:r>
    </w:p>
    <w:p w14:paraId="1660225A" w14:textId="246196BB" w:rsidR="00D555C3" w:rsidRPr="00622A7F" w:rsidRDefault="00D555C3" w:rsidP="00D555C3">
      <w:pPr>
        <w:pStyle w:val="berschrift1"/>
        <w:ind w:left="357" w:hanging="357"/>
        <w:rPr>
          <w:rFonts w:cs="Arial"/>
        </w:rPr>
      </w:pPr>
      <w:bookmarkStart w:id="540" w:name="_Toc91488880"/>
      <w:r w:rsidRPr="00622A7F">
        <w:rPr>
          <w:rFonts w:cs="Arial"/>
        </w:rPr>
        <w:lastRenderedPageBreak/>
        <w:t>Results</w:t>
      </w:r>
      <w:bookmarkEnd w:id="1"/>
      <w:bookmarkEnd w:id="540"/>
    </w:p>
    <w:p w14:paraId="0112A48D" w14:textId="22D6B18E" w:rsidR="00D555C3" w:rsidRPr="00622A7F" w:rsidRDefault="00D555C3" w:rsidP="00622A7F">
      <w:pPr>
        <w:pStyle w:val="berschrift2"/>
        <w:rPr>
          <w:rFonts w:cs="Arial"/>
        </w:rPr>
      </w:pPr>
      <w:bookmarkStart w:id="541" w:name="_Toc72229627"/>
      <w:bookmarkStart w:id="542" w:name="_Ref86159945"/>
      <w:bookmarkStart w:id="543" w:name="_Toc91488881"/>
      <w:del w:id="544" w:author="Hüffmeier, Ulrike" w:date="2021-08-03T11:08:00Z">
        <w:r w:rsidRPr="00622A7F" w:rsidDel="00CC3C1B">
          <w:rPr>
            <w:rFonts w:cs="Arial"/>
          </w:rPr>
          <w:delText xml:space="preserve">GPP: </w:delText>
        </w:r>
      </w:del>
      <w:r w:rsidRPr="00622A7F">
        <w:rPr>
          <w:rFonts w:cs="Arial"/>
        </w:rPr>
        <w:t>Identification of genetic factors and heritability models</w:t>
      </w:r>
      <w:bookmarkEnd w:id="541"/>
      <w:ins w:id="545" w:author="Hüffmeier, Ulrike" w:date="2021-08-03T11:08:00Z">
        <w:r w:rsidRPr="00622A7F">
          <w:rPr>
            <w:rFonts w:cs="Arial"/>
          </w:rPr>
          <w:t xml:space="preserve"> in </w:t>
        </w:r>
      </w:ins>
      <w:ins w:id="546" w:author="Hüffmeier, Ulrike" w:date="2021-08-03T11:09:00Z">
        <w:r w:rsidRPr="00622A7F">
          <w:rPr>
            <w:rFonts w:cs="Arial"/>
          </w:rPr>
          <w:t>generalized pustular psoriasis</w:t>
        </w:r>
      </w:ins>
      <w:bookmarkEnd w:id="542"/>
      <w:bookmarkEnd w:id="543"/>
    </w:p>
    <w:p w14:paraId="72C300B4" w14:textId="77777777" w:rsidR="007C5D97" w:rsidRPr="00622A7F" w:rsidRDefault="007C5D97" w:rsidP="007C5D97">
      <w:pPr>
        <w:pStyle w:val="berschrift3"/>
        <w:rPr>
          <w:rFonts w:cs="Arial"/>
        </w:rPr>
      </w:pPr>
      <w:bookmarkStart w:id="547" w:name="_Toc72499311"/>
      <w:bookmarkStart w:id="548" w:name="_Ref86164234"/>
      <w:bookmarkStart w:id="549" w:name="_Ref86164283"/>
      <w:bookmarkStart w:id="550" w:name="_Toc91488882"/>
      <w:bookmarkStart w:id="551" w:name="_Toc72229629"/>
      <w:bookmarkStart w:id="552" w:name="_Toc91488883"/>
      <w:r w:rsidRPr="00622A7F">
        <w:rPr>
          <w:rFonts w:cs="Arial"/>
        </w:rPr>
        <w:t xml:space="preserve">Identification of </w:t>
      </w:r>
      <w:r w:rsidRPr="00622A7F">
        <w:rPr>
          <w:rFonts w:cs="Arial"/>
          <w:i/>
        </w:rPr>
        <w:t>MPO</w:t>
      </w:r>
      <w:r w:rsidRPr="00622A7F">
        <w:rPr>
          <w:rFonts w:cs="Arial"/>
        </w:rPr>
        <w:t xml:space="preserve"> variants in GPP</w:t>
      </w:r>
      <w:bookmarkEnd w:id="547"/>
      <w:r w:rsidRPr="00622A7F">
        <w:rPr>
          <w:rFonts w:cs="Arial"/>
        </w:rPr>
        <w:t xml:space="preserve"> patients</w:t>
      </w:r>
      <w:bookmarkEnd w:id="548"/>
      <w:bookmarkEnd w:id="549"/>
      <w:bookmarkEnd w:id="550"/>
    </w:p>
    <w:p w14:paraId="3DFEFB9E" w14:textId="22EBC670" w:rsidR="007C5D97" w:rsidRPr="00622A7F" w:rsidRDefault="007C5D97" w:rsidP="007C5D97">
      <w:pPr>
        <w:rPr>
          <w:rFonts w:cs="Arial"/>
        </w:rPr>
      </w:pPr>
      <w:r w:rsidRPr="00622A7F">
        <w:rPr>
          <w:rFonts w:cs="Arial"/>
        </w:rPr>
        <w:t xml:space="preserve">As the genetic background of the majority of GPP cases is unknown, whole-exome sequencing in </w:t>
      </w:r>
      <w:commentRangeStart w:id="553"/>
      <w:r w:rsidRPr="00622A7F">
        <w:rPr>
          <w:rFonts w:cs="Arial"/>
        </w:rPr>
        <w:t>3</w:t>
      </w:r>
      <w:ins w:id="554" w:author="Haskamp, Stefan (extern)" w:date="2021-08-13T14:15:00Z">
        <w:r w:rsidRPr="00622A7F">
          <w:rPr>
            <w:rFonts w:cs="Arial"/>
          </w:rPr>
          <w:t>1</w:t>
        </w:r>
      </w:ins>
      <w:del w:id="555" w:author="Haskamp, Stefan (extern)" w:date="2021-08-13T14:15:00Z">
        <w:r w:rsidRPr="00622A7F" w:rsidDel="00E20630">
          <w:rPr>
            <w:rFonts w:cs="Arial"/>
          </w:rPr>
          <w:delText>2</w:delText>
        </w:r>
      </w:del>
      <w:commentRangeEnd w:id="553"/>
      <w:r w:rsidRPr="00622A7F">
        <w:rPr>
          <w:rStyle w:val="Kommentarzeichen"/>
          <w:rFonts w:cs="Arial"/>
        </w:rPr>
        <w:commentReference w:id="553"/>
      </w:r>
      <w:r w:rsidRPr="00622A7F">
        <w:rPr>
          <w:rFonts w:cs="Arial"/>
        </w:rPr>
        <w:t xml:space="preserve"> patients </w:t>
      </w:r>
      <w:del w:id="556" w:author="Hüffmeier, Ulrike" w:date="2021-11-25T12:41:00Z">
        <w:r w:rsidRPr="00622A7F" w:rsidDel="008A2914">
          <w:rPr>
            <w:rFonts w:cs="Arial"/>
          </w:rPr>
          <w:delText xml:space="preserve">lacking </w:delText>
        </w:r>
      </w:del>
      <w:ins w:id="557" w:author="Hüffmeier, Ulrike" w:date="2021-11-25T12:41:00Z">
        <w:r>
          <w:rPr>
            <w:rFonts w:cs="Arial"/>
          </w:rPr>
          <w:t xml:space="preserve">without </w:t>
        </w:r>
      </w:ins>
      <w:r w:rsidRPr="00622A7F">
        <w:rPr>
          <w:rFonts w:cs="Arial"/>
        </w:rPr>
        <w:t xml:space="preserve">variants in </w:t>
      </w:r>
      <w:r w:rsidRPr="00622A7F">
        <w:rPr>
          <w:rFonts w:cs="Arial"/>
          <w:i/>
        </w:rPr>
        <w:t>IL36RN</w:t>
      </w:r>
      <w:r w:rsidRPr="00622A7F">
        <w:rPr>
          <w:rFonts w:cs="Arial"/>
        </w:rPr>
        <w:t xml:space="preserve"> was performed. The analysis was based on rare variants (</w:t>
      </w:r>
      <w:del w:id="558" w:author="Hüffmeier, Ulrike" w:date="2021-08-03T11:05:00Z">
        <w:r w:rsidRPr="00622A7F" w:rsidDel="00CC3C1B">
          <w:rPr>
            <w:rFonts w:cs="Arial"/>
          </w:rPr>
          <w:delText xml:space="preserve">Minor </w:delText>
        </w:r>
      </w:del>
      <w:ins w:id="559" w:author="Hüffmeier, Ulrike" w:date="2021-08-03T11:05:00Z">
        <w:r w:rsidRPr="00622A7F">
          <w:rPr>
            <w:rFonts w:cs="Arial"/>
          </w:rPr>
          <w:t xml:space="preserve">minor </w:t>
        </w:r>
      </w:ins>
      <w:del w:id="560" w:author="Hüffmeier, Ulrike" w:date="2021-08-03T11:06:00Z">
        <w:r w:rsidRPr="00622A7F" w:rsidDel="00CC3C1B">
          <w:rPr>
            <w:rFonts w:cs="Arial"/>
          </w:rPr>
          <w:delText xml:space="preserve">Allele </w:delText>
        </w:r>
      </w:del>
      <w:ins w:id="561" w:author="Hüffmeier, Ulrike" w:date="2021-08-03T11:06:00Z">
        <w:r w:rsidRPr="00622A7F">
          <w:rPr>
            <w:rFonts w:cs="Arial"/>
          </w:rPr>
          <w:t xml:space="preserve">allele </w:t>
        </w:r>
      </w:ins>
      <w:del w:id="562" w:author="Hüffmeier, Ulrike" w:date="2021-08-03T11:06:00Z">
        <w:r w:rsidRPr="00622A7F" w:rsidDel="00CC3C1B">
          <w:rPr>
            <w:rFonts w:cs="Arial"/>
          </w:rPr>
          <w:delText xml:space="preserve">Frequency </w:delText>
        </w:r>
      </w:del>
      <w:ins w:id="563" w:author="Hüffmeier, Ulrike" w:date="2021-08-03T11:06:00Z">
        <w:r w:rsidRPr="00622A7F">
          <w:rPr>
            <w:rFonts w:cs="Arial"/>
          </w:rPr>
          <w:t xml:space="preserve">frequency </w:t>
        </w:r>
      </w:ins>
      <w:r w:rsidRPr="00622A7F">
        <w:rPr>
          <w:rFonts w:cs="Arial"/>
        </w:rPr>
        <w:t xml:space="preserve">[MAF] </w:t>
      </w:r>
      <w:commentRangeStart w:id="564"/>
      <w:r w:rsidRPr="00622A7F">
        <w:rPr>
          <w:rFonts w:cs="Arial"/>
        </w:rPr>
        <w:t>&lt;0.1</w:t>
      </w:r>
      <w:commentRangeEnd w:id="564"/>
      <w:r w:rsidRPr="00622A7F">
        <w:rPr>
          <w:rStyle w:val="Kommentarzeichen"/>
          <w:rFonts w:cs="Arial"/>
        </w:rPr>
        <w:commentReference w:id="564"/>
      </w:r>
      <w:ins w:id="565" w:author="Haskamp, Stefan (extern)" w:date="2021-08-13T14:15:00Z">
        <w:r w:rsidRPr="00622A7F">
          <w:rPr>
            <w:rFonts w:cs="Arial"/>
          </w:rPr>
          <w:t>%</w:t>
        </w:r>
      </w:ins>
      <w:r w:rsidRPr="00622A7F">
        <w:rPr>
          <w:rFonts w:cs="Arial"/>
        </w:rPr>
        <w:t>) affecting the same genes. By looking for homozygous variants in two or more patients, an autosomal recessive model was considered.</w:t>
      </w:r>
      <w:ins w:id="566" w:author="Haskamp, Stefan (extern)" w:date="2021-08-13T14:16:00Z">
        <w:r w:rsidRPr="00622A7F">
          <w:rPr>
            <w:rFonts w:cs="Arial"/>
          </w:rPr>
          <w:t xml:space="preserve"> Compound-heterozygous variants</w:t>
        </w:r>
      </w:ins>
      <w:ins w:id="567" w:author="Haskamp, Stefan (extern)" w:date="2021-08-13T14:17:00Z">
        <w:r w:rsidRPr="00622A7F">
          <w:rPr>
            <w:rFonts w:cs="Arial"/>
          </w:rPr>
          <w:t xml:space="preserve"> were omitted, as parental DNA was not available.</w:t>
        </w:r>
      </w:ins>
      <w:r w:rsidRPr="00622A7F">
        <w:rPr>
          <w:rFonts w:cs="Arial"/>
        </w:rPr>
        <w:t xml:space="preserve"> </w:t>
      </w:r>
      <w:del w:id="568" w:author="Haskamp, Stefan (extern)" w:date="2021-08-13T14:18:00Z">
        <w:r w:rsidRPr="00622A7F" w:rsidDel="00E20630">
          <w:rPr>
            <w:rFonts w:cs="Arial"/>
          </w:rPr>
          <w:delText xml:space="preserve"> </w:delText>
        </w:r>
        <w:commentRangeStart w:id="569"/>
        <w:r w:rsidRPr="00622A7F" w:rsidDel="00E20630">
          <w:rPr>
            <w:rFonts w:cs="Arial"/>
          </w:rPr>
          <w:delText xml:space="preserve">This filtering was selected since the majority of variants in </w:delText>
        </w:r>
        <w:r w:rsidRPr="00622A7F" w:rsidDel="00E20630">
          <w:rPr>
            <w:rFonts w:cs="Arial"/>
            <w:i/>
          </w:rPr>
          <w:delText>IL36RN</w:delText>
        </w:r>
        <w:r w:rsidRPr="00622A7F" w:rsidDel="00E20630">
          <w:rPr>
            <w:rFonts w:cs="Arial"/>
          </w:rPr>
          <w:delText xml:space="preserve"> were in homozygous state in our patients. </w:delText>
        </w:r>
      </w:del>
      <w:commentRangeEnd w:id="569"/>
      <w:r w:rsidRPr="00622A7F">
        <w:rPr>
          <w:rStyle w:val="Kommentarzeichen"/>
          <w:rFonts w:cs="Arial"/>
        </w:rPr>
        <w:commentReference w:id="569"/>
      </w:r>
      <w:r w:rsidRPr="00622A7F">
        <w:rPr>
          <w:rFonts w:cs="Arial"/>
        </w:rPr>
        <w:t xml:space="preserve">The analysis resulted in two possible gene candidates: </w:t>
      </w:r>
      <w:r w:rsidRPr="00622A7F">
        <w:rPr>
          <w:rFonts w:cs="Arial"/>
          <w:i/>
        </w:rPr>
        <w:t>MPO</w:t>
      </w:r>
      <w:r w:rsidRPr="00622A7F">
        <w:rPr>
          <w:rFonts w:cs="Arial"/>
        </w:rPr>
        <w:t xml:space="preserve"> and </w:t>
      </w:r>
      <w:r w:rsidRPr="00622A7F">
        <w:rPr>
          <w:rFonts w:cs="Arial"/>
          <w:i/>
        </w:rPr>
        <w:t>MUC4</w:t>
      </w:r>
      <w:r w:rsidRPr="00622A7F">
        <w:rPr>
          <w:rFonts w:cs="Arial"/>
        </w:rPr>
        <w:t xml:space="preserve"> encoding myeloperoxidase and mucin 4 (</w:t>
      </w:r>
      <w:r w:rsidRPr="00622A7F">
        <w:rPr>
          <w:rFonts w:cs="Arial"/>
        </w:rPr>
        <w:fldChar w:fldCharType="begin"/>
      </w:r>
      <w:r w:rsidRPr="00622A7F">
        <w:rPr>
          <w:rFonts w:cs="Arial"/>
        </w:rPr>
        <w:instrText xml:space="preserve"> REF _Ref73097378 \h </w:instrText>
      </w:r>
      <w:r>
        <w:rPr>
          <w:rFonts w:cs="Arial"/>
        </w:rPr>
        <w:instrText xml:space="preserve"> \* MERGEFORMAT </w:instrText>
      </w:r>
      <w:r w:rsidRPr="00622A7F">
        <w:rPr>
          <w:rFonts w:cs="Arial"/>
        </w:rPr>
      </w:r>
      <w:r w:rsidRPr="00622A7F">
        <w:rPr>
          <w:rFonts w:cs="Arial"/>
        </w:rPr>
        <w:fldChar w:fldCharType="separate"/>
      </w:r>
      <w:ins w:id="570" w:author="Haskamp, Stefan (extern)" w:date="2022-01-29T13:25:00Z">
        <w:r w:rsidR="002D4AD7" w:rsidRPr="00622A7F">
          <w:rPr>
            <w:rFonts w:cs="Arial"/>
          </w:rPr>
          <w:t xml:space="preserve">Table </w:t>
        </w:r>
        <w:r w:rsidR="002D4AD7">
          <w:rPr>
            <w:rFonts w:cs="Arial"/>
            <w:noProof/>
          </w:rPr>
          <w:t>1</w:t>
        </w:r>
      </w:ins>
      <w:r w:rsidRPr="00622A7F">
        <w:rPr>
          <w:rFonts w:cs="Arial"/>
        </w:rPr>
        <w:fldChar w:fldCharType="end"/>
      </w:r>
      <w:r w:rsidRPr="00622A7F">
        <w:rPr>
          <w:rFonts w:cs="Arial"/>
        </w:rPr>
        <w:t>).</w:t>
      </w:r>
    </w:p>
    <w:p w14:paraId="7A07C179" w14:textId="3897F5D7" w:rsidR="007C5D97" w:rsidRPr="00622A7F" w:rsidRDefault="007C5D97" w:rsidP="007C5D97">
      <w:pPr>
        <w:pStyle w:val="Beschriftung"/>
        <w:keepNext/>
        <w:rPr>
          <w:rFonts w:cs="Arial"/>
        </w:rPr>
      </w:pPr>
      <w:bookmarkStart w:id="571" w:name="_Ref73097378"/>
      <w:bookmarkStart w:id="572" w:name="_Toc94355251"/>
      <w:r w:rsidRPr="00622A7F">
        <w:rPr>
          <w:rFonts w:cs="Arial"/>
        </w:rPr>
        <w:t xml:space="preserve">Table </w:t>
      </w:r>
      <w:ins w:id="573"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574" w:author="Haskamp, Stefan" w:date="2022-02-05T20:56:00Z">
        <w:r w:rsidR="005A4AC0">
          <w:rPr>
            <w:rFonts w:cs="Arial"/>
            <w:noProof/>
          </w:rPr>
          <w:t>1</w:t>
        </w:r>
        <w:r w:rsidR="005A4AC0">
          <w:rPr>
            <w:rFonts w:cs="Arial"/>
          </w:rPr>
          <w:fldChar w:fldCharType="end"/>
        </w:r>
      </w:ins>
      <w:del w:id="575"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1</w:delText>
        </w:r>
        <w:r w:rsidRPr="00622A7F" w:rsidDel="005A4AC0">
          <w:rPr>
            <w:rFonts w:cs="Arial"/>
          </w:rPr>
          <w:fldChar w:fldCharType="end"/>
        </w:r>
      </w:del>
      <w:bookmarkEnd w:id="571"/>
      <w:r w:rsidRPr="00622A7F">
        <w:rPr>
          <w:rFonts w:cs="Arial"/>
        </w:rPr>
        <w:t xml:space="preserve">: Characteristics of homozygous variants in </w:t>
      </w:r>
      <w:r w:rsidRPr="00622A7F">
        <w:rPr>
          <w:rFonts w:cs="Arial"/>
          <w:i/>
        </w:rPr>
        <w:t>MPO</w:t>
      </w:r>
      <w:r w:rsidRPr="00622A7F">
        <w:rPr>
          <w:rFonts w:cs="Arial"/>
        </w:rPr>
        <w:t xml:space="preserve"> and </w:t>
      </w:r>
      <w:r w:rsidRPr="00622A7F">
        <w:rPr>
          <w:rFonts w:cs="Arial"/>
          <w:i/>
        </w:rPr>
        <w:t>MUC4</w:t>
      </w:r>
      <w:r w:rsidRPr="00622A7F">
        <w:rPr>
          <w:rFonts w:cs="Arial"/>
        </w:rPr>
        <w:t xml:space="preserve"> detected by WES in at least two patients.</w:t>
      </w:r>
      <w:bookmarkEnd w:id="572"/>
      <w:r w:rsidRPr="00622A7F">
        <w:rPr>
          <w:rFonts w:cs="Arial"/>
        </w:rPr>
        <w:t xml:space="preserve"> </w:t>
      </w:r>
    </w:p>
    <w:p w14:paraId="16964070" w14:textId="45108E85" w:rsidR="007C5D97" w:rsidRPr="00622A7F" w:rsidRDefault="007C5D97" w:rsidP="007C5D97">
      <w:pPr>
        <w:pStyle w:val="Beschriftung"/>
        <w:keepNext/>
        <w:rPr>
          <w:rFonts w:cs="Arial"/>
        </w:rPr>
      </w:pPr>
      <w:r w:rsidRPr="00622A7F">
        <w:rPr>
          <w:rStyle w:val="UntertitelZchn"/>
          <w:rFonts w:cs="Arial"/>
          <w:b w:val="0"/>
        </w:rPr>
        <w:t xml:space="preserve">NFE: </w:t>
      </w:r>
      <w:del w:id="576" w:author="Hüffmeier, Ulrike" w:date="2021-11-25T12:43:00Z">
        <w:r w:rsidRPr="00622A7F" w:rsidDel="008A2914">
          <w:rPr>
            <w:rStyle w:val="UntertitelZchn"/>
            <w:rFonts w:cs="Arial"/>
            <w:b w:val="0"/>
          </w:rPr>
          <w:delText>non</w:delText>
        </w:r>
      </w:del>
      <w:ins w:id="577" w:author="Hüffmeier, Ulrike" w:date="2021-11-25T12:43:00Z">
        <w:r>
          <w:rPr>
            <w:rStyle w:val="UntertitelZchn"/>
            <w:rFonts w:cs="Arial"/>
            <w:b w:val="0"/>
          </w:rPr>
          <w:t>N</w:t>
        </w:r>
        <w:r w:rsidRPr="00622A7F">
          <w:rPr>
            <w:rStyle w:val="UntertitelZchn"/>
            <w:rFonts w:cs="Arial"/>
            <w:b w:val="0"/>
          </w:rPr>
          <w:t>on</w:t>
        </w:r>
      </w:ins>
      <w:r w:rsidRPr="00622A7F">
        <w:rPr>
          <w:rStyle w:val="UntertitelZchn"/>
          <w:rFonts w:cs="Arial"/>
          <w:b w:val="0"/>
        </w:rPr>
        <w:t>-Finnish European individuals of gnomAD</w:t>
      </w:r>
      <w:ins w:id="578" w:author="Hüffmeier, Ulrike" w:date="2021-08-03T11:08:00Z">
        <w:r w:rsidRPr="00622A7F">
          <w:rPr>
            <w:rStyle w:val="UntertitelZchn"/>
            <w:rFonts w:cs="Arial"/>
            <w:b w:val="0"/>
          </w:rPr>
          <w:t xml:space="preserve"> </w:t>
        </w:r>
      </w:ins>
      <w:r w:rsidR="009A7AD4">
        <w:rPr>
          <w:rStyle w:val="UntertitelZchn"/>
          <w:rFonts w:cs="Arial"/>
          <w:b w:val="0"/>
        </w:rPr>
        <w:t>{Karczewski, 2020 #1771}</w:t>
      </w:r>
      <w:r w:rsidRPr="00622A7F">
        <w:rPr>
          <w:rStyle w:val="UntertitelZchn"/>
          <w:rFonts w:cs="Arial"/>
          <w:b w:val="0"/>
        </w:rPr>
        <w:t>; Combined Annotation Dependent Depletion (CADD)</w:t>
      </w:r>
      <w:ins w:id="579" w:author="Hüffmeier, Ulrike" w:date="2021-08-03T11:08:00Z">
        <w:r w:rsidRPr="00622A7F">
          <w:rPr>
            <w:rStyle w:val="UntertitelZchn"/>
            <w:rFonts w:cs="Arial"/>
            <w:b w:val="0"/>
          </w:rPr>
          <w:t xml:space="preserve"> </w:t>
        </w:r>
      </w:ins>
      <w:r w:rsidR="009A7AD4">
        <w:rPr>
          <w:rStyle w:val="UntertitelZchn"/>
          <w:rFonts w:cs="Arial"/>
          <w:b w:val="0"/>
        </w:rPr>
        <w:t>{Kircher, 2014 #1334}</w:t>
      </w:r>
    </w:p>
    <w:tbl>
      <w:tblPr>
        <w:tblW w:w="0" w:type="auto"/>
        <w:tblInd w:w="-5" w:type="dxa"/>
        <w:tblLook w:val="04A0" w:firstRow="1" w:lastRow="0" w:firstColumn="1" w:lastColumn="0" w:noHBand="0" w:noVBand="1"/>
      </w:tblPr>
      <w:tblGrid>
        <w:gridCol w:w="908"/>
        <w:gridCol w:w="2467"/>
        <w:gridCol w:w="2154"/>
        <w:gridCol w:w="2409"/>
        <w:gridCol w:w="1129"/>
      </w:tblGrid>
      <w:tr w:rsidR="007C5D97" w:rsidRPr="00622A7F" w14:paraId="1C7E45E1" w14:textId="77777777" w:rsidTr="00625AE0">
        <w:trPr>
          <w:trHeight w:val="113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D32B75F" w14:textId="77777777" w:rsidR="007C5D97" w:rsidRPr="00622A7F" w:rsidRDefault="007C5D97" w:rsidP="00625AE0">
            <w:pPr>
              <w:pStyle w:val="Titel"/>
              <w:rPr>
                <w:b/>
              </w:rPr>
            </w:pPr>
            <w:r w:rsidRPr="00622A7F">
              <w:rPr>
                <w:b/>
              </w:rPr>
              <w:t>Gene name</w:t>
            </w:r>
          </w:p>
        </w:tc>
        <w:tc>
          <w:tcPr>
            <w:tcW w:w="2467" w:type="dxa"/>
            <w:tcBorders>
              <w:top w:val="single" w:sz="4" w:space="0" w:color="auto"/>
              <w:left w:val="nil"/>
              <w:bottom w:val="single" w:sz="4" w:space="0" w:color="auto"/>
              <w:right w:val="single" w:sz="4" w:space="0" w:color="auto"/>
            </w:tcBorders>
            <w:shd w:val="clear" w:color="auto" w:fill="auto"/>
            <w:vAlign w:val="center"/>
            <w:hideMark/>
          </w:tcPr>
          <w:p w14:paraId="3DB17135" w14:textId="77777777" w:rsidR="007C5D97" w:rsidRPr="00622A7F" w:rsidRDefault="007C5D97" w:rsidP="00625AE0">
            <w:pPr>
              <w:pStyle w:val="Titel"/>
              <w:rPr>
                <w:b/>
              </w:rPr>
            </w:pPr>
            <w:r w:rsidRPr="00622A7F">
              <w:rPr>
                <w:b/>
              </w:rPr>
              <w:t>Variant at nucleotide/ protein level</w:t>
            </w:r>
          </w:p>
        </w:tc>
        <w:tc>
          <w:tcPr>
            <w:tcW w:w="2154" w:type="dxa"/>
            <w:tcBorders>
              <w:top w:val="single" w:sz="4" w:space="0" w:color="auto"/>
              <w:left w:val="nil"/>
              <w:bottom w:val="single" w:sz="4" w:space="0" w:color="auto"/>
              <w:right w:val="single" w:sz="4" w:space="0" w:color="auto"/>
            </w:tcBorders>
            <w:shd w:val="clear" w:color="auto" w:fill="auto"/>
            <w:vAlign w:val="center"/>
            <w:hideMark/>
          </w:tcPr>
          <w:p w14:paraId="5B50D2D9" w14:textId="77777777" w:rsidR="007C5D97" w:rsidRPr="00622A7F" w:rsidRDefault="007C5D97" w:rsidP="00625AE0">
            <w:pPr>
              <w:pStyle w:val="Titel"/>
              <w:rPr>
                <w:b/>
              </w:rPr>
            </w:pPr>
            <w:r w:rsidRPr="00622A7F">
              <w:rPr>
                <w:b/>
              </w:rPr>
              <w:t>Position in hg19 (dbSNP-ID)</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46B5AB71" w14:textId="77777777" w:rsidR="007C5D97" w:rsidRPr="00622A7F" w:rsidRDefault="007C5D97" w:rsidP="00625AE0">
            <w:pPr>
              <w:pStyle w:val="Titel"/>
              <w:rPr>
                <w:b/>
              </w:rPr>
            </w:pPr>
            <w:r w:rsidRPr="00622A7F">
              <w:rPr>
                <w:b/>
              </w:rPr>
              <w:t>Frequency in NFE of gnomAD (proportion of rare allele)</w:t>
            </w:r>
          </w:p>
        </w:tc>
        <w:tc>
          <w:tcPr>
            <w:tcW w:w="1129" w:type="dxa"/>
            <w:tcBorders>
              <w:top w:val="single" w:sz="4" w:space="0" w:color="auto"/>
              <w:left w:val="nil"/>
              <w:bottom w:val="single" w:sz="4" w:space="0" w:color="auto"/>
              <w:right w:val="single" w:sz="4" w:space="0" w:color="auto"/>
            </w:tcBorders>
            <w:shd w:val="clear" w:color="auto" w:fill="auto"/>
            <w:noWrap/>
            <w:vAlign w:val="center"/>
            <w:hideMark/>
          </w:tcPr>
          <w:p w14:paraId="427EFB5F" w14:textId="77777777" w:rsidR="007C5D97" w:rsidRPr="00622A7F" w:rsidRDefault="007C5D97" w:rsidP="00625AE0">
            <w:pPr>
              <w:pStyle w:val="Titel"/>
              <w:rPr>
                <w:b/>
              </w:rPr>
            </w:pPr>
            <w:r w:rsidRPr="00622A7F">
              <w:rPr>
                <w:b/>
              </w:rPr>
              <w:t>CADD</w:t>
            </w:r>
          </w:p>
        </w:tc>
      </w:tr>
      <w:tr w:rsidR="007C5D97" w:rsidRPr="00622A7F" w14:paraId="181AB003" w14:textId="77777777" w:rsidTr="00625AE0">
        <w:trPr>
          <w:cantSplit/>
          <w:trHeight w:val="1134"/>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34B7E77" w14:textId="77777777" w:rsidR="007C5D97" w:rsidRPr="00622A7F" w:rsidRDefault="007C5D97" w:rsidP="00625AE0">
            <w:pPr>
              <w:pStyle w:val="Titel"/>
              <w:rPr>
                <w:i/>
              </w:rPr>
            </w:pPr>
            <w:r w:rsidRPr="00622A7F">
              <w:rPr>
                <w:i/>
              </w:rPr>
              <w:t>MPO</w:t>
            </w:r>
          </w:p>
        </w:tc>
        <w:tc>
          <w:tcPr>
            <w:tcW w:w="2467" w:type="dxa"/>
            <w:tcBorders>
              <w:top w:val="nil"/>
              <w:left w:val="nil"/>
              <w:bottom w:val="single" w:sz="4" w:space="0" w:color="auto"/>
              <w:right w:val="single" w:sz="4" w:space="0" w:color="auto"/>
            </w:tcBorders>
            <w:shd w:val="clear" w:color="auto" w:fill="auto"/>
            <w:vAlign w:val="center"/>
            <w:hideMark/>
          </w:tcPr>
          <w:p w14:paraId="723F57C5" w14:textId="77777777" w:rsidR="007C5D97" w:rsidRPr="00622A7F" w:rsidRDefault="007C5D97" w:rsidP="00625AE0">
            <w:pPr>
              <w:pStyle w:val="Titel"/>
              <w:rPr>
                <w:lang w:val="de-DE"/>
              </w:rPr>
            </w:pPr>
            <w:r w:rsidRPr="00622A7F">
              <w:rPr>
                <w:lang w:val="de-DE"/>
              </w:rPr>
              <w:t>c.1768C&gt;T/ p.Arg590Cys (NM_000250.2)</w:t>
            </w:r>
          </w:p>
        </w:tc>
        <w:tc>
          <w:tcPr>
            <w:tcW w:w="2154" w:type="dxa"/>
            <w:tcBorders>
              <w:top w:val="nil"/>
              <w:left w:val="nil"/>
              <w:bottom w:val="single" w:sz="4" w:space="0" w:color="auto"/>
              <w:right w:val="single" w:sz="4" w:space="0" w:color="auto"/>
            </w:tcBorders>
            <w:shd w:val="clear" w:color="auto" w:fill="auto"/>
            <w:vAlign w:val="center"/>
            <w:hideMark/>
          </w:tcPr>
          <w:p w14:paraId="031717C8" w14:textId="77777777" w:rsidR="007C5D97" w:rsidRPr="00622A7F" w:rsidRDefault="007C5D97" w:rsidP="00625AE0">
            <w:pPr>
              <w:pStyle w:val="Titel"/>
            </w:pPr>
            <w:r w:rsidRPr="00622A7F">
              <w:t>Chr17: 56,350,133 (rs142082076)</w:t>
            </w:r>
          </w:p>
        </w:tc>
        <w:tc>
          <w:tcPr>
            <w:tcW w:w="2409" w:type="dxa"/>
            <w:tcBorders>
              <w:top w:val="nil"/>
              <w:left w:val="nil"/>
              <w:bottom w:val="single" w:sz="4" w:space="0" w:color="auto"/>
              <w:right w:val="single" w:sz="4" w:space="0" w:color="auto"/>
            </w:tcBorders>
            <w:shd w:val="clear" w:color="auto" w:fill="auto"/>
            <w:vAlign w:val="center"/>
            <w:hideMark/>
          </w:tcPr>
          <w:p w14:paraId="27F806D6" w14:textId="77777777" w:rsidR="007C5D97" w:rsidRPr="00622A7F" w:rsidRDefault="007C5D97" w:rsidP="00625AE0">
            <w:pPr>
              <w:pStyle w:val="Titel"/>
            </w:pPr>
            <w:r w:rsidRPr="00622A7F">
              <w:t>0.004% (9/129,050)</w:t>
            </w:r>
          </w:p>
        </w:tc>
        <w:tc>
          <w:tcPr>
            <w:tcW w:w="1129" w:type="dxa"/>
            <w:tcBorders>
              <w:top w:val="nil"/>
              <w:left w:val="nil"/>
              <w:bottom w:val="single" w:sz="4" w:space="0" w:color="auto"/>
              <w:right w:val="single" w:sz="4" w:space="0" w:color="auto"/>
            </w:tcBorders>
            <w:shd w:val="clear" w:color="auto" w:fill="auto"/>
            <w:noWrap/>
            <w:vAlign w:val="center"/>
            <w:hideMark/>
          </w:tcPr>
          <w:p w14:paraId="712AF58A" w14:textId="77777777" w:rsidR="007C5D97" w:rsidRPr="00622A7F" w:rsidRDefault="007C5D97" w:rsidP="00625AE0">
            <w:pPr>
              <w:pStyle w:val="Titel"/>
            </w:pPr>
            <w:r w:rsidRPr="00622A7F">
              <w:t>34</w:t>
            </w:r>
          </w:p>
        </w:tc>
      </w:tr>
      <w:tr w:rsidR="007C5D97" w:rsidRPr="00622A7F" w14:paraId="284CC91C" w14:textId="77777777" w:rsidTr="00625AE0">
        <w:trPr>
          <w:cantSplit/>
          <w:trHeight w:val="1134"/>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2DF26C0" w14:textId="77777777" w:rsidR="007C5D97" w:rsidRPr="00622A7F" w:rsidRDefault="007C5D97" w:rsidP="00625AE0">
            <w:pPr>
              <w:pStyle w:val="Titel"/>
              <w:rPr>
                <w:i/>
              </w:rPr>
            </w:pPr>
            <w:r w:rsidRPr="00622A7F">
              <w:rPr>
                <w:i/>
              </w:rPr>
              <w:t>MPO</w:t>
            </w:r>
          </w:p>
        </w:tc>
        <w:tc>
          <w:tcPr>
            <w:tcW w:w="2467" w:type="dxa"/>
            <w:tcBorders>
              <w:top w:val="nil"/>
              <w:left w:val="nil"/>
              <w:bottom w:val="single" w:sz="4" w:space="0" w:color="auto"/>
              <w:right w:val="single" w:sz="4" w:space="0" w:color="auto"/>
            </w:tcBorders>
            <w:shd w:val="clear" w:color="auto" w:fill="auto"/>
            <w:vAlign w:val="center"/>
            <w:hideMark/>
          </w:tcPr>
          <w:p w14:paraId="55DE6E6A" w14:textId="77777777" w:rsidR="007C5D97" w:rsidRPr="00622A7F" w:rsidRDefault="007C5D97" w:rsidP="00625AE0">
            <w:pPr>
              <w:pStyle w:val="Titel"/>
            </w:pPr>
            <w:r w:rsidRPr="00622A7F">
              <w:t>c.265_275dup/ p.Ser94Alafs*24 (NM_000250.2)</w:t>
            </w:r>
          </w:p>
        </w:tc>
        <w:tc>
          <w:tcPr>
            <w:tcW w:w="2154" w:type="dxa"/>
            <w:tcBorders>
              <w:top w:val="nil"/>
              <w:left w:val="nil"/>
              <w:bottom w:val="single" w:sz="4" w:space="0" w:color="auto"/>
              <w:right w:val="single" w:sz="4" w:space="0" w:color="auto"/>
            </w:tcBorders>
            <w:shd w:val="clear" w:color="auto" w:fill="auto"/>
            <w:vAlign w:val="center"/>
            <w:hideMark/>
          </w:tcPr>
          <w:p w14:paraId="513EAA1B" w14:textId="77777777" w:rsidR="007C5D97" w:rsidRPr="00622A7F" w:rsidRDefault="007C5D97" w:rsidP="00625AE0">
            <w:pPr>
              <w:pStyle w:val="Titel"/>
            </w:pPr>
            <w:r w:rsidRPr="00622A7F">
              <w:t>Chr17: 56,357,348 (rs1188888247)</w:t>
            </w:r>
          </w:p>
        </w:tc>
        <w:tc>
          <w:tcPr>
            <w:tcW w:w="2409" w:type="dxa"/>
            <w:tcBorders>
              <w:top w:val="nil"/>
              <w:left w:val="nil"/>
              <w:bottom w:val="single" w:sz="4" w:space="0" w:color="auto"/>
              <w:right w:val="single" w:sz="4" w:space="0" w:color="auto"/>
            </w:tcBorders>
            <w:shd w:val="clear" w:color="auto" w:fill="auto"/>
            <w:vAlign w:val="center"/>
            <w:hideMark/>
          </w:tcPr>
          <w:p w14:paraId="6C10A03A" w14:textId="77777777" w:rsidR="007C5D97" w:rsidRPr="00622A7F" w:rsidRDefault="007C5D97" w:rsidP="00625AE0">
            <w:pPr>
              <w:pStyle w:val="Titel"/>
            </w:pPr>
            <w:r w:rsidRPr="00622A7F">
              <w:t>0.0065% (1/15,406)</w:t>
            </w:r>
          </w:p>
        </w:tc>
        <w:tc>
          <w:tcPr>
            <w:tcW w:w="1129" w:type="dxa"/>
            <w:tcBorders>
              <w:top w:val="nil"/>
              <w:left w:val="nil"/>
              <w:bottom w:val="single" w:sz="4" w:space="0" w:color="auto"/>
              <w:right w:val="single" w:sz="4" w:space="0" w:color="auto"/>
            </w:tcBorders>
            <w:shd w:val="clear" w:color="auto" w:fill="auto"/>
            <w:noWrap/>
            <w:vAlign w:val="center"/>
            <w:hideMark/>
          </w:tcPr>
          <w:p w14:paraId="54DFC9C7" w14:textId="77777777" w:rsidR="007C5D97" w:rsidRPr="00622A7F" w:rsidRDefault="007C5D97" w:rsidP="00625AE0">
            <w:pPr>
              <w:pStyle w:val="Titel"/>
            </w:pPr>
            <w:r w:rsidRPr="00622A7F">
              <w:t>n.a.</w:t>
            </w:r>
          </w:p>
        </w:tc>
      </w:tr>
      <w:tr w:rsidR="007C5D97" w:rsidRPr="00622A7F" w14:paraId="63D625FE" w14:textId="77777777" w:rsidTr="00625AE0">
        <w:trPr>
          <w:cantSplit/>
          <w:trHeight w:val="1134"/>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4CC0DA4" w14:textId="77777777" w:rsidR="007C5D97" w:rsidRPr="00622A7F" w:rsidRDefault="007C5D97" w:rsidP="00625AE0">
            <w:pPr>
              <w:pStyle w:val="Titel"/>
              <w:rPr>
                <w:i/>
              </w:rPr>
            </w:pPr>
            <w:r w:rsidRPr="00622A7F">
              <w:rPr>
                <w:i/>
              </w:rPr>
              <w:t>MUC4</w:t>
            </w:r>
          </w:p>
        </w:tc>
        <w:tc>
          <w:tcPr>
            <w:tcW w:w="2467" w:type="dxa"/>
            <w:tcBorders>
              <w:top w:val="nil"/>
              <w:left w:val="nil"/>
              <w:bottom w:val="single" w:sz="4" w:space="0" w:color="auto"/>
              <w:right w:val="single" w:sz="4" w:space="0" w:color="auto"/>
            </w:tcBorders>
            <w:shd w:val="clear" w:color="auto" w:fill="auto"/>
            <w:vAlign w:val="center"/>
            <w:hideMark/>
          </w:tcPr>
          <w:p w14:paraId="43341795" w14:textId="77777777" w:rsidR="007C5D97" w:rsidRPr="00622A7F" w:rsidRDefault="007C5D97" w:rsidP="00625AE0">
            <w:pPr>
              <w:pStyle w:val="Titel"/>
            </w:pPr>
            <w:r w:rsidRPr="00622A7F">
              <w:t>c.11698_11745del/ p.Arg3900_Thr3915del (NM_018406.7)</w:t>
            </w:r>
          </w:p>
        </w:tc>
        <w:tc>
          <w:tcPr>
            <w:tcW w:w="2154" w:type="dxa"/>
            <w:tcBorders>
              <w:top w:val="nil"/>
              <w:left w:val="nil"/>
              <w:bottom w:val="single" w:sz="4" w:space="0" w:color="auto"/>
              <w:right w:val="single" w:sz="4" w:space="0" w:color="auto"/>
            </w:tcBorders>
            <w:shd w:val="clear" w:color="auto" w:fill="auto"/>
            <w:vAlign w:val="center"/>
            <w:hideMark/>
          </w:tcPr>
          <w:p w14:paraId="40798226" w14:textId="77777777" w:rsidR="007C5D97" w:rsidRPr="00622A7F" w:rsidRDefault="007C5D97" w:rsidP="00625AE0">
            <w:pPr>
              <w:pStyle w:val="Titel"/>
            </w:pPr>
            <w:r w:rsidRPr="00622A7F">
              <w:t>Chr3: 195,506,712-195,506,759 (rs1299856820)</w:t>
            </w:r>
          </w:p>
        </w:tc>
        <w:tc>
          <w:tcPr>
            <w:tcW w:w="2409" w:type="dxa"/>
            <w:tcBorders>
              <w:top w:val="nil"/>
              <w:left w:val="nil"/>
              <w:bottom w:val="single" w:sz="4" w:space="0" w:color="auto"/>
              <w:right w:val="single" w:sz="4" w:space="0" w:color="auto"/>
            </w:tcBorders>
            <w:shd w:val="clear" w:color="auto" w:fill="auto"/>
            <w:vAlign w:val="center"/>
            <w:hideMark/>
          </w:tcPr>
          <w:p w14:paraId="1082CF8A" w14:textId="77777777" w:rsidR="007C5D97" w:rsidRPr="00622A7F" w:rsidRDefault="007C5D97" w:rsidP="00625AE0">
            <w:pPr>
              <w:pStyle w:val="Titel"/>
            </w:pPr>
            <w:r w:rsidRPr="00622A7F">
              <w:t>0% (0/48,894)</w:t>
            </w:r>
          </w:p>
        </w:tc>
        <w:tc>
          <w:tcPr>
            <w:tcW w:w="1129" w:type="dxa"/>
            <w:tcBorders>
              <w:top w:val="nil"/>
              <w:left w:val="nil"/>
              <w:bottom w:val="single" w:sz="4" w:space="0" w:color="auto"/>
              <w:right w:val="single" w:sz="4" w:space="0" w:color="auto"/>
            </w:tcBorders>
            <w:shd w:val="clear" w:color="auto" w:fill="auto"/>
            <w:noWrap/>
            <w:vAlign w:val="center"/>
            <w:hideMark/>
          </w:tcPr>
          <w:p w14:paraId="05608B8C" w14:textId="77777777" w:rsidR="007C5D97" w:rsidRPr="00622A7F" w:rsidRDefault="007C5D97" w:rsidP="00625AE0">
            <w:pPr>
              <w:pStyle w:val="Titel"/>
            </w:pPr>
            <w:r w:rsidRPr="00622A7F">
              <w:t>n.a.</w:t>
            </w:r>
          </w:p>
        </w:tc>
      </w:tr>
      <w:tr w:rsidR="007C5D97" w:rsidRPr="00622A7F" w14:paraId="684FC681" w14:textId="77777777" w:rsidTr="00625AE0">
        <w:trPr>
          <w:cantSplit/>
          <w:trHeight w:val="1134"/>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97C5A97" w14:textId="77777777" w:rsidR="007C5D97" w:rsidRPr="00622A7F" w:rsidRDefault="007C5D97" w:rsidP="00625AE0">
            <w:pPr>
              <w:pStyle w:val="Titel"/>
              <w:rPr>
                <w:i/>
              </w:rPr>
            </w:pPr>
            <w:r w:rsidRPr="00622A7F">
              <w:rPr>
                <w:i/>
              </w:rPr>
              <w:t>MUC4</w:t>
            </w:r>
          </w:p>
        </w:tc>
        <w:tc>
          <w:tcPr>
            <w:tcW w:w="2467" w:type="dxa"/>
            <w:tcBorders>
              <w:top w:val="nil"/>
              <w:left w:val="nil"/>
              <w:bottom w:val="single" w:sz="4" w:space="0" w:color="auto"/>
              <w:right w:val="single" w:sz="4" w:space="0" w:color="auto"/>
            </w:tcBorders>
            <w:shd w:val="clear" w:color="auto" w:fill="auto"/>
            <w:vAlign w:val="center"/>
            <w:hideMark/>
          </w:tcPr>
          <w:p w14:paraId="22AC1A1D" w14:textId="77777777" w:rsidR="007C5D97" w:rsidRPr="00622A7F" w:rsidRDefault="007C5D97" w:rsidP="00625AE0">
            <w:pPr>
              <w:pStyle w:val="Titel"/>
            </w:pPr>
            <w:r w:rsidRPr="00622A7F">
              <w:t>c.7792A&gt;G/ p.Thr2598Ala (NM_018406.7)</w:t>
            </w:r>
          </w:p>
        </w:tc>
        <w:tc>
          <w:tcPr>
            <w:tcW w:w="2154" w:type="dxa"/>
            <w:tcBorders>
              <w:top w:val="nil"/>
              <w:left w:val="nil"/>
              <w:bottom w:val="single" w:sz="4" w:space="0" w:color="auto"/>
              <w:right w:val="single" w:sz="4" w:space="0" w:color="auto"/>
            </w:tcBorders>
            <w:shd w:val="clear" w:color="auto" w:fill="auto"/>
            <w:vAlign w:val="center"/>
            <w:hideMark/>
          </w:tcPr>
          <w:p w14:paraId="3F729A69" w14:textId="77777777" w:rsidR="007C5D97" w:rsidRPr="00622A7F" w:rsidRDefault="007C5D97" w:rsidP="00625AE0">
            <w:pPr>
              <w:pStyle w:val="Titel"/>
            </w:pPr>
            <w:r w:rsidRPr="00622A7F">
              <w:t>Chr3: 195,510,659 (rs200280829)</w:t>
            </w:r>
          </w:p>
        </w:tc>
        <w:tc>
          <w:tcPr>
            <w:tcW w:w="2409" w:type="dxa"/>
            <w:tcBorders>
              <w:top w:val="nil"/>
              <w:left w:val="nil"/>
              <w:bottom w:val="single" w:sz="4" w:space="0" w:color="auto"/>
              <w:right w:val="single" w:sz="4" w:space="0" w:color="auto"/>
            </w:tcBorders>
            <w:shd w:val="clear" w:color="auto" w:fill="auto"/>
            <w:vAlign w:val="center"/>
            <w:hideMark/>
          </w:tcPr>
          <w:p w14:paraId="2A9A79C0" w14:textId="77777777" w:rsidR="007C5D97" w:rsidRPr="00622A7F" w:rsidRDefault="007C5D97" w:rsidP="00625AE0">
            <w:pPr>
              <w:pStyle w:val="Titel"/>
            </w:pPr>
            <w:r w:rsidRPr="00622A7F">
              <w:t>0.0071% (3/42,206)</w:t>
            </w:r>
          </w:p>
        </w:tc>
        <w:tc>
          <w:tcPr>
            <w:tcW w:w="1129" w:type="dxa"/>
            <w:tcBorders>
              <w:top w:val="nil"/>
              <w:left w:val="nil"/>
              <w:bottom w:val="single" w:sz="4" w:space="0" w:color="auto"/>
              <w:right w:val="single" w:sz="4" w:space="0" w:color="auto"/>
            </w:tcBorders>
            <w:shd w:val="clear" w:color="auto" w:fill="auto"/>
            <w:noWrap/>
            <w:vAlign w:val="center"/>
            <w:hideMark/>
          </w:tcPr>
          <w:p w14:paraId="033D78CB" w14:textId="77777777" w:rsidR="007C5D97" w:rsidRPr="00622A7F" w:rsidRDefault="007C5D97" w:rsidP="00625AE0">
            <w:pPr>
              <w:pStyle w:val="Titel"/>
            </w:pPr>
            <w:r w:rsidRPr="00622A7F">
              <w:t>0.044</w:t>
            </w:r>
          </w:p>
        </w:tc>
      </w:tr>
    </w:tbl>
    <w:p w14:paraId="577F3CFF" w14:textId="77777777" w:rsidR="007C5D97" w:rsidRPr="00622A7F" w:rsidRDefault="007C5D97" w:rsidP="007C5D97">
      <w:pPr>
        <w:rPr>
          <w:rFonts w:cs="Arial"/>
          <w:i/>
        </w:rPr>
      </w:pPr>
    </w:p>
    <w:p w14:paraId="4753F653" w14:textId="315457FF" w:rsidR="007C5D97" w:rsidRPr="00622A7F" w:rsidRDefault="007C5D97" w:rsidP="007C5D97">
      <w:pPr>
        <w:rPr>
          <w:rFonts w:cs="Arial"/>
        </w:rPr>
      </w:pPr>
      <w:r w:rsidRPr="00622A7F">
        <w:rPr>
          <w:rFonts w:cs="Arial"/>
          <w:i/>
        </w:rPr>
        <w:t>MUC4</w:t>
      </w:r>
      <w:r w:rsidRPr="00622A7F">
        <w:rPr>
          <w:rFonts w:cs="Arial"/>
        </w:rPr>
        <w:t xml:space="preserve"> is a very large gene with repetitive regions, resulting in a higher number of variants by chance and </w:t>
      </w:r>
      <w:ins w:id="580" w:author="Haskamp, Stefan" w:date="2021-12-30T11:19:00Z">
        <w:r>
          <w:rPr>
            <w:rFonts w:cs="Arial"/>
          </w:rPr>
          <w:t xml:space="preserve">presumably </w:t>
        </w:r>
      </w:ins>
      <w:commentRangeStart w:id="581"/>
      <w:r w:rsidRPr="00622A7F">
        <w:rPr>
          <w:rFonts w:cs="Arial"/>
        </w:rPr>
        <w:t xml:space="preserve">technical artifacts </w:t>
      </w:r>
      <w:commentRangeEnd w:id="581"/>
      <w:r>
        <w:rPr>
          <w:rStyle w:val="Kommentarzeichen"/>
        </w:rPr>
        <w:commentReference w:id="581"/>
      </w:r>
      <w:r w:rsidRPr="00622A7F">
        <w:rPr>
          <w:rFonts w:cs="Arial"/>
        </w:rPr>
        <w:t xml:space="preserve">when sequenced. In contrast, </w:t>
      </w:r>
      <w:r w:rsidRPr="00622A7F">
        <w:rPr>
          <w:rFonts w:cs="Arial"/>
        </w:rPr>
        <w:lastRenderedPageBreak/>
        <w:t xml:space="preserve">MPO is the main enzyme in neutrophils catalyzing the reaction of hydrogen peroxide to hypohalous acid, a potent antimicrobial agent. Neutrophils are overly abundant in pustules of GPP patients and MPO-deficiency has been described in </w:t>
      </w:r>
      <w:commentRangeStart w:id="582"/>
      <w:commentRangeStart w:id="583"/>
      <w:r w:rsidRPr="00622A7F">
        <w:rPr>
          <w:rFonts w:cs="Arial"/>
        </w:rPr>
        <w:t>several</w:t>
      </w:r>
      <w:commentRangeEnd w:id="582"/>
      <w:r w:rsidRPr="00622A7F">
        <w:rPr>
          <w:rStyle w:val="Kommentarzeichen"/>
          <w:rFonts w:cs="Arial"/>
        </w:rPr>
        <w:commentReference w:id="582"/>
      </w:r>
      <w:commentRangeEnd w:id="583"/>
      <w:r w:rsidRPr="00622A7F">
        <w:rPr>
          <w:rStyle w:val="Kommentarzeichen"/>
          <w:rFonts w:cs="Arial"/>
        </w:rPr>
        <w:commentReference w:id="583"/>
      </w:r>
      <w:r w:rsidRPr="00622A7F">
        <w:rPr>
          <w:rFonts w:cs="Arial"/>
        </w:rPr>
        <w:t xml:space="preserve"> case reports of GPP patients </w:t>
      </w:r>
      <w:r w:rsidR="009A7AD4">
        <w:rPr>
          <w:rFonts w:cs="Arial"/>
        </w:rPr>
        <w:t>{De Argila, 1996 #1678;Stendahl, 1984 #1676;Nguyen, 1997 #1857}</w:t>
      </w:r>
      <w:r w:rsidRPr="00622A7F">
        <w:rPr>
          <w:rFonts w:cs="Arial"/>
        </w:rPr>
        <w:t xml:space="preserve">. Consequently, </w:t>
      </w:r>
      <w:r w:rsidRPr="00622A7F">
        <w:rPr>
          <w:rFonts w:cs="Arial"/>
          <w:i/>
        </w:rPr>
        <w:t>MPO</w:t>
      </w:r>
      <w:r w:rsidRPr="00622A7F">
        <w:rPr>
          <w:rFonts w:cs="Arial"/>
        </w:rPr>
        <w:t xml:space="preserve"> was considered the better candidate gene for contributing to GPP and was selected for further investigation.</w:t>
      </w:r>
    </w:p>
    <w:p w14:paraId="7B1DB95F" w14:textId="4E6B3B61" w:rsidR="007C5D97" w:rsidRPr="00622A7F" w:rsidRDefault="007C5D97" w:rsidP="007C5D97">
      <w:pPr>
        <w:rPr>
          <w:ins w:id="584" w:author="Haskamp, Stefan (extern)" w:date="2021-08-13T14:26:00Z"/>
          <w:rFonts w:cs="Arial"/>
        </w:rPr>
      </w:pPr>
      <w:r w:rsidRPr="00622A7F">
        <w:rPr>
          <w:rFonts w:cs="Arial"/>
        </w:rPr>
        <w:t xml:space="preserve">The analysis was extended by </w:t>
      </w:r>
      <w:commentRangeStart w:id="585"/>
      <w:del w:id="586" w:author="Haskamp, Stefan" w:date="2021-12-30T11:21:00Z">
        <w:r w:rsidRPr="00622A7F" w:rsidDel="000A4C77">
          <w:rPr>
            <w:rFonts w:cs="Arial"/>
          </w:rPr>
          <w:delText>targeted sequencing</w:delText>
        </w:r>
      </w:del>
      <w:ins w:id="587" w:author="Haskamp, Stefan" w:date="2021-12-30T11:21:00Z">
        <w:r>
          <w:rPr>
            <w:rFonts w:cs="Arial"/>
          </w:rPr>
          <w:t>reanalysis of WES</w:t>
        </w:r>
      </w:ins>
      <w:r w:rsidRPr="00622A7F">
        <w:rPr>
          <w:rFonts w:cs="Arial"/>
        </w:rPr>
        <w:t xml:space="preserve"> </w:t>
      </w:r>
      <w:commentRangeEnd w:id="585"/>
      <w:r>
        <w:rPr>
          <w:rStyle w:val="Kommentarzeichen"/>
        </w:rPr>
        <w:commentReference w:id="585"/>
      </w:r>
      <w:ins w:id="588" w:author="Haskamp, Stefan" w:date="2021-12-30T11:21:00Z">
        <w:r>
          <w:rPr>
            <w:rFonts w:cs="Arial"/>
          </w:rPr>
          <w:t xml:space="preserve">and </w:t>
        </w:r>
        <w:r w:rsidRPr="00622A7F">
          <w:rPr>
            <w:rFonts w:cs="Arial"/>
          </w:rPr>
          <w:t>targeted sequencing</w:t>
        </w:r>
        <w:r>
          <w:rPr>
            <w:rFonts w:cs="Arial"/>
          </w:rPr>
          <w:t xml:space="preserve"> </w:t>
        </w:r>
      </w:ins>
      <w:r w:rsidRPr="00622A7F">
        <w:rPr>
          <w:rFonts w:cs="Arial"/>
        </w:rPr>
        <w:t xml:space="preserve">of </w:t>
      </w:r>
      <w:r w:rsidRPr="00622A7F">
        <w:rPr>
          <w:rFonts w:cs="Arial"/>
          <w:i/>
        </w:rPr>
        <w:t>MPO</w:t>
      </w:r>
      <w:r w:rsidRPr="00622A7F">
        <w:rPr>
          <w:rFonts w:cs="Arial"/>
        </w:rPr>
        <w:t xml:space="preserve"> in </w:t>
      </w:r>
      <w:commentRangeStart w:id="589"/>
      <w:r w:rsidRPr="00622A7F">
        <w:rPr>
          <w:rFonts w:cs="Arial"/>
        </w:rPr>
        <w:t xml:space="preserve">82 patients </w:t>
      </w:r>
      <w:commentRangeEnd w:id="589"/>
      <w:r w:rsidRPr="00622A7F">
        <w:rPr>
          <w:rStyle w:val="Kommentarzeichen"/>
          <w:rFonts w:cs="Arial"/>
        </w:rPr>
        <w:commentReference w:id="589"/>
      </w:r>
      <w:r w:rsidRPr="00622A7F">
        <w:rPr>
          <w:rFonts w:cs="Arial"/>
        </w:rPr>
        <w:t>in total; among them, six patients were affected by acrodermatitis continua suppurativa Hallopeau (ACH) and two by acute generalized exanthematous pustulosis (AGEP)</w:t>
      </w:r>
      <w:ins w:id="590" w:author="Haskamp, Stefan (extern)" w:date="2021-08-13T14:44:00Z">
        <w:r w:rsidRPr="00622A7F">
          <w:rPr>
            <w:rFonts w:cs="Arial"/>
          </w:rPr>
          <w:t xml:space="preserve"> </w:t>
        </w:r>
      </w:ins>
      <w:ins w:id="591" w:author="Haskamp, Stefan (extern)" w:date="2021-08-13T15:54:00Z">
        <w:r w:rsidRPr="00622A7F">
          <w:rPr>
            <w:rFonts w:cs="Arial"/>
          </w:rPr>
          <w:t>(</w:t>
        </w:r>
        <w:r w:rsidRPr="00622A7F">
          <w:rPr>
            <w:rFonts w:cs="Arial"/>
          </w:rPr>
          <w:fldChar w:fldCharType="begin"/>
        </w:r>
        <w:r w:rsidRPr="00622A7F">
          <w:rPr>
            <w:rFonts w:cs="Arial"/>
          </w:rPr>
          <w:instrText xml:space="preserve"> REF _Ref73959518 \h </w:instrText>
        </w:r>
      </w:ins>
      <w:r>
        <w:rPr>
          <w:rFonts w:cs="Arial"/>
        </w:rPr>
        <w:instrText xml:space="preserve"> \* MERGEFORMAT </w:instrText>
      </w:r>
      <w:r w:rsidRPr="00622A7F">
        <w:rPr>
          <w:rFonts w:cs="Arial"/>
        </w:rPr>
      </w:r>
      <w:r w:rsidRPr="00622A7F">
        <w:rPr>
          <w:rFonts w:cs="Arial"/>
        </w:rPr>
        <w:fldChar w:fldCharType="separate"/>
      </w:r>
      <w:ins w:id="592" w:author="Haskamp, Stefan (extern)" w:date="2022-01-29T13:25:00Z">
        <w:r w:rsidR="002D4AD7" w:rsidRPr="00622A7F" w:rsidDel="009B33AD">
          <w:rPr>
            <w:rFonts w:cs="Arial"/>
          </w:rPr>
          <w:t xml:space="preserve">Table </w:t>
        </w:r>
        <w:r w:rsidR="002D4AD7" w:rsidDel="009B33AD">
          <w:rPr>
            <w:rFonts w:cs="Arial"/>
            <w:noProof/>
          </w:rPr>
          <w:t>5</w:t>
        </w:r>
      </w:ins>
      <w:ins w:id="593" w:author="Haskamp, Stefan (extern)" w:date="2021-08-13T15:54:00Z">
        <w:r w:rsidRPr="00622A7F">
          <w:rPr>
            <w:rFonts w:cs="Arial"/>
          </w:rPr>
          <w:fldChar w:fldCharType="end"/>
        </w:r>
        <w:r w:rsidRPr="00622A7F">
          <w:rPr>
            <w:rFonts w:cs="Arial"/>
          </w:rPr>
          <w:t>)</w:t>
        </w:r>
      </w:ins>
      <w:r w:rsidRPr="00622A7F">
        <w:rPr>
          <w:rFonts w:cs="Arial"/>
        </w:rPr>
        <w:t xml:space="preserve">. </w:t>
      </w:r>
      <w:commentRangeStart w:id="594"/>
      <w:del w:id="595" w:author="Haskamp, Stefan (extern)" w:date="2021-08-13T14:45:00Z">
        <w:r w:rsidRPr="00622A7F" w:rsidDel="00CF7B7E">
          <w:rPr>
            <w:rFonts w:cs="Arial"/>
          </w:rPr>
          <w:delText>These two forms of pustulosis are clinically very similar to GPP.</w:delText>
        </w:r>
      </w:del>
      <w:ins w:id="596" w:author="Haskamp, Stefan (extern)" w:date="2021-08-13T14:45:00Z">
        <w:del w:id="597" w:author="Haskamp, Stefan" w:date="2021-12-30T11:22:00Z">
          <w:r w:rsidRPr="00622A7F" w:rsidDel="000A4C77">
            <w:rPr>
              <w:rFonts w:cs="Arial"/>
            </w:rPr>
            <w:delText xml:space="preserve"> </w:delText>
          </w:r>
        </w:del>
      </w:ins>
      <w:ins w:id="598" w:author="Haskamp, Stefan (extern)" w:date="2021-08-13T14:46:00Z">
        <w:r w:rsidRPr="00622A7F">
          <w:rPr>
            <w:rFonts w:cs="Arial"/>
          </w:rPr>
          <w:t xml:space="preserve">Patients affected with </w:t>
        </w:r>
      </w:ins>
      <w:ins w:id="599" w:author="Haskamp, Stefan (extern)" w:date="2021-08-13T14:45:00Z">
        <w:r w:rsidRPr="00622A7F">
          <w:rPr>
            <w:rFonts w:cs="Arial"/>
          </w:rPr>
          <w:t>ACH and AGEP</w:t>
        </w:r>
      </w:ins>
      <w:ins w:id="600" w:author="Haskamp, Stefan (extern)" w:date="2021-08-13T14:58:00Z">
        <w:r w:rsidRPr="00622A7F">
          <w:rPr>
            <w:rFonts w:cs="Arial"/>
          </w:rPr>
          <w:t xml:space="preserve"> have been described to carry pathgenic</w:t>
        </w:r>
      </w:ins>
      <w:ins w:id="601" w:author="Haskamp, Stefan (extern)" w:date="2021-08-13T14:46:00Z">
        <w:r w:rsidRPr="00622A7F">
          <w:rPr>
            <w:rFonts w:cs="Arial"/>
          </w:rPr>
          <w:t xml:space="preserve"> variants in </w:t>
        </w:r>
        <w:r w:rsidRPr="00622A7F">
          <w:rPr>
            <w:rFonts w:cs="Arial"/>
            <w:i/>
            <w:rPrChange w:id="602" w:author="Haskamp, Stefan (extern)" w:date="2021-08-13T14:54:00Z">
              <w:rPr/>
            </w:rPrChange>
          </w:rPr>
          <w:t>IL36RN</w:t>
        </w:r>
        <w:r w:rsidRPr="00622A7F">
          <w:rPr>
            <w:rFonts w:cs="Arial"/>
          </w:rPr>
          <w:t xml:space="preserve"> and may</w:t>
        </w:r>
      </w:ins>
      <w:ins w:id="603" w:author="Haskamp, Stefan (extern)" w:date="2021-08-13T14:55:00Z">
        <w:r w:rsidRPr="00622A7F">
          <w:rPr>
            <w:rFonts w:cs="Arial"/>
          </w:rPr>
          <w:t>,</w:t>
        </w:r>
      </w:ins>
      <w:ins w:id="604" w:author="Haskamp, Stefan (extern)" w:date="2021-08-13T14:46:00Z">
        <w:r w:rsidRPr="00622A7F">
          <w:rPr>
            <w:rFonts w:cs="Arial"/>
          </w:rPr>
          <w:t xml:space="preserve"> therefore</w:t>
        </w:r>
      </w:ins>
      <w:ins w:id="605" w:author="Haskamp, Stefan (extern)" w:date="2021-08-13T14:55:00Z">
        <w:r w:rsidRPr="00622A7F">
          <w:rPr>
            <w:rFonts w:cs="Arial"/>
          </w:rPr>
          <w:t>,</w:t>
        </w:r>
      </w:ins>
      <w:ins w:id="606" w:author="Haskamp, Stefan (extern)" w:date="2021-08-13T14:46:00Z">
        <w:r w:rsidRPr="00622A7F">
          <w:rPr>
            <w:rFonts w:cs="Arial"/>
          </w:rPr>
          <w:t xml:space="preserve"> have a </w:t>
        </w:r>
      </w:ins>
      <w:ins w:id="607" w:author="Haskamp, Stefan (extern)" w:date="2021-08-13T14:47:00Z">
        <w:r w:rsidRPr="00622A7F">
          <w:rPr>
            <w:rFonts w:cs="Arial"/>
          </w:rPr>
          <w:t>similar</w:t>
        </w:r>
      </w:ins>
      <w:ins w:id="608" w:author="Haskamp, Stefan (extern)" w:date="2021-08-13T14:46:00Z">
        <w:r w:rsidRPr="00622A7F">
          <w:rPr>
            <w:rFonts w:cs="Arial"/>
          </w:rPr>
          <w:t xml:space="preserve"> </w:t>
        </w:r>
      </w:ins>
      <w:ins w:id="609" w:author="Haskamp, Stefan (extern)" w:date="2021-08-13T14:47:00Z">
        <w:r w:rsidRPr="00622A7F">
          <w:rPr>
            <w:rFonts w:cs="Arial"/>
          </w:rPr>
          <w:t>genetic basis</w:t>
        </w:r>
      </w:ins>
      <w:ins w:id="610" w:author="Haskamp, Stefan (extern)" w:date="2021-08-13T14:55:00Z">
        <w:r w:rsidRPr="00622A7F">
          <w:rPr>
            <w:rFonts w:cs="Arial"/>
          </w:rPr>
          <w:t xml:space="preserve"> </w:t>
        </w:r>
      </w:ins>
      <w:commentRangeStart w:id="611"/>
      <w:commentRangeStart w:id="612"/>
      <w:r w:rsidR="009A7AD4">
        <w:rPr>
          <w:rFonts w:cs="Arial"/>
        </w:rPr>
        <w:t>{Setta-Kaffetzi, 2013 #1069;Navarini, 2013 #857}</w:t>
      </w:r>
      <w:ins w:id="613" w:author="Haskamp, Stefan (extern)" w:date="2021-08-13T14:47:00Z">
        <w:r w:rsidRPr="00622A7F">
          <w:rPr>
            <w:rFonts w:cs="Arial"/>
          </w:rPr>
          <w:t>.</w:t>
        </w:r>
      </w:ins>
      <w:del w:id="614" w:author="Haskamp, Stefan (extern)" w:date="2021-08-13T14:57:00Z">
        <w:r w:rsidRPr="00622A7F" w:rsidDel="00604AF5">
          <w:rPr>
            <w:rFonts w:cs="Arial"/>
          </w:rPr>
          <w:delText xml:space="preserve"> </w:delText>
        </w:r>
        <w:commentRangeEnd w:id="594"/>
        <w:r w:rsidRPr="00622A7F" w:rsidDel="00604AF5">
          <w:rPr>
            <w:rStyle w:val="Kommentarzeichen"/>
            <w:rFonts w:cs="Arial"/>
          </w:rPr>
          <w:commentReference w:id="594"/>
        </w:r>
      </w:del>
      <w:commentRangeEnd w:id="611"/>
      <w:r>
        <w:rPr>
          <w:rStyle w:val="Kommentarzeichen"/>
        </w:rPr>
        <w:commentReference w:id="611"/>
      </w:r>
      <w:commentRangeEnd w:id="612"/>
      <w:r>
        <w:rPr>
          <w:rStyle w:val="Kommentarzeichen"/>
        </w:rPr>
        <w:commentReference w:id="612"/>
      </w:r>
    </w:p>
    <w:p w14:paraId="3E5D6EF1" w14:textId="5D54B20C" w:rsidR="007C5D97" w:rsidRPr="00622A7F" w:rsidRDefault="007C5D97" w:rsidP="007C5D97">
      <w:pPr>
        <w:rPr>
          <w:rFonts w:cs="Arial"/>
        </w:rPr>
      </w:pPr>
      <w:r w:rsidRPr="00622A7F">
        <w:rPr>
          <w:rFonts w:cs="Arial"/>
        </w:rPr>
        <w:t>The analysis identified six further variants in 14 patients (</w:t>
      </w:r>
      <w:r w:rsidRPr="00622A7F">
        <w:rPr>
          <w:rFonts w:cs="Arial"/>
        </w:rPr>
        <w:fldChar w:fldCharType="begin"/>
      </w:r>
      <w:r w:rsidRPr="00622A7F">
        <w:rPr>
          <w:rFonts w:cs="Arial"/>
        </w:rPr>
        <w:instrText xml:space="preserve"> REF _Ref73098511 \h </w:instrText>
      </w:r>
      <w:r>
        <w:rPr>
          <w:rFonts w:cs="Arial"/>
        </w:rPr>
        <w:instrText xml:space="preserve"> \* MERGEFORMAT </w:instrText>
      </w:r>
      <w:r w:rsidRPr="00622A7F">
        <w:rPr>
          <w:rFonts w:cs="Arial"/>
        </w:rPr>
      </w:r>
      <w:r w:rsidRPr="00622A7F">
        <w:rPr>
          <w:rFonts w:cs="Arial"/>
        </w:rPr>
        <w:fldChar w:fldCharType="separate"/>
      </w:r>
      <w:ins w:id="615" w:author="Haskamp, Stefan (extern)" w:date="2022-01-29T13:25:00Z">
        <w:r w:rsidR="002D4AD7" w:rsidRPr="00622A7F">
          <w:rPr>
            <w:rFonts w:cs="Arial"/>
          </w:rPr>
          <w:t xml:space="preserve">Table </w:t>
        </w:r>
        <w:r w:rsidR="002D4AD7">
          <w:rPr>
            <w:rFonts w:cs="Arial"/>
            <w:noProof/>
          </w:rPr>
          <w:t>2</w:t>
        </w:r>
      </w:ins>
      <w:r w:rsidRPr="00622A7F">
        <w:rPr>
          <w:rFonts w:cs="Arial"/>
        </w:rPr>
        <w:fldChar w:fldCharType="end"/>
      </w:r>
      <w:r w:rsidRPr="00622A7F">
        <w:rPr>
          <w:rFonts w:cs="Arial"/>
        </w:rPr>
        <w:t>). While no functional studies of the variants c.265_275/ p.(Ser94Alafs*24), c.1642C&gt;T/ p.(Arg548Trp) and c.1768C&gt;T/ p.(Arg590Cys) were available, five variants were reported as functional</w:t>
      </w:r>
      <w:ins w:id="616" w:author="Hüffmeier, Ulrike" w:date="2021-08-03T12:57:00Z">
        <w:r w:rsidRPr="00622A7F">
          <w:rPr>
            <w:rFonts w:cs="Arial"/>
          </w:rPr>
          <w:t>ly</w:t>
        </w:r>
      </w:ins>
      <w:r w:rsidRPr="00622A7F">
        <w:rPr>
          <w:rFonts w:cs="Arial"/>
        </w:rPr>
        <w:t xml:space="preserve"> relevant </w:t>
      </w:r>
      <w:r w:rsidR="009A7AD4">
        <w:rPr>
          <w:rFonts w:cs="Arial"/>
        </w:rPr>
        <w:t>{Romano, 1997 #1667;Marchetti, 2004 #1668;Nauseef, 1994 #1692;Reumaux, 2003 #1754}</w:t>
      </w:r>
      <w:r w:rsidRPr="00622A7F">
        <w:rPr>
          <w:rFonts w:cs="Arial"/>
        </w:rPr>
        <w:t xml:space="preserve">. </w:t>
      </w:r>
    </w:p>
    <w:p w14:paraId="2175F017" w14:textId="77777777" w:rsidR="007C5D97" w:rsidRPr="00622A7F" w:rsidRDefault="007C5D97" w:rsidP="007C5D97">
      <w:pPr>
        <w:rPr>
          <w:rFonts w:cs="Arial"/>
        </w:rPr>
      </w:pPr>
    </w:p>
    <w:p w14:paraId="44886258" w14:textId="587CE732" w:rsidR="007C5D97" w:rsidRPr="00622A7F" w:rsidRDefault="007C5D97" w:rsidP="007C5D97">
      <w:pPr>
        <w:pStyle w:val="Beschriftung"/>
        <w:keepNext/>
        <w:rPr>
          <w:rFonts w:cs="Arial"/>
        </w:rPr>
      </w:pPr>
      <w:bookmarkStart w:id="617" w:name="_Ref73098511"/>
      <w:bookmarkStart w:id="618" w:name="_Toc94355252"/>
      <w:r w:rsidRPr="00622A7F">
        <w:rPr>
          <w:rFonts w:cs="Arial"/>
        </w:rPr>
        <w:t xml:space="preserve">Table </w:t>
      </w:r>
      <w:ins w:id="619"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620" w:author="Haskamp, Stefan" w:date="2022-02-05T20:56:00Z">
        <w:r w:rsidR="005A4AC0">
          <w:rPr>
            <w:rFonts w:cs="Arial"/>
            <w:noProof/>
          </w:rPr>
          <w:t>2</w:t>
        </w:r>
        <w:r w:rsidR="005A4AC0">
          <w:rPr>
            <w:rFonts w:cs="Arial"/>
          </w:rPr>
          <w:fldChar w:fldCharType="end"/>
        </w:r>
      </w:ins>
      <w:del w:id="621"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2</w:delText>
        </w:r>
        <w:r w:rsidRPr="00622A7F" w:rsidDel="005A4AC0">
          <w:rPr>
            <w:rFonts w:cs="Arial"/>
          </w:rPr>
          <w:fldChar w:fldCharType="end"/>
        </w:r>
      </w:del>
      <w:bookmarkEnd w:id="617"/>
      <w:r w:rsidRPr="00622A7F">
        <w:rPr>
          <w:rFonts w:cs="Arial"/>
        </w:rPr>
        <w:t xml:space="preserve">: Characteristics of variants in </w:t>
      </w:r>
      <w:r w:rsidRPr="00622A7F">
        <w:rPr>
          <w:rFonts w:cs="Arial"/>
          <w:i/>
        </w:rPr>
        <w:t>MPO</w:t>
      </w:r>
      <w:r w:rsidRPr="00622A7F">
        <w:rPr>
          <w:rFonts w:cs="Arial"/>
        </w:rPr>
        <w:t xml:space="preserve"> found in </w:t>
      </w:r>
      <w:commentRangeStart w:id="622"/>
      <w:r w:rsidRPr="00622A7F">
        <w:rPr>
          <w:rFonts w:cs="Arial"/>
        </w:rPr>
        <w:t>8</w:t>
      </w:r>
      <w:del w:id="623" w:author="Haskamp, Stefan (extern)" w:date="2021-08-13T15:57:00Z">
        <w:r w:rsidRPr="00622A7F" w:rsidDel="00577AFD">
          <w:rPr>
            <w:rFonts w:cs="Arial"/>
          </w:rPr>
          <w:delText>5</w:delText>
        </w:r>
      </w:del>
      <w:commentRangeEnd w:id="622"/>
      <w:r w:rsidRPr="00622A7F">
        <w:rPr>
          <w:rStyle w:val="Kommentarzeichen"/>
          <w:rFonts w:cs="Arial"/>
          <w:b w:val="0"/>
          <w:iCs w:val="0"/>
          <w:color w:val="auto"/>
        </w:rPr>
        <w:commentReference w:id="622"/>
      </w:r>
      <w:ins w:id="624" w:author="Haskamp, Stefan (extern)" w:date="2021-08-13T15:57:00Z">
        <w:r w:rsidRPr="00622A7F">
          <w:rPr>
            <w:rFonts w:cs="Arial"/>
          </w:rPr>
          <w:t>2</w:t>
        </w:r>
      </w:ins>
      <w:r w:rsidRPr="00622A7F">
        <w:rPr>
          <w:rFonts w:cs="Arial"/>
        </w:rPr>
        <w:t xml:space="preserve"> Patients</w:t>
      </w:r>
      <w:bookmarkEnd w:id="618"/>
    </w:p>
    <w:tbl>
      <w:tblPr>
        <w:tblW w:w="9072" w:type="dxa"/>
        <w:jc w:val="center"/>
        <w:tblLook w:val="04A0" w:firstRow="1" w:lastRow="0" w:firstColumn="1" w:lastColumn="0" w:noHBand="0" w:noVBand="1"/>
      </w:tblPr>
      <w:tblGrid>
        <w:gridCol w:w="2268"/>
        <w:gridCol w:w="2127"/>
        <w:gridCol w:w="1701"/>
        <w:gridCol w:w="2976"/>
      </w:tblGrid>
      <w:tr w:rsidR="007C5D97" w:rsidRPr="00622A7F" w14:paraId="151A5C72" w14:textId="77777777" w:rsidTr="00625AE0">
        <w:trPr>
          <w:trHeight w:val="737"/>
          <w:jc w:val="center"/>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31A874" w14:textId="77777777" w:rsidR="007C5D97" w:rsidRPr="00622A7F" w:rsidRDefault="007C5D97" w:rsidP="00625AE0">
            <w:pPr>
              <w:pStyle w:val="Titel"/>
              <w:rPr>
                <w:b/>
              </w:rPr>
            </w:pPr>
            <w:r w:rsidRPr="00622A7F">
              <w:rPr>
                <w:b/>
              </w:rPr>
              <w:t>Variant at nucleotide/ protein level</w:t>
            </w:r>
          </w:p>
        </w:tc>
        <w:tc>
          <w:tcPr>
            <w:tcW w:w="2127" w:type="dxa"/>
            <w:tcBorders>
              <w:top w:val="single" w:sz="4" w:space="0" w:color="auto"/>
              <w:left w:val="nil"/>
              <w:bottom w:val="single" w:sz="4" w:space="0" w:color="auto"/>
              <w:right w:val="single" w:sz="4" w:space="0" w:color="auto"/>
            </w:tcBorders>
            <w:shd w:val="clear" w:color="auto" w:fill="auto"/>
            <w:noWrap/>
            <w:vAlign w:val="center"/>
            <w:hideMark/>
          </w:tcPr>
          <w:p w14:paraId="6F1845DA" w14:textId="77777777" w:rsidR="007C5D97" w:rsidRPr="00622A7F" w:rsidRDefault="007C5D97" w:rsidP="00625AE0">
            <w:pPr>
              <w:pStyle w:val="Titel"/>
              <w:rPr>
                <w:b/>
              </w:rPr>
            </w:pPr>
            <w:r w:rsidRPr="00622A7F">
              <w:rPr>
                <w:b/>
              </w:rPr>
              <w:t>Position on Chr. 17 in hg19 (dbSNP-ID)</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113CA2A0" w14:textId="77777777" w:rsidR="007C5D97" w:rsidRPr="00622A7F" w:rsidRDefault="007C5D97" w:rsidP="00625AE0">
            <w:pPr>
              <w:pStyle w:val="Titel"/>
              <w:rPr>
                <w:b/>
              </w:rPr>
            </w:pPr>
            <w:r w:rsidRPr="00622A7F">
              <w:rPr>
                <w:b/>
              </w:rPr>
              <w:t>Reported previously in</w:t>
            </w:r>
          </w:p>
        </w:tc>
        <w:tc>
          <w:tcPr>
            <w:tcW w:w="2976" w:type="dxa"/>
            <w:tcBorders>
              <w:top w:val="single" w:sz="4" w:space="0" w:color="auto"/>
              <w:left w:val="nil"/>
              <w:bottom w:val="single" w:sz="4" w:space="0" w:color="auto"/>
              <w:right w:val="single" w:sz="4" w:space="0" w:color="auto"/>
            </w:tcBorders>
            <w:shd w:val="clear" w:color="auto" w:fill="auto"/>
            <w:noWrap/>
            <w:vAlign w:val="center"/>
            <w:hideMark/>
          </w:tcPr>
          <w:p w14:paraId="5E37934A" w14:textId="77777777" w:rsidR="007C5D97" w:rsidRPr="00622A7F" w:rsidRDefault="007C5D97" w:rsidP="00625AE0">
            <w:pPr>
              <w:pStyle w:val="Titel"/>
              <w:rPr>
                <w:b/>
              </w:rPr>
            </w:pPr>
            <w:r w:rsidRPr="00622A7F">
              <w:rPr>
                <w:b/>
              </w:rPr>
              <w:t xml:space="preserve">Frequency in </w:t>
            </w:r>
            <w:del w:id="625" w:author="Haskamp, Stefan (extern)" w:date="2021-08-13T15:57:00Z">
              <w:r w:rsidRPr="00622A7F" w:rsidDel="00577AFD">
                <w:rPr>
                  <w:b/>
                </w:rPr>
                <w:delText xml:space="preserve">85 </w:delText>
              </w:r>
            </w:del>
            <w:ins w:id="626" w:author="Haskamp, Stefan (extern)" w:date="2021-08-13T15:57:00Z">
              <w:r w:rsidRPr="00622A7F">
                <w:rPr>
                  <w:b/>
                </w:rPr>
                <w:t xml:space="preserve">82 </w:t>
              </w:r>
            </w:ins>
            <w:r w:rsidRPr="00622A7F">
              <w:rPr>
                <w:b/>
              </w:rPr>
              <w:t>patients (proportion of rare allele)</w:t>
            </w:r>
          </w:p>
        </w:tc>
      </w:tr>
      <w:tr w:rsidR="007C5D97" w:rsidRPr="00622A7F" w14:paraId="29137E62" w14:textId="77777777" w:rsidTr="00625AE0">
        <w:trPr>
          <w:trHeight w:val="737"/>
          <w:jc w:val="center"/>
        </w:trPr>
        <w:tc>
          <w:tcPr>
            <w:tcW w:w="2268" w:type="dxa"/>
            <w:tcBorders>
              <w:top w:val="nil"/>
              <w:left w:val="single" w:sz="4" w:space="0" w:color="auto"/>
              <w:bottom w:val="single" w:sz="4" w:space="0" w:color="auto"/>
              <w:right w:val="single" w:sz="4" w:space="0" w:color="auto"/>
            </w:tcBorders>
            <w:shd w:val="clear" w:color="auto" w:fill="auto"/>
            <w:noWrap/>
            <w:vAlign w:val="center"/>
            <w:hideMark/>
          </w:tcPr>
          <w:p w14:paraId="2F593DBC" w14:textId="77777777" w:rsidR="007C5D97" w:rsidRPr="00622A7F" w:rsidRDefault="007C5D97" w:rsidP="00625AE0">
            <w:pPr>
              <w:pStyle w:val="Titel"/>
            </w:pPr>
            <w:r w:rsidRPr="00622A7F">
              <w:t>c.265_275dup11/ p.Ser94Alafs*24</w:t>
            </w:r>
          </w:p>
        </w:tc>
        <w:tc>
          <w:tcPr>
            <w:tcW w:w="2127" w:type="dxa"/>
            <w:tcBorders>
              <w:top w:val="nil"/>
              <w:left w:val="nil"/>
              <w:bottom w:val="single" w:sz="4" w:space="0" w:color="auto"/>
              <w:right w:val="single" w:sz="4" w:space="0" w:color="auto"/>
            </w:tcBorders>
            <w:shd w:val="clear" w:color="auto" w:fill="auto"/>
            <w:noWrap/>
            <w:vAlign w:val="center"/>
            <w:hideMark/>
          </w:tcPr>
          <w:p w14:paraId="0DA2113E" w14:textId="77777777" w:rsidR="007C5D97" w:rsidRPr="00622A7F" w:rsidRDefault="007C5D97" w:rsidP="00625AE0">
            <w:pPr>
              <w:pStyle w:val="Titel"/>
            </w:pPr>
            <w:r w:rsidRPr="00622A7F">
              <w:t>56,357,348 (rs1188888247)</w:t>
            </w:r>
          </w:p>
        </w:tc>
        <w:tc>
          <w:tcPr>
            <w:tcW w:w="1701" w:type="dxa"/>
            <w:tcBorders>
              <w:top w:val="nil"/>
              <w:left w:val="nil"/>
              <w:bottom w:val="single" w:sz="4" w:space="0" w:color="auto"/>
              <w:right w:val="single" w:sz="4" w:space="0" w:color="auto"/>
            </w:tcBorders>
            <w:shd w:val="clear" w:color="auto" w:fill="auto"/>
            <w:noWrap/>
            <w:vAlign w:val="center"/>
            <w:hideMark/>
          </w:tcPr>
          <w:p w14:paraId="1D7C36FD" w14:textId="77777777" w:rsidR="007C5D97" w:rsidRPr="00622A7F" w:rsidRDefault="007C5D97" w:rsidP="00625AE0">
            <w:pPr>
              <w:pStyle w:val="Titel"/>
            </w:pPr>
            <w:r w:rsidRPr="00622A7F">
              <w:t>not reported</w:t>
            </w:r>
          </w:p>
        </w:tc>
        <w:tc>
          <w:tcPr>
            <w:tcW w:w="2976" w:type="dxa"/>
            <w:tcBorders>
              <w:top w:val="nil"/>
              <w:left w:val="nil"/>
              <w:bottom w:val="single" w:sz="4" w:space="0" w:color="auto"/>
              <w:right w:val="single" w:sz="4" w:space="0" w:color="auto"/>
            </w:tcBorders>
            <w:shd w:val="clear" w:color="auto" w:fill="auto"/>
            <w:noWrap/>
            <w:vAlign w:val="center"/>
            <w:hideMark/>
          </w:tcPr>
          <w:p w14:paraId="41565BFB" w14:textId="77777777" w:rsidR="007C5D97" w:rsidRPr="00622A7F" w:rsidRDefault="007C5D97" w:rsidP="00625AE0">
            <w:pPr>
              <w:pStyle w:val="Titel"/>
            </w:pPr>
            <w:r w:rsidRPr="00622A7F">
              <w:t>1.2% (2/</w:t>
            </w:r>
            <w:del w:id="627" w:author="Haskamp, Stefan (extern)" w:date="2021-08-13T15:57:00Z">
              <w:r w:rsidRPr="00622A7F" w:rsidDel="00577AFD">
                <w:delText>170</w:delText>
              </w:r>
            </w:del>
            <w:ins w:id="628" w:author="Haskamp, Stefan (extern)" w:date="2021-08-13T15:57:00Z">
              <w:r w:rsidRPr="00622A7F">
                <w:t>164</w:t>
              </w:r>
            </w:ins>
            <w:r w:rsidRPr="00622A7F">
              <w:t>)</w:t>
            </w:r>
          </w:p>
        </w:tc>
      </w:tr>
      <w:tr w:rsidR="007C5D97" w:rsidRPr="00622A7F" w14:paraId="6E7731FE" w14:textId="77777777" w:rsidTr="00625AE0">
        <w:trPr>
          <w:trHeight w:val="737"/>
          <w:jc w:val="center"/>
        </w:trPr>
        <w:tc>
          <w:tcPr>
            <w:tcW w:w="2268" w:type="dxa"/>
            <w:tcBorders>
              <w:top w:val="nil"/>
              <w:left w:val="single" w:sz="4" w:space="0" w:color="auto"/>
              <w:bottom w:val="single" w:sz="4" w:space="0" w:color="auto"/>
              <w:right w:val="single" w:sz="4" w:space="0" w:color="auto"/>
            </w:tcBorders>
            <w:shd w:val="clear" w:color="auto" w:fill="auto"/>
            <w:noWrap/>
            <w:vAlign w:val="center"/>
            <w:hideMark/>
          </w:tcPr>
          <w:p w14:paraId="6BE4330A" w14:textId="77777777" w:rsidR="007C5D97" w:rsidRPr="00622A7F" w:rsidRDefault="007C5D97" w:rsidP="00625AE0">
            <w:pPr>
              <w:pStyle w:val="Titel"/>
            </w:pPr>
            <w:r w:rsidRPr="00622A7F">
              <w:t>c.752T&gt;C/ p.(Met251Thr)</w:t>
            </w:r>
          </w:p>
        </w:tc>
        <w:tc>
          <w:tcPr>
            <w:tcW w:w="2127" w:type="dxa"/>
            <w:tcBorders>
              <w:top w:val="nil"/>
              <w:left w:val="nil"/>
              <w:bottom w:val="single" w:sz="4" w:space="0" w:color="auto"/>
              <w:right w:val="single" w:sz="4" w:space="0" w:color="auto"/>
            </w:tcBorders>
            <w:shd w:val="clear" w:color="auto" w:fill="auto"/>
            <w:noWrap/>
            <w:vAlign w:val="center"/>
            <w:hideMark/>
          </w:tcPr>
          <w:p w14:paraId="2C8704BD" w14:textId="77777777" w:rsidR="007C5D97" w:rsidRPr="00622A7F" w:rsidRDefault="007C5D97" w:rsidP="00625AE0">
            <w:pPr>
              <w:pStyle w:val="Titel"/>
            </w:pPr>
            <w:r w:rsidRPr="00622A7F">
              <w:t>56,356,502 (rs56378716)</w:t>
            </w:r>
          </w:p>
        </w:tc>
        <w:tc>
          <w:tcPr>
            <w:tcW w:w="1701" w:type="dxa"/>
            <w:tcBorders>
              <w:top w:val="nil"/>
              <w:left w:val="nil"/>
              <w:bottom w:val="single" w:sz="4" w:space="0" w:color="auto"/>
              <w:right w:val="single" w:sz="4" w:space="0" w:color="auto"/>
            </w:tcBorders>
            <w:shd w:val="clear" w:color="auto" w:fill="auto"/>
            <w:noWrap/>
            <w:vAlign w:val="center"/>
            <w:hideMark/>
          </w:tcPr>
          <w:p w14:paraId="52CD951C" w14:textId="0B518EE1" w:rsidR="007C5D97" w:rsidRPr="00622A7F" w:rsidRDefault="009A7AD4" w:rsidP="009A7AD4">
            <w:pPr>
              <w:pStyle w:val="Titel"/>
            </w:pPr>
            <w:r>
              <w:t>{Romano, 1997 #1667}</w:t>
            </w:r>
          </w:p>
        </w:tc>
        <w:tc>
          <w:tcPr>
            <w:tcW w:w="2976" w:type="dxa"/>
            <w:tcBorders>
              <w:top w:val="nil"/>
              <w:left w:val="nil"/>
              <w:bottom w:val="single" w:sz="4" w:space="0" w:color="auto"/>
              <w:right w:val="single" w:sz="4" w:space="0" w:color="auto"/>
            </w:tcBorders>
            <w:shd w:val="clear" w:color="auto" w:fill="auto"/>
            <w:noWrap/>
            <w:vAlign w:val="center"/>
            <w:hideMark/>
          </w:tcPr>
          <w:p w14:paraId="33DE33D5" w14:textId="77777777" w:rsidR="007C5D97" w:rsidRPr="00622A7F" w:rsidRDefault="007C5D97" w:rsidP="00625AE0">
            <w:pPr>
              <w:pStyle w:val="Titel"/>
            </w:pPr>
            <w:r w:rsidRPr="00622A7F">
              <w:t>1.2% (2/</w:t>
            </w:r>
            <w:del w:id="629" w:author="Haskamp, Stefan (extern)" w:date="2021-08-13T15:57:00Z">
              <w:r w:rsidRPr="00622A7F" w:rsidDel="00577AFD">
                <w:delText>170</w:delText>
              </w:r>
            </w:del>
            <w:ins w:id="630" w:author="Haskamp, Stefan (extern)" w:date="2021-08-13T15:57:00Z">
              <w:r w:rsidRPr="00622A7F">
                <w:t>164</w:t>
              </w:r>
            </w:ins>
            <w:r w:rsidRPr="00622A7F">
              <w:t>)</w:t>
            </w:r>
          </w:p>
        </w:tc>
      </w:tr>
      <w:tr w:rsidR="007C5D97" w:rsidRPr="00622A7F" w14:paraId="364D957C" w14:textId="77777777" w:rsidTr="00625AE0">
        <w:trPr>
          <w:trHeight w:val="737"/>
          <w:jc w:val="center"/>
        </w:trPr>
        <w:tc>
          <w:tcPr>
            <w:tcW w:w="2268" w:type="dxa"/>
            <w:tcBorders>
              <w:top w:val="nil"/>
              <w:left w:val="single" w:sz="4" w:space="0" w:color="auto"/>
              <w:bottom w:val="single" w:sz="4" w:space="0" w:color="auto"/>
              <w:right w:val="single" w:sz="4" w:space="0" w:color="auto"/>
            </w:tcBorders>
            <w:shd w:val="clear" w:color="auto" w:fill="auto"/>
            <w:noWrap/>
            <w:vAlign w:val="center"/>
            <w:hideMark/>
          </w:tcPr>
          <w:p w14:paraId="6DC5BF47" w14:textId="77777777" w:rsidR="007C5D97" w:rsidRPr="00622A7F" w:rsidRDefault="007C5D97" w:rsidP="00625AE0">
            <w:pPr>
              <w:pStyle w:val="Titel"/>
            </w:pPr>
            <w:r w:rsidRPr="00622A7F">
              <w:t>c.995C&gt;T/ p.(Ala332Val)</w:t>
            </w:r>
          </w:p>
        </w:tc>
        <w:tc>
          <w:tcPr>
            <w:tcW w:w="2127" w:type="dxa"/>
            <w:tcBorders>
              <w:top w:val="nil"/>
              <w:left w:val="nil"/>
              <w:bottom w:val="single" w:sz="4" w:space="0" w:color="auto"/>
              <w:right w:val="single" w:sz="4" w:space="0" w:color="auto"/>
            </w:tcBorders>
            <w:shd w:val="clear" w:color="auto" w:fill="auto"/>
            <w:noWrap/>
            <w:vAlign w:val="center"/>
            <w:hideMark/>
          </w:tcPr>
          <w:p w14:paraId="5647F71C" w14:textId="77777777" w:rsidR="007C5D97" w:rsidRPr="00622A7F" w:rsidRDefault="007C5D97" w:rsidP="00625AE0">
            <w:pPr>
              <w:pStyle w:val="Titel"/>
            </w:pPr>
            <w:r w:rsidRPr="00622A7F">
              <w:t>56,355,397 (rs28730837)</w:t>
            </w:r>
          </w:p>
        </w:tc>
        <w:tc>
          <w:tcPr>
            <w:tcW w:w="1701" w:type="dxa"/>
            <w:tcBorders>
              <w:top w:val="nil"/>
              <w:left w:val="nil"/>
              <w:bottom w:val="single" w:sz="4" w:space="0" w:color="auto"/>
              <w:right w:val="single" w:sz="4" w:space="0" w:color="auto"/>
            </w:tcBorders>
            <w:shd w:val="clear" w:color="auto" w:fill="auto"/>
            <w:noWrap/>
            <w:vAlign w:val="center"/>
            <w:hideMark/>
          </w:tcPr>
          <w:p w14:paraId="21DFD1CE" w14:textId="35D23E13" w:rsidR="007C5D97" w:rsidRPr="00622A7F" w:rsidRDefault="009A7AD4" w:rsidP="009A7AD4">
            <w:pPr>
              <w:pStyle w:val="Titel"/>
            </w:pPr>
            <w:r>
              <w:t>{Reumaux, 2003 #1754}</w:t>
            </w:r>
          </w:p>
        </w:tc>
        <w:tc>
          <w:tcPr>
            <w:tcW w:w="2976" w:type="dxa"/>
            <w:tcBorders>
              <w:top w:val="nil"/>
              <w:left w:val="nil"/>
              <w:bottom w:val="single" w:sz="4" w:space="0" w:color="auto"/>
              <w:right w:val="single" w:sz="4" w:space="0" w:color="auto"/>
            </w:tcBorders>
            <w:shd w:val="clear" w:color="auto" w:fill="auto"/>
            <w:noWrap/>
            <w:vAlign w:val="center"/>
            <w:hideMark/>
          </w:tcPr>
          <w:p w14:paraId="22807D24" w14:textId="77777777" w:rsidR="007C5D97" w:rsidRPr="00622A7F" w:rsidRDefault="007C5D97" w:rsidP="00625AE0">
            <w:pPr>
              <w:pStyle w:val="Titel"/>
            </w:pPr>
            <w:r w:rsidRPr="00622A7F">
              <w:t>1.8% (3/</w:t>
            </w:r>
            <w:del w:id="631" w:author="Haskamp, Stefan (extern)" w:date="2021-08-13T15:57:00Z">
              <w:r w:rsidRPr="00622A7F" w:rsidDel="00577AFD">
                <w:delText>170</w:delText>
              </w:r>
            </w:del>
            <w:ins w:id="632" w:author="Haskamp, Stefan (extern)" w:date="2021-08-13T15:57:00Z">
              <w:r w:rsidRPr="00622A7F">
                <w:t>164</w:t>
              </w:r>
            </w:ins>
            <w:r w:rsidRPr="00622A7F">
              <w:t>)</w:t>
            </w:r>
          </w:p>
        </w:tc>
      </w:tr>
      <w:tr w:rsidR="007C5D97" w:rsidRPr="00622A7F" w14:paraId="6506B294" w14:textId="77777777" w:rsidTr="00625AE0">
        <w:trPr>
          <w:trHeight w:val="737"/>
          <w:jc w:val="center"/>
        </w:trPr>
        <w:tc>
          <w:tcPr>
            <w:tcW w:w="2268" w:type="dxa"/>
            <w:tcBorders>
              <w:top w:val="nil"/>
              <w:left w:val="single" w:sz="4" w:space="0" w:color="auto"/>
              <w:bottom w:val="single" w:sz="4" w:space="0" w:color="auto"/>
              <w:right w:val="single" w:sz="4" w:space="0" w:color="auto"/>
            </w:tcBorders>
            <w:shd w:val="clear" w:color="auto" w:fill="auto"/>
            <w:noWrap/>
            <w:vAlign w:val="center"/>
            <w:hideMark/>
          </w:tcPr>
          <w:p w14:paraId="596C93DB" w14:textId="77777777" w:rsidR="007C5D97" w:rsidRPr="00622A7F" w:rsidRDefault="007C5D97" w:rsidP="00625AE0">
            <w:pPr>
              <w:pStyle w:val="Titel"/>
            </w:pPr>
            <w:r w:rsidRPr="00622A7F">
              <w:t>c.1555_1569del14/ p.Met519Profs*21</w:t>
            </w:r>
          </w:p>
        </w:tc>
        <w:tc>
          <w:tcPr>
            <w:tcW w:w="2127" w:type="dxa"/>
            <w:tcBorders>
              <w:top w:val="nil"/>
              <w:left w:val="nil"/>
              <w:bottom w:val="single" w:sz="4" w:space="0" w:color="auto"/>
              <w:right w:val="single" w:sz="4" w:space="0" w:color="auto"/>
            </w:tcBorders>
            <w:shd w:val="clear" w:color="auto" w:fill="auto"/>
            <w:noWrap/>
            <w:vAlign w:val="center"/>
            <w:hideMark/>
          </w:tcPr>
          <w:p w14:paraId="35712249" w14:textId="77777777" w:rsidR="007C5D97" w:rsidRPr="00622A7F" w:rsidRDefault="007C5D97" w:rsidP="00625AE0">
            <w:pPr>
              <w:pStyle w:val="Titel"/>
            </w:pPr>
            <w:r w:rsidRPr="00622A7F">
              <w:t>56,350,827 (rs963955387)</w:t>
            </w:r>
          </w:p>
        </w:tc>
        <w:tc>
          <w:tcPr>
            <w:tcW w:w="1701" w:type="dxa"/>
            <w:tcBorders>
              <w:top w:val="nil"/>
              <w:left w:val="nil"/>
              <w:bottom w:val="single" w:sz="4" w:space="0" w:color="auto"/>
              <w:right w:val="single" w:sz="4" w:space="0" w:color="auto"/>
            </w:tcBorders>
            <w:shd w:val="clear" w:color="auto" w:fill="auto"/>
            <w:noWrap/>
            <w:vAlign w:val="center"/>
            <w:hideMark/>
          </w:tcPr>
          <w:p w14:paraId="503D094F" w14:textId="6AA721E6" w:rsidR="007C5D97" w:rsidRPr="00622A7F" w:rsidRDefault="009A7AD4" w:rsidP="009A7AD4">
            <w:pPr>
              <w:pStyle w:val="Titel"/>
            </w:pPr>
            <w:r>
              <w:t>{Romano, 1997 #1667}</w:t>
            </w:r>
          </w:p>
        </w:tc>
        <w:tc>
          <w:tcPr>
            <w:tcW w:w="2976" w:type="dxa"/>
            <w:tcBorders>
              <w:top w:val="nil"/>
              <w:left w:val="nil"/>
              <w:bottom w:val="single" w:sz="4" w:space="0" w:color="auto"/>
              <w:right w:val="single" w:sz="4" w:space="0" w:color="auto"/>
            </w:tcBorders>
            <w:shd w:val="clear" w:color="auto" w:fill="auto"/>
            <w:noWrap/>
            <w:vAlign w:val="center"/>
            <w:hideMark/>
          </w:tcPr>
          <w:p w14:paraId="509AFDC8" w14:textId="77777777" w:rsidR="007C5D97" w:rsidRPr="00622A7F" w:rsidRDefault="007C5D97" w:rsidP="00625AE0">
            <w:pPr>
              <w:pStyle w:val="Titel"/>
            </w:pPr>
            <w:r w:rsidRPr="00622A7F">
              <w:t>1.2% (2/</w:t>
            </w:r>
            <w:del w:id="633" w:author="Haskamp, Stefan (extern)" w:date="2021-08-13T15:57:00Z">
              <w:r w:rsidRPr="00622A7F" w:rsidDel="00577AFD">
                <w:delText>170</w:delText>
              </w:r>
            </w:del>
            <w:ins w:id="634" w:author="Haskamp, Stefan (extern)" w:date="2021-08-13T15:57:00Z">
              <w:r w:rsidRPr="00622A7F">
                <w:t>164</w:t>
              </w:r>
            </w:ins>
            <w:r w:rsidRPr="00622A7F">
              <w:t>)</w:t>
            </w:r>
          </w:p>
        </w:tc>
      </w:tr>
      <w:tr w:rsidR="007C5D97" w:rsidRPr="00622A7F" w14:paraId="5E11B3B6" w14:textId="77777777" w:rsidTr="00625AE0">
        <w:trPr>
          <w:trHeight w:val="737"/>
          <w:jc w:val="center"/>
        </w:trPr>
        <w:tc>
          <w:tcPr>
            <w:tcW w:w="2268" w:type="dxa"/>
            <w:tcBorders>
              <w:top w:val="nil"/>
              <w:left w:val="single" w:sz="4" w:space="0" w:color="auto"/>
              <w:bottom w:val="single" w:sz="4" w:space="0" w:color="auto"/>
              <w:right w:val="single" w:sz="4" w:space="0" w:color="auto"/>
            </w:tcBorders>
            <w:shd w:val="clear" w:color="auto" w:fill="auto"/>
            <w:noWrap/>
            <w:vAlign w:val="center"/>
            <w:hideMark/>
          </w:tcPr>
          <w:p w14:paraId="4CFDB833" w14:textId="77777777" w:rsidR="007C5D97" w:rsidRPr="00622A7F" w:rsidRDefault="007C5D97" w:rsidP="00625AE0">
            <w:pPr>
              <w:pStyle w:val="Titel"/>
              <w:rPr>
                <w:lang w:val="de-DE"/>
              </w:rPr>
            </w:pPr>
            <w:r w:rsidRPr="00622A7F">
              <w:rPr>
                <w:lang w:val="de-DE"/>
              </w:rPr>
              <w:t>c.1642C&gt;T/ p.(Arg548Trp)</w:t>
            </w:r>
          </w:p>
        </w:tc>
        <w:tc>
          <w:tcPr>
            <w:tcW w:w="2127" w:type="dxa"/>
            <w:tcBorders>
              <w:top w:val="nil"/>
              <w:left w:val="nil"/>
              <w:bottom w:val="single" w:sz="4" w:space="0" w:color="auto"/>
              <w:right w:val="single" w:sz="4" w:space="0" w:color="auto"/>
            </w:tcBorders>
            <w:shd w:val="clear" w:color="auto" w:fill="auto"/>
            <w:noWrap/>
            <w:vAlign w:val="center"/>
            <w:hideMark/>
          </w:tcPr>
          <w:p w14:paraId="3C904D9A" w14:textId="77777777" w:rsidR="007C5D97" w:rsidRPr="00622A7F" w:rsidRDefault="007C5D97" w:rsidP="00625AE0">
            <w:pPr>
              <w:pStyle w:val="Titel"/>
            </w:pPr>
            <w:r w:rsidRPr="00622A7F">
              <w:t>56,350,259 (rs148802625)</w:t>
            </w:r>
          </w:p>
        </w:tc>
        <w:tc>
          <w:tcPr>
            <w:tcW w:w="1701" w:type="dxa"/>
            <w:tcBorders>
              <w:top w:val="nil"/>
              <w:left w:val="nil"/>
              <w:bottom w:val="single" w:sz="4" w:space="0" w:color="auto"/>
              <w:right w:val="single" w:sz="4" w:space="0" w:color="auto"/>
            </w:tcBorders>
            <w:shd w:val="clear" w:color="auto" w:fill="auto"/>
            <w:noWrap/>
            <w:vAlign w:val="center"/>
            <w:hideMark/>
          </w:tcPr>
          <w:p w14:paraId="06FDD4F5" w14:textId="77777777" w:rsidR="007C5D97" w:rsidRPr="00622A7F" w:rsidRDefault="007C5D97" w:rsidP="00625AE0">
            <w:pPr>
              <w:pStyle w:val="Titel"/>
            </w:pPr>
            <w:r w:rsidRPr="00622A7F">
              <w:t>not reported</w:t>
            </w:r>
          </w:p>
        </w:tc>
        <w:tc>
          <w:tcPr>
            <w:tcW w:w="2976" w:type="dxa"/>
            <w:tcBorders>
              <w:top w:val="nil"/>
              <w:left w:val="nil"/>
              <w:bottom w:val="single" w:sz="4" w:space="0" w:color="auto"/>
              <w:right w:val="single" w:sz="4" w:space="0" w:color="auto"/>
            </w:tcBorders>
            <w:shd w:val="clear" w:color="auto" w:fill="auto"/>
            <w:noWrap/>
            <w:vAlign w:val="center"/>
            <w:hideMark/>
          </w:tcPr>
          <w:p w14:paraId="52DF5D78" w14:textId="77777777" w:rsidR="007C5D97" w:rsidRPr="00622A7F" w:rsidRDefault="007C5D97" w:rsidP="00625AE0">
            <w:pPr>
              <w:pStyle w:val="Titel"/>
            </w:pPr>
            <w:r w:rsidRPr="00622A7F">
              <w:t>0.6% (1/</w:t>
            </w:r>
            <w:del w:id="635" w:author="Haskamp, Stefan (extern)" w:date="2021-08-13T15:57:00Z">
              <w:r w:rsidRPr="00622A7F" w:rsidDel="00577AFD">
                <w:delText>170</w:delText>
              </w:r>
            </w:del>
            <w:ins w:id="636" w:author="Haskamp, Stefan (extern)" w:date="2021-08-13T15:57:00Z">
              <w:r w:rsidRPr="00622A7F">
                <w:t>164</w:t>
              </w:r>
            </w:ins>
            <w:r w:rsidRPr="00622A7F">
              <w:t>)</w:t>
            </w:r>
          </w:p>
        </w:tc>
      </w:tr>
      <w:tr w:rsidR="007C5D97" w:rsidRPr="00622A7F" w14:paraId="13E95F33" w14:textId="77777777" w:rsidTr="00625AE0">
        <w:trPr>
          <w:trHeight w:val="737"/>
          <w:jc w:val="center"/>
        </w:trPr>
        <w:tc>
          <w:tcPr>
            <w:tcW w:w="2268" w:type="dxa"/>
            <w:tcBorders>
              <w:top w:val="nil"/>
              <w:left w:val="single" w:sz="4" w:space="0" w:color="auto"/>
              <w:bottom w:val="single" w:sz="4" w:space="0" w:color="auto"/>
              <w:right w:val="single" w:sz="4" w:space="0" w:color="auto"/>
            </w:tcBorders>
            <w:shd w:val="clear" w:color="auto" w:fill="auto"/>
            <w:noWrap/>
            <w:vAlign w:val="center"/>
            <w:hideMark/>
          </w:tcPr>
          <w:p w14:paraId="68283544" w14:textId="77777777" w:rsidR="007C5D97" w:rsidRPr="00622A7F" w:rsidRDefault="007C5D97" w:rsidP="00625AE0">
            <w:pPr>
              <w:pStyle w:val="Titel"/>
              <w:rPr>
                <w:lang w:val="de-DE"/>
              </w:rPr>
            </w:pPr>
            <w:r w:rsidRPr="00622A7F">
              <w:rPr>
                <w:lang w:val="de-DE"/>
              </w:rPr>
              <w:t>c.1705C&gt;T/ p.(Arg569Trp)</w:t>
            </w:r>
          </w:p>
        </w:tc>
        <w:tc>
          <w:tcPr>
            <w:tcW w:w="2127" w:type="dxa"/>
            <w:tcBorders>
              <w:top w:val="nil"/>
              <w:left w:val="nil"/>
              <w:bottom w:val="single" w:sz="4" w:space="0" w:color="auto"/>
              <w:right w:val="single" w:sz="4" w:space="0" w:color="auto"/>
            </w:tcBorders>
            <w:shd w:val="clear" w:color="auto" w:fill="auto"/>
            <w:noWrap/>
            <w:vAlign w:val="center"/>
            <w:hideMark/>
          </w:tcPr>
          <w:p w14:paraId="69905DF9" w14:textId="77777777" w:rsidR="007C5D97" w:rsidRPr="00622A7F" w:rsidRDefault="007C5D97" w:rsidP="00625AE0">
            <w:pPr>
              <w:pStyle w:val="Titel"/>
            </w:pPr>
            <w:r w:rsidRPr="00622A7F">
              <w:t>56,350,196 (rs119468010)</w:t>
            </w:r>
          </w:p>
        </w:tc>
        <w:tc>
          <w:tcPr>
            <w:tcW w:w="1701" w:type="dxa"/>
            <w:tcBorders>
              <w:top w:val="nil"/>
              <w:left w:val="nil"/>
              <w:bottom w:val="single" w:sz="4" w:space="0" w:color="auto"/>
              <w:right w:val="single" w:sz="4" w:space="0" w:color="auto"/>
            </w:tcBorders>
            <w:shd w:val="clear" w:color="auto" w:fill="auto"/>
            <w:noWrap/>
            <w:vAlign w:val="center"/>
            <w:hideMark/>
          </w:tcPr>
          <w:p w14:paraId="6272055A" w14:textId="28845B1E" w:rsidR="007C5D97" w:rsidRPr="00622A7F" w:rsidRDefault="009A7AD4" w:rsidP="009A7AD4">
            <w:pPr>
              <w:pStyle w:val="Titel"/>
            </w:pPr>
            <w:r>
              <w:t>{Nauseef, 1994 #1692}</w:t>
            </w:r>
          </w:p>
        </w:tc>
        <w:tc>
          <w:tcPr>
            <w:tcW w:w="2976" w:type="dxa"/>
            <w:tcBorders>
              <w:top w:val="nil"/>
              <w:left w:val="nil"/>
              <w:bottom w:val="single" w:sz="4" w:space="0" w:color="auto"/>
              <w:right w:val="single" w:sz="4" w:space="0" w:color="auto"/>
            </w:tcBorders>
            <w:shd w:val="clear" w:color="auto" w:fill="auto"/>
            <w:noWrap/>
            <w:vAlign w:val="center"/>
            <w:hideMark/>
          </w:tcPr>
          <w:p w14:paraId="4B443D1D" w14:textId="77777777" w:rsidR="007C5D97" w:rsidRPr="00622A7F" w:rsidRDefault="007C5D97" w:rsidP="00625AE0">
            <w:pPr>
              <w:pStyle w:val="Titel"/>
            </w:pPr>
            <w:r w:rsidRPr="00622A7F">
              <w:t>1.8% (3/</w:t>
            </w:r>
            <w:del w:id="637" w:author="Haskamp, Stefan (extern)" w:date="2021-08-13T15:57:00Z">
              <w:r w:rsidRPr="00622A7F" w:rsidDel="00577AFD">
                <w:delText>170</w:delText>
              </w:r>
            </w:del>
            <w:ins w:id="638" w:author="Haskamp, Stefan (extern)" w:date="2021-08-13T15:57:00Z">
              <w:r w:rsidRPr="00622A7F">
                <w:t>164</w:t>
              </w:r>
            </w:ins>
            <w:r w:rsidRPr="00622A7F">
              <w:t>)</w:t>
            </w:r>
          </w:p>
        </w:tc>
      </w:tr>
      <w:tr w:rsidR="007C5D97" w:rsidRPr="00622A7F" w14:paraId="131F611D" w14:textId="77777777" w:rsidTr="00625AE0">
        <w:trPr>
          <w:trHeight w:val="737"/>
          <w:jc w:val="center"/>
        </w:trPr>
        <w:tc>
          <w:tcPr>
            <w:tcW w:w="2268" w:type="dxa"/>
            <w:tcBorders>
              <w:top w:val="nil"/>
              <w:left w:val="single" w:sz="4" w:space="0" w:color="auto"/>
              <w:bottom w:val="single" w:sz="4" w:space="0" w:color="auto"/>
              <w:right w:val="single" w:sz="4" w:space="0" w:color="auto"/>
            </w:tcBorders>
            <w:shd w:val="clear" w:color="auto" w:fill="auto"/>
            <w:noWrap/>
            <w:vAlign w:val="center"/>
            <w:hideMark/>
          </w:tcPr>
          <w:p w14:paraId="7AF5DCF3" w14:textId="77777777" w:rsidR="007C5D97" w:rsidRPr="00622A7F" w:rsidRDefault="007C5D97" w:rsidP="00625AE0">
            <w:pPr>
              <w:pStyle w:val="Titel"/>
              <w:rPr>
                <w:lang w:val="de-DE"/>
              </w:rPr>
            </w:pPr>
            <w:r w:rsidRPr="00622A7F">
              <w:rPr>
                <w:lang w:val="de-DE"/>
              </w:rPr>
              <w:lastRenderedPageBreak/>
              <w:t>c.1768C&gt;T/ p.(Arg590Cys)</w:t>
            </w:r>
          </w:p>
        </w:tc>
        <w:tc>
          <w:tcPr>
            <w:tcW w:w="2127" w:type="dxa"/>
            <w:tcBorders>
              <w:top w:val="nil"/>
              <w:left w:val="nil"/>
              <w:bottom w:val="single" w:sz="4" w:space="0" w:color="auto"/>
              <w:right w:val="single" w:sz="4" w:space="0" w:color="auto"/>
            </w:tcBorders>
            <w:shd w:val="clear" w:color="auto" w:fill="auto"/>
            <w:noWrap/>
            <w:vAlign w:val="center"/>
            <w:hideMark/>
          </w:tcPr>
          <w:p w14:paraId="452A43AC" w14:textId="77777777" w:rsidR="007C5D97" w:rsidRPr="00622A7F" w:rsidRDefault="007C5D97" w:rsidP="00625AE0">
            <w:pPr>
              <w:pStyle w:val="Titel"/>
            </w:pPr>
            <w:r w:rsidRPr="00622A7F">
              <w:t>56,350,133 (rs142082076)</w:t>
            </w:r>
          </w:p>
        </w:tc>
        <w:tc>
          <w:tcPr>
            <w:tcW w:w="1701" w:type="dxa"/>
            <w:tcBorders>
              <w:top w:val="nil"/>
              <w:left w:val="nil"/>
              <w:bottom w:val="single" w:sz="4" w:space="0" w:color="auto"/>
              <w:right w:val="single" w:sz="4" w:space="0" w:color="auto"/>
            </w:tcBorders>
            <w:shd w:val="clear" w:color="auto" w:fill="auto"/>
            <w:noWrap/>
            <w:vAlign w:val="center"/>
            <w:hideMark/>
          </w:tcPr>
          <w:p w14:paraId="0172FED2" w14:textId="77777777" w:rsidR="007C5D97" w:rsidRPr="00622A7F" w:rsidRDefault="007C5D97" w:rsidP="00625AE0">
            <w:pPr>
              <w:pStyle w:val="Titel"/>
            </w:pPr>
            <w:r w:rsidRPr="00622A7F">
              <w:t>not reported</w:t>
            </w:r>
          </w:p>
        </w:tc>
        <w:tc>
          <w:tcPr>
            <w:tcW w:w="2976" w:type="dxa"/>
            <w:tcBorders>
              <w:top w:val="nil"/>
              <w:left w:val="nil"/>
              <w:bottom w:val="single" w:sz="4" w:space="0" w:color="auto"/>
              <w:right w:val="single" w:sz="4" w:space="0" w:color="auto"/>
            </w:tcBorders>
            <w:shd w:val="clear" w:color="auto" w:fill="auto"/>
            <w:noWrap/>
            <w:vAlign w:val="center"/>
            <w:hideMark/>
          </w:tcPr>
          <w:p w14:paraId="33A66FE5" w14:textId="77777777" w:rsidR="007C5D97" w:rsidRPr="00622A7F" w:rsidRDefault="007C5D97" w:rsidP="00625AE0">
            <w:pPr>
              <w:pStyle w:val="Titel"/>
            </w:pPr>
            <w:r w:rsidRPr="00622A7F">
              <w:t>1.2% (2/</w:t>
            </w:r>
            <w:del w:id="639" w:author="Haskamp, Stefan (extern)" w:date="2021-08-13T15:57:00Z">
              <w:r w:rsidRPr="00622A7F" w:rsidDel="00577AFD">
                <w:delText>170</w:delText>
              </w:r>
            </w:del>
            <w:ins w:id="640" w:author="Haskamp, Stefan (extern)" w:date="2021-08-13T15:57:00Z">
              <w:r w:rsidRPr="00622A7F">
                <w:t>164</w:t>
              </w:r>
            </w:ins>
            <w:r w:rsidRPr="00622A7F">
              <w:t>)</w:t>
            </w:r>
          </w:p>
        </w:tc>
      </w:tr>
      <w:tr w:rsidR="007C5D97" w:rsidRPr="00622A7F" w14:paraId="102261A6" w14:textId="77777777" w:rsidTr="00625AE0">
        <w:trPr>
          <w:trHeight w:val="737"/>
          <w:jc w:val="center"/>
        </w:trPr>
        <w:tc>
          <w:tcPr>
            <w:tcW w:w="2268" w:type="dxa"/>
            <w:tcBorders>
              <w:top w:val="nil"/>
              <w:left w:val="single" w:sz="4" w:space="0" w:color="auto"/>
              <w:bottom w:val="single" w:sz="4" w:space="0" w:color="auto"/>
              <w:right w:val="single" w:sz="4" w:space="0" w:color="auto"/>
            </w:tcBorders>
            <w:shd w:val="clear" w:color="auto" w:fill="auto"/>
            <w:noWrap/>
            <w:vAlign w:val="center"/>
            <w:hideMark/>
          </w:tcPr>
          <w:p w14:paraId="35DD4800" w14:textId="77777777" w:rsidR="007C5D97" w:rsidRPr="00622A7F" w:rsidRDefault="007C5D97" w:rsidP="00625AE0">
            <w:pPr>
              <w:pStyle w:val="Titel"/>
            </w:pPr>
            <w:r w:rsidRPr="00622A7F">
              <w:t>c.2031-2A&gt;T</w:t>
            </w:r>
          </w:p>
        </w:tc>
        <w:tc>
          <w:tcPr>
            <w:tcW w:w="2127" w:type="dxa"/>
            <w:tcBorders>
              <w:top w:val="nil"/>
              <w:left w:val="nil"/>
              <w:bottom w:val="single" w:sz="4" w:space="0" w:color="auto"/>
              <w:right w:val="single" w:sz="4" w:space="0" w:color="auto"/>
            </w:tcBorders>
            <w:shd w:val="clear" w:color="auto" w:fill="auto"/>
            <w:noWrap/>
            <w:vAlign w:val="center"/>
            <w:hideMark/>
          </w:tcPr>
          <w:p w14:paraId="051FFB83" w14:textId="77777777" w:rsidR="007C5D97" w:rsidRPr="00622A7F" w:rsidRDefault="007C5D97" w:rsidP="00625AE0">
            <w:pPr>
              <w:pStyle w:val="Titel"/>
            </w:pPr>
            <w:r w:rsidRPr="00622A7F">
              <w:t>56,348,226 (rs35897051)</w:t>
            </w:r>
          </w:p>
        </w:tc>
        <w:tc>
          <w:tcPr>
            <w:tcW w:w="1701" w:type="dxa"/>
            <w:tcBorders>
              <w:top w:val="nil"/>
              <w:left w:val="nil"/>
              <w:bottom w:val="single" w:sz="4" w:space="0" w:color="auto"/>
              <w:right w:val="single" w:sz="4" w:space="0" w:color="auto"/>
            </w:tcBorders>
            <w:shd w:val="clear" w:color="auto" w:fill="auto"/>
            <w:noWrap/>
            <w:vAlign w:val="center"/>
            <w:hideMark/>
          </w:tcPr>
          <w:p w14:paraId="370081BE" w14:textId="7711AC07" w:rsidR="007C5D97" w:rsidRPr="00622A7F" w:rsidRDefault="009A7AD4" w:rsidP="00625AE0">
            <w:pPr>
              <w:pStyle w:val="Titel"/>
            </w:pPr>
            <w:r>
              <w:t>{Reumaux, 2003 #1754}</w:t>
            </w:r>
          </w:p>
          <w:p w14:paraId="297E35DC" w14:textId="49B2A9E0" w:rsidR="007C5D97" w:rsidRPr="00622A7F" w:rsidRDefault="009A7AD4" w:rsidP="009A7AD4">
            <w:pPr>
              <w:rPr>
                <w:rFonts w:cs="Arial"/>
                <w:lang w:eastAsia="en-GB"/>
              </w:rPr>
            </w:pPr>
            <w:r>
              <w:rPr>
                <w:rFonts w:cs="Arial"/>
                <w:lang w:eastAsia="en-GB"/>
              </w:rPr>
              <w:t>{Marchetti, 2004 #1668}</w:t>
            </w:r>
          </w:p>
        </w:tc>
        <w:tc>
          <w:tcPr>
            <w:tcW w:w="2976" w:type="dxa"/>
            <w:tcBorders>
              <w:top w:val="nil"/>
              <w:left w:val="nil"/>
              <w:bottom w:val="single" w:sz="4" w:space="0" w:color="auto"/>
              <w:right w:val="single" w:sz="4" w:space="0" w:color="auto"/>
            </w:tcBorders>
            <w:shd w:val="clear" w:color="auto" w:fill="auto"/>
            <w:noWrap/>
            <w:vAlign w:val="center"/>
            <w:hideMark/>
          </w:tcPr>
          <w:p w14:paraId="69E4F89C" w14:textId="77777777" w:rsidR="007C5D97" w:rsidRPr="00622A7F" w:rsidRDefault="007C5D97" w:rsidP="00625AE0">
            <w:pPr>
              <w:pStyle w:val="Titel"/>
            </w:pPr>
            <w:r w:rsidRPr="00622A7F">
              <w:t>3.6% (6/</w:t>
            </w:r>
            <w:del w:id="641" w:author="Haskamp, Stefan (extern)" w:date="2021-08-13T15:57:00Z">
              <w:r w:rsidRPr="00622A7F" w:rsidDel="00577AFD">
                <w:delText>170</w:delText>
              </w:r>
            </w:del>
            <w:ins w:id="642" w:author="Haskamp, Stefan (extern)" w:date="2021-08-13T15:57:00Z">
              <w:r w:rsidRPr="00622A7F">
                <w:t>164</w:t>
              </w:r>
            </w:ins>
            <w:r w:rsidRPr="00622A7F">
              <w:t>)</w:t>
            </w:r>
          </w:p>
        </w:tc>
      </w:tr>
    </w:tbl>
    <w:p w14:paraId="1208E324" w14:textId="77777777" w:rsidR="007C5D97" w:rsidRPr="00622A7F" w:rsidRDefault="007C5D97" w:rsidP="007C5D97">
      <w:pPr>
        <w:rPr>
          <w:rFonts w:cs="Arial"/>
        </w:rPr>
      </w:pPr>
    </w:p>
    <w:p w14:paraId="79FE9AA4" w14:textId="77777777" w:rsidR="007C5D97" w:rsidRPr="00622A7F" w:rsidRDefault="007C5D97" w:rsidP="007C5D97">
      <w:pPr>
        <w:rPr>
          <w:rFonts w:cs="Arial"/>
        </w:rPr>
      </w:pPr>
      <w:commentRangeStart w:id="643"/>
      <w:r w:rsidRPr="00622A7F">
        <w:rPr>
          <w:rFonts w:cs="Arial"/>
        </w:rPr>
        <w:t xml:space="preserve">In summary, </w:t>
      </w:r>
      <w:commentRangeStart w:id="644"/>
      <w:r w:rsidRPr="00622A7F">
        <w:rPr>
          <w:rFonts w:cs="Arial"/>
        </w:rPr>
        <w:t>homozygous</w:t>
      </w:r>
      <w:commentRangeEnd w:id="644"/>
      <w:r>
        <w:rPr>
          <w:rStyle w:val="Kommentarzeichen"/>
        </w:rPr>
        <w:commentReference w:id="644"/>
      </w:r>
      <w:r w:rsidRPr="00622A7F">
        <w:rPr>
          <w:rFonts w:cs="Arial"/>
        </w:rPr>
        <w:t xml:space="preserve"> and heterozygous variants in </w:t>
      </w:r>
      <w:r w:rsidRPr="00622A7F">
        <w:rPr>
          <w:rFonts w:cs="Arial"/>
          <w:i/>
        </w:rPr>
        <w:t>MPO</w:t>
      </w:r>
      <w:r w:rsidRPr="00622A7F">
        <w:rPr>
          <w:rFonts w:cs="Arial"/>
        </w:rPr>
        <w:t xml:space="preserve"> were identified in </w:t>
      </w:r>
      <w:del w:id="645" w:author="Haskamp, Stefan" w:date="2021-12-30T15:49:00Z">
        <w:r w:rsidRPr="00622A7F" w:rsidDel="00EC1EFC">
          <w:rPr>
            <w:rFonts w:cs="Arial"/>
          </w:rPr>
          <w:delText xml:space="preserve">four </w:delText>
        </w:r>
      </w:del>
      <w:ins w:id="646" w:author="Haskamp, Stefan" w:date="2021-12-30T15:49:00Z">
        <w:r>
          <w:rPr>
            <w:rFonts w:cs="Arial"/>
          </w:rPr>
          <w:t>three</w:t>
        </w:r>
        <w:r w:rsidRPr="00622A7F">
          <w:rPr>
            <w:rFonts w:cs="Arial"/>
          </w:rPr>
          <w:t xml:space="preserve"> </w:t>
        </w:r>
      </w:ins>
      <w:r w:rsidRPr="00622A7F">
        <w:rPr>
          <w:rFonts w:cs="Arial"/>
        </w:rPr>
        <w:t xml:space="preserve">and </w:t>
      </w:r>
      <w:commentRangeStart w:id="647"/>
      <w:del w:id="648" w:author="Haskamp, Stefan" w:date="2021-12-30T15:49:00Z">
        <w:r w:rsidRPr="00622A7F" w:rsidDel="00EC1EFC">
          <w:rPr>
            <w:rFonts w:cs="Arial"/>
          </w:rPr>
          <w:delText xml:space="preserve">eleven </w:delText>
        </w:r>
      </w:del>
      <w:ins w:id="649" w:author="Haskamp, Stefan" w:date="2021-12-30T15:49:00Z">
        <w:r>
          <w:rPr>
            <w:rFonts w:cs="Arial"/>
          </w:rPr>
          <w:t>13</w:t>
        </w:r>
        <w:r w:rsidRPr="00622A7F">
          <w:rPr>
            <w:rFonts w:cs="Arial"/>
          </w:rPr>
          <w:t xml:space="preserve"> </w:t>
        </w:r>
      </w:ins>
      <w:r w:rsidRPr="00622A7F">
        <w:rPr>
          <w:rFonts w:cs="Arial"/>
        </w:rPr>
        <w:t>p</w:t>
      </w:r>
      <w:commentRangeEnd w:id="647"/>
      <w:r>
        <w:rPr>
          <w:rStyle w:val="Kommentarzeichen"/>
        </w:rPr>
        <w:commentReference w:id="647"/>
      </w:r>
      <w:r w:rsidRPr="00622A7F">
        <w:rPr>
          <w:rFonts w:cs="Arial"/>
        </w:rPr>
        <w:t>atients, respectively.</w:t>
      </w:r>
      <w:ins w:id="650" w:author="Haskamp, Stefan" w:date="2021-12-30T15:50:00Z">
        <w:r>
          <w:rPr>
            <w:rFonts w:cs="Arial"/>
          </w:rPr>
          <w:t xml:space="preserve"> One patient was</w:t>
        </w:r>
      </w:ins>
      <w:ins w:id="651" w:author="Haskamp, Stefan" w:date="2021-12-30T15:51:00Z">
        <w:r>
          <w:rPr>
            <w:rFonts w:cs="Arial"/>
          </w:rPr>
          <w:t xml:space="preserve"> </w:t>
        </w:r>
        <w:r w:rsidRPr="00EC1EFC">
          <w:rPr>
            <w:rFonts w:cs="Arial"/>
          </w:rPr>
          <w:t xml:space="preserve">compound heterozygous for the </w:t>
        </w:r>
        <w:r w:rsidRPr="00EC1EFC">
          <w:rPr>
            <w:rFonts w:cs="Arial"/>
            <w:i/>
            <w:iCs/>
            <w:rPrChange w:id="652" w:author="Haskamp, Stefan" w:date="2021-12-30T15:52:00Z">
              <w:rPr>
                <w:rFonts w:cs="Arial"/>
              </w:rPr>
            </w:rPrChange>
          </w:rPr>
          <w:t>MPO</w:t>
        </w:r>
        <w:r w:rsidRPr="00EC1EFC">
          <w:rPr>
            <w:rFonts w:cs="Arial"/>
          </w:rPr>
          <w:t xml:space="preserve"> </w:t>
        </w:r>
      </w:ins>
      <w:ins w:id="653" w:author="Haskamp, Stefan" w:date="2021-12-30T15:52:00Z">
        <w:r>
          <w:rPr>
            <w:rFonts w:cs="Arial"/>
          </w:rPr>
          <w:t>variants</w:t>
        </w:r>
      </w:ins>
      <w:ins w:id="654" w:author="Haskamp, Stefan" w:date="2021-12-30T15:51:00Z">
        <w:r w:rsidRPr="00EC1EFC">
          <w:rPr>
            <w:rFonts w:cs="Arial"/>
          </w:rPr>
          <w:t xml:space="preserve"> c.995C&gt;T/ p.Ala332Val</w:t>
        </w:r>
      </w:ins>
      <w:ins w:id="655" w:author="Haskamp, Stefan" w:date="2021-12-30T15:52:00Z">
        <w:r>
          <w:rPr>
            <w:rFonts w:cs="Arial"/>
          </w:rPr>
          <w:t xml:space="preserve"> </w:t>
        </w:r>
      </w:ins>
      <w:ins w:id="656" w:author="Haskamp, Stefan" w:date="2021-12-30T15:51:00Z">
        <w:r w:rsidRPr="00EC1EFC">
          <w:rPr>
            <w:rFonts w:cs="Arial"/>
          </w:rPr>
          <w:t>and c.2031-2A&gt;C/ p.(Phe678*).</w:t>
        </w:r>
      </w:ins>
      <w:ins w:id="657" w:author="Haskamp, Stefan" w:date="2021-12-30T15:50:00Z">
        <w:r>
          <w:rPr>
            <w:rFonts w:cs="Arial"/>
          </w:rPr>
          <w:t xml:space="preserve"> </w:t>
        </w:r>
      </w:ins>
      <w:del w:id="658" w:author="Haskamp, Stefan" w:date="2021-12-30T15:50:00Z">
        <w:r w:rsidRPr="00622A7F" w:rsidDel="00EC1EFC">
          <w:rPr>
            <w:rFonts w:cs="Arial"/>
          </w:rPr>
          <w:delText xml:space="preserve"> </w:delText>
        </w:r>
      </w:del>
      <w:r w:rsidRPr="00622A7F">
        <w:rPr>
          <w:rFonts w:cs="Arial"/>
        </w:rPr>
        <w:t>This suggests a key role for MPO-deficiency in GPP</w:t>
      </w:r>
      <w:ins w:id="659" w:author="Haskamp, Stefan (extern)" w:date="2021-08-13T15:04:00Z">
        <w:r w:rsidRPr="00622A7F">
          <w:rPr>
            <w:rFonts w:cs="Arial"/>
          </w:rPr>
          <w:t xml:space="preserve"> and potentially in </w:t>
        </w:r>
      </w:ins>
      <w:ins w:id="660" w:author="Haskamp, Stefan (extern)" w:date="2021-08-13T15:05:00Z">
        <w:r w:rsidRPr="00622A7F">
          <w:rPr>
            <w:rFonts w:cs="Arial"/>
          </w:rPr>
          <w:t>the</w:t>
        </w:r>
      </w:ins>
      <w:ins w:id="661" w:author="Haskamp, Stefan (extern)" w:date="2021-08-13T15:04:00Z">
        <w:r w:rsidRPr="00622A7F">
          <w:rPr>
            <w:rFonts w:cs="Arial"/>
          </w:rPr>
          <w:t xml:space="preserve"> pustular skin diseases </w:t>
        </w:r>
      </w:ins>
      <w:ins w:id="662" w:author="Haskamp, Stefan (extern)" w:date="2021-08-13T15:05:00Z">
        <w:r w:rsidRPr="00622A7F">
          <w:rPr>
            <w:rFonts w:cs="Arial"/>
          </w:rPr>
          <w:t>ACH and AGEP</w:t>
        </w:r>
      </w:ins>
      <w:r w:rsidRPr="00622A7F">
        <w:rPr>
          <w:rFonts w:cs="Arial"/>
        </w:rPr>
        <w:t>.</w:t>
      </w:r>
      <w:commentRangeEnd w:id="643"/>
      <w:r w:rsidRPr="00622A7F">
        <w:rPr>
          <w:rStyle w:val="Kommentarzeichen"/>
          <w:rFonts w:cs="Arial"/>
        </w:rPr>
        <w:commentReference w:id="643"/>
      </w:r>
    </w:p>
    <w:p w14:paraId="377F791E" w14:textId="77777777" w:rsidR="007C5D97" w:rsidRPr="00622A7F" w:rsidRDefault="007C5D97" w:rsidP="007C5D97">
      <w:pPr>
        <w:rPr>
          <w:rFonts w:cs="Arial"/>
        </w:rPr>
      </w:pPr>
    </w:p>
    <w:p w14:paraId="629B5342" w14:textId="77777777" w:rsidR="00D555C3" w:rsidRPr="00622A7F" w:rsidRDefault="00D555C3" w:rsidP="00622A7F">
      <w:pPr>
        <w:pStyle w:val="berschrift3"/>
        <w:rPr>
          <w:rFonts w:cs="Arial"/>
        </w:rPr>
      </w:pPr>
      <w:r w:rsidRPr="00622A7F">
        <w:rPr>
          <w:rFonts w:cs="Arial"/>
        </w:rPr>
        <w:t xml:space="preserve">Functional characterization of </w:t>
      </w:r>
      <w:r w:rsidRPr="00622A7F">
        <w:rPr>
          <w:rFonts w:cs="Arial"/>
          <w:i/>
        </w:rPr>
        <w:t>MPO</w:t>
      </w:r>
      <w:r w:rsidRPr="00622A7F">
        <w:rPr>
          <w:rFonts w:cs="Arial"/>
        </w:rPr>
        <w:t xml:space="preserve"> variants</w:t>
      </w:r>
      <w:bookmarkEnd w:id="551"/>
      <w:bookmarkEnd w:id="552"/>
    </w:p>
    <w:p w14:paraId="7BD5F24D" w14:textId="3B9C8242" w:rsidR="00D555C3" w:rsidRPr="00622A7F" w:rsidRDefault="00D555C3" w:rsidP="00622A7F">
      <w:pPr>
        <w:rPr>
          <w:rFonts w:cs="Arial"/>
        </w:rPr>
      </w:pPr>
      <w:r w:rsidRPr="00622A7F">
        <w:rPr>
          <w:rFonts w:cs="Arial"/>
        </w:rPr>
        <w:t xml:space="preserve">In order to assess the potential impact of the </w:t>
      </w:r>
      <w:r w:rsidRPr="00622A7F">
        <w:rPr>
          <w:rFonts w:cs="Arial"/>
          <w:i/>
        </w:rPr>
        <w:t>MPO</w:t>
      </w:r>
      <w:r w:rsidRPr="00622A7F">
        <w:rPr>
          <w:rFonts w:cs="Arial"/>
        </w:rPr>
        <w:t xml:space="preserve"> variants on the function of the enzyme, </w:t>
      </w:r>
      <w:commentRangeStart w:id="663"/>
      <w:del w:id="664" w:author="Haskamp, Stefan" w:date="2021-12-30T15:55:00Z">
        <w:r w:rsidRPr="00622A7F" w:rsidDel="00EC1EFC">
          <w:rPr>
            <w:rFonts w:cs="Arial"/>
          </w:rPr>
          <w:delText>multiple</w:delText>
        </w:r>
        <w:commentRangeEnd w:id="663"/>
        <w:r w:rsidR="00ED6C0E" w:rsidDel="00EC1EFC">
          <w:rPr>
            <w:rStyle w:val="Kommentarzeichen"/>
          </w:rPr>
          <w:commentReference w:id="663"/>
        </w:r>
        <w:r w:rsidRPr="00622A7F" w:rsidDel="00EC1EFC">
          <w:rPr>
            <w:rFonts w:cs="Arial"/>
          </w:rPr>
          <w:delText xml:space="preserve"> </w:delText>
        </w:r>
      </w:del>
      <w:ins w:id="665" w:author="Haskamp, Stefan" w:date="2021-12-30T15:55:00Z">
        <w:r w:rsidR="00EC1EFC">
          <w:rPr>
            <w:rFonts w:cs="Arial"/>
          </w:rPr>
          <w:t>several</w:t>
        </w:r>
        <w:r w:rsidR="00EC1EFC" w:rsidRPr="00622A7F">
          <w:rPr>
            <w:rFonts w:cs="Arial"/>
          </w:rPr>
          <w:t xml:space="preserve"> </w:t>
        </w:r>
      </w:ins>
      <w:r w:rsidRPr="00622A7F">
        <w:rPr>
          <w:rFonts w:cs="Arial"/>
        </w:rPr>
        <w:t xml:space="preserve">functional </w:t>
      </w:r>
      <w:del w:id="666" w:author="Haskamp, Stefan" w:date="2021-12-30T15:57:00Z">
        <w:r w:rsidRPr="00622A7F" w:rsidDel="00EC1EFC">
          <w:rPr>
            <w:rFonts w:cs="Arial"/>
          </w:rPr>
          <w:delText xml:space="preserve">and </w:delText>
        </w:r>
        <w:commentRangeStart w:id="667"/>
        <w:r w:rsidRPr="00622A7F" w:rsidDel="00EC1EFC">
          <w:rPr>
            <w:rFonts w:cs="Arial"/>
          </w:rPr>
          <w:delText>predictive</w:delText>
        </w:r>
        <w:commentRangeEnd w:id="667"/>
        <w:r w:rsidR="00ED6C0E" w:rsidDel="00EC1EFC">
          <w:rPr>
            <w:rStyle w:val="Kommentarzeichen"/>
          </w:rPr>
          <w:commentReference w:id="667"/>
        </w:r>
        <w:r w:rsidRPr="00622A7F" w:rsidDel="00EC1EFC">
          <w:rPr>
            <w:rFonts w:cs="Arial"/>
          </w:rPr>
          <w:delText xml:space="preserve"> </w:delText>
        </w:r>
      </w:del>
      <w:r w:rsidRPr="00622A7F">
        <w:rPr>
          <w:rFonts w:cs="Arial"/>
        </w:rPr>
        <w:t xml:space="preserve">tests </w:t>
      </w:r>
      <w:ins w:id="668" w:author="Haskamp, Stefan" w:date="2021-12-30T15:58:00Z">
        <w:r w:rsidR="00EC1EFC">
          <w:rPr>
            <w:rFonts w:cs="Arial"/>
          </w:rPr>
          <w:t xml:space="preserve">and structure predictions </w:t>
        </w:r>
      </w:ins>
      <w:r w:rsidRPr="00622A7F">
        <w:rPr>
          <w:rFonts w:cs="Arial"/>
        </w:rPr>
        <w:t xml:space="preserve">were performed. </w:t>
      </w:r>
      <w:ins w:id="669" w:author="Hüffmeier, Ulrike" w:date="2021-08-03T13:52:00Z">
        <w:r w:rsidRPr="00622A7F">
          <w:rPr>
            <w:rFonts w:cs="Arial"/>
          </w:rPr>
          <w:t xml:space="preserve">Structural modeling </w:t>
        </w:r>
      </w:ins>
      <w:del w:id="670" w:author="Hüffmeier, Ulrike" w:date="2021-08-03T13:52:00Z">
        <w:r w:rsidRPr="00622A7F" w:rsidDel="00112447">
          <w:rPr>
            <w:rFonts w:cs="Arial"/>
          </w:rPr>
          <w:delText xml:space="preserve">The predictive test </w:delText>
        </w:r>
      </w:del>
      <w:r w:rsidRPr="00622A7F">
        <w:rPr>
          <w:rFonts w:cs="Arial"/>
        </w:rPr>
        <w:t xml:space="preserve">of two novel variants c.1642C&gt;T/ p.(Arg548Trp) and c.1768C&gt;T/ p.(Arg590Cys) </w:t>
      </w:r>
      <w:del w:id="671" w:author="Hüffmeier, Ulrike" w:date="2021-08-03T13:52:00Z">
        <w:r w:rsidRPr="00622A7F" w:rsidDel="00112447">
          <w:rPr>
            <w:rFonts w:cs="Arial"/>
          </w:rPr>
          <w:delText xml:space="preserve">were </w:delText>
        </w:r>
      </w:del>
      <w:ins w:id="672" w:author="Hüffmeier, Ulrike" w:date="2021-08-03T13:52:00Z">
        <w:r w:rsidRPr="00622A7F">
          <w:rPr>
            <w:rFonts w:cs="Arial"/>
          </w:rPr>
          <w:t xml:space="preserve">was </w:t>
        </w:r>
      </w:ins>
      <w:r w:rsidRPr="00622A7F">
        <w:rPr>
          <w:rFonts w:cs="Arial"/>
        </w:rPr>
        <w:t xml:space="preserve">performed </w:t>
      </w:r>
      <w:del w:id="673" w:author="Hüffmeier, Ulrike" w:date="2021-08-03T13:52:00Z">
        <w:r w:rsidRPr="00622A7F" w:rsidDel="00112447">
          <w:rPr>
            <w:rFonts w:cs="Arial"/>
          </w:rPr>
          <w:delText xml:space="preserve">by </w:delText>
        </w:r>
      </w:del>
      <w:ins w:id="674" w:author="Hüffmeier, Ulrike" w:date="2021-08-03T13:52:00Z">
        <w:r w:rsidRPr="00622A7F">
          <w:rPr>
            <w:rFonts w:cs="Arial"/>
          </w:rPr>
          <w:t xml:space="preserve">to predict potential </w:t>
        </w:r>
      </w:ins>
      <w:ins w:id="675" w:author="Hüffmeier, Ulrike" w:date="2021-08-03T13:53:00Z">
        <w:r w:rsidRPr="00622A7F">
          <w:rPr>
            <w:rFonts w:cs="Arial"/>
          </w:rPr>
          <w:t xml:space="preserve">steric alterations or effects on </w:t>
        </w:r>
      </w:ins>
      <w:ins w:id="676" w:author="Hüffmeier, Ulrike" w:date="2021-08-03T13:52:00Z">
        <w:r w:rsidRPr="00622A7F">
          <w:rPr>
            <w:rFonts w:cs="Arial"/>
          </w:rPr>
          <w:t>interacting molecules</w:t>
        </w:r>
      </w:ins>
      <w:del w:id="677" w:author="Hüffmeier, Ulrike" w:date="2021-08-03T13:52:00Z">
        <w:r w:rsidRPr="00622A7F" w:rsidDel="00112447">
          <w:rPr>
            <w:rFonts w:cs="Arial"/>
          </w:rPr>
          <w:delText>structural modeling</w:delText>
        </w:r>
      </w:del>
      <w:r w:rsidRPr="00622A7F">
        <w:rPr>
          <w:rFonts w:cs="Arial"/>
        </w:rPr>
        <w:t>. Arg590 builds hydrogen bonds to the propionate group of the heme molecule, which is a cofactor for MPO (</w:t>
      </w:r>
      <w:r w:rsidRPr="00622A7F">
        <w:rPr>
          <w:rFonts w:cs="Arial"/>
        </w:rPr>
        <w:fldChar w:fldCharType="begin"/>
      </w:r>
      <w:r w:rsidRPr="00622A7F">
        <w:rPr>
          <w:rFonts w:cs="Arial"/>
        </w:rPr>
        <w:instrText xml:space="preserve"> REF _Ref73105223 \h </w:instrText>
      </w:r>
      <w:r w:rsidR="00622A7F">
        <w:rPr>
          <w:rFonts w:cs="Arial"/>
        </w:rPr>
        <w:instrText xml:space="preserve"> \* MERGEFORMAT </w:instrText>
      </w:r>
      <w:r w:rsidRPr="00622A7F">
        <w:rPr>
          <w:rFonts w:cs="Arial"/>
        </w:rPr>
      </w:r>
      <w:r w:rsidRPr="00622A7F">
        <w:rPr>
          <w:rFonts w:cs="Arial"/>
        </w:rPr>
        <w:fldChar w:fldCharType="separate"/>
      </w:r>
      <w:ins w:id="678" w:author="Haskamp, Stefan (extern)" w:date="2022-01-29T13:25:00Z">
        <w:r w:rsidR="002D4AD7" w:rsidRPr="00622A7F">
          <w:rPr>
            <w:rFonts w:cs="Arial"/>
          </w:rPr>
          <w:t xml:space="preserve">Figure </w:t>
        </w:r>
        <w:r w:rsidR="002D4AD7">
          <w:rPr>
            <w:rFonts w:cs="Arial"/>
            <w:noProof/>
          </w:rPr>
          <w:t>2</w:t>
        </w:r>
      </w:ins>
      <w:r w:rsidRPr="00622A7F">
        <w:rPr>
          <w:rFonts w:cs="Arial"/>
        </w:rPr>
        <w:fldChar w:fldCharType="end"/>
      </w:r>
      <w:r w:rsidRPr="00622A7F">
        <w:rPr>
          <w:rFonts w:cs="Arial"/>
        </w:rPr>
        <w:t>a). An exchange of arginine to cysteine prevents the building of a hydrogen bond, as the side chain is shorter and uncharged (</w:t>
      </w:r>
      <w:commentRangeStart w:id="679"/>
      <w:r w:rsidRPr="00622A7F">
        <w:rPr>
          <w:rFonts w:cs="Arial"/>
        </w:rPr>
        <w:fldChar w:fldCharType="begin"/>
      </w:r>
      <w:r w:rsidRPr="00622A7F">
        <w:rPr>
          <w:rFonts w:cs="Arial"/>
        </w:rPr>
        <w:instrText xml:space="preserve"> REF _Ref73105223 \h </w:instrText>
      </w:r>
      <w:r w:rsidR="00622A7F">
        <w:rPr>
          <w:rFonts w:cs="Arial"/>
        </w:rPr>
        <w:instrText xml:space="preserve"> \* MERGEFORMAT </w:instrText>
      </w:r>
      <w:r w:rsidRPr="00622A7F">
        <w:rPr>
          <w:rFonts w:cs="Arial"/>
        </w:rPr>
      </w:r>
      <w:r w:rsidRPr="00622A7F">
        <w:rPr>
          <w:rFonts w:cs="Arial"/>
        </w:rPr>
        <w:fldChar w:fldCharType="separate"/>
      </w:r>
      <w:ins w:id="680" w:author="Haskamp, Stefan (extern)" w:date="2022-01-29T13:25:00Z">
        <w:r w:rsidR="002D4AD7" w:rsidRPr="00622A7F">
          <w:rPr>
            <w:rFonts w:cs="Arial"/>
          </w:rPr>
          <w:t xml:space="preserve">Figure </w:t>
        </w:r>
        <w:r w:rsidR="002D4AD7">
          <w:rPr>
            <w:rFonts w:cs="Arial"/>
            <w:noProof/>
          </w:rPr>
          <w:t>2</w:t>
        </w:r>
      </w:ins>
      <w:r w:rsidRPr="00622A7F">
        <w:rPr>
          <w:rFonts w:cs="Arial"/>
        </w:rPr>
        <w:fldChar w:fldCharType="end"/>
      </w:r>
      <w:r w:rsidRPr="00622A7F">
        <w:rPr>
          <w:rFonts w:cs="Arial"/>
        </w:rPr>
        <w:t>a-b</w:t>
      </w:r>
      <w:commentRangeEnd w:id="679"/>
      <w:r w:rsidR="00ED6C0E">
        <w:rPr>
          <w:rStyle w:val="Kommentarzeichen"/>
        </w:rPr>
        <w:commentReference w:id="679"/>
      </w:r>
      <w:r w:rsidRPr="00622A7F">
        <w:rPr>
          <w:rFonts w:cs="Arial"/>
        </w:rPr>
        <w:t>). This may affect the catalytic function of MPO due to the reduced binding of the heme molecule. The residue of Arg548 is in close proximity to Ile709 forming hydrophobic interactions (</w:t>
      </w:r>
      <w:r w:rsidRPr="00622A7F">
        <w:rPr>
          <w:rFonts w:cs="Arial"/>
        </w:rPr>
        <w:fldChar w:fldCharType="begin"/>
      </w:r>
      <w:r w:rsidRPr="00622A7F">
        <w:rPr>
          <w:rFonts w:cs="Arial"/>
        </w:rPr>
        <w:instrText xml:space="preserve"> REF _Ref73105223 \h </w:instrText>
      </w:r>
      <w:r w:rsidR="00622A7F">
        <w:rPr>
          <w:rFonts w:cs="Arial"/>
        </w:rPr>
        <w:instrText xml:space="preserve"> \* MERGEFORMAT </w:instrText>
      </w:r>
      <w:r w:rsidRPr="00622A7F">
        <w:rPr>
          <w:rFonts w:cs="Arial"/>
        </w:rPr>
      </w:r>
      <w:r w:rsidRPr="00622A7F">
        <w:rPr>
          <w:rFonts w:cs="Arial"/>
        </w:rPr>
        <w:fldChar w:fldCharType="separate"/>
      </w:r>
      <w:ins w:id="681" w:author="Haskamp, Stefan (extern)" w:date="2022-01-29T13:25:00Z">
        <w:r w:rsidR="002D4AD7" w:rsidRPr="00622A7F">
          <w:rPr>
            <w:rFonts w:cs="Arial"/>
          </w:rPr>
          <w:t xml:space="preserve">Figure </w:t>
        </w:r>
        <w:r w:rsidR="002D4AD7">
          <w:rPr>
            <w:rFonts w:cs="Arial"/>
            <w:noProof/>
          </w:rPr>
          <w:t>2</w:t>
        </w:r>
      </w:ins>
      <w:r w:rsidRPr="00622A7F">
        <w:rPr>
          <w:rFonts w:cs="Arial"/>
        </w:rPr>
        <w:fldChar w:fldCharType="end"/>
      </w:r>
      <w:r w:rsidRPr="00622A7F">
        <w:rPr>
          <w:rFonts w:cs="Arial"/>
        </w:rPr>
        <w:t>c, green arrow). The side chain of Trp548 does not match due to the large aromatic ring structure possibly leading to protein instability (</w:t>
      </w:r>
      <w:r w:rsidRPr="00622A7F">
        <w:rPr>
          <w:rFonts w:cs="Arial"/>
        </w:rPr>
        <w:fldChar w:fldCharType="begin"/>
      </w:r>
      <w:r w:rsidRPr="00622A7F">
        <w:rPr>
          <w:rFonts w:cs="Arial"/>
        </w:rPr>
        <w:instrText xml:space="preserve"> REF _Ref73105223 \h </w:instrText>
      </w:r>
      <w:r w:rsidR="00622A7F">
        <w:rPr>
          <w:rFonts w:cs="Arial"/>
        </w:rPr>
        <w:instrText xml:space="preserve"> \* MERGEFORMAT </w:instrText>
      </w:r>
      <w:r w:rsidRPr="00622A7F">
        <w:rPr>
          <w:rFonts w:cs="Arial"/>
        </w:rPr>
      </w:r>
      <w:r w:rsidRPr="00622A7F">
        <w:rPr>
          <w:rFonts w:cs="Arial"/>
        </w:rPr>
        <w:fldChar w:fldCharType="separate"/>
      </w:r>
      <w:ins w:id="682" w:author="Haskamp, Stefan (extern)" w:date="2022-01-29T13:25:00Z">
        <w:r w:rsidR="002D4AD7" w:rsidRPr="00622A7F">
          <w:rPr>
            <w:rFonts w:cs="Arial"/>
          </w:rPr>
          <w:t xml:space="preserve">Figure </w:t>
        </w:r>
        <w:r w:rsidR="002D4AD7">
          <w:rPr>
            <w:rFonts w:cs="Arial"/>
            <w:noProof/>
          </w:rPr>
          <w:t>2</w:t>
        </w:r>
      </w:ins>
      <w:r w:rsidRPr="00622A7F">
        <w:rPr>
          <w:rFonts w:cs="Arial"/>
        </w:rPr>
        <w:fldChar w:fldCharType="end"/>
      </w:r>
      <w:r w:rsidRPr="00622A7F">
        <w:rPr>
          <w:rFonts w:cs="Arial"/>
        </w:rPr>
        <w:t xml:space="preserve">c, red arrow). </w:t>
      </w:r>
    </w:p>
    <w:p w14:paraId="59BD6051" w14:textId="77777777" w:rsidR="00D555C3" w:rsidRPr="00622A7F" w:rsidRDefault="00382E14" w:rsidP="00622A7F">
      <w:pPr>
        <w:keepNext/>
        <w:rPr>
          <w:rFonts w:cs="Arial"/>
        </w:rPr>
      </w:pPr>
      <w:r>
        <w:rPr>
          <w:rFonts w:cs="Arial"/>
        </w:rPr>
        <w:lastRenderedPageBreak/>
        <w:pict w14:anchorId="79B1E4B0">
          <v:shape id="_x0000_i1026" type="#_x0000_t75" style="width:454.45pt;height:525.3pt">
            <v:imagedata r:id="rId16" o:title="structural models"/>
          </v:shape>
        </w:pict>
      </w:r>
      <w:commentRangeStart w:id="683"/>
      <w:commentRangeEnd w:id="683"/>
      <w:r w:rsidR="00D555C3" w:rsidRPr="00622A7F">
        <w:rPr>
          <w:rStyle w:val="Kommentarzeichen"/>
          <w:rFonts w:cs="Arial"/>
        </w:rPr>
        <w:commentReference w:id="683"/>
      </w:r>
    </w:p>
    <w:p w14:paraId="5124F671" w14:textId="0EDBBA30" w:rsidR="00D555C3" w:rsidRPr="00622A7F" w:rsidRDefault="00D555C3" w:rsidP="00622A7F">
      <w:pPr>
        <w:pStyle w:val="Beschriftung"/>
        <w:rPr>
          <w:rFonts w:cs="Arial"/>
          <w:noProof/>
        </w:rPr>
      </w:pPr>
      <w:bookmarkStart w:id="684" w:name="_Ref73105223"/>
      <w:bookmarkStart w:id="685" w:name="_Ref73105216"/>
      <w:bookmarkStart w:id="686" w:name="_Toc94355219"/>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2</w:t>
      </w:r>
      <w:r w:rsidRPr="00622A7F">
        <w:rPr>
          <w:rFonts w:cs="Arial"/>
        </w:rPr>
        <w:fldChar w:fldCharType="end"/>
      </w:r>
      <w:bookmarkEnd w:id="684"/>
      <w:r w:rsidRPr="00622A7F">
        <w:rPr>
          <w:rFonts w:cs="Arial"/>
        </w:rPr>
        <w:t xml:space="preserve">: Structural models </w:t>
      </w:r>
      <w:r w:rsidRPr="00622A7F">
        <w:rPr>
          <w:rFonts w:cs="Arial"/>
          <w:noProof/>
        </w:rPr>
        <w:t>of MPO affected by the variants p.Arg590Cys and p.Arg548Trp</w:t>
      </w:r>
      <w:bookmarkEnd w:id="685"/>
      <w:bookmarkEnd w:id="686"/>
    </w:p>
    <w:p w14:paraId="120F1FED" w14:textId="77777777" w:rsidR="00D555C3" w:rsidRPr="00622A7F" w:rsidRDefault="00D555C3" w:rsidP="00622A7F">
      <w:pPr>
        <w:pStyle w:val="Untertitel"/>
        <w:rPr>
          <w:rFonts w:cs="Arial"/>
        </w:rPr>
      </w:pPr>
      <w:r w:rsidRPr="00622A7F">
        <w:rPr>
          <w:rFonts w:cs="Arial"/>
          <w:b/>
        </w:rPr>
        <w:t>a</w:t>
      </w:r>
      <w:r w:rsidRPr="00622A7F">
        <w:rPr>
          <w:rFonts w:cs="Arial"/>
        </w:rPr>
        <w:t xml:space="preserve"> The formation of hydrogen bonds between Arg590 and the heme molecule is highlighted by dotted green lines. </w:t>
      </w:r>
      <w:r w:rsidRPr="00622A7F">
        <w:rPr>
          <w:rFonts w:cs="Arial"/>
          <w:b/>
        </w:rPr>
        <w:t>b</w:t>
      </w:r>
      <w:r w:rsidRPr="00622A7F">
        <w:rPr>
          <w:rFonts w:cs="Arial"/>
        </w:rPr>
        <w:t xml:space="preserve"> The side chain of Cys590 is unable to form hydrogen bonds. </w:t>
      </w:r>
      <w:r w:rsidRPr="00622A7F">
        <w:rPr>
          <w:rFonts w:cs="Arial"/>
          <w:b/>
        </w:rPr>
        <w:t>c</w:t>
      </w:r>
      <w:r w:rsidRPr="00622A7F">
        <w:rPr>
          <w:rFonts w:cs="Arial"/>
        </w:rPr>
        <w:t xml:space="preserve"> A space-filled model of the interactions of I709 and R548. The green arrow indicates hydrophobic interactions. </w:t>
      </w:r>
      <w:r w:rsidRPr="00622A7F">
        <w:rPr>
          <w:rFonts w:cs="Arial"/>
          <w:b/>
        </w:rPr>
        <w:t>d</w:t>
      </w:r>
      <w:r w:rsidRPr="00622A7F">
        <w:rPr>
          <w:rFonts w:cs="Arial"/>
        </w:rPr>
        <w:t xml:space="preserve"> A space-filled model of the interactions of I709 and W548. The red arrow indicates steric effects, a potential cause of protein instability.</w:t>
      </w:r>
    </w:p>
    <w:p w14:paraId="69487686" w14:textId="77777777" w:rsidR="00D555C3" w:rsidRPr="00622A7F" w:rsidRDefault="00D555C3" w:rsidP="00622A7F">
      <w:pPr>
        <w:rPr>
          <w:rFonts w:cs="Arial"/>
        </w:rPr>
      </w:pPr>
    </w:p>
    <w:p w14:paraId="1BF7F20F" w14:textId="19245942" w:rsidR="00D555C3" w:rsidRPr="00622A7F" w:rsidRDefault="00D555C3" w:rsidP="00622A7F">
      <w:pPr>
        <w:rPr>
          <w:rFonts w:cs="Arial"/>
        </w:rPr>
      </w:pPr>
      <w:commentRangeStart w:id="687"/>
      <w:r w:rsidRPr="00622A7F">
        <w:rPr>
          <w:rFonts w:cs="Arial"/>
        </w:rPr>
        <w:lastRenderedPageBreak/>
        <w:t>MPO</w:t>
      </w:r>
      <w:commentRangeEnd w:id="687"/>
      <w:r w:rsidRPr="00622A7F">
        <w:rPr>
          <w:rStyle w:val="Kommentarzeichen"/>
          <w:rFonts w:cs="Arial"/>
        </w:rPr>
        <w:commentReference w:id="687"/>
      </w:r>
      <w:r w:rsidRPr="00622A7F">
        <w:rPr>
          <w:rFonts w:cs="Arial"/>
        </w:rPr>
        <w:t xml:space="preserve"> staining of neutrophils of a donor harboring the variant c.265_275dup(p.Ser94Alafs*24) was negative</w:t>
      </w:r>
      <w:ins w:id="688" w:author="Hüffmeier, Ulrike" w:date="2021-11-25T16:56:00Z">
        <w:r w:rsidR="00ED6C0E">
          <w:rPr>
            <w:rFonts w:cs="Arial"/>
          </w:rPr>
          <w:t>,</w:t>
        </w:r>
      </w:ins>
      <w:r w:rsidRPr="00622A7F">
        <w:rPr>
          <w:rFonts w:cs="Arial"/>
        </w:rPr>
        <w:t xml:space="preserve"> indicating complete deficiency </w:t>
      </w:r>
      <w:ins w:id="689" w:author="Haskamp, Stefan (extern)" w:date="2021-08-13T15:18:00Z">
        <w:r w:rsidRPr="00622A7F">
          <w:rPr>
            <w:rFonts w:cs="Arial"/>
          </w:rPr>
          <w:t>(</w:t>
        </w:r>
        <w:r w:rsidRPr="00622A7F">
          <w:rPr>
            <w:rFonts w:cs="Arial"/>
          </w:rPr>
          <w:fldChar w:fldCharType="begin"/>
        </w:r>
        <w:r w:rsidRPr="00622A7F">
          <w:rPr>
            <w:rFonts w:cs="Arial"/>
          </w:rPr>
          <w:instrText xml:space="preserve"> REF _Ref79760348 \h </w:instrText>
        </w:r>
      </w:ins>
      <w:r w:rsidR="00622A7F">
        <w:rPr>
          <w:rFonts w:cs="Arial"/>
        </w:rPr>
        <w:instrText xml:space="preserve"> \* MERGEFORMAT </w:instrText>
      </w:r>
      <w:r w:rsidRPr="00622A7F">
        <w:rPr>
          <w:rFonts w:cs="Arial"/>
        </w:rPr>
      </w:r>
      <w:r w:rsidRPr="00622A7F">
        <w:rPr>
          <w:rFonts w:cs="Arial"/>
        </w:rPr>
        <w:fldChar w:fldCharType="separate"/>
      </w:r>
      <w:ins w:id="690" w:author="Haskamp, Stefan (extern)" w:date="2022-01-29T13:25:00Z">
        <w:r w:rsidR="002D4AD7" w:rsidRPr="00622A7F">
          <w:rPr>
            <w:rFonts w:cs="Arial"/>
          </w:rPr>
          <w:t xml:space="preserve">Figure </w:t>
        </w:r>
        <w:r w:rsidR="002D4AD7">
          <w:rPr>
            <w:rFonts w:cs="Arial"/>
            <w:noProof/>
          </w:rPr>
          <w:t>3</w:t>
        </w:r>
      </w:ins>
      <w:ins w:id="691" w:author="Haskamp, Stefan (extern)" w:date="2021-08-13T15:18:00Z">
        <w:r w:rsidRPr="00622A7F">
          <w:rPr>
            <w:rFonts w:cs="Arial"/>
          </w:rPr>
          <w:fldChar w:fldCharType="end"/>
        </w:r>
      </w:ins>
      <w:ins w:id="692" w:author="Haskamp, Stefan (extern)" w:date="2021-08-13T15:19:00Z">
        <w:r w:rsidRPr="00622A7F">
          <w:rPr>
            <w:rFonts w:cs="Arial"/>
          </w:rPr>
          <w:t>a</w:t>
        </w:r>
      </w:ins>
      <w:ins w:id="693" w:author="Haskamp, Stefan (extern)" w:date="2021-08-13T15:18:00Z">
        <w:r w:rsidRPr="00622A7F">
          <w:rPr>
            <w:rFonts w:cs="Arial"/>
          </w:rPr>
          <w:t>)</w:t>
        </w:r>
      </w:ins>
      <w:r w:rsidRPr="00622A7F">
        <w:rPr>
          <w:rFonts w:cs="Arial"/>
        </w:rPr>
        <w:t>. The splice site variant c.2031-2A&lt;C was investigated by reverse transcription polymerase chain reaction (RT-PCR) in neutrophils of two patients, one heterozygous and one homozygous for this variant</w:t>
      </w:r>
      <w:ins w:id="694" w:author="Haskamp, Stefan (extern)" w:date="2021-08-13T15:20:00Z">
        <w:r w:rsidRPr="00622A7F">
          <w:rPr>
            <w:rFonts w:cs="Arial"/>
          </w:rPr>
          <w:t xml:space="preserve"> (</w:t>
        </w:r>
        <w:r w:rsidRPr="00622A7F">
          <w:rPr>
            <w:rFonts w:cs="Arial"/>
          </w:rPr>
          <w:fldChar w:fldCharType="begin"/>
        </w:r>
        <w:r w:rsidRPr="00622A7F">
          <w:rPr>
            <w:rFonts w:cs="Arial"/>
          </w:rPr>
          <w:instrText xml:space="preserve"> REF _Ref79760348 \h </w:instrText>
        </w:r>
      </w:ins>
      <w:r w:rsidR="00622A7F">
        <w:rPr>
          <w:rFonts w:cs="Arial"/>
        </w:rPr>
        <w:instrText xml:space="preserve"> \* MERGEFORMAT </w:instrText>
      </w:r>
      <w:r w:rsidRPr="00622A7F">
        <w:rPr>
          <w:rFonts w:cs="Arial"/>
        </w:rPr>
      </w:r>
      <w:ins w:id="695" w:author="Haskamp, Stefan (extern)" w:date="2021-08-13T15:20:00Z">
        <w:r w:rsidRPr="00622A7F">
          <w:rPr>
            <w:rFonts w:cs="Arial"/>
          </w:rPr>
          <w:fldChar w:fldCharType="separate"/>
        </w:r>
      </w:ins>
      <w:ins w:id="696" w:author="Haskamp, Stefan (extern)" w:date="2022-01-29T13:25:00Z">
        <w:r w:rsidR="002D4AD7" w:rsidRPr="00622A7F">
          <w:rPr>
            <w:rFonts w:cs="Arial"/>
          </w:rPr>
          <w:t xml:space="preserve">Figure </w:t>
        </w:r>
        <w:r w:rsidR="002D4AD7">
          <w:rPr>
            <w:rFonts w:cs="Arial"/>
            <w:noProof/>
          </w:rPr>
          <w:t>3</w:t>
        </w:r>
      </w:ins>
      <w:ins w:id="697" w:author="Haskamp, Stefan (extern)" w:date="2021-08-13T15:20:00Z">
        <w:r w:rsidRPr="00622A7F">
          <w:rPr>
            <w:rFonts w:cs="Arial"/>
          </w:rPr>
          <w:fldChar w:fldCharType="end"/>
        </w:r>
        <w:r w:rsidRPr="00622A7F">
          <w:rPr>
            <w:rFonts w:cs="Arial"/>
          </w:rPr>
          <w:t>b)</w:t>
        </w:r>
      </w:ins>
      <w:r w:rsidRPr="00622A7F">
        <w:rPr>
          <w:rFonts w:cs="Arial"/>
        </w:rPr>
        <w:t xml:space="preserve">. When sequenced, the </w:t>
      </w:r>
      <w:del w:id="698" w:author="Hüffmeier, Ulrike" w:date="2021-11-25T16:57:00Z">
        <w:r w:rsidRPr="00622A7F" w:rsidDel="00ED6C0E">
          <w:rPr>
            <w:rFonts w:cs="Arial"/>
          </w:rPr>
          <w:delText xml:space="preserve">major </w:delText>
        </w:r>
      </w:del>
      <w:ins w:id="699" w:author="Hüffmeier, Ulrike" w:date="2021-11-25T16:57:00Z">
        <w:r w:rsidR="00ED6C0E">
          <w:rPr>
            <w:rFonts w:cs="Arial"/>
          </w:rPr>
          <w:t>more abundant</w:t>
        </w:r>
        <w:r w:rsidR="00ED6C0E" w:rsidRPr="00622A7F">
          <w:rPr>
            <w:rFonts w:cs="Arial"/>
          </w:rPr>
          <w:t xml:space="preserve"> </w:t>
        </w:r>
      </w:ins>
      <w:r w:rsidRPr="00622A7F">
        <w:rPr>
          <w:rFonts w:cs="Arial"/>
        </w:rPr>
        <w:t xml:space="preserve">splice product showed an inclusion of intron 11. </w:t>
      </w:r>
      <w:commentRangeStart w:id="700"/>
      <w:r w:rsidRPr="00622A7F">
        <w:rPr>
          <w:rFonts w:cs="Arial"/>
        </w:rPr>
        <w:t xml:space="preserve">A second splice product </w:t>
      </w:r>
      <w:ins w:id="701" w:author="Haskamp, Stefan (extern)" w:date="2021-08-14T09:58:00Z">
        <w:r w:rsidRPr="00622A7F">
          <w:rPr>
            <w:rFonts w:cs="Arial"/>
          </w:rPr>
          <w:t>resulted from the inclusion of 109bp of intron 11</w:t>
        </w:r>
      </w:ins>
      <w:ins w:id="702" w:author="Hüffmeier, Ulrike" w:date="2021-11-25T16:57:00Z">
        <w:r w:rsidR="00ED6C0E">
          <w:rPr>
            <w:rFonts w:cs="Arial"/>
          </w:rPr>
          <w:t xml:space="preserve"> and </w:t>
        </w:r>
      </w:ins>
      <w:r w:rsidRPr="00622A7F">
        <w:rPr>
          <w:rFonts w:cs="Arial"/>
        </w:rPr>
        <w:t xml:space="preserve">was detected in case of the homozygous carrier </w:t>
      </w:r>
      <w:del w:id="703" w:author="Haskamp, Stefan (extern)" w:date="2021-08-14T09:58:00Z">
        <w:r w:rsidRPr="00622A7F" w:rsidDel="002E2565">
          <w:rPr>
            <w:rFonts w:cs="Arial"/>
          </w:rPr>
          <w:delText>resulted from the inclusion of 109bp of intron 11</w:delText>
        </w:r>
      </w:del>
      <w:del w:id="704" w:author="Haskamp, Stefan (extern)" w:date="2021-08-13T15:28:00Z">
        <w:r w:rsidRPr="00622A7F" w:rsidDel="006B6818">
          <w:rPr>
            <w:rFonts w:cs="Arial"/>
          </w:rPr>
          <w:delText xml:space="preserve"> due to activation of a cryptic splice site</w:delText>
        </w:r>
      </w:del>
      <w:del w:id="705" w:author="Haskamp, Stefan" w:date="2022-02-16T09:25:00Z">
        <w:r w:rsidRPr="00622A7F" w:rsidDel="00EF0486">
          <w:rPr>
            <w:rFonts w:cs="Arial"/>
          </w:rPr>
          <w:delText xml:space="preserve"> </w:delText>
        </w:r>
      </w:del>
      <w:r w:rsidRPr="00622A7F">
        <w:rPr>
          <w:rFonts w:cs="Arial"/>
        </w:rPr>
        <w:t xml:space="preserve">as described previously </w:t>
      </w:r>
      <w:commentRangeEnd w:id="700"/>
      <w:r w:rsidR="009A7AD4">
        <w:rPr>
          <w:rFonts w:cs="Arial"/>
        </w:rPr>
        <w:t>{Marchetti, 2004 #1668}</w:t>
      </w:r>
      <w:r w:rsidRPr="00622A7F">
        <w:rPr>
          <w:rStyle w:val="Kommentarzeichen"/>
          <w:rFonts w:cs="Arial"/>
        </w:rPr>
        <w:commentReference w:id="700"/>
      </w:r>
      <w:r w:rsidRPr="00622A7F">
        <w:rPr>
          <w:rFonts w:cs="Arial"/>
        </w:rPr>
        <w:t xml:space="preserve">. Both splice products led to complete deficiency by a frameshift. To assess </w:t>
      </w:r>
      <w:ins w:id="706" w:author="Hüffmeier, Ulrike" w:date="2021-08-03T13:30:00Z">
        <w:r w:rsidRPr="00622A7F">
          <w:rPr>
            <w:rFonts w:cs="Arial"/>
          </w:rPr>
          <w:t xml:space="preserve">the </w:t>
        </w:r>
      </w:ins>
      <w:r w:rsidRPr="00622A7F">
        <w:rPr>
          <w:rFonts w:cs="Arial"/>
        </w:rPr>
        <w:t>further variants</w:t>
      </w:r>
      <w:ins w:id="707" w:author="Hüffmeier, Ulrike" w:date="2021-08-03T13:28:00Z">
        <w:r w:rsidRPr="00622A7F">
          <w:rPr>
            <w:rFonts w:cs="Arial"/>
          </w:rPr>
          <w:t>,</w:t>
        </w:r>
      </w:ins>
      <w:r w:rsidRPr="00622A7F">
        <w:rPr>
          <w:rFonts w:cs="Arial"/>
        </w:rPr>
        <w:t xml:space="preserve"> mutant plasmids were generated and transfected in HEK cells followed by the determination of residual MPO activity in the supernatant</w:t>
      </w:r>
      <w:commentRangeStart w:id="708"/>
      <w:commentRangeEnd w:id="708"/>
      <w:r w:rsidR="00ED6C0E">
        <w:rPr>
          <w:rStyle w:val="Kommentarzeichen"/>
        </w:rPr>
        <w:commentReference w:id="708"/>
      </w:r>
      <w:r w:rsidRPr="00622A7F">
        <w:rPr>
          <w:rFonts w:cs="Arial"/>
        </w:rPr>
        <w:t>. In comparison to the wild-type plasmid, the variants c.1642C&gt;T/ p.(Arg548Trp), c.1705C&gt;T/ p.(Arg569Trp) and c.1768C&gt;T/ p.(Arg590Cys) lead to complete deficiency</w:t>
      </w:r>
      <w:ins w:id="709" w:author="Haskamp, Stefan (extern)" w:date="2021-08-13T15:21:00Z">
        <w:r w:rsidRPr="00622A7F">
          <w:rPr>
            <w:rFonts w:cs="Arial"/>
          </w:rPr>
          <w:t xml:space="preserve"> (</w:t>
        </w:r>
        <w:r w:rsidRPr="00622A7F">
          <w:rPr>
            <w:rFonts w:cs="Arial"/>
          </w:rPr>
          <w:fldChar w:fldCharType="begin"/>
        </w:r>
        <w:r w:rsidRPr="00622A7F">
          <w:rPr>
            <w:rFonts w:cs="Arial"/>
          </w:rPr>
          <w:instrText xml:space="preserve"> REF _Ref79760348 \h </w:instrText>
        </w:r>
      </w:ins>
      <w:r w:rsidR="00622A7F">
        <w:rPr>
          <w:rFonts w:cs="Arial"/>
        </w:rPr>
        <w:instrText xml:space="preserve"> \* MERGEFORMAT </w:instrText>
      </w:r>
      <w:r w:rsidRPr="00622A7F">
        <w:rPr>
          <w:rFonts w:cs="Arial"/>
        </w:rPr>
      </w:r>
      <w:ins w:id="710" w:author="Haskamp, Stefan (extern)" w:date="2021-08-13T15:21:00Z">
        <w:r w:rsidRPr="00622A7F">
          <w:rPr>
            <w:rFonts w:cs="Arial"/>
          </w:rPr>
          <w:fldChar w:fldCharType="separate"/>
        </w:r>
      </w:ins>
      <w:ins w:id="711" w:author="Haskamp, Stefan (extern)" w:date="2022-01-29T13:25:00Z">
        <w:r w:rsidR="002D4AD7" w:rsidRPr="00622A7F">
          <w:rPr>
            <w:rFonts w:cs="Arial"/>
          </w:rPr>
          <w:t xml:space="preserve">Figure </w:t>
        </w:r>
        <w:r w:rsidR="002D4AD7">
          <w:rPr>
            <w:rFonts w:cs="Arial"/>
            <w:noProof/>
          </w:rPr>
          <w:t>3</w:t>
        </w:r>
      </w:ins>
      <w:ins w:id="712" w:author="Haskamp, Stefan (extern)" w:date="2021-08-13T15:21:00Z">
        <w:r w:rsidRPr="00622A7F">
          <w:rPr>
            <w:rFonts w:cs="Arial"/>
          </w:rPr>
          <w:fldChar w:fldCharType="end"/>
        </w:r>
        <w:r w:rsidRPr="00622A7F">
          <w:rPr>
            <w:rFonts w:cs="Arial"/>
          </w:rPr>
          <w:t>c)</w:t>
        </w:r>
      </w:ins>
      <w:r w:rsidRPr="00622A7F">
        <w:rPr>
          <w:rFonts w:cs="Arial"/>
        </w:rPr>
        <w:t xml:space="preserve">. In contrast, the variants c.752T&gt;C/ p.(Met251Thr) and c.995C&gt;T/ p.(Ala332Val) had a residual activity of </w:t>
      </w:r>
      <w:commentRangeStart w:id="713"/>
      <w:del w:id="714" w:author="Haskamp, Stefan (extern)" w:date="2021-08-13T15:35:00Z">
        <w:r w:rsidRPr="00622A7F" w:rsidDel="000B306A">
          <w:rPr>
            <w:rFonts w:cs="Arial"/>
          </w:rPr>
          <w:delText>20</w:delText>
        </w:r>
      </w:del>
      <w:ins w:id="715" w:author="Haskamp, Stefan (extern)" w:date="2021-08-13T15:35:00Z">
        <w:r w:rsidRPr="00622A7F">
          <w:rPr>
            <w:rFonts w:cs="Arial"/>
          </w:rPr>
          <w:t>15</w:t>
        </w:r>
      </w:ins>
      <w:r w:rsidRPr="00622A7F">
        <w:rPr>
          <w:rFonts w:cs="Arial"/>
        </w:rPr>
        <w:t>% and 3</w:t>
      </w:r>
      <w:del w:id="716" w:author="Haskamp, Stefan (extern)" w:date="2021-08-13T15:35:00Z">
        <w:r w:rsidRPr="00622A7F" w:rsidDel="000B306A">
          <w:rPr>
            <w:rFonts w:cs="Arial"/>
          </w:rPr>
          <w:delText>0</w:delText>
        </w:r>
      </w:del>
      <w:ins w:id="717" w:author="Haskamp, Stefan (extern)" w:date="2021-08-13T15:35:00Z">
        <w:r w:rsidRPr="00622A7F">
          <w:rPr>
            <w:rFonts w:cs="Arial"/>
          </w:rPr>
          <w:t>7</w:t>
        </w:r>
      </w:ins>
      <w:r w:rsidRPr="00622A7F">
        <w:rPr>
          <w:rFonts w:cs="Arial"/>
        </w:rPr>
        <w:t xml:space="preserve">%, </w:t>
      </w:r>
      <w:commentRangeEnd w:id="713"/>
      <w:r w:rsidRPr="00622A7F">
        <w:rPr>
          <w:rStyle w:val="Kommentarzeichen"/>
          <w:rFonts w:cs="Arial"/>
        </w:rPr>
        <w:commentReference w:id="713"/>
      </w:r>
      <w:r w:rsidRPr="00622A7F">
        <w:rPr>
          <w:rFonts w:cs="Arial"/>
        </w:rPr>
        <w:t xml:space="preserve">respectively. Considering the high number of heterozygous patients for an autosomal recessive disease model, </w:t>
      </w:r>
      <w:ins w:id="718" w:author="Hüffmeier, Ulrike" w:date="2021-08-03T13:57:00Z">
        <w:r w:rsidRPr="00622A7F">
          <w:rPr>
            <w:rFonts w:cs="Arial"/>
          </w:rPr>
          <w:t xml:space="preserve">quantitative changes of all coding regions were assessed to detect potential </w:t>
        </w:r>
      </w:ins>
      <w:r w:rsidRPr="00622A7F">
        <w:rPr>
          <w:rFonts w:cs="Arial"/>
        </w:rPr>
        <w:t>intragenic duplications or depletions</w:t>
      </w:r>
      <w:del w:id="719" w:author="Hüffmeier, Ulrike" w:date="2021-08-03T13:57:00Z">
        <w:r w:rsidRPr="00622A7F" w:rsidDel="00112447">
          <w:rPr>
            <w:rFonts w:cs="Arial"/>
          </w:rPr>
          <w:delText xml:space="preserve"> were analyzed</w:delText>
        </w:r>
      </w:del>
      <w:r w:rsidRPr="00622A7F">
        <w:rPr>
          <w:rFonts w:cs="Arial"/>
        </w:rPr>
        <w:t xml:space="preserve">, but not </w:t>
      </w:r>
      <w:del w:id="720" w:author="Hüffmeier, Ulrike" w:date="2021-08-03T13:57:00Z">
        <w:r w:rsidRPr="00622A7F" w:rsidDel="004106E7">
          <w:rPr>
            <w:rFonts w:cs="Arial"/>
          </w:rPr>
          <w:delText xml:space="preserve">detected </w:delText>
        </w:r>
      </w:del>
      <w:ins w:id="721" w:author="Hüffmeier, Ulrike" w:date="2021-08-03T13:57:00Z">
        <w:r w:rsidRPr="00622A7F">
          <w:rPr>
            <w:rFonts w:cs="Arial"/>
          </w:rPr>
          <w:t xml:space="preserve">observed </w:t>
        </w:r>
      </w:ins>
      <w:r w:rsidRPr="00622A7F">
        <w:rPr>
          <w:rFonts w:cs="Arial"/>
        </w:rPr>
        <w:t xml:space="preserve">in any patient. The number of variants </w:t>
      </w:r>
      <w:del w:id="722" w:author="Hüffmeier, Ulrike" w:date="2021-08-03T13:58:00Z">
        <w:r w:rsidRPr="00622A7F" w:rsidDel="004106E7">
          <w:rPr>
            <w:rFonts w:cs="Arial"/>
          </w:rPr>
          <w:delText xml:space="preserve">significantly </w:delText>
        </w:r>
      </w:del>
      <w:r w:rsidRPr="00622A7F">
        <w:rPr>
          <w:rFonts w:cs="Arial"/>
        </w:rPr>
        <w:t xml:space="preserve">correlated </w:t>
      </w:r>
      <w:ins w:id="723" w:author="Hüffmeier, Ulrike" w:date="2021-08-03T13:58:00Z">
        <w:r w:rsidRPr="00622A7F">
          <w:rPr>
            <w:rFonts w:cs="Arial"/>
          </w:rPr>
          <w:t xml:space="preserve">significantly </w:t>
        </w:r>
      </w:ins>
      <w:r w:rsidRPr="00622A7F">
        <w:rPr>
          <w:rFonts w:cs="Arial"/>
        </w:rPr>
        <w:t>with MPO activity as measured with a fluorometric test (</w:t>
      </w:r>
      <w:ins w:id="724" w:author="Haskamp, Stefan (extern)" w:date="2021-08-13T15:21:00Z">
        <w:r w:rsidRPr="00622A7F">
          <w:rPr>
            <w:rFonts w:cs="Arial"/>
          </w:rPr>
          <w:t>(</w:t>
        </w:r>
        <w:r w:rsidRPr="00622A7F">
          <w:rPr>
            <w:rFonts w:cs="Arial"/>
          </w:rPr>
          <w:fldChar w:fldCharType="begin"/>
        </w:r>
        <w:r w:rsidRPr="00622A7F">
          <w:rPr>
            <w:rFonts w:cs="Arial"/>
          </w:rPr>
          <w:instrText xml:space="preserve"> REF _Ref79760348 \h </w:instrText>
        </w:r>
      </w:ins>
      <w:r w:rsidR="00622A7F">
        <w:rPr>
          <w:rFonts w:cs="Arial"/>
        </w:rPr>
        <w:instrText xml:space="preserve"> \* MERGEFORMAT </w:instrText>
      </w:r>
      <w:r w:rsidRPr="00622A7F">
        <w:rPr>
          <w:rFonts w:cs="Arial"/>
        </w:rPr>
      </w:r>
      <w:ins w:id="725" w:author="Haskamp, Stefan (extern)" w:date="2021-08-13T15:21:00Z">
        <w:r w:rsidRPr="00622A7F">
          <w:rPr>
            <w:rFonts w:cs="Arial"/>
          </w:rPr>
          <w:fldChar w:fldCharType="separate"/>
        </w:r>
      </w:ins>
      <w:ins w:id="726" w:author="Haskamp, Stefan (extern)" w:date="2022-01-29T13:25:00Z">
        <w:r w:rsidR="002D4AD7" w:rsidRPr="00622A7F">
          <w:rPr>
            <w:rFonts w:cs="Arial"/>
          </w:rPr>
          <w:t xml:space="preserve">Figure </w:t>
        </w:r>
        <w:r w:rsidR="002D4AD7">
          <w:rPr>
            <w:rFonts w:cs="Arial"/>
            <w:noProof/>
          </w:rPr>
          <w:t>3</w:t>
        </w:r>
      </w:ins>
      <w:ins w:id="727" w:author="Haskamp, Stefan (extern)" w:date="2021-08-13T15:21:00Z">
        <w:r w:rsidRPr="00622A7F">
          <w:rPr>
            <w:rFonts w:cs="Arial"/>
          </w:rPr>
          <w:fldChar w:fldCharType="end"/>
        </w:r>
        <w:r w:rsidRPr="00622A7F">
          <w:rPr>
            <w:rFonts w:cs="Arial"/>
          </w:rPr>
          <w:t xml:space="preserve">d, </w:t>
        </w:r>
      </w:ins>
      <w:r w:rsidRPr="00622A7F">
        <w:rPr>
          <w:rFonts w:cs="Arial"/>
        </w:rPr>
        <w:t xml:space="preserve">p=0.00093). </w:t>
      </w:r>
    </w:p>
    <w:p w14:paraId="120DFB33" w14:textId="77777777" w:rsidR="00D555C3" w:rsidRPr="00622A7F" w:rsidRDefault="00382E14" w:rsidP="00622A7F">
      <w:pPr>
        <w:keepNext/>
        <w:rPr>
          <w:rFonts w:cs="Arial"/>
        </w:rPr>
      </w:pPr>
      <w:r>
        <w:rPr>
          <w:rFonts w:cs="Arial"/>
        </w:rPr>
        <w:lastRenderedPageBreak/>
        <w:pict w14:anchorId="389F375D">
          <v:shape id="_x0000_i1027" type="#_x0000_t75" style="width:446.4pt;height:331.2pt">
            <v:imagedata r:id="rId17" o:title="functional tests of MPO variants" cropbottom="18819f"/>
          </v:shape>
        </w:pict>
      </w:r>
    </w:p>
    <w:p w14:paraId="3D6A8D86" w14:textId="18086803" w:rsidR="00D555C3" w:rsidRPr="00622A7F" w:rsidRDefault="00D555C3" w:rsidP="00622A7F">
      <w:pPr>
        <w:pStyle w:val="Beschriftung"/>
        <w:rPr>
          <w:rFonts w:cs="Arial"/>
          <w:i/>
        </w:rPr>
      </w:pPr>
      <w:bookmarkStart w:id="728" w:name="_Ref79760348"/>
      <w:bookmarkStart w:id="729" w:name="_Toc94355220"/>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3</w:t>
      </w:r>
      <w:r w:rsidRPr="00622A7F">
        <w:rPr>
          <w:rFonts w:cs="Arial"/>
        </w:rPr>
        <w:fldChar w:fldCharType="end"/>
      </w:r>
      <w:bookmarkEnd w:id="728"/>
      <w:r w:rsidRPr="00622A7F">
        <w:rPr>
          <w:rFonts w:cs="Arial"/>
        </w:rPr>
        <w:t xml:space="preserve">: Functional tests of variants in </w:t>
      </w:r>
      <w:r w:rsidRPr="00622A7F">
        <w:rPr>
          <w:rFonts w:cs="Arial"/>
          <w:i/>
        </w:rPr>
        <w:t>MPO</w:t>
      </w:r>
      <w:r w:rsidRPr="00622A7F">
        <w:rPr>
          <w:rFonts w:cs="Arial"/>
        </w:rPr>
        <w:t>.</w:t>
      </w:r>
      <w:bookmarkEnd w:id="729"/>
      <w:r w:rsidRPr="00622A7F">
        <w:rPr>
          <w:rFonts w:cs="Arial"/>
        </w:rPr>
        <w:t xml:space="preserve"> </w:t>
      </w:r>
    </w:p>
    <w:p w14:paraId="3BC417C9" w14:textId="77777777" w:rsidR="00D555C3" w:rsidRPr="00622A7F" w:rsidRDefault="00D555C3" w:rsidP="00622A7F">
      <w:pPr>
        <w:pStyle w:val="Beschriftung"/>
        <w:rPr>
          <w:rStyle w:val="UntertitelZchn"/>
          <w:rFonts w:cs="Arial"/>
          <w:b w:val="0"/>
        </w:rPr>
      </w:pPr>
      <w:r w:rsidRPr="00622A7F">
        <w:rPr>
          <w:rStyle w:val="UntertitelZchn"/>
          <w:rFonts w:cs="Arial"/>
        </w:rPr>
        <w:t>a</w:t>
      </w:r>
      <w:r w:rsidRPr="00622A7F">
        <w:rPr>
          <w:rStyle w:val="UntertitelZchn"/>
          <w:rFonts w:cs="Arial"/>
          <w:b w:val="0"/>
        </w:rPr>
        <w:t xml:space="preserve"> MPO in neutrophils of a healthy donor (left) and of a patient with the homozygous variant c.265_275dup/ (p.Ser94Alafs*24) (right) were stained and analyzed visually by microscope. Neutrophils are marked by arrows and MPO is </w:t>
      </w:r>
      <w:commentRangeStart w:id="730"/>
      <w:del w:id="731" w:author="Haskamp, Stefan (extern)" w:date="2021-08-13T15:37:00Z">
        <w:r w:rsidRPr="00622A7F" w:rsidDel="000B306A">
          <w:rPr>
            <w:rStyle w:val="UntertitelZchn"/>
            <w:rFonts w:cs="Arial"/>
            <w:b w:val="0"/>
          </w:rPr>
          <w:delText>dyed</w:delText>
        </w:r>
      </w:del>
      <w:commentRangeEnd w:id="730"/>
      <w:r w:rsidRPr="00622A7F">
        <w:rPr>
          <w:rStyle w:val="Kommentarzeichen"/>
          <w:rFonts w:cs="Arial"/>
          <w:b w:val="0"/>
          <w:iCs w:val="0"/>
          <w:color w:val="auto"/>
        </w:rPr>
        <w:commentReference w:id="730"/>
      </w:r>
      <w:ins w:id="732" w:author="Haskamp, Stefan (extern)" w:date="2021-08-13T15:37:00Z">
        <w:r w:rsidRPr="00622A7F">
          <w:rPr>
            <w:rStyle w:val="UntertitelZchn"/>
            <w:rFonts w:cs="Arial"/>
            <w:b w:val="0"/>
          </w:rPr>
          <w:t>colored</w:t>
        </w:r>
      </w:ins>
      <w:r w:rsidRPr="00622A7F">
        <w:rPr>
          <w:rStyle w:val="UntertitelZchn"/>
          <w:rFonts w:cs="Arial"/>
          <w:b w:val="0"/>
        </w:rPr>
        <w:t xml:space="preserve"> in blue-violet. </w:t>
      </w:r>
      <w:r w:rsidRPr="00622A7F">
        <w:rPr>
          <w:rStyle w:val="UntertitelZchn"/>
          <w:rFonts w:cs="Arial"/>
        </w:rPr>
        <w:t>b</w:t>
      </w:r>
      <w:r w:rsidRPr="00622A7F">
        <w:rPr>
          <w:rStyle w:val="UntertitelZchn"/>
          <w:rFonts w:cs="Arial"/>
          <w:b w:val="0"/>
        </w:rPr>
        <w:t xml:space="preserve"> Gel electrophoreses of the splicing analysis of the variant c.2031-2A&gt;C with two healthy donors (lane 3-4), one patient in homozygous state (l. 5), one heterozygous patient (l. 6) and two patients with a missense variant. Splicing analysis was performed by RT-PCR </w:t>
      </w:r>
      <w:del w:id="733" w:author="Hüffmeier, Ulrike" w:date="2021-08-03T14:00:00Z">
        <w:r w:rsidRPr="00622A7F" w:rsidDel="004106E7">
          <w:rPr>
            <w:rStyle w:val="UntertitelZchn"/>
            <w:rFonts w:cs="Arial"/>
            <w:b w:val="0"/>
          </w:rPr>
          <w:delText xml:space="preserve">with </w:delText>
        </w:r>
      </w:del>
      <w:ins w:id="734" w:author="Hüffmeier, Ulrike" w:date="2021-08-03T14:00:00Z">
        <w:r w:rsidRPr="00622A7F">
          <w:rPr>
            <w:rStyle w:val="UntertitelZchn"/>
            <w:rFonts w:cs="Arial"/>
            <w:b w:val="0"/>
          </w:rPr>
          <w:t xml:space="preserve">on </w:t>
        </w:r>
      </w:ins>
      <w:r w:rsidRPr="00622A7F">
        <w:rPr>
          <w:rStyle w:val="UntertitelZchn"/>
          <w:rFonts w:cs="Arial"/>
          <w:b w:val="0"/>
        </w:rPr>
        <w:t xml:space="preserve">RNA of neutrophils. The two alternative splicing products r.[2030_2031ins[2031-109_2031-1] and 2030_2031ins[2030+1_2031-1] are caused by insertion of 109 intronic base pairs and by insertion of intron 11, respectively. l.1: 1 kb ladder, l.2: 0.5 kb ladder. </w:t>
      </w:r>
      <w:r w:rsidRPr="00622A7F">
        <w:rPr>
          <w:rStyle w:val="UntertitelZchn"/>
          <w:rFonts w:cs="Arial"/>
        </w:rPr>
        <w:t>c</w:t>
      </w:r>
      <w:r w:rsidRPr="00622A7F">
        <w:rPr>
          <w:rStyle w:val="UntertitelZchn"/>
          <w:rFonts w:cs="Arial"/>
          <w:b w:val="0"/>
        </w:rPr>
        <w:t xml:space="preserve"> Relative activity of mutant proteins in relation to the wild-type (WT) protein obtained from the supernatant of transfected of HEK cells. The orange fluorescent protein (OFP) was used as negative control. </w:t>
      </w:r>
      <w:r w:rsidRPr="00622A7F">
        <w:rPr>
          <w:rStyle w:val="UntertitelZchn"/>
          <w:rFonts w:cs="Arial"/>
        </w:rPr>
        <w:t>d</w:t>
      </w:r>
      <w:r w:rsidRPr="00622A7F">
        <w:rPr>
          <w:rStyle w:val="UntertitelZchn"/>
          <w:rFonts w:cs="Arial"/>
          <w:b w:val="0"/>
        </w:rPr>
        <w:t xml:space="preserve"> The number of </w:t>
      </w:r>
      <w:r w:rsidRPr="00622A7F">
        <w:rPr>
          <w:rStyle w:val="UntertitelZchn"/>
          <w:rFonts w:cs="Arial"/>
          <w:b w:val="0"/>
          <w:i/>
        </w:rPr>
        <w:t>MPO</w:t>
      </w:r>
      <w:r w:rsidRPr="00622A7F">
        <w:rPr>
          <w:rStyle w:val="UntertitelZchn"/>
          <w:rFonts w:cs="Arial"/>
          <w:b w:val="0"/>
        </w:rPr>
        <w:t xml:space="preserve"> variants correlated with MPO activity (MPXI) measured by a fluorometric and flow cytometry based method. A MPXI &gt;10 indicates MPO-deficiency (white background). P-value obtained by ANOVA of a linear model. MPO def.= MPO-deficient, MPXI= Mittlerer (</w:t>
      </w:r>
      <w:del w:id="735" w:author="Hüffmeier, Ulrike" w:date="2021-08-03T14:01:00Z">
        <w:r w:rsidRPr="00622A7F" w:rsidDel="004106E7">
          <w:rPr>
            <w:rStyle w:val="UntertitelZchn"/>
            <w:rFonts w:cs="Arial"/>
            <w:b w:val="0"/>
          </w:rPr>
          <w:delText>german</w:delText>
        </w:r>
      </w:del>
      <w:ins w:id="736" w:author="Hüffmeier, Ulrike" w:date="2021-08-03T14:01:00Z">
        <w:r w:rsidRPr="00622A7F">
          <w:rPr>
            <w:rStyle w:val="UntertitelZchn"/>
            <w:rFonts w:cs="Arial"/>
            <w:b w:val="0"/>
          </w:rPr>
          <w:t>German</w:t>
        </w:r>
      </w:ins>
      <w:r w:rsidRPr="00622A7F">
        <w:rPr>
          <w:rStyle w:val="UntertitelZchn"/>
          <w:rFonts w:cs="Arial"/>
          <w:b w:val="0"/>
        </w:rPr>
        <w:t>: mean) Peroxidase Index</w:t>
      </w:r>
    </w:p>
    <w:p w14:paraId="6CD14625" w14:textId="7B1166B6" w:rsidR="00D555C3" w:rsidRPr="00622A7F" w:rsidRDefault="00D555C3" w:rsidP="00622A7F">
      <w:pPr>
        <w:rPr>
          <w:rFonts w:cs="Arial"/>
        </w:rPr>
      </w:pPr>
      <w:r w:rsidRPr="00622A7F">
        <w:rPr>
          <w:rFonts w:cs="Arial"/>
        </w:rPr>
        <w:t>Overall, the frequency of functionally relevant variants (missense, truncating and splicing variants) were significantly</w:t>
      </w:r>
      <w:ins w:id="737" w:author="Haskamp, Stefan (extern)" w:date="2021-08-13T15:38:00Z">
        <w:r w:rsidRPr="00622A7F">
          <w:rPr>
            <w:rFonts w:cs="Arial"/>
          </w:rPr>
          <w:t xml:space="preserve"> higher</w:t>
        </w:r>
      </w:ins>
      <w:r w:rsidRPr="00622A7F">
        <w:rPr>
          <w:rFonts w:cs="Arial"/>
        </w:rPr>
        <w:t xml:space="preserve"> </w:t>
      </w:r>
      <w:commentRangeStart w:id="738"/>
      <w:del w:id="739" w:author="Haskamp, Stefan (extern)" w:date="2021-08-13T15:38:00Z">
        <w:r w:rsidRPr="00622A7F" w:rsidDel="000B306A">
          <w:rPr>
            <w:rFonts w:cs="Arial"/>
          </w:rPr>
          <w:delText xml:space="preserve">more often </w:delText>
        </w:r>
      </w:del>
      <w:commentRangeEnd w:id="738"/>
      <w:r w:rsidRPr="00622A7F">
        <w:rPr>
          <w:rStyle w:val="Kommentarzeichen"/>
          <w:rFonts w:cs="Arial"/>
        </w:rPr>
        <w:commentReference w:id="738"/>
      </w:r>
      <w:r w:rsidRPr="00622A7F">
        <w:rPr>
          <w:rFonts w:cs="Arial"/>
        </w:rPr>
        <w:t>in patients than in control individuals (12.8% versus 5.3%</w:t>
      </w:r>
      <w:ins w:id="740" w:author="Hüffmeier, Ulrike" w:date="2021-11-25T16:59:00Z">
        <w:r w:rsidR="00E83D34">
          <w:rPr>
            <w:rFonts w:cs="Arial"/>
          </w:rPr>
          <w:t xml:space="preserve">; </w:t>
        </w:r>
      </w:ins>
      <w:del w:id="741" w:author="Hüffmeier, Ulrike" w:date="2021-11-25T16:59:00Z">
        <w:r w:rsidRPr="00622A7F" w:rsidDel="00E83D34">
          <w:rPr>
            <w:rFonts w:cs="Arial"/>
          </w:rPr>
          <w:delText>) (</w:delText>
        </w:r>
      </w:del>
      <w:r w:rsidRPr="00622A7F">
        <w:rPr>
          <w:rFonts w:cs="Arial"/>
        </w:rPr>
        <w:t>p= 1.87E-04; OR = 2.61</w:t>
      </w:r>
      <w:ins w:id="742" w:author="Haskamp, Stefan (extern)" w:date="2021-08-13T15:39:00Z">
        <w:r w:rsidRPr="00622A7F">
          <w:rPr>
            <w:rFonts w:cs="Arial"/>
          </w:rPr>
          <w:t xml:space="preserve">, </w:t>
        </w:r>
        <w:r w:rsidRPr="00622A7F">
          <w:rPr>
            <w:rFonts w:cs="Arial"/>
          </w:rPr>
          <w:fldChar w:fldCharType="begin"/>
        </w:r>
        <w:r w:rsidRPr="00622A7F">
          <w:rPr>
            <w:rFonts w:cs="Arial"/>
          </w:rPr>
          <w:instrText xml:space="preserve"> REF _Ref79761580 \h </w:instrText>
        </w:r>
      </w:ins>
      <w:r w:rsidR="00622A7F">
        <w:rPr>
          <w:rFonts w:cs="Arial"/>
        </w:rPr>
        <w:instrText xml:space="preserve"> \* MERGEFORMAT </w:instrText>
      </w:r>
      <w:r w:rsidRPr="00622A7F">
        <w:rPr>
          <w:rFonts w:cs="Arial"/>
        </w:rPr>
      </w:r>
      <w:r w:rsidRPr="00622A7F">
        <w:rPr>
          <w:rFonts w:cs="Arial"/>
        </w:rPr>
        <w:fldChar w:fldCharType="separate"/>
      </w:r>
      <w:ins w:id="743" w:author="Haskamp, Stefan (extern)" w:date="2022-01-29T13:25:00Z">
        <w:r w:rsidR="002D4AD7" w:rsidRPr="00622A7F">
          <w:rPr>
            <w:rFonts w:cs="Arial"/>
          </w:rPr>
          <w:t xml:space="preserve">Table </w:t>
        </w:r>
        <w:r w:rsidR="002D4AD7">
          <w:rPr>
            <w:rFonts w:cs="Arial"/>
            <w:noProof/>
          </w:rPr>
          <w:t>3</w:t>
        </w:r>
      </w:ins>
      <w:ins w:id="744" w:author="Haskamp, Stefan (extern)" w:date="2021-08-13T15:39:00Z">
        <w:r w:rsidRPr="00622A7F">
          <w:rPr>
            <w:rFonts w:cs="Arial"/>
          </w:rPr>
          <w:fldChar w:fldCharType="end"/>
        </w:r>
      </w:ins>
      <w:r w:rsidRPr="00622A7F">
        <w:rPr>
          <w:rFonts w:cs="Arial"/>
        </w:rPr>
        <w:t>). Variants leading to complete deficiency were significantly more frequent in GPP patients (9.8% versus 1.</w:t>
      </w:r>
      <w:commentRangeStart w:id="745"/>
      <w:r w:rsidRPr="00622A7F">
        <w:rPr>
          <w:rFonts w:cs="Arial"/>
        </w:rPr>
        <w:t>6</w:t>
      </w:r>
      <w:commentRangeEnd w:id="745"/>
      <w:r w:rsidRPr="00622A7F">
        <w:rPr>
          <w:rStyle w:val="Kommentarzeichen"/>
          <w:rFonts w:cs="Arial"/>
        </w:rPr>
        <w:commentReference w:id="745"/>
      </w:r>
      <w:r w:rsidRPr="00622A7F">
        <w:rPr>
          <w:rFonts w:cs="Arial"/>
        </w:rPr>
        <w:t>%</w:t>
      </w:r>
      <w:ins w:id="746" w:author="Haskamp, Stefan (extern)" w:date="2021-08-13T15:40:00Z">
        <w:r w:rsidRPr="00622A7F">
          <w:rPr>
            <w:rFonts w:cs="Arial"/>
          </w:rPr>
          <w:t xml:space="preserve">, </w:t>
        </w:r>
      </w:ins>
      <w:ins w:id="747" w:author="Haskamp, Stefan (extern)" w:date="2021-08-13T15:44:00Z">
        <w:r w:rsidRPr="00622A7F">
          <w:rPr>
            <w:rFonts w:cs="Arial"/>
          </w:rPr>
          <w:t xml:space="preserve">p= </w:t>
        </w:r>
      </w:ins>
      <w:ins w:id="748" w:author="Haskamp, Stefan (extern)" w:date="2021-08-13T15:40:00Z">
        <w:r w:rsidRPr="00622A7F">
          <w:rPr>
            <w:rFonts w:cs="Arial"/>
          </w:rPr>
          <w:t>1.85E-08</w:t>
        </w:r>
      </w:ins>
      <w:r w:rsidRPr="00622A7F">
        <w:rPr>
          <w:rFonts w:cs="Arial"/>
        </w:rPr>
        <w:t xml:space="preserve">), </w:t>
      </w:r>
      <w:del w:id="749" w:author="Hüffmeier, Ulrike" w:date="2021-11-25T17:00:00Z">
        <w:r w:rsidRPr="00622A7F" w:rsidDel="00E83D34">
          <w:rPr>
            <w:rFonts w:cs="Arial"/>
          </w:rPr>
          <w:delText xml:space="preserve">but </w:delText>
        </w:r>
      </w:del>
      <w:ins w:id="750" w:author="Hüffmeier, Ulrike" w:date="2021-11-25T17:00:00Z">
        <w:r w:rsidR="00E83D34">
          <w:rPr>
            <w:rFonts w:cs="Arial"/>
          </w:rPr>
          <w:t>while</w:t>
        </w:r>
        <w:r w:rsidR="00E83D34" w:rsidRPr="00622A7F">
          <w:rPr>
            <w:rFonts w:cs="Arial"/>
          </w:rPr>
          <w:t xml:space="preserve"> </w:t>
        </w:r>
      </w:ins>
      <w:r w:rsidRPr="00622A7F">
        <w:rPr>
          <w:rFonts w:cs="Arial"/>
        </w:rPr>
        <w:t>variants causing partial deficiency were not (3% versus 3.7%). These results strongly underlined that MPO-deficiency promotes GPP.</w:t>
      </w:r>
    </w:p>
    <w:p w14:paraId="337CE843" w14:textId="47EF4424" w:rsidR="00D555C3" w:rsidRPr="00622A7F" w:rsidRDefault="00D555C3" w:rsidP="00622A7F">
      <w:pPr>
        <w:pStyle w:val="Beschriftung"/>
        <w:keepNext/>
        <w:rPr>
          <w:rFonts w:cs="Arial"/>
        </w:rPr>
      </w:pPr>
      <w:bookmarkStart w:id="751" w:name="_Ref79761580"/>
      <w:bookmarkStart w:id="752" w:name="_Toc94355253"/>
      <w:r w:rsidRPr="00622A7F">
        <w:rPr>
          <w:rFonts w:cs="Arial"/>
        </w:rPr>
        <w:lastRenderedPageBreak/>
        <w:t xml:space="preserve">Table </w:t>
      </w:r>
      <w:ins w:id="753"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754" w:author="Haskamp, Stefan" w:date="2022-02-05T20:56:00Z">
        <w:r w:rsidR="005A4AC0">
          <w:rPr>
            <w:rFonts w:cs="Arial"/>
            <w:noProof/>
          </w:rPr>
          <w:t>3</w:t>
        </w:r>
        <w:r w:rsidR="005A4AC0">
          <w:rPr>
            <w:rFonts w:cs="Arial"/>
          </w:rPr>
          <w:fldChar w:fldCharType="end"/>
        </w:r>
      </w:ins>
      <w:del w:id="755"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3</w:delText>
        </w:r>
        <w:r w:rsidRPr="00622A7F" w:rsidDel="005A4AC0">
          <w:rPr>
            <w:rFonts w:cs="Arial"/>
          </w:rPr>
          <w:fldChar w:fldCharType="end"/>
        </w:r>
      </w:del>
      <w:bookmarkEnd w:id="751"/>
      <w:r w:rsidRPr="00622A7F">
        <w:rPr>
          <w:rFonts w:cs="Arial"/>
        </w:rPr>
        <w:t xml:space="preserve">: Cumulative frequencies of </w:t>
      </w:r>
      <w:ins w:id="756" w:author="Hüffmeier, Ulrike" w:date="2021-08-03T15:28:00Z">
        <w:r w:rsidRPr="00622A7F">
          <w:rPr>
            <w:rFonts w:cs="Arial"/>
            <w:i/>
            <w:rPrChange w:id="757" w:author="Hüffmeier, Ulrike" w:date="2021-08-03T15:29:00Z">
              <w:rPr/>
            </w:rPrChange>
          </w:rPr>
          <w:t>MPO</w:t>
        </w:r>
        <w:r w:rsidRPr="00622A7F">
          <w:rPr>
            <w:rFonts w:cs="Arial"/>
          </w:rPr>
          <w:t xml:space="preserve"> </w:t>
        </w:r>
      </w:ins>
      <w:r w:rsidRPr="00622A7F">
        <w:rPr>
          <w:rFonts w:cs="Arial"/>
        </w:rPr>
        <w:t>variants resulting in different degrees of MPO-deficiency.</w:t>
      </w:r>
      <w:bookmarkEnd w:id="752"/>
      <w:r w:rsidRPr="00622A7F">
        <w:rPr>
          <w:rFonts w:cs="Arial"/>
        </w:rPr>
        <w:t xml:space="preserve"> </w:t>
      </w:r>
    </w:p>
    <w:p w14:paraId="59E71EB1" w14:textId="7E6CB02F" w:rsidR="00D555C3" w:rsidRPr="00622A7F" w:rsidRDefault="00D555C3" w:rsidP="00622A7F">
      <w:pPr>
        <w:pStyle w:val="Beschriftung"/>
        <w:keepNext/>
        <w:rPr>
          <w:rFonts w:cs="Arial"/>
        </w:rPr>
      </w:pPr>
      <w:r w:rsidRPr="00622A7F">
        <w:rPr>
          <w:rStyle w:val="UntertitelZchn"/>
          <w:rFonts w:cs="Arial"/>
          <w:b w:val="0"/>
        </w:rPr>
        <w:t xml:space="preserve">P-values </w:t>
      </w:r>
      <w:del w:id="758" w:author="Hüffmeier, Ulrike" w:date="2021-08-03T14:03:00Z">
        <w:r w:rsidRPr="00622A7F" w:rsidDel="004106E7">
          <w:rPr>
            <w:rStyle w:val="UntertitelZchn"/>
            <w:rFonts w:cs="Arial"/>
            <w:b w:val="0"/>
          </w:rPr>
          <w:delText xml:space="preserve">are </w:delText>
        </w:r>
      </w:del>
      <w:ins w:id="759" w:author="Hüffmeier, Ulrike" w:date="2021-08-03T14:03:00Z">
        <w:r w:rsidRPr="00622A7F">
          <w:rPr>
            <w:rStyle w:val="UntertitelZchn"/>
            <w:rFonts w:cs="Arial"/>
            <w:b w:val="0"/>
          </w:rPr>
          <w:t xml:space="preserve">were </w:t>
        </w:r>
      </w:ins>
      <w:r w:rsidRPr="00622A7F">
        <w:rPr>
          <w:rStyle w:val="UntertitelZchn"/>
          <w:rFonts w:cs="Arial"/>
          <w:b w:val="0"/>
        </w:rPr>
        <w:t xml:space="preserve">calculated by Fisher’s exact test. NFE: non-Finnish European individuals of gnomAD </w:t>
      </w:r>
      <w:r w:rsidR="009A7AD4">
        <w:rPr>
          <w:rStyle w:val="UntertitelZchn"/>
          <w:rFonts w:cs="Arial"/>
          <w:b w:val="0"/>
        </w:rPr>
        <w:t>{Karczewski, 2020 #1771}</w:t>
      </w:r>
      <w:r w:rsidRPr="00622A7F">
        <w:rPr>
          <w:rStyle w:val="UntertitelZchn"/>
          <w:rFonts w:cs="Arial"/>
          <w:b w:val="0"/>
        </w:rPr>
        <w:t xml:space="preserve">; OR= odds ratio; CI= confidence interval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0"/>
        <w:gridCol w:w="2693"/>
        <w:gridCol w:w="2693"/>
        <w:gridCol w:w="1701"/>
      </w:tblGrid>
      <w:tr w:rsidR="00D555C3" w:rsidRPr="00622A7F" w14:paraId="2A2E9882" w14:textId="77777777" w:rsidTr="00622A7F">
        <w:trPr>
          <w:trHeight w:val="1200"/>
        </w:trPr>
        <w:tc>
          <w:tcPr>
            <w:tcW w:w="1980" w:type="dxa"/>
            <w:shd w:val="clear" w:color="auto" w:fill="auto"/>
            <w:vAlign w:val="center"/>
            <w:hideMark/>
          </w:tcPr>
          <w:p w14:paraId="129149AA" w14:textId="77777777" w:rsidR="00D555C3" w:rsidRPr="00622A7F" w:rsidRDefault="00D555C3" w:rsidP="00622A7F">
            <w:pPr>
              <w:pStyle w:val="Titel"/>
              <w:jc w:val="left"/>
              <w:rPr>
                <w:b/>
              </w:rPr>
            </w:pPr>
            <w:r w:rsidRPr="00622A7F">
              <w:rPr>
                <w:b/>
              </w:rPr>
              <w:t xml:space="preserve">Degree of MPO-deficiency by rare variants </w:t>
            </w:r>
          </w:p>
        </w:tc>
        <w:tc>
          <w:tcPr>
            <w:tcW w:w="2693" w:type="dxa"/>
            <w:shd w:val="clear" w:color="auto" w:fill="auto"/>
            <w:vAlign w:val="center"/>
            <w:hideMark/>
          </w:tcPr>
          <w:p w14:paraId="6AC3BEAB" w14:textId="77777777" w:rsidR="00D555C3" w:rsidRPr="00622A7F" w:rsidRDefault="00D555C3" w:rsidP="00622A7F">
            <w:pPr>
              <w:pStyle w:val="Titel"/>
              <w:rPr>
                <w:b/>
              </w:rPr>
            </w:pPr>
            <w:r w:rsidRPr="00622A7F">
              <w:rPr>
                <w:b/>
              </w:rPr>
              <w:t>Cumulative frequency in 82 patients (proportion of rare alleles)</w:t>
            </w:r>
          </w:p>
        </w:tc>
        <w:tc>
          <w:tcPr>
            <w:tcW w:w="2693" w:type="dxa"/>
            <w:shd w:val="clear" w:color="auto" w:fill="auto"/>
            <w:vAlign w:val="center"/>
            <w:hideMark/>
          </w:tcPr>
          <w:p w14:paraId="7276A3FF" w14:textId="77777777" w:rsidR="00D555C3" w:rsidRPr="00622A7F" w:rsidRDefault="00D555C3" w:rsidP="00622A7F">
            <w:pPr>
              <w:pStyle w:val="Titel"/>
              <w:rPr>
                <w:b/>
              </w:rPr>
            </w:pPr>
            <w:r w:rsidRPr="00622A7F">
              <w:rPr>
                <w:b/>
              </w:rPr>
              <w:t>Cumulative frequency in NFE of gnomAD (proportion of rare alleles)</w:t>
            </w:r>
          </w:p>
        </w:tc>
        <w:tc>
          <w:tcPr>
            <w:tcW w:w="1701" w:type="dxa"/>
            <w:shd w:val="clear" w:color="auto" w:fill="auto"/>
            <w:vAlign w:val="center"/>
            <w:hideMark/>
          </w:tcPr>
          <w:p w14:paraId="4C7E73D5" w14:textId="77777777" w:rsidR="00D555C3" w:rsidRPr="00622A7F" w:rsidRDefault="00D555C3" w:rsidP="00622A7F">
            <w:pPr>
              <w:pStyle w:val="Titel"/>
              <w:rPr>
                <w:b/>
                <w:lang w:val="de-DE"/>
              </w:rPr>
            </w:pPr>
            <w:r w:rsidRPr="00622A7F">
              <w:rPr>
                <w:b/>
                <w:lang w:val="de-DE"/>
              </w:rPr>
              <w:t>p-value/ OR [95% CI]</w:t>
            </w:r>
          </w:p>
        </w:tc>
      </w:tr>
      <w:tr w:rsidR="00D555C3" w:rsidRPr="00622A7F" w14:paraId="00FFC182" w14:textId="77777777" w:rsidTr="00622A7F">
        <w:trPr>
          <w:trHeight w:val="300"/>
        </w:trPr>
        <w:tc>
          <w:tcPr>
            <w:tcW w:w="1980" w:type="dxa"/>
            <w:shd w:val="clear" w:color="auto" w:fill="auto"/>
            <w:noWrap/>
            <w:vAlign w:val="center"/>
            <w:hideMark/>
          </w:tcPr>
          <w:p w14:paraId="589D7CCE" w14:textId="77777777" w:rsidR="00D555C3" w:rsidRPr="00622A7F" w:rsidRDefault="00D555C3" w:rsidP="00622A7F">
            <w:pPr>
              <w:pStyle w:val="Titel"/>
              <w:jc w:val="left"/>
            </w:pPr>
            <w:r w:rsidRPr="00622A7F">
              <w:t>Partial and complete</w:t>
            </w:r>
          </w:p>
        </w:tc>
        <w:tc>
          <w:tcPr>
            <w:tcW w:w="2693" w:type="dxa"/>
            <w:shd w:val="clear" w:color="auto" w:fill="auto"/>
            <w:noWrap/>
            <w:vAlign w:val="center"/>
            <w:hideMark/>
          </w:tcPr>
          <w:p w14:paraId="2CC9D2EA" w14:textId="77777777" w:rsidR="00D555C3" w:rsidRPr="00622A7F" w:rsidRDefault="00D555C3" w:rsidP="00622A7F">
            <w:pPr>
              <w:pStyle w:val="Titel"/>
              <w:rPr>
                <w:lang w:val="de-DE"/>
              </w:rPr>
            </w:pPr>
            <w:r w:rsidRPr="00622A7F">
              <w:rPr>
                <w:lang w:val="de-DE"/>
              </w:rPr>
              <w:t>12.8% (21/164)</w:t>
            </w:r>
          </w:p>
        </w:tc>
        <w:tc>
          <w:tcPr>
            <w:tcW w:w="2693" w:type="dxa"/>
            <w:shd w:val="clear" w:color="auto" w:fill="auto"/>
            <w:noWrap/>
            <w:vAlign w:val="center"/>
            <w:hideMark/>
          </w:tcPr>
          <w:p w14:paraId="55AD19F2" w14:textId="77777777" w:rsidR="00D555C3" w:rsidRPr="00622A7F" w:rsidRDefault="00D555C3" w:rsidP="00622A7F">
            <w:pPr>
              <w:pStyle w:val="Titel"/>
              <w:rPr>
                <w:lang w:val="de-DE"/>
              </w:rPr>
            </w:pPr>
            <w:r w:rsidRPr="00622A7F">
              <w:rPr>
                <w:lang w:val="de-DE"/>
              </w:rPr>
              <w:t>5.3% (5,858/110,052)</w:t>
            </w:r>
          </w:p>
        </w:tc>
        <w:tc>
          <w:tcPr>
            <w:tcW w:w="1701" w:type="dxa"/>
            <w:shd w:val="clear" w:color="auto" w:fill="auto"/>
            <w:noWrap/>
            <w:vAlign w:val="center"/>
            <w:hideMark/>
          </w:tcPr>
          <w:p w14:paraId="6CC948EE" w14:textId="77777777" w:rsidR="00D555C3" w:rsidRPr="00622A7F" w:rsidRDefault="00D555C3" w:rsidP="00622A7F">
            <w:pPr>
              <w:pStyle w:val="Titel"/>
              <w:rPr>
                <w:lang w:val="de-DE"/>
              </w:rPr>
            </w:pPr>
            <w:r w:rsidRPr="00622A7F">
              <w:rPr>
                <w:lang w:val="de-DE"/>
              </w:rPr>
              <w:t>1.87E-04/ 2.61 [1.57-4.15]</w:t>
            </w:r>
          </w:p>
        </w:tc>
      </w:tr>
      <w:tr w:rsidR="00D555C3" w:rsidRPr="00622A7F" w14:paraId="22965CB7" w14:textId="77777777" w:rsidTr="00622A7F">
        <w:trPr>
          <w:trHeight w:val="300"/>
        </w:trPr>
        <w:tc>
          <w:tcPr>
            <w:tcW w:w="1980" w:type="dxa"/>
            <w:shd w:val="clear" w:color="auto" w:fill="auto"/>
            <w:noWrap/>
            <w:vAlign w:val="center"/>
            <w:hideMark/>
          </w:tcPr>
          <w:p w14:paraId="6EAF5331" w14:textId="77777777" w:rsidR="00D555C3" w:rsidRPr="00622A7F" w:rsidRDefault="00D555C3" w:rsidP="00622A7F">
            <w:pPr>
              <w:pStyle w:val="Titel"/>
              <w:jc w:val="left"/>
            </w:pPr>
            <w:r w:rsidRPr="00622A7F">
              <w:t>Complete</w:t>
            </w:r>
          </w:p>
        </w:tc>
        <w:tc>
          <w:tcPr>
            <w:tcW w:w="2693" w:type="dxa"/>
            <w:shd w:val="clear" w:color="auto" w:fill="auto"/>
            <w:noWrap/>
            <w:vAlign w:val="center"/>
            <w:hideMark/>
          </w:tcPr>
          <w:p w14:paraId="57177D21" w14:textId="77777777" w:rsidR="00D555C3" w:rsidRPr="00622A7F" w:rsidRDefault="00D555C3" w:rsidP="00622A7F">
            <w:pPr>
              <w:pStyle w:val="Titel"/>
              <w:rPr>
                <w:lang w:val="de-DE"/>
              </w:rPr>
            </w:pPr>
            <w:r w:rsidRPr="00622A7F">
              <w:rPr>
                <w:lang w:val="de-DE"/>
              </w:rPr>
              <w:t>9.8% (16/164)</w:t>
            </w:r>
          </w:p>
        </w:tc>
        <w:tc>
          <w:tcPr>
            <w:tcW w:w="2693" w:type="dxa"/>
            <w:shd w:val="clear" w:color="auto" w:fill="auto"/>
            <w:noWrap/>
            <w:vAlign w:val="center"/>
            <w:hideMark/>
          </w:tcPr>
          <w:p w14:paraId="3B2849CF" w14:textId="77777777" w:rsidR="00D555C3" w:rsidRPr="00622A7F" w:rsidRDefault="00D555C3" w:rsidP="00622A7F">
            <w:pPr>
              <w:pStyle w:val="Titel"/>
              <w:rPr>
                <w:lang w:val="de-DE"/>
              </w:rPr>
            </w:pPr>
            <w:r w:rsidRPr="00622A7F">
              <w:rPr>
                <w:lang w:val="de-DE"/>
              </w:rPr>
              <w:t>1.6% (1,809/110,052)</w:t>
            </w:r>
          </w:p>
        </w:tc>
        <w:tc>
          <w:tcPr>
            <w:tcW w:w="1701" w:type="dxa"/>
            <w:shd w:val="clear" w:color="auto" w:fill="auto"/>
            <w:noWrap/>
            <w:vAlign w:val="center"/>
            <w:hideMark/>
          </w:tcPr>
          <w:p w14:paraId="13A4567B" w14:textId="77777777" w:rsidR="00D555C3" w:rsidRPr="00622A7F" w:rsidRDefault="00D555C3" w:rsidP="00622A7F">
            <w:pPr>
              <w:pStyle w:val="Titel"/>
              <w:rPr>
                <w:lang w:val="de-DE"/>
              </w:rPr>
            </w:pPr>
            <w:r w:rsidRPr="00622A7F">
              <w:rPr>
                <w:lang w:val="de-DE"/>
              </w:rPr>
              <w:t>1.85E-08/ 6.47 [3.60-10.89]</w:t>
            </w:r>
          </w:p>
        </w:tc>
      </w:tr>
      <w:tr w:rsidR="00D555C3" w:rsidRPr="00622A7F" w14:paraId="01F57B29" w14:textId="77777777" w:rsidTr="00622A7F">
        <w:trPr>
          <w:trHeight w:val="300"/>
        </w:trPr>
        <w:tc>
          <w:tcPr>
            <w:tcW w:w="1980" w:type="dxa"/>
            <w:shd w:val="clear" w:color="auto" w:fill="auto"/>
            <w:noWrap/>
            <w:vAlign w:val="center"/>
            <w:hideMark/>
          </w:tcPr>
          <w:p w14:paraId="7D6F9C83" w14:textId="77777777" w:rsidR="00D555C3" w:rsidRPr="00622A7F" w:rsidRDefault="00D555C3" w:rsidP="00622A7F">
            <w:pPr>
              <w:pStyle w:val="Titel"/>
              <w:jc w:val="left"/>
              <w:rPr>
                <w:lang w:val="de-DE"/>
              </w:rPr>
            </w:pPr>
            <w:r w:rsidRPr="00622A7F">
              <w:rPr>
                <w:lang w:val="de-DE"/>
              </w:rPr>
              <w:t>Partial</w:t>
            </w:r>
          </w:p>
        </w:tc>
        <w:tc>
          <w:tcPr>
            <w:tcW w:w="2693" w:type="dxa"/>
            <w:shd w:val="clear" w:color="auto" w:fill="auto"/>
            <w:noWrap/>
            <w:vAlign w:val="center"/>
            <w:hideMark/>
          </w:tcPr>
          <w:p w14:paraId="3DD44B18" w14:textId="77777777" w:rsidR="00D555C3" w:rsidRPr="00622A7F" w:rsidRDefault="00D555C3" w:rsidP="00622A7F">
            <w:pPr>
              <w:pStyle w:val="Titel"/>
              <w:rPr>
                <w:lang w:val="de-DE"/>
              </w:rPr>
            </w:pPr>
            <w:r w:rsidRPr="00622A7F">
              <w:rPr>
                <w:lang w:val="de-DE"/>
              </w:rPr>
              <w:t>3.0% (5/164)</w:t>
            </w:r>
          </w:p>
        </w:tc>
        <w:tc>
          <w:tcPr>
            <w:tcW w:w="2693" w:type="dxa"/>
            <w:shd w:val="clear" w:color="auto" w:fill="auto"/>
            <w:noWrap/>
            <w:vAlign w:val="center"/>
            <w:hideMark/>
          </w:tcPr>
          <w:p w14:paraId="1451BB27" w14:textId="77777777" w:rsidR="00D555C3" w:rsidRPr="00622A7F" w:rsidRDefault="00D555C3" w:rsidP="00622A7F">
            <w:pPr>
              <w:pStyle w:val="Titel"/>
              <w:rPr>
                <w:lang w:val="de-DE"/>
              </w:rPr>
            </w:pPr>
            <w:r w:rsidRPr="00622A7F">
              <w:rPr>
                <w:lang w:val="de-DE"/>
              </w:rPr>
              <w:t>3.7% (4,049/110,052)</w:t>
            </w:r>
          </w:p>
        </w:tc>
        <w:tc>
          <w:tcPr>
            <w:tcW w:w="1701" w:type="dxa"/>
            <w:shd w:val="clear" w:color="auto" w:fill="auto"/>
            <w:noWrap/>
            <w:vAlign w:val="center"/>
            <w:hideMark/>
          </w:tcPr>
          <w:p w14:paraId="1E857C12" w14:textId="77777777" w:rsidR="00D555C3" w:rsidRPr="00622A7F" w:rsidRDefault="00D555C3" w:rsidP="00622A7F">
            <w:pPr>
              <w:pStyle w:val="Titel"/>
              <w:rPr>
                <w:lang w:val="de-DE"/>
              </w:rPr>
            </w:pPr>
            <w:r w:rsidRPr="00622A7F">
              <w:rPr>
                <w:lang w:val="de-DE"/>
              </w:rPr>
              <w:t>0.84/ 0.82 [0.26-1.96]</w:t>
            </w:r>
          </w:p>
        </w:tc>
      </w:tr>
    </w:tbl>
    <w:p w14:paraId="41828559" w14:textId="77777777" w:rsidR="00D555C3" w:rsidRPr="00622A7F" w:rsidRDefault="00D555C3" w:rsidP="00622A7F">
      <w:pPr>
        <w:rPr>
          <w:rFonts w:cs="Arial"/>
        </w:rPr>
      </w:pPr>
    </w:p>
    <w:p w14:paraId="47427CAD" w14:textId="3D0CFF02" w:rsidR="00D555C3" w:rsidRPr="00622A7F" w:rsidRDefault="00D555C3" w:rsidP="00622A7F">
      <w:pPr>
        <w:pStyle w:val="berschrift3"/>
        <w:rPr>
          <w:rFonts w:cs="Arial"/>
        </w:rPr>
      </w:pPr>
      <w:bookmarkStart w:id="760" w:name="_Toc72229630"/>
      <w:bookmarkStart w:id="761" w:name="_Ref73966278"/>
      <w:ins w:id="762" w:author="Hüffmeier, Ulrike" w:date="2021-08-03T14:03:00Z">
        <w:del w:id="763" w:author="Haskamp, Stefan" w:date="2021-12-30T16:26:00Z">
          <w:r w:rsidRPr="00622A7F" w:rsidDel="00AA09ED">
            <w:rPr>
              <w:rFonts w:cs="Arial"/>
              <w:i/>
            </w:rPr>
            <w:delText xml:space="preserve"> </w:delText>
          </w:r>
        </w:del>
      </w:ins>
      <w:bookmarkStart w:id="764" w:name="_Toc91488884"/>
      <w:r w:rsidRPr="00622A7F">
        <w:rPr>
          <w:rFonts w:cs="Arial"/>
          <w:i/>
        </w:rPr>
        <w:t>IL36RN</w:t>
      </w:r>
      <w:r w:rsidRPr="00622A7F">
        <w:rPr>
          <w:rFonts w:cs="Arial"/>
        </w:rPr>
        <w:t xml:space="preserve"> and </w:t>
      </w:r>
      <w:r w:rsidRPr="00622A7F">
        <w:rPr>
          <w:rFonts w:cs="Arial"/>
          <w:i/>
        </w:rPr>
        <w:t>MPO</w:t>
      </w:r>
      <w:r w:rsidRPr="00622A7F">
        <w:rPr>
          <w:rFonts w:cs="Arial"/>
        </w:rPr>
        <w:t xml:space="preserve"> - </w:t>
      </w:r>
      <w:commentRangeStart w:id="765"/>
      <w:commentRangeStart w:id="766"/>
      <w:r w:rsidRPr="00622A7F">
        <w:rPr>
          <w:rFonts w:cs="Arial"/>
        </w:rPr>
        <w:t>an oligogenic model</w:t>
      </w:r>
      <w:bookmarkEnd w:id="760"/>
      <w:bookmarkEnd w:id="761"/>
      <w:commentRangeEnd w:id="765"/>
      <w:r w:rsidR="009E18EC">
        <w:rPr>
          <w:rStyle w:val="Kommentarzeichen"/>
        </w:rPr>
        <w:commentReference w:id="765"/>
      </w:r>
      <w:bookmarkEnd w:id="764"/>
      <w:commentRangeEnd w:id="766"/>
      <w:r w:rsidR="00AA30AE">
        <w:rPr>
          <w:rStyle w:val="Kommentarzeichen"/>
        </w:rPr>
        <w:commentReference w:id="766"/>
      </w:r>
    </w:p>
    <w:p w14:paraId="5CB5E56B" w14:textId="52BD4F9B" w:rsidR="00D555C3" w:rsidRPr="00622A7F" w:rsidRDefault="00D555C3" w:rsidP="00622A7F">
      <w:pPr>
        <w:rPr>
          <w:rFonts w:cs="Arial"/>
        </w:rPr>
      </w:pPr>
      <w:r w:rsidRPr="00622A7F">
        <w:rPr>
          <w:rFonts w:cs="Arial"/>
        </w:rPr>
        <w:t xml:space="preserve">To obtain evidence for an autosomal dominant or recessive model, the frequencies of individuals with one or with two variants in </w:t>
      </w:r>
      <w:r w:rsidRPr="00622A7F">
        <w:rPr>
          <w:rFonts w:cs="Arial"/>
          <w:i/>
        </w:rPr>
        <w:t>MPO</w:t>
      </w:r>
      <w:r w:rsidRPr="00622A7F">
        <w:rPr>
          <w:rFonts w:cs="Arial"/>
        </w:rPr>
        <w:t xml:space="preserve"> and /or </w:t>
      </w:r>
      <w:r w:rsidRPr="00622A7F">
        <w:rPr>
          <w:rFonts w:cs="Arial"/>
          <w:i/>
        </w:rPr>
        <w:t>IL36RN</w:t>
      </w:r>
      <w:r w:rsidRPr="00622A7F">
        <w:rPr>
          <w:rFonts w:cs="Arial"/>
        </w:rPr>
        <w:t xml:space="preserve"> in patients and control individuals were compared. The odds ratio was approximately ten times higher in case of the recessive model (31.6 versus 4.9). As expected, the odds ratios w</w:t>
      </w:r>
      <w:r w:rsidR="00440FFA">
        <w:rPr>
          <w:rFonts w:cs="Arial"/>
        </w:rPr>
        <w:t>ere</w:t>
      </w:r>
      <w:r w:rsidRPr="00622A7F">
        <w:rPr>
          <w:rFonts w:cs="Arial"/>
        </w:rPr>
        <w:t xml:space="preserve"> higher when focusing on variants leading to complete deficiency (46.8 versus 10.9) and lower for variants leading to partial deficiency for both models (15.23 </w:t>
      </w:r>
      <w:commentRangeStart w:id="767"/>
      <w:r w:rsidRPr="00622A7F">
        <w:rPr>
          <w:rFonts w:cs="Arial"/>
        </w:rPr>
        <w:t>versus 1.46) (</w:t>
      </w:r>
      <w:r w:rsidRPr="00622A7F">
        <w:rPr>
          <w:rFonts w:cs="Arial"/>
        </w:rPr>
        <w:fldChar w:fldCharType="begin"/>
      </w:r>
      <w:r w:rsidRPr="00622A7F">
        <w:rPr>
          <w:rFonts w:cs="Arial"/>
        </w:rPr>
        <w:instrText xml:space="preserve"> REF _Ref79762052 \h </w:instrText>
      </w:r>
      <w:r w:rsidR="00622A7F">
        <w:rPr>
          <w:rFonts w:cs="Arial"/>
        </w:rPr>
        <w:instrText xml:space="preserve"> \* MERGEFORMAT </w:instrText>
      </w:r>
      <w:r w:rsidRPr="00622A7F">
        <w:rPr>
          <w:rFonts w:cs="Arial"/>
        </w:rPr>
      </w:r>
      <w:r w:rsidRPr="00622A7F">
        <w:rPr>
          <w:rFonts w:cs="Arial"/>
        </w:rPr>
        <w:fldChar w:fldCharType="separate"/>
      </w:r>
      <w:ins w:id="768" w:author="Haskamp, Stefan (extern)" w:date="2022-01-29T13:25:00Z">
        <w:r w:rsidR="002D4AD7" w:rsidRPr="00622A7F">
          <w:rPr>
            <w:rFonts w:cs="Arial"/>
          </w:rPr>
          <w:t xml:space="preserve">Table </w:t>
        </w:r>
        <w:r w:rsidR="002D4AD7">
          <w:rPr>
            <w:rFonts w:cs="Arial"/>
            <w:noProof/>
          </w:rPr>
          <w:t>4</w:t>
        </w:r>
      </w:ins>
      <w:r w:rsidRPr="00622A7F">
        <w:rPr>
          <w:rFonts w:cs="Arial"/>
        </w:rPr>
        <w:fldChar w:fldCharType="end"/>
      </w:r>
      <w:r w:rsidRPr="00622A7F">
        <w:rPr>
          <w:rFonts w:cs="Arial"/>
        </w:rPr>
        <w:t xml:space="preserve">). </w:t>
      </w:r>
      <w:commentRangeEnd w:id="767"/>
      <w:r w:rsidR="00CE4CC7">
        <w:rPr>
          <w:rStyle w:val="Kommentarzeichen"/>
        </w:rPr>
        <w:commentReference w:id="767"/>
      </w:r>
    </w:p>
    <w:p w14:paraId="492F1B47" w14:textId="37B78132" w:rsidR="00D555C3" w:rsidRPr="00622A7F" w:rsidDel="00AA09ED" w:rsidRDefault="00D555C3" w:rsidP="00622A7F">
      <w:pPr>
        <w:rPr>
          <w:del w:id="769" w:author="Haskamp, Stefan" w:date="2021-12-30T16:28:00Z"/>
          <w:rFonts w:cs="Arial"/>
        </w:rPr>
      </w:pPr>
      <w:ins w:id="770" w:author="Haskamp, Stefan (extern)" w:date="2021-08-13T16:02:00Z">
        <w:del w:id="771" w:author="Haskamp, Stefan" w:date="2021-12-30T16:28:00Z">
          <w:r w:rsidRPr="00622A7F" w:rsidDel="00AA09ED">
            <w:rPr>
              <w:rFonts w:cs="Arial"/>
            </w:rPr>
            <w:delText xml:space="preserve">Phenotypic analyses showed that, </w:delText>
          </w:r>
        </w:del>
      </w:ins>
      <w:commentRangeStart w:id="772"/>
      <w:del w:id="773" w:author="Haskamp, Stefan" w:date="2021-12-30T16:28:00Z">
        <w:r w:rsidRPr="00622A7F" w:rsidDel="00AA09ED">
          <w:rPr>
            <w:rFonts w:cs="Arial"/>
          </w:rPr>
          <w:delText>P</w:delText>
        </w:r>
      </w:del>
      <w:ins w:id="774" w:author="Haskamp, Stefan (extern)" w:date="2021-08-13T16:02:00Z">
        <w:del w:id="775" w:author="Haskamp, Stefan" w:date="2021-12-30T16:28:00Z">
          <w:r w:rsidRPr="00622A7F" w:rsidDel="00AA09ED">
            <w:rPr>
              <w:rFonts w:cs="Arial"/>
            </w:rPr>
            <w:delText>p</w:delText>
          </w:r>
        </w:del>
      </w:ins>
      <w:del w:id="776" w:author="Haskamp, Stefan" w:date="2021-12-30T16:28:00Z">
        <w:r w:rsidRPr="00622A7F" w:rsidDel="00AA09ED">
          <w:rPr>
            <w:rFonts w:cs="Arial"/>
          </w:rPr>
          <w:delText xml:space="preserve">atients with variants in </w:delText>
        </w:r>
        <w:r w:rsidRPr="00622A7F" w:rsidDel="00AA09ED">
          <w:rPr>
            <w:rFonts w:cs="Arial"/>
            <w:i/>
          </w:rPr>
          <w:delText>MPO</w:delText>
        </w:r>
        <w:r w:rsidRPr="00622A7F" w:rsidDel="00AA09ED">
          <w:rPr>
            <w:rFonts w:cs="Arial"/>
          </w:rPr>
          <w:delText xml:space="preserve"> were more frequently affected by concomitant </w:delText>
        </w:r>
        <w:r w:rsidRPr="00622A7F" w:rsidDel="00AA09ED">
          <w:rPr>
            <w:rFonts w:cs="Arial"/>
            <w:szCs w:val="24"/>
          </w:rPr>
          <w:delText>palmoplantar pustular psoriasis (PPP)</w:delText>
        </w:r>
        <w:r w:rsidRPr="00622A7F" w:rsidDel="00AA09ED">
          <w:rPr>
            <w:rFonts w:cs="Arial"/>
          </w:rPr>
          <w:delText xml:space="preserve">, tongue involvement and a positive history of psoriasis and joint disease than patients without </w:delText>
        </w:r>
        <w:commentRangeStart w:id="777"/>
        <w:r w:rsidRPr="00622A7F" w:rsidDel="00AA09ED">
          <w:rPr>
            <w:rFonts w:cs="Arial"/>
          </w:rPr>
          <w:delText>(</w:delText>
        </w:r>
        <w:r w:rsidRPr="00622A7F" w:rsidDel="00AA09ED">
          <w:rPr>
            <w:rFonts w:cs="Arial"/>
          </w:rPr>
          <w:fldChar w:fldCharType="begin"/>
        </w:r>
        <w:r w:rsidRPr="00622A7F" w:rsidDel="00AA09ED">
          <w:rPr>
            <w:rFonts w:cs="Arial"/>
          </w:rPr>
          <w:delInstrText xml:space="preserve"> REF _Ref73959518 \h </w:delInstrText>
        </w:r>
        <w:r w:rsidR="00622A7F" w:rsidDel="00AA09ED">
          <w:rPr>
            <w:rFonts w:cs="Arial"/>
          </w:rPr>
          <w:delInstrText xml:space="preserve"> \* MERGEFORMAT </w:delInstrText>
        </w:r>
        <w:r w:rsidRPr="00622A7F" w:rsidDel="00AA09ED">
          <w:rPr>
            <w:rFonts w:cs="Arial"/>
          </w:rPr>
        </w:r>
        <w:r w:rsidRPr="00622A7F" w:rsidDel="00AA09ED">
          <w:rPr>
            <w:rFonts w:cs="Arial"/>
          </w:rPr>
          <w:fldChar w:fldCharType="separate"/>
        </w:r>
        <w:r w:rsidR="00A53077" w:rsidRPr="00622A7F" w:rsidDel="00AA09ED">
          <w:rPr>
            <w:rFonts w:cs="Arial"/>
          </w:rPr>
          <w:delText xml:space="preserve">Table </w:delText>
        </w:r>
        <w:r w:rsidR="00A53077" w:rsidDel="00AA09ED">
          <w:rPr>
            <w:rFonts w:cs="Arial"/>
            <w:noProof/>
          </w:rPr>
          <w:delText>5</w:delText>
        </w:r>
        <w:r w:rsidRPr="00622A7F" w:rsidDel="00AA09ED">
          <w:rPr>
            <w:rFonts w:cs="Arial"/>
          </w:rPr>
          <w:fldChar w:fldCharType="end"/>
        </w:r>
        <w:r w:rsidRPr="00622A7F" w:rsidDel="00AA09ED">
          <w:rPr>
            <w:rFonts w:cs="Arial"/>
          </w:rPr>
          <w:fldChar w:fldCharType="begin"/>
        </w:r>
        <w:r w:rsidRPr="00622A7F" w:rsidDel="00AA09ED">
          <w:rPr>
            <w:rFonts w:cs="Arial"/>
          </w:rPr>
          <w:delInstrText xml:space="preserve"> REF _Ref79762052 \h </w:delInstrText>
        </w:r>
        <w:r w:rsidR="00622A7F" w:rsidDel="00AA09ED">
          <w:rPr>
            <w:rFonts w:cs="Arial"/>
          </w:rPr>
          <w:delInstrText xml:space="preserve"> \* MERGEFORMAT </w:delInstrText>
        </w:r>
        <w:r w:rsidRPr="00622A7F" w:rsidDel="00AA09ED">
          <w:rPr>
            <w:rFonts w:cs="Arial"/>
          </w:rPr>
        </w:r>
        <w:r w:rsidRPr="00622A7F" w:rsidDel="00AA09ED">
          <w:rPr>
            <w:rFonts w:cs="Arial"/>
          </w:rPr>
          <w:fldChar w:fldCharType="separate"/>
        </w:r>
        <w:r w:rsidR="00A53077" w:rsidRPr="00622A7F" w:rsidDel="00AA09ED">
          <w:rPr>
            <w:rFonts w:cs="Arial"/>
          </w:rPr>
          <w:delText xml:space="preserve">Table </w:delText>
        </w:r>
        <w:r w:rsidR="00A53077" w:rsidDel="00AA09ED">
          <w:rPr>
            <w:rFonts w:cs="Arial"/>
            <w:noProof/>
          </w:rPr>
          <w:delText>4</w:delText>
        </w:r>
        <w:r w:rsidRPr="00622A7F" w:rsidDel="00AA09ED">
          <w:rPr>
            <w:rFonts w:cs="Arial"/>
          </w:rPr>
          <w:fldChar w:fldCharType="end"/>
        </w:r>
        <w:commentRangeEnd w:id="777"/>
        <w:r w:rsidR="00CE4CC7" w:rsidDel="00AA09ED">
          <w:rPr>
            <w:rStyle w:val="Kommentarzeichen"/>
          </w:rPr>
          <w:commentReference w:id="777"/>
        </w:r>
        <w:r w:rsidRPr="00622A7F" w:rsidDel="00AA09ED">
          <w:rPr>
            <w:rFonts w:cs="Arial"/>
          </w:rPr>
          <w:delText xml:space="preserve">). </w:delText>
        </w:r>
        <w:commentRangeEnd w:id="772"/>
        <w:r w:rsidRPr="00622A7F" w:rsidDel="00AA09ED">
          <w:rPr>
            <w:rStyle w:val="Kommentarzeichen"/>
            <w:rFonts w:cs="Arial"/>
          </w:rPr>
          <w:commentReference w:id="772"/>
        </w:r>
      </w:del>
      <w:ins w:id="778" w:author="Haskamp, Stefan (extern)" w:date="2021-08-13T16:13:00Z">
        <w:del w:id="779" w:author="Haskamp, Stefan" w:date="2021-12-30T16:28:00Z">
          <w:r w:rsidRPr="00622A7F" w:rsidDel="00AA09ED">
            <w:rPr>
              <w:rFonts w:cs="Arial"/>
            </w:rPr>
            <w:delText>P</w:delText>
          </w:r>
        </w:del>
      </w:ins>
      <w:ins w:id="780" w:author="Haskamp, Stefan (extern)" w:date="2021-08-13T16:07:00Z">
        <w:del w:id="781" w:author="Haskamp, Stefan" w:date="2021-12-30T16:28:00Z">
          <w:r w:rsidRPr="00622A7F" w:rsidDel="00AA09ED">
            <w:rPr>
              <w:rFonts w:cs="Arial"/>
            </w:rPr>
            <w:delText xml:space="preserve">atients with two variants in </w:delText>
          </w:r>
          <w:r w:rsidRPr="00622A7F" w:rsidDel="00AA09ED">
            <w:rPr>
              <w:rFonts w:cs="Arial"/>
              <w:i/>
              <w:rPrChange w:id="782" w:author="Haskamp, Stefan (extern)" w:date="2021-08-13T16:13:00Z">
                <w:rPr/>
              </w:rPrChange>
            </w:rPr>
            <w:delText>MPO</w:delText>
          </w:r>
          <w:r w:rsidRPr="00622A7F" w:rsidDel="00AA09ED">
            <w:rPr>
              <w:rFonts w:cs="Arial"/>
            </w:rPr>
            <w:delText xml:space="preserve"> </w:delText>
          </w:r>
        </w:del>
      </w:ins>
      <w:ins w:id="783" w:author="Haskamp, Stefan (extern)" w:date="2021-08-13T16:13:00Z">
        <w:del w:id="784" w:author="Haskamp, Stefan" w:date="2021-12-30T16:28:00Z">
          <w:r w:rsidRPr="00622A7F" w:rsidDel="00AA09ED">
            <w:rPr>
              <w:rFonts w:cs="Arial"/>
            </w:rPr>
            <w:delText xml:space="preserve">or one variant in </w:delText>
          </w:r>
        </w:del>
      </w:ins>
      <w:ins w:id="785" w:author="Haskamp, Stefan (extern)" w:date="2021-08-13T16:07:00Z">
        <w:del w:id="786" w:author="Haskamp, Stefan" w:date="2021-12-30T16:28:00Z">
          <w:r w:rsidRPr="00622A7F" w:rsidDel="00AA09ED">
            <w:rPr>
              <w:rFonts w:cs="Arial"/>
              <w:i/>
              <w:rPrChange w:id="787" w:author="Haskamp, Stefan (extern)" w:date="2021-08-13T16:13:00Z">
                <w:rPr/>
              </w:rPrChange>
            </w:rPr>
            <w:delText>MPO</w:delText>
          </w:r>
          <w:r w:rsidRPr="00622A7F" w:rsidDel="00AA09ED">
            <w:rPr>
              <w:rFonts w:cs="Arial"/>
            </w:rPr>
            <w:delText xml:space="preserve"> and </w:delText>
          </w:r>
          <w:r w:rsidRPr="00622A7F" w:rsidDel="00AA09ED">
            <w:rPr>
              <w:rFonts w:cs="Arial"/>
              <w:i/>
              <w:rPrChange w:id="788" w:author="Haskamp, Stefan (extern)" w:date="2021-08-13T16:13:00Z">
                <w:rPr/>
              </w:rPrChange>
            </w:rPr>
            <w:delText>IL36RN</w:delText>
          </w:r>
        </w:del>
      </w:ins>
      <w:ins w:id="789" w:author="Haskamp, Stefan (extern)" w:date="2021-08-13T16:08:00Z">
        <w:del w:id="790" w:author="Haskamp, Stefan" w:date="2021-12-30T16:28:00Z">
          <w:r w:rsidRPr="00622A7F" w:rsidDel="00AA09ED">
            <w:rPr>
              <w:rFonts w:cs="Arial"/>
            </w:rPr>
            <w:delText xml:space="preserve"> had a lower </w:delText>
          </w:r>
        </w:del>
      </w:ins>
      <w:ins w:id="791" w:author="Haskamp, Stefan (extern)" w:date="2021-08-13T16:04:00Z">
        <w:del w:id="792" w:author="Haskamp, Stefan" w:date="2021-12-30T16:28:00Z">
          <w:r w:rsidRPr="00622A7F" w:rsidDel="00AA09ED">
            <w:rPr>
              <w:rFonts w:cs="Arial"/>
            </w:rPr>
            <w:delText>age of onset</w:delText>
          </w:r>
        </w:del>
      </w:ins>
      <w:ins w:id="793" w:author="Haskamp, Stefan (extern)" w:date="2021-08-13T16:09:00Z">
        <w:del w:id="794" w:author="Haskamp, Stefan" w:date="2021-12-30T16:28:00Z">
          <w:r w:rsidRPr="00622A7F" w:rsidDel="00AA09ED">
            <w:rPr>
              <w:rFonts w:cs="Arial"/>
            </w:rPr>
            <w:delText xml:space="preserve"> compared to </w:delText>
          </w:r>
        </w:del>
      </w:ins>
      <w:ins w:id="795" w:author="Haskamp, Stefan (extern)" w:date="2021-08-13T16:14:00Z">
        <w:del w:id="796" w:author="Haskamp, Stefan" w:date="2021-12-30T16:28:00Z">
          <w:r w:rsidRPr="00622A7F" w:rsidDel="00AA09ED">
            <w:rPr>
              <w:rFonts w:cs="Arial"/>
            </w:rPr>
            <w:delText>patients</w:delText>
          </w:r>
        </w:del>
      </w:ins>
      <w:ins w:id="797" w:author="Haskamp, Stefan (extern)" w:date="2021-08-13T16:09:00Z">
        <w:del w:id="798" w:author="Haskamp, Stefan" w:date="2021-12-30T16:28:00Z">
          <w:r w:rsidRPr="00622A7F" w:rsidDel="00AA09ED">
            <w:rPr>
              <w:rFonts w:cs="Arial"/>
            </w:rPr>
            <w:delText xml:space="preserve"> without </w:delText>
          </w:r>
          <w:r w:rsidRPr="00622A7F" w:rsidDel="00AA09ED">
            <w:rPr>
              <w:rFonts w:cs="Arial"/>
              <w:i/>
              <w:rPrChange w:id="799" w:author="Haskamp, Stefan (extern)" w:date="2021-08-13T16:13:00Z">
                <w:rPr/>
              </w:rPrChange>
            </w:rPr>
            <w:delText>MPO</w:delText>
          </w:r>
          <w:r w:rsidRPr="00622A7F" w:rsidDel="00AA09ED">
            <w:rPr>
              <w:rFonts w:cs="Arial"/>
            </w:rPr>
            <w:delText xml:space="preserve"> variants. </w:delText>
          </w:r>
        </w:del>
      </w:ins>
      <w:ins w:id="800" w:author="Haskamp, Stefan (extern)" w:date="2021-08-13T16:10:00Z">
        <w:del w:id="801" w:author="Haskamp, Stefan" w:date="2021-12-30T16:28:00Z">
          <w:r w:rsidRPr="00622A7F" w:rsidDel="00AA09ED">
            <w:rPr>
              <w:rFonts w:cs="Arial"/>
            </w:rPr>
            <w:delText xml:space="preserve">The </w:delText>
          </w:r>
        </w:del>
      </w:ins>
      <w:ins w:id="802" w:author="Haskamp, Stefan (extern)" w:date="2021-08-13T16:04:00Z">
        <w:del w:id="803" w:author="Haskamp, Stefan" w:date="2021-12-30T16:28:00Z">
          <w:r w:rsidRPr="00622A7F" w:rsidDel="00AA09ED">
            <w:rPr>
              <w:rFonts w:cs="Arial"/>
            </w:rPr>
            <w:delText xml:space="preserve">course of disease and </w:delText>
          </w:r>
        </w:del>
      </w:ins>
      <w:ins w:id="804" w:author="Haskamp, Stefan (extern)" w:date="2021-08-13T16:11:00Z">
        <w:del w:id="805" w:author="Haskamp, Stefan" w:date="2021-12-30T16:28:00Z">
          <w:r w:rsidRPr="00622A7F" w:rsidDel="00AA09ED">
            <w:rPr>
              <w:rFonts w:cs="Arial"/>
            </w:rPr>
            <w:delText xml:space="preserve">further </w:delText>
          </w:r>
        </w:del>
      </w:ins>
      <w:ins w:id="806" w:author="Haskamp, Stefan (extern)" w:date="2021-08-13T16:04:00Z">
        <w:del w:id="807" w:author="Haskamp, Stefan" w:date="2021-12-30T16:28:00Z">
          <w:r w:rsidRPr="00622A7F" w:rsidDel="00AA09ED">
            <w:rPr>
              <w:rFonts w:cs="Arial"/>
            </w:rPr>
            <w:delText xml:space="preserve">concomitant diseases </w:delText>
          </w:r>
        </w:del>
      </w:ins>
      <w:ins w:id="808" w:author="Haskamp, Stefan (extern)" w:date="2021-08-13T16:10:00Z">
        <w:del w:id="809" w:author="Haskamp, Stefan" w:date="2021-12-30T16:28:00Z">
          <w:r w:rsidRPr="00622A7F" w:rsidDel="00AA09ED">
            <w:rPr>
              <w:rFonts w:cs="Arial"/>
            </w:rPr>
            <w:delText xml:space="preserve">were comparable </w:delText>
          </w:r>
        </w:del>
      </w:ins>
      <w:ins w:id="810" w:author="Haskamp, Stefan (extern)" w:date="2021-08-13T16:11:00Z">
        <w:del w:id="811" w:author="Haskamp, Stefan" w:date="2021-12-30T16:28:00Z">
          <w:r w:rsidRPr="00622A7F" w:rsidDel="00AA09ED">
            <w:rPr>
              <w:rFonts w:cs="Arial"/>
            </w:rPr>
            <w:delText>between the groups.</w:delText>
          </w:r>
        </w:del>
      </w:ins>
      <w:ins w:id="812" w:author="Haskamp, Stefan (extern)" w:date="2021-08-13T16:10:00Z">
        <w:del w:id="813" w:author="Haskamp, Stefan" w:date="2021-12-30T16:28:00Z">
          <w:r w:rsidRPr="00622A7F" w:rsidDel="00AA09ED">
            <w:rPr>
              <w:rFonts w:cs="Arial"/>
            </w:rPr>
            <w:delText xml:space="preserve"> </w:delText>
          </w:r>
        </w:del>
      </w:ins>
    </w:p>
    <w:p w14:paraId="2F3651BA" w14:textId="77777777" w:rsidR="00D555C3" w:rsidRPr="00622A7F" w:rsidRDefault="00D555C3" w:rsidP="00622A7F">
      <w:pPr>
        <w:rPr>
          <w:rFonts w:cs="Arial"/>
          <w:szCs w:val="24"/>
        </w:rPr>
      </w:pPr>
    </w:p>
    <w:p w14:paraId="51EA2BBA" w14:textId="77777777" w:rsidR="00D555C3" w:rsidRPr="00622A7F" w:rsidRDefault="00D555C3" w:rsidP="00622A7F">
      <w:pPr>
        <w:rPr>
          <w:rFonts w:cs="Arial"/>
          <w:szCs w:val="24"/>
        </w:rPr>
        <w:sectPr w:rsidR="00D555C3" w:rsidRPr="00622A7F" w:rsidSect="00622A7F">
          <w:headerReference w:type="default" r:id="rId18"/>
          <w:pgSz w:w="11906" w:h="16838"/>
          <w:pgMar w:top="1417" w:right="1417" w:bottom="1134" w:left="1417" w:header="708" w:footer="708" w:gutter="0"/>
          <w:cols w:space="708"/>
          <w:docGrid w:linePitch="360"/>
        </w:sectPr>
      </w:pPr>
    </w:p>
    <w:p w14:paraId="1F9C72A3" w14:textId="645F59ED" w:rsidR="00D555C3" w:rsidRPr="00622A7F" w:rsidRDefault="00D555C3" w:rsidP="00622A7F">
      <w:pPr>
        <w:pStyle w:val="Beschriftung"/>
        <w:keepNext/>
        <w:rPr>
          <w:rFonts w:cs="Arial"/>
        </w:rPr>
      </w:pPr>
      <w:bookmarkStart w:id="814" w:name="_Ref79762052"/>
      <w:bookmarkStart w:id="815" w:name="_Toc94355254"/>
      <w:r w:rsidRPr="00622A7F">
        <w:rPr>
          <w:rFonts w:cs="Arial"/>
        </w:rPr>
        <w:lastRenderedPageBreak/>
        <w:t xml:space="preserve">Table </w:t>
      </w:r>
      <w:ins w:id="816"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817" w:author="Haskamp, Stefan" w:date="2022-02-05T20:56:00Z">
        <w:r w:rsidR="005A4AC0">
          <w:rPr>
            <w:rFonts w:cs="Arial"/>
            <w:noProof/>
          </w:rPr>
          <w:t>4</w:t>
        </w:r>
        <w:r w:rsidR="005A4AC0">
          <w:rPr>
            <w:rFonts w:cs="Arial"/>
          </w:rPr>
          <w:fldChar w:fldCharType="end"/>
        </w:r>
      </w:ins>
      <w:del w:id="818"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4</w:delText>
        </w:r>
        <w:r w:rsidRPr="00622A7F" w:rsidDel="005A4AC0">
          <w:rPr>
            <w:rFonts w:cs="Arial"/>
          </w:rPr>
          <w:fldChar w:fldCharType="end"/>
        </w:r>
      </w:del>
      <w:bookmarkEnd w:id="814"/>
      <w:r w:rsidRPr="00622A7F">
        <w:rPr>
          <w:rFonts w:cs="Arial"/>
        </w:rPr>
        <w:t xml:space="preserve">: </w:t>
      </w:r>
      <w:ins w:id="819" w:author="Haskamp, Stefan (extern)" w:date="2021-08-13T15:43:00Z">
        <w:r w:rsidRPr="00622A7F">
          <w:rPr>
            <w:rFonts w:cs="Arial"/>
          </w:rPr>
          <w:t>Statistical analyses</w:t>
        </w:r>
        <w:del w:id="820" w:author="Haskamp, Stefan" w:date="2021-12-30T16:30:00Z">
          <w:r w:rsidRPr="00622A7F" w:rsidDel="009B33AD">
            <w:rPr>
              <w:rFonts w:cs="Arial"/>
            </w:rPr>
            <w:delText xml:space="preserve"> </w:delText>
          </w:r>
        </w:del>
      </w:ins>
      <w:commentRangeStart w:id="821"/>
      <w:commentRangeStart w:id="822"/>
      <w:commentRangeStart w:id="823"/>
      <w:del w:id="824" w:author="Haskamp, Stefan (extern)" w:date="2021-08-13T15:42:00Z">
        <w:r w:rsidRPr="00622A7F" w:rsidDel="00372B63">
          <w:rPr>
            <w:rFonts w:cs="Arial"/>
          </w:rPr>
          <w:delText>Odds ratios</w:delText>
        </w:r>
      </w:del>
      <w:r w:rsidRPr="00622A7F">
        <w:rPr>
          <w:rFonts w:cs="Arial"/>
        </w:rPr>
        <w:t xml:space="preserve"> </w:t>
      </w:r>
      <w:commentRangeEnd w:id="821"/>
      <w:r w:rsidRPr="00622A7F">
        <w:rPr>
          <w:rStyle w:val="Kommentarzeichen"/>
          <w:rFonts w:cs="Arial"/>
          <w:b w:val="0"/>
          <w:iCs w:val="0"/>
          <w:color w:val="auto"/>
        </w:rPr>
        <w:commentReference w:id="821"/>
      </w:r>
      <w:commentRangeEnd w:id="822"/>
      <w:r w:rsidR="00E83D34">
        <w:rPr>
          <w:rStyle w:val="Kommentarzeichen"/>
          <w:b w:val="0"/>
          <w:iCs w:val="0"/>
          <w:color w:val="auto"/>
        </w:rPr>
        <w:commentReference w:id="822"/>
      </w:r>
      <w:commentRangeEnd w:id="823"/>
      <w:r w:rsidR="002A1D3C">
        <w:rPr>
          <w:rStyle w:val="Kommentarzeichen"/>
          <w:b w:val="0"/>
          <w:iCs w:val="0"/>
          <w:color w:val="auto"/>
        </w:rPr>
        <w:commentReference w:id="823"/>
      </w:r>
      <w:r w:rsidRPr="00622A7F">
        <w:rPr>
          <w:rFonts w:cs="Arial"/>
        </w:rPr>
        <w:t>of different modes of inheritance based on 82 patients and 4,937 controls (1000 Genome Project, in-house exomes).</w:t>
      </w:r>
      <w:bookmarkEnd w:id="815"/>
    </w:p>
    <w:p w14:paraId="4FE6988D" w14:textId="77777777" w:rsidR="00D555C3" w:rsidRPr="00622A7F" w:rsidRDefault="00D555C3" w:rsidP="00622A7F">
      <w:pPr>
        <w:pStyle w:val="Beschriftung"/>
        <w:keepNext/>
        <w:rPr>
          <w:rFonts w:cs="Arial"/>
        </w:rPr>
      </w:pPr>
      <w:r w:rsidRPr="00622A7F">
        <w:rPr>
          <w:rFonts w:cs="Arial"/>
        </w:rPr>
        <w:t xml:space="preserve"> </w:t>
      </w:r>
      <w:r w:rsidRPr="00622A7F">
        <w:rPr>
          <w:rStyle w:val="UntertitelZchn"/>
          <w:rFonts w:cs="Arial"/>
          <w:b w:val="0"/>
        </w:rPr>
        <w:t>P-value calculated with Mann-Whitney U test. Abbreviations: 95% CI= 95% confidence interval; MPO-def.= MPO-deficiency; no.= number; OR= odds ratio.</w:t>
      </w:r>
    </w:p>
    <w:tbl>
      <w:tblPr>
        <w:tblStyle w:val="TabellemithellemGitternetz"/>
        <w:tblW w:w="13745" w:type="dxa"/>
        <w:tblLook w:val="04A0" w:firstRow="1" w:lastRow="0" w:firstColumn="1" w:lastColumn="0" w:noHBand="0" w:noVBand="1"/>
      </w:tblPr>
      <w:tblGrid>
        <w:gridCol w:w="3114"/>
        <w:gridCol w:w="1559"/>
        <w:gridCol w:w="1701"/>
        <w:gridCol w:w="2268"/>
        <w:gridCol w:w="1559"/>
        <w:gridCol w:w="1560"/>
        <w:gridCol w:w="1984"/>
      </w:tblGrid>
      <w:tr w:rsidR="00D555C3" w:rsidRPr="00622A7F" w14:paraId="2E346378" w14:textId="77777777" w:rsidTr="00622A7F">
        <w:trPr>
          <w:trHeight w:val="300"/>
        </w:trPr>
        <w:tc>
          <w:tcPr>
            <w:tcW w:w="3114" w:type="dxa"/>
            <w:noWrap/>
            <w:hideMark/>
          </w:tcPr>
          <w:p w14:paraId="5C77420C" w14:textId="77777777" w:rsidR="00D555C3" w:rsidRPr="00622A7F" w:rsidRDefault="00D555C3" w:rsidP="00622A7F">
            <w:pPr>
              <w:spacing w:line="276" w:lineRule="auto"/>
              <w:rPr>
                <w:rFonts w:eastAsia="Times New Roman" w:cs="Arial"/>
                <w:b/>
                <w:bCs/>
                <w:lang w:eastAsia="de-DE"/>
              </w:rPr>
            </w:pPr>
          </w:p>
        </w:tc>
        <w:tc>
          <w:tcPr>
            <w:tcW w:w="5528" w:type="dxa"/>
            <w:gridSpan w:val="3"/>
          </w:tcPr>
          <w:p w14:paraId="662DA49E" w14:textId="77777777" w:rsidR="00D555C3" w:rsidRPr="00622A7F" w:rsidRDefault="00D555C3" w:rsidP="00622A7F">
            <w:pPr>
              <w:spacing w:line="276" w:lineRule="auto"/>
              <w:jc w:val="center"/>
              <w:rPr>
                <w:rFonts w:eastAsia="Times New Roman" w:cs="Arial"/>
                <w:b/>
                <w:bCs/>
                <w:lang w:eastAsia="de-DE"/>
              </w:rPr>
            </w:pPr>
            <w:r w:rsidRPr="00622A7F">
              <w:rPr>
                <w:rFonts w:eastAsia="Times New Roman" w:cs="Arial"/>
                <w:b/>
                <w:bCs/>
                <w:lang w:eastAsia="de-DE"/>
              </w:rPr>
              <w:t>Recessive</w:t>
            </w:r>
          </w:p>
        </w:tc>
        <w:tc>
          <w:tcPr>
            <w:tcW w:w="5103" w:type="dxa"/>
            <w:gridSpan w:val="3"/>
            <w:noWrap/>
            <w:hideMark/>
          </w:tcPr>
          <w:p w14:paraId="00112E93" w14:textId="77777777" w:rsidR="00D555C3" w:rsidRPr="00622A7F" w:rsidRDefault="00D555C3" w:rsidP="00622A7F">
            <w:pPr>
              <w:spacing w:line="276" w:lineRule="auto"/>
              <w:jc w:val="center"/>
              <w:rPr>
                <w:rFonts w:eastAsia="Times New Roman" w:cs="Arial"/>
                <w:b/>
                <w:bCs/>
                <w:lang w:eastAsia="de-DE"/>
              </w:rPr>
            </w:pPr>
            <w:r w:rsidRPr="00622A7F">
              <w:rPr>
                <w:rFonts w:eastAsia="Times New Roman" w:cs="Arial"/>
                <w:b/>
                <w:bCs/>
                <w:lang w:eastAsia="de-DE"/>
              </w:rPr>
              <w:t>Dominant</w:t>
            </w:r>
          </w:p>
        </w:tc>
      </w:tr>
      <w:tr w:rsidR="00D555C3" w:rsidRPr="00622A7F" w14:paraId="37E128A2" w14:textId="77777777" w:rsidTr="00622A7F">
        <w:tc>
          <w:tcPr>
            <w:tcW w:w="3114" w:type="dxa"/>
          </w:tcPr>
          <w:p w14:paraId="2AD8B090" w14:textId="77777777" w:rsidR="00D555C3" w:rsidRPr="00622A7F" w:rsidRDefault="00D555C3" w:rsidP="00622A7F">
            <w:pPr>
              <w:spacing w:line="276" w:lineRule="auto"/>
              <w:rPr>
                <w:rFonts w:eastAsia="Calibri" w:cs="Arial"/>
                <w:b/>
              </w:rPr>
            </w:pPr>
            <w:r w:rsidRPr="00622A7F">
              <w:rPr>
                <w:rFonts w:eastAsia="Calibri" w:cs="Arial"/>
                <w:b/>
              </w:rPr>
              <w:t xml:space="preserve">Patients grouped by number of </w:t>
            </w:r>
            <w:r w:rsidRPr="00622A7F">
              <w:rPr>
                <w:rFonts w:eastAsia="Calibri" w:cs="Arial"/>
                <w:b/>
                <w:i/>
              </w:rPr>
              <w:t>MPO</w:t>
            </w:r>
            <w:r w:rsidRPr="00622A7F">
              <w:rPr>
                <w:rFonts w:eastAsia="Calibri" w:cs="Arial"/>
                <w:b/>
              </w:rPr>
              <w:t xml:space="preserve"> variants and variants’ functional relevance (complete or partial MPO-deficiency)</w:t>
            </w:r>
          </w:p>
        </w:tc>
        <w:tc>
          <w:tcPr>
            <w:tcW w:w="1559" w:type="dxa"/>
          </w:tcPr>
          <w:p w14:paraId="55FA4DBE" w14:textId="77777777" w:rsidR="00D555C3" w:rsidRPr="00622A7F" w:rsidRDefault="00D555C3" w:rsidP="00622A7F">
            <w:pPr>
              <w:spacing w:line="276" w:lineRule="auto"/>
              <w:rPr>
                <w:rFonts w:eastAsia="Calibri" w:cs="Arial"/>
                <w:b/>
              </w:rPr>
            </w:pPr>
            <w:r w:rsidRPr="00622A7F">
              <w:rPr>
                <w:rFonts w:eastAsia="Calibri" w:cs="Arial"/>
                <w:b/>
              </w:rPr>
              <w:t xml:space="preserve">Cumulative number of cases (frequency) </w:t>
            </w:r>
          </w:p>
        </w:tc>
        <w:tc>
          <w:tcPr>
            <w:tcW w:w="1701" w:type="dxa"/>
          </w:tcPr>
          <w:p w14:paraId="7E854C29" w14:textId="77777777" w:rsidR="00D555C3" w:rsidRPr="00622A7F" w:rsidRDefault="00D555C3" w:rsidP="00622A7F">
            <w:pPr>
              <w:spacing w:line="276" w:lineRule="auto"/>
              <w:rPr>
                <w:rFonts w:eastAsia="Calibri" w:cs="Arial"/>
                <w:b/>
              </w:rPr>
            </w:pPr>
            <w:r w:rsidRPr="00622A7F">
              <w:rPr>
                <w:rFonts w:eastAsia="Calibri" w:cs="Arial"/>
                <w:b/>
              </w:rPr>
              <w:t xml:space="preserve">Cumulative number of controls (frequency) </w:t>
            </w:r>
          </w:p>
        </w:tc>
        <w:tc>
          <w:tcPr>
            <w:tcW w:w="2268" w:type="dxa"/>
          </w:tcPr>
          <w:p w14:paraId="5AC7AE70" w14:textId="77777777" w:rsidR="00D555C3" w:rsidRPr="00622A7F" w:rsidRDefault="00D555C3" w:rsidP="00622A7F">
            <w:pPr>
              <w:spacing w:line="276" w:lineRule="auto"/>
              <w:rPr>
                <w:rFonts w:eastAsia="Calibri" w:cs="Arial"/>
                <w:b/>
              </w:rPr>
            </w:pPr>
            <w:r w:rsidRPr="00622A7F">
              <w:rPr>
                <w:rFonts w:eastAsia="Calibri" w:cs="Arial"/>
                <w:b/>
              </w:rPr>
              <w:t>p/ OR [95% CI]</w:t>
            </w:r>
          </w:p>
        </w:tc>
        <w:tc>
          <w:tcPr>
            <w:tcW w:w="1559" w:type="dxa"/>
          </w:tcPr>
          <w:p w14:paraId="397BEE1B" w14:textId="77777777" w:rsidR="00D555C3" w:rsidRPr="00622A7F" w:rsidRDefault="00D555C3" w:rsidP="00622A7F">
            <w:pPr>
              <w:spacing w:line="276" w:lineRule="auto"/>
              <w:rPr>
                <w:rFonts w:eastAsia="Calibri" w:cs="Arial"/>
                <w:b/>
              </w:rPr>
            </w:pPr>
            <w:r w:rsidRPr="00622A7F">
              <w:rPr>
                <w:rFonts w:eastAsia="Calibri" w:cs="Arial"/>
                <w:b/>
              </w:rPr>
              <w:t xml:space="preserve">Cumulative number of cases (frequency) </w:t>
            </w:r>
          </w:p>
        </w:tc>
        <w:tc>
          <w:tcPr>
            <w:tcW w:w="1560" w:type="dxa"/>
          </w:tcPr>
          <w:p w14:paraId="626A5F78" w14:textId="77777777" w:rsidR="00D555C3" w:rsidRPr="00622A7F" w:rsidRDefault="00D555C3" w:rsidP="00622A7F">
            <w:pPr>
              <w:spacing w:line="276" w:lineRule="auto"/>
              <w:rPr>
                <w:rFonts w:eastAsia="Calibri" w:cs="Arial"/>
                <w:b/>
              </w:rPr>
            </w:pPr>
            <w:r w:rsidRPr="00622A7F">
              <w:rPr>
                <w:rFonts w:eastAsia="Calibri" w:cs="Arial"/>
                <w:b/>
              </w:rPr>
              <w:t xml:space="preserve">Cumulative number of controls (frequency) </w:t>
            </w:r>
          </w:p>
        </w:tc>
        <w:tc>
          <w:tcPr>
            <w:tcW w:w="1984" w:type="dxa"/>
          </w:tcPr>
          <w:p w14:paraId="25DD5A62" w14:textId="77777777" w:rsidR="00D555C3" w:rsidRPr="00622A7F" w:rsidRDefault="00D555C3" w:rsidP="00622A7F">
            <w:pPr>
              <w:spacing w:line="276" w:lineRule="auto"/>
              <w:rPr>
                <w:rFonts w:eastAsia="Calibri" w:cs="Arial"/>
                <w:b/>
              </w:rPr>
            </w:pPr>
            <w:r w:rsidRPr="00622A7F">
              <w:rPr>
                <w:rFonts w:eastAsia="Calibri" w:cs="Arial"/>
                <w:b/>
              </w:rPr>
              <w:t>p/ OR [95% CI]</w:t>
            </w:r>
          </w:p>
        </w:tc>
      </w:tr>
      <w:tr w:rsidR="00D555C3" w:rsidRPr="00622A7F" w14:paraId="3BF89E75" w14:textId="77777777" w:rsidTr="00622A7F">
        <w:trPr>
          <w:trHeight w:val="484"/>
        </w:trPr>
        <w:tc>
          <w:tcPr>
            <w:tcW w:w="3114" w:type="dxa"/>
            <w:vMerge w:val="restart"/>
          </w:tcPr>
          <w:p w14:paraId="53E0B02F" w14:textId="77777777" w:rsidR="00D555C3" w:rsidRPr="00622A7F" w:rsidRDefault="00D555C3" w:rsidP="00622A7F">
            <w:pPr>
              <w:spacing w:line="276" w:lineRule="auto"/>
              <w:rPr>
                <w:rFonts w:eastAsia="Calibri" w:cs="Arial"/>
              </w:rPr>
            </w:pPr>
            <w:r w:rsidRPr="00622A7F">
              <w:rPr>
                <w:rFonts w:eastAsia="Calibri" w:cs="Arial"/>
              </w:rPr>
              <w:t>All variants</w:t>
            </w:r>
          </w:p>
          <w:p w14:paraId="6DD3D30A" w14:textId="77777777" w:rsidR="00D555C3" w:rsidRPr="00622A7F" w:rsidRDefault="00D555C3" w:rsidP="00622A7F">
            <w:pPr>
              <w:spacing w:line="276" w:lineRule="auto"/>
              <w:rPr>
                <w:rFonts w:eastAsia="Calibri" w:cs="Arial"/>
              </w:rPr>
            </w:pPr>
            <w:r w:rsidRPr="00622A7F">
              <w:rPr>
                <w:rFonts w:eastAsia="Calibri" w:cs="Arial"/>
              </w:rPr>
              <w:t>- individuals with v.</w:t>
            </w:r>
          </w:p>
          <w:p w14:paraId="725409E9" w14:textId="77777777" w:rsidR="00D555C3" w:rsidRPr="00622A7F" w:rsidRDefault="00D555C3" w:rsidP="00622A7F">
            <w:pPr>
              <w:spacing w:line="276" w:lineRule="auto"/>
              <w:rPr>
                <w:rFonts w:eastAsia="Calibri" w:cs="Arial"/>
              </w:rPr>
            </w:pPr>
            <w:r w:rsidRPr="00622A7F">
              <w:rPr>
                <w:rFonts w:eastAsia="Calibri" w:cs="Arial"/>
              </w:rPr>
              <w:t>- individuals without v.</w:t>
            </w:r>
          </w:p>
        </w:tc>
        <w:tc>
          <w:tcPr>
            <w:tcW w:w="1559" w:type="dxa"/>
            <w:vAlign w:val="center"/>
          </w:tcPr>
          <w:p w14:paraId="1D0D2369" w14:textId="77777777" w:rsidR="00D555C3" w:rsidRPr="00622A7F" w:rsidRDefault="00D555C3" w:rsidP="00622A7F">
            <w:pPr>
              <w:spacing w:line="276" w:lineRule="auto"/>
              <w:rPr>
                <w:rFonts w:eastAsia="Calibri" w:cs="Arial"/>
              </w:rPr>
            </w:pPr>
            <w:r w:rsidRPr="00622A7F">
              <w:rPr>
                <w:rFonts w:eastAsia="Times New Roman" w:cs="Arial"/>
                <w:bCs/>
                <w:lang w:eastAsia="de-DE"/>
              </w:rPr>
              <w:t>4 (4.9%)</w:t>
            </w:r>
          </w:p>
        </w:tc>
        <w:tc>
          <w:tcPr>
            <w:tcW w:w="1701" w:type="dxa"/>
            <w:vAlign w:val="center"/>
          </w:tcPr>
          <w:p w14:paraId="1C143F0D" w14:textId="77777777" w:rsidR="00D555C3" w:rsidRPr="00622A7F" w:rsidRDefault="00D555C3" w:rsidP="00622A7F">
            <w:pPr>
              <w:spacing w:line="276" w:lineRule="auto"/>
              <w:rPr>
                <w:rFonts w:eastAsia="Calibri" w:cs="Arial"/>
              </w:rPr>
            </w:pPr>
            <w:r w:rsidRPr="00622A7F">
              <w:rPr>
                <w:rFonts w:eastAsia="Times New Roman" w:cs="Arial"/>
                <w:bCs/>
                <w:lang w:eastAsia="de-DE"/>
              </w:rPr>
              <w:t>8 (0.16%)</w:t>
            </w:r>
          </w:p>
        </w:tc>
        <w:tc>
          <w:tcPr>
            <w:tcW w:w="2268" w:type="dxa"/>
            <w:vMerge w:val="restart"/>
            <w:vAlign w:val="center"/>
          </w:tcPr>
          <w:p w14:paraId="4FC38946" w14:textId="77777777" w:rsidR="00D555C3" w:rsidRPr="00622A7F" w:rsidRDefault="00D555C3" w:rsidP="00622A7F">
            <w:pPr>
              <w:spacing w:line="276" w:lineRule="auto"/>
              <w:rPr>
                <w:rFonts w:eastAsia="Calibri" w:cs="Arial"/>
              </w:rPr>
            </w:pPr>
            <w:r w:rsidRPr="00622A7F">
              <w:rPr>
                <w:rFonts w:eastAsia="Calibri" w:cs="Arial"/>
              </w:rPr>
              <w:t>&lt;0.0001/</w:t>
            </w:r>
          </w:p>
          <w:p w14:paraId="1B761B13" w14:textId="77777777" w:rsidR="00D555C3" w:rsidRPr="00622A7F" w:rsidRDefault="00D555C3" w:rsidP="00622A7F">
            <w:pPr>
              <w:spacing w:line="276" w:lineRule="auto"/>
              <w:rPr>
                <w:rFonts w:eastAsia="Calibri" w:cs="Arial"/>
              </w:rPr>
            </w:pPr>
            <w:r w:rsidRPr="00622A7F">
              <w:rPr>
                <w:rFonts w:eastAsia="Times New Roman" w:cs="Arial"/>
                <w:bCs/>
                <w:lang w:eastAsia="de-DE"/>
              </w:rPr>
              <w:t>31.6 [9.32-107.12]</w:t>
            </w:r>
          </w:p>
        </w:tc>
        <w:tc>
          <w:tcPr>
            <w:tcW w:w="1559" w:type="dxa"/>
            <w:vAlign w:val="center"/>
          </w:tcPr>
          <w:p w14:paraId="1CF956CF" w14:textId="77777777" w:rsidR="00D555C3" w:rsidRPr="00622A7F" w:rsidRDefault="00D555C3" w:rsidP="00622A7F">
            <w:pPr>
              <w:spacing w:line="276" w:lineRule="auto"/>
              <w:rPr>
                <w:rFonts w:eastAsia="Calibri" w:cs="Arial"/>
              </w:rPr>
            </w:pPr>
            <w:r w:rsidRPr="00622A7F">
              <w:rPr>
                <w:rFonts w:eastAsia="Times New Roman" w:cs="Arial"/>
                <w:bCs/>
                <w:lang w:eastAsia="de-DE"/>
              </w:rPr>
              <w:t>17 (20.7%)</w:t>
            </w:r>
          </w:p>
        </w:tc>
        <w:tc>
          <w:tcPr>
            <w:tcW w:w="1560" w:type="dxa"/>
            <w:vAlign w:val="center"/>
          </w:tcPr>
          <w:p w14:paraId="248411CD" w14:textId="77777777" w:rsidR="00D555C3" w:rsidRPr="00622A7F" w:rsidRDefault="00D555C3" w:rsidP="00622A7F">
            <w:pPr>
              <w:spacing w:line="276" w:lineRule="auto"/>
              <w:rPr>
                <w:rFonts w:eastAsia="Calibri" w:cs="Arial"/>
              </w:rPr>
            </w:pPr>
            <w:r w:rsidRPr="00622A7F">
              <w:rPr>
                <w:rFonts w:eastAsia="Times New Roman" w:cs="Arial"/>
                <w:bCs/>
                <w:lang w:eastAsia="de-DE"/>
              </w:rPr>
              <w:t>250 (5.06%)</w:t>
            </w:r>
          </w:p>
        </w:tc>
        <w:tc>
          <w:tcPr>
            <w:tcW w:w="1984" w:type="dxa"/>
            <w:vMerge w:val="restart"/>
            <w:vAlign w:val="center"/>
          </w:tcPr>
          <w:p w14:paraId="79ABADB3" w14:textId="77777777" w:rsidR="00D555C3" w:rsidRPr="00622A7F" w:rsidRDefault="00D555C3" w:rsidP="00622A7F">
            <w:pPr>
              <w:spacing w:line="276" w:lineRule="auto"/>
              <w:rPr>
                <w:rFonts w:eastAsia="Calibri" w:cs="Arial"/>
              </w:rPr>
            </w:pPr>
            <w:r w:rsidRPr="00622A7F">
              <w:rPr>
                <w:rFonts w:eastAsia="Calibri" w:cs="Arial"/>
              </w:rPr>
              <w:t>0.0154/</w:t>
            </w:r>
          </w:p>
          <w:p w14:paraId="4A33B020" w14:textId="77777777" w:rsidR="00D555C3" w:rsidRPr="00622A7F" w:rsidRDefault="00D555C3" w:rsidP="00622A7F">
            <w:pPr>
              <w:spacing w:line="276" w:lineRule="auto"/>
              <w:rPr>
                <w:rFonts w:eastAsia="Calibri" w:cs="Arial"/>
              </w:rPr>
            </w:pPr>
            <w:r w:rsidRPr="00622A7F">
              <w:rPr>
                <w:rFonts w:eastAsia="Calibri" w:cs="Arial"/>
              </w:rPr>
              <w:t>4.90 [2.83-8.49]</w:t>
            </w:r>
          </w:p>
        </w:tc>
      </w:tr>
      <w:tr w:rsidR="00D555C3" w:rsidRPr="00622A7F" w14:paraId="2E67E401" w14:textId="77777777" w:rsidTr="00622A7F">
        <w:tc>
          <w:tcPr>
            <w:tcW w:w="3114" w:type="dxa"/>
            <w:vMerge/>
          </w:tcPr>
          <w:p w14:paraId="4BE3B862" w14:textId="77777777" w:rsidR="00D555C3" w:rsidRPr="00622A7F" w:rsidRDefault="00D555C3" w:rsidP="00622A7F">
            <w:pPr>
              <w:spacing w:line="276" w:lineRule="auto"/>
              <w:rPr>
                <w:rFonts w:eastAsia="Calibri" w:cs="Arial"/>
              </w:rPr>
            </w:pPr>
          </w:p>
        </w:tc>
        <w:tc>
          <w:tcPr>
            <w:tcW w:w="1559" w:type="dxa"/>
            <w:vAlign w:val="center"/>
          </w:tcPr>
          <w:p w14:paraId="7A25652F" w14:textId="77777777" w:rsidR="00D555C3" w:rsidRPr="00622A7F" w:rsidRDefault="00D555C3" w:rsidP="00622A7F">
            <w:pPr>
              <w:spacing w:line="276" w:lineRule="auto"/>
              <w:rPr>
                <w:rFonts w:eastAsia="Calibri" w:cs="Arial"/>
              </w:rPr>
            </w:pPr>
            <w:r w:rsidRPr="00622A7F">
              <w:rPr>
                <w:rFonts w:eastAsia="Times New Roman" w:cs="Arial"/>
                <w:bCs/>
                <w:lang w:eastAsia="de-DE"/>
              </w:rPr>
              <w:t>78 (95.1%)</w:t>
            </w:r>
          </w:p>
        </w:tc>
        <w:tc>
          <w:tcPr>
            <w:tcW w:w="1701" w:type="dxa"/>
            <w:vAlign w:val="center"/>
          </w:tcPr>
          <w:p w14:paraId="07A7B743" w14:textId="77777777" w:rsidR="00D555C3" w:rsidRPr="00622A7F" w:rsidRDefault="00D555C3" w:rsidP="00622A7F">
            <w:pPr>
              <w:spacing w:line="276" w:lineRule="auto"/>
              <w:rPr>
                <w:rFonts w:eastAsia="Calibri" w:cs="Arial"/>
              </w:rPr>
            </w:pPr>
            <w:r w:rsidRPr="00622A7F">
              <w:rPr>
                <w:rFonts w:eastAsia="Times New Roman" w:cs="Arial"/>
                <w:bCs/>
                <w:lang w:eastAsia="de-DE"/>
              </w:rPr>
              <w:t>4,929 (99.84%)</w:t>
            </w:r>
          </w:p>
        </w:tc>
        <w:tc>
          <w:tcPr>
            <w:tcW w:w="2268" w:type="dxa"/>
            <w:vMerge/>
            <w:vAlign w:val="center"/>
          </w:tcPr>
          <w:p w14:paraId="482E2A21" w14:textId="77777777" w:rsidR="00D555C3" w:rsidRPr="00622A7F" w:rsidRDefault="00D555C3" w:rsidP="00622A7F">
            <w:pPr>
              <w:spacing w:line="276" w:lineRule="auto"/>
              <w:rPr>
                <w:rFonts w:eastAsia="Calibri" w:cs="Arial"/>
              </w:rPr>
            </w:pPr>
          </w:p>
        </w:tc>
        <w:tc>
          <w:tcPr>
            <w:tcW w:w="1559" w:type="dxa"/>
            <w:vAlign w:val="center"/>
          </w:tcPr>
          <w:p w14:paraId="2E1314F2" w14:textId="77777777" w:rsidR="00D555C3" w:rsidRPr="00622A7F" w:rsidRDefault="00D555C3" w:rsidP="00622A7F">
            <w:pPr>
              <w:spacing w:line="276" w:lineRule="auto"/>
              <w:rPr>
                <w:rFonts w:eastAsia="Calibri" w:cs="Arial"/>
              </w:rPr>
            </w:pPr>
            <w:r w:rsidRPr="00622A7F">
              <w:rPr>
                <w:rFonts w:eastAsia="Times New Roman" w:cs="Arial"/>
                <w:bCs/>
                <w:lang w:eastAsia="de-DE"/>
              </w:rPr>
              <w:t>65 (79.3%)</w:t>
            </w:r>
          </w:p>
        </w:tc>
        <w:tc>
          <w:tcPr>
            <w:tcW w:w="1560" w:type="dxa"/>
            <w:vAlign w:val="center"/>
          </w:tcPr>
          <w:p w14:paraId="2D176367" w14:textId="77777777" w:rsidR="00D555C3" w:rsidRPr="00622A7F" w:rsidRDefault="00D555C3" w:rsidP="00622A7F">
            <w:pPr>
              <w:spacing w:line="276" w:lineRule="auto"/>
              <w:rPr>
                <w:rFonts w:eastAsia="Calibri" w:cs="Arial"/>
              </w:rPr>
            </w:pPr>
            <w:r w:rsidRPr="00622A7F">
              <w:rPr>
                <w:rFonts w:eastAsia="Times New Roman" w:cs="Arial"/>
                <w:bCs/>
                <w:lang w:eastAsia="de-DE"/>
              </w:rPr>
              <w:t>4,687 (94.9%)</w:t>
            </w:r>
          </w:p>
        </w:tc>
        <w:tc>
          <w:tcPr>
            <w:tcW w:w="1984" w:type="dxa"/>
            <w:vMerge/>
            <w:vAlign w:val="center"/>
          </w:tcPr>
          <w:p w14:paraId="754D37F0" w14:textId="77777777" w:rsidR="00D555C3" w:rsidRPr="00622A7F" w:rsidRDefault="00D555C3" w:rsidP="00622A7F">
            <w:pPr>
              <w:spacing w:line="276" w:lineRule="auto"/>
              <w:rPr>
                <w:rFonts w:eastAsia="Calibri" w:cs="Arial"/>
              </w:rPr>
            </w:pPr>
          </w:p>
        </w:tc>
      </w:tr>
      <w:tr w:rsidR="00D555C3" w:rsidRPr="00622A7F" w14:paraId="779320E7" w14:textId="77777777" w:rsidTr="00622A7F">
        <w:trPr>
          <w:trHeight w:val="723"/>
        </w:trPr>
        <w:tc>
          <w:tcPr>
            <w:tcW w:w="3114" w:type="dxa"/>
            <w:vMerge w:val="restart"/>
          </w:tcPr>
          <w:p w14:paraId="62A2D0E7" w14:textId="77777777" w:rsidR="00D555C3" w:rsidRPr="00622A7F" w:rsidRDefault="00D555C3" w:rsidP="00622A7F">
            <w:pPr>
              <w:spacing w:line="276" w:lineRule="auto"/>
              <w:rPr>
                <w:rFonts w:eastAsia="Calibri" w:cs="Arial"/>
              </w:rPr>
            </w:pPr>
            <w:r w:rsidRPr="00622A7F">
              <w:rPr>
                <w:rFonts w:eastAsia="Calibri" w:cs="Arial"/>
              </w:rPr>
              <w:t>Variants resulting in complete MPO-def.</w:t>
            </w:r>
          </w:p>
          <w:p w14:paraId="1B352641" w14:textId="77777777" w:rsidR="00D555C3" w:rsidRPr="00622A7F" w:rsidRDefault="00D555C3" w:rsidP="00622A7F">
            <w:pPr>
              <w:spacing w:line="276" w:lineRule="auto"/>
              <w:rPr>
                <w:rFonts w:eastAsia="Calibri" w:cs="Arial"/>
              </w:rPr>
            </w:pPr>
            <w:r w:rsidRPr="00622A7F">
              <w:rPr>
                <w:rFonts w:eastAsia="Calibri" w:cs="Arial"/>
              </w:rPr>
              <w:t>- individuals with v.</w:t>
            </w:r>
          </w:p>
          <w:p w14:paraId="61095A83" w14:textId="77777777" w:rsidR="00D555C3" w:rsidRPr="00622A7F" w:rsidRDefault="00D555C3" w:rsidP="00622A7F">
            <w:pPr>
              <w:spacing w:line="276" w:lineRule="auto"/>
              <w:rPr>
                <w:rFonts w:eastAsia="Calibri" w:cs="Arial"/>
              </w:rPr>
            </w:pPr>
            <w:r w:rsidRPr="00622A7F">
              <w:rPr>
                <w:rFonts w:eastAsia="Calibri" w:cs="Arial"/>
              </w:rPr>
              <w:t>- individuals without v.</w:t>
            </w:r>
          </w:p>
        </w:tc>
        <w:tc>
          <w:tcPr>
            <w:tcW w:w="1559" w:type="dxa"/>
            <w:vAlign w:val="center"/>
          </w:tcPr>
          <w:p w14:paraId="3EE237B2" w14:textId="77777777" w:rsidR="00D555C3" w:rsidRPr="00622A7F" w:rsidRDefault="00D555C3" w:rsidP="00622A7F">
            <w:pPr>
              <w:spacing w:line="276" w:lineRule="auto"/>
              <w:rPr>
                <w:rFonts w:eastAsia="Calibri" w:cs="Arial"/>
              </w:rPr>
            </w:pPr>
            <w:r w:rsidRPr="00622A7F">
              <w:rPr>
                <w:rFonts w:eastAsia="Times New Roman" w:cs="Arial"/>
                <w:bCs/>
                <w:lang w:eastAsia="de-DE"/>
              </w:rPr>
              <w:t>3 (3.7%)</w:t>
            </w:r>
          </w:p>
        </w:tc>
        <w:tc>
          <w:tcPr>
            <w:tcW w:w="1701" w:type="dxa"/>
            <w:vAlign w:val="center"/>
          </w:tcPr>
          <w:p w14:paraId="077F74EB" w14:textId="77777777" w:rsidR="00D555C3" w:rsidRPr="00622A7F" w:rsidRDefault="00D555C3" w:rsidP="00622A7F">
            <w:pPr>
              <w:spacing w:line="276" w:lineRule="auto"/>
              <w:rPr>
                <w:rFonts w:eastAsia="Calibri" w:cs="Arial"/>
              </w:rPr>
            </w:pPr>
            <w:r w:rsidRPr="00622A7F">
              <w:rPr>
                <w:rFonts w:eastAsia="Times New Roman" w:cs="Arial"/>
                <w:bCs/>
                <w:lang w:eastAsia="de-DE"/>
              </w:rPr>
              <w:t>4 (0.1%)</w:t>
            </w:r>
          </w:p>
        </w:tc>
        <w:tc>
          <w:tcPr>
            <w:tcW w:w="2268" w:type="dxa"/>
            <w:vMerge w:val="restart"/>
            <w:vAlign w:val="center"/>
          </w:tcPr>
          <w:p w14:paraId="3FB51943" w14:textId="77777777" w:rsidR="00D555C3" w:rsidRPr="00622A7F" w:rsidRDefault="00D555C3" w:rsidP="00622A7F">
            <w:pPr>
              <w:spacing w:line="276" w:lineRule="auto"/>
              <w:rPr>
                <w:rFonts w:eastAsia="Calibri" w:cs="Arial"/>
              </w:rPr>
            </w:pPr>
            <w:r w:rsidRPr="00622A7F">
              <w:rPr>
                <w:rFonts w:eastAsia="Calibri" w:cs="Arial"/>
              </w:rPr>
              <w:t>&lt;0.0001/</w:t>
            </w:r>
          </w:p>
          <w:p w14:paraId="2196FA88" w14:textId="77777777" w:rsidR="00D555C3" w:rsidRPr="00622A7F" w:rsidRDefault="00D555C3" w:rsidP="00622A7F">
            <w:pPr>
              <w:spacing w:line="276" w:lineRule="auto"/>
              <w:rPr>
                <w:rFonts w:eastAsia="Calibri" w:cs="Arial"/>
              </w:rPr>
            </w:pPr>
            <w:r w:rsidRPr="00622A7F">
              <w:rPr>
                <w:rFonts w:eastAsia="Calibri" w:cs="Arial"/>
              </w:rPr>
              <w:t>46.83 [10.31-212.72]</w:t>
            </w:r>
          </w:p>
        </w:tc>
        <w:tc>
          <w:tcPr>
            <w:tcW w:w="1559" w:type="dxa"/>
            <w:vAlign w:val="center"/>
          </w:tcPr>
          <w:p w14:paraId="3815E90E" w14:textId="77777777" w:rsidR="00D555C3" w:rsidRPr="00622A7F" w:rsidRDefault="00D555C3" w:rsidP="00622A7F">
            <w:pPr>
              <w:spacing w:line="276" w:lineRule="auto"/>
              <w:rPr>
                <w:rFonts w:eastAsia="Calibri" w:cs="Arial"/>
              </w:rPr>
            </w:pPr>
            <w:r w:rsidRPr="00622A7F">
              <w:rPr>
                <w:rFonts w:eastAsia="Times New Roman" w:cs="Arial"/>
                <w:bCs/>
                <w:lang w:eastAsia="de-DE"/>
              </w:rPr>
              <w:t>13 (15.9%)</w:t>
            </w:r>
          </w:p>
        </w:tc>
        <w:tc>
          <w:tcPr>
            <w:tcW w:w="1560" w:type="dxa"/>
            <w:vAlign w:val="center"/>
          </w:tcPr>
          <w:p w14:paraId="3B9A9A06" w14:textId="77777777" w:rsidR="00D555C3" w:rsidRPr="00622A7F" w:rsidRDefault="00D555C3" w:rsidP="00622A7F">
            <w:pPr>
              <w:spacing w:line="276" w:lineRule="auto"/>
              <w:rPr>
                <w:rFonts w:eastAsia="Calibri" w:cs="Arial"/>
              </w:rPr>
            </w:pPr>
            <w:r w:rsidRPr="00622A7F">
              <w:rPr>
                <w:rFonts w:eastAsia="Times New Roman" w:cs="Arial"/>
                <w:bCs/>
                <w:lang w:eastAsia="de-DE"/>
              </w:rPr>
              <w:t>84 (1.7%)</w:t>
            </w:r>
          </w:p>
        </w:tc>
        <w:tc>
          <w:tcPr>
            <w:tcW w:w="1984" w:type="dxa"/>
            <w:vMerge w:val="restart"/>
            <w:vAlign w:val="center"/>
          </w:tcPr>
          <w:p w14:paraId="3513AD26" w14:textId="77777777" w:rsidR="00D555C3" w:rsidRPr="00622A7F" w:rsidRDefault="00D555C3" w:rsidP="00622A7F">
            <w:pPr>
              <w:spacing w:line="276" w:lineRule="auto"/>
              <w:rPr>
                <w:rFonts w:eastAsia="Calibri" w:cs="Arial"/>
              </w:rPr>
            </w:pPr>
            <w:r w:rsidRPr="00622A7F">
              <w:rPr>
                <w:rFonts w:eastAsia="Calibri" w:cs="Arial"/>
              </w:rPr>
              <w:t>&lt;0.0001/</w:t>
            </w:r>
          </w:p>
          <w:p w14:paraId="4EE663E5" w14:textId="77777777" w:rsidR="00D555C3" w:rsidRPr="00622A7F" w:rsidRDefault="00D555C3" w:rsidP="00622A7F">
            <w:pPr>
              <w:spacing w:line="276" w:lineRule="auto"/>
              <w:rPr>
                <w:rFonts w:eastAsia="Calibri" w:cs="Arial"/>
              </w:rPr>
            </w:pPr>
            <w:r w:rsidRPr="00622A7F">
              <w:rPr>
                <w:rFonts w:eastAsia="Calibri" w:cs="Arial"/>
              </w:rPr>
              <w:t>10.88 [5.79-20.45]</w:t>
            </w:r>
          </w:p>
        </w:tc>
      </w:tr>
      <w:tr w:rsidR="00D555C3" w:rsidRPr="00622A7F" w14:paraId="3168FFB4" w14:textId="77777777" w:rsidTr="00622A7F">
        <w:trPr>
          <w:trHeight w:val="422"/>
        </w:trPr>
        <w:tc>
          <w:tcPr>
            <w:tcW w:w="3114" w:type="dxa"/>
            <w:vMerge/>
          </w:tcPr>
          <w:p w14:paraId="62624084" w14:textId="77777777" w:rsidR="00D555C3" w:rsidRPr="00622A7F" w:rsidRDefault="00D555C3" w:rsidP="00622A7F">
            <w:pPr>
              <w:spacing w:line="276" w:lineRule="auto"/>
              <w:rPr>
                <w:rFonts w:eastAsia="Calibri" w:cs="Arial"/>
              </w:rPr>
            </w:pPr>
          </w:p>
        </w:tc>
        <w:tc>
          <w:tcPr>
            <w:tcW w:w="1559" w:type="dxa"/>
            <w:vAlign w:val="center"/>
          </w:tcPr>
          <w:p w14:paraId="6E51F8DE" w14:textId="77777777" w:rsidR="00D555C3" w:rsidRPr="00622A7F" w:rsidRDefault="00D555C3" w:rsidP="00622A7F">
            <w:pPr>
              <w:spacing w:line="276" w:lineRule="auto"/>
              <w:rPr>
                <w:rFonts w:eastAsia="Calibri" w:cs="Arial"/>
              </w:rPr>
            </w:pPr>
            <w:r w:rsidRPr="00622A7F">
              <w:rPr>
                <w:rFonts w:eastAsia="Times New Roman" w:cs="Arial"/>
                <w:bCs/>
                <w:lang w:eastAsia="de-DE"/>
              </w:rPr>
              <w:t>79 (96.3%)</w:t>
            </w:r>
          </w:p>
        </w:tc>
        <w:tc>
          <w:tcPr>
            <w:tcW w:w="1701" w:type="dxa"/>
            <w:vAlign w:val="center"/>
          </w:tcPr>
          <w:p w14:paraId="59C55296" w14:textId="77777777" w:rsidR="00D555C3" w:rsidRPr="00622A7F" w:rsidRDefault="00D555C3" w:rsidP="00622A7F">
            <w:pPr>
              <w:spacing w:line="276" w:lineRule="auto"/>
              <w:rPr>
                <w:rFonts w:eastAsia="Calibri" w:cs="Arial"/>
              </w:rPr>
            </w:pPr>
            <w:r w:rsidRPr="00622A7F">
              <w:rPr>
                <w:rFonts w:eastAsia="Times New Roman" w:cs="Arial"/>
                <w:bCs/>
                <w:lang w:eastAsia="de-DE"/>
              </w:rPr>
              <w:t>4,933 (99.9%)</w:t>
            </w:r>
          </w:p>
        </w:tc>
        <w:tc>
          <w:tcPr>
            <w:tcW w:w="2268" w:type="dxa"/>
            <w:vMerge/>
            <w:vAlign w:val="center"/>
          </w:tcPr>
          <w:p w14:paraId="01FE1ABD" w14:textId="77777777" w:rsidR="00D555C3" w:rsidRPr="00622A7F" w:rsidRDefault="00D555C3" w:rsidP="00622A7F">
            <w:pPr>
              <w:spacing w:line="276" w:lineRule="auto"/>
              <w:rPr>
                <w:rFonts w:eastAsia="Calibri" w:cs="Arial"/>
              </w:rPr>
            </w:pPr>
          </w:p>
        </w:tc>
        <w:tc>
          <w:tcPr>
            <w:tcW w:w="1559" w:type="dxa"/>
            <w:vAlign w:val="center"/>
          </w:tcPr>
          <w:p w14:paraId="0C547AC3" w14:textId="77777777" w:rsidR="00D555C3" w:rsidRPr="00622A7F" w:rsidRDefault="00D555C3" w:rsidP="00622A7F">
            <w:pPr>
              <w:spacing w:line="276" w:lineRule="auto"/>
              <w:rPr>
                <w:rFonts w:eastAsia="Calibri" w:cs="Arial"/>
              </w:rPr>
            </w:pPr>
            <w:r w:rsidRPr="00622A7F">
              <w:rPr>
                <w:rFonts w:eastAsia="Times New Roman" w:cs="Arial"/>
                <w:bCs/>
                <w:lang w:eastAsia="de-DE"/>
              </w:rPr>
              <w:t>69 (84.1%)</w:t>
            </w:r>
          </w:p>
        </w:tc>
        <w:tc>
          <w:tcPr>
            <w:tcW w:w="1560" w:type="dxa"/>
            <w:vAlign w:val="center"/>
          </w:tcPr>
          <w:p w14:paraId="1FF643DD" w14:textId="77777777" w:rsidR="00D555C3" w:rsidRPr="00622A7F" w:rsidRDefault="00D555C3" w:rsidP="00622A7F">
            <w:pPr>
              <w:spacing w:line="276" w:lineRule="auto"/>
              <w:rPr>
                <w:rFonts w:eastAsia="Calibri" w:cs="Arial"/>
              </w:rPr>
            </w:pPr>
            <w:r w:rsidRPr="00622A7F">
              <w:rPr>
                <w:rFonts w:eastAsia="Times New Roman" w:cs="Arial"/>
                <w:bCs/>
                <w:lang w:eastAsia="de-DE"/>
              </w:rPr>
              <w:t>4,853 (98.3%)</w:t>
            </w:r>
          </w:p>
        </w:tc>
        <w:tc>
          <w:tcPr>
            <w:tcW w:w="1984" w:type="dxa"/>
            <w:vMerge/>
            <w:vAlign w:val="center"/>
          </w:tcPr>
          <w:p w14:paraId="45964885" w14:textId="77777777" w:rsidR="00D555C3" w:rsidRPr="00622A7F" w:rsidRDefault="00D555C3" w:rsidP="00622A7F">
            <w:pPr>
              <w:spacing w:line="276" w:lineRule="auto"/>
              <w:rPr>
                <w:rFonts w:eastAsia="Calibri" w:cs="Arial"/>
              </w:rPr>
            </w:pPr>
          </w:p>
        </w:tc>
      </w:tr>
      <w:tr w:rsidR="00D555C3" w:rsidRPr="00622A7F" w14:paraId="16A727FD" w14:textId="77777777" w:rsidTr="00622A7F">
        <w:trPr>
          <w:trHeight w:val="749"/>
        </w:trPr>
        <w:tc>
          <w:tcPr>
            <w:tcW w:w="3114" w:type="dxa"/>
            <w:vMerge w:val="restart"/>
          </w:tcPr>
          <w:p w14:paraId="24267568" w14:textId="77777777" w:rsidR="00D555C3" w:rsidRPr="00622A7F" w:rsidRDefault="00D555C3" w:rsidP="00622A7F">
            <w:pPr>
              <w:spacing w:line="276" w:lineRule="auto"/>
              <w:rPr>
                <w:rFonts w:eastAsia="Calibri" w:cs="Arial"/>
              </w:rPr>
            </w:pPr>
            <w:r w:rsidRPr="00622A7F">
              <w:rPr>
                <w:rFonts w:eastAsia="Calibri" w:cs="Arial"/>
              </w:rPr>
              <w:t>Variants resulting in partial MPO-def.</w:t>
            </w:r>
          </w:p>
          <w:p w14:paraId="7272E886" w14:textId="77777777" w:rsidR="00D555C3" w:rsidRPr="00622A7F" w:rsidRDefault="00D555C3" w:rsidP="00622A7F">
            <w:pPr>
              <w:spacing w:line="276" w:lineRule="auto"/>
              <w:rPr>
                <w:rFonts w:eastAsia="Calibri" w:cs="Arial"/>
              </w:rPr>
            </w:pPr>
            <w:r w:rsidRPr="00622A7F">
              <w:rPr>
                <w:rFonts w:eastAsia="Calibri" w:cs="Arial"/>
              </w:rPr>
              <w:t>- individuals with v.</w:t>
            </w:r>
          </w:p>
          <w:p w14:paraId="3D4F6367" w14:textId="77777777" w:rsidR="00D555C3" w:rsidRPr="00622A7F" w:rsidRDefault="00D555C3" w:rsidP="00622A7F">
            <w:pPr>
              <w:spacing w:line="276" w:lineRule="auto"/>
              <w:rPr>
                <w:rFonts w:eastAsia="Calibri" w:cs="Arial"/>
              </w:rPr>
            </w:pPr>
            <w:r w:rsidRPr="00622A7F">
              <w:rPr>
                <w:rFonts w:eastAsia="Calibri" w:cs="Arial"/>
              </w:rPr>
              <w:t>- individuals without v.</w:t>
            </w:r>
          </w:p>
        </w:tc>
        <w:tc>
          <w:tcPr>
            <w:tcW w:w="1559" w:type="dxa"/>
            <w:vAlign w:val="center"/>
          </w:tcPr>
          <w:p w14:paraId="29A530AC" w14:textId="77777777" w:rsidR="00D555C3" w:rsidRPr="00622A7F" w:rsidRDefault="00D555C3" w:rsidP="00622A7F">
            <w:pPr>
              <w:spacing w:line="276" w:lineRule="auto"/>
              <w:rPr>
                <w:rFonts w:eastAsia="Calibri" w:cs="Arial"/>
              </w:rPr>
            </w:pPr>
            <w:r w:rsidRPr="00622A7F">
              <w:rPr>
                <w:rFonts w:eastAsia="Times New Roman" w:cs="Arial"/>
                <w:bCs/>
                <w:lang w:eastAsia="de-DE"/>
              </w:rPr>
              <w:t>1 (1.2%)</w:t>
            </w:r>
          </w:p>
        </w:tc>
        <w:tc>
          <w:tcPr>
            <w:tcW w:w="1701" w:type="dxa"/>
            <w:vAlign w:val="center"/>
          </w:tcPr>
          <w:p w14:paraId="4149108C" w14:textId="77777777" w:rsidR="00D555C3" w:rsidRPr="00622A7F" w:rsidRDefault="00D555C3" w:rsidP="00622A7F">
            <w:pPr>
              <w:spacing w:line="276" w:lineRule="auto"/>
              <w:rPr>
                <w:rFonts w:eastAsia="Calibri" w:cs="Arial"/>
              </w:rPr>
            </w:pPr>
            <w:r w:rsidRPr="00622A7F">
              <w:rPr>
                <w:rFonts w:eastAsia="Times New Roman" w:cs="Arial"/>
                <w:bCs/>
                <w:lang w:eastAsia="de-DE"/>
              </w:rPr>
              <w:t>4 (0.1%)</w:t>
            </w:r>
          </w:p>
        </w:tc>
        <w:tc>
          <w:tcPr>
            <w:tcW w:w="2268" w:type="dxa"/>
            <w:vMerge w:val="restart"/>
            <w:vAlign w:val="center"/>
          </w:tcPr>
          <w:p w14:paraId="2B0CB170" w14:textId="77777777" w:rsidR="00D555C3" w:rsidRPr="00622A7F" w:rsidRDefault="00D555C3" w:rsidP="00622A7F">
            <w:pPr>
              <w:spacing w:line="276" w:lineRule="auto"/>
              <w:rPr>
                <w:rFonts w:eastAsia="Calibri" w:cs="Arial"/>
              </w:rPr>
            </w:pPr>
            <w:r w:rsidRPr="00622A7F">
              <w:rPr>
                <w:rFonts w:eastAsia="Calibri" w:cs="Arial"/>
              </w:rPr>
              <w:t>0.0154/</w:t>
            </w:r>
          </w:p>
          <w:p w14:paraId="20FFE2B7" w14:textId="77777777" w:rsidR="00D555C3" w:rsidRPr="00622A7F" w:rsidRDefault="00D555C3" w:rsidP="00622A7F">
            <w:pPr>
              <w:spacing w:line="276" w:lineRule="auto"/>
              <w:rPr>
                <w:rFonts w:eastAsia="Calibri" w:cs="Arial"/>
              </w:rPr>
            </w:pPr>
            <w:r w:rsidRPr="00622A7F">
              <w:rPr>
                <w:rFonts w:eastAsia="Calibri" w:cs="Arial"/>
              </w:rPr>
              <w:t>15.23 [1.68-137.73]</w:t>
            </w:r>
          </w:p>
        </w:tc>
        <w:tc>
          <w:tcPr>
            <w:tcW w:w="1559" w:type="dxa"/>
            <w:vAlign w:val="center"/>
          </w:tcPr>
          <w:p w14:paraId="13A955D5" w14:textId="77777777" w:rsidR="00D555C3" w:rsidRPr="00622A7F" w:rsidRDefault="00D555C3" w:rsidP="00622A7F">
            <w:pPr>
              <w:spacing w:line="276" w:lineRule="auto"/>
              <w:rPr>
                <w:rFonts w:eastAsia="Calibri" w:cs="Arial"/>
              </w:rPr>
            </w:pPr>
            <w:r w:rsidRPr="00622A7F">
              <w:rPr>
                <w:rFonts w:eastAsia="Times New Roman" w:cs="Arial"/>
                <w:bCs/>
                <w:lang w:eastAsia="de-DE"/>
              </w:rPr>
              <w:t>4 (4.9%)</w:t>
            </w:r>
          </w:p>
        </w:tc>
        <w:tc>
          <w:tcPr>
            <w:tcW w:w="1560" w:type="dxa"/>
            <w:vAlign w:val="center"/>
          </w:tcPr>
          <w:p w14:paraId="624E8D91" w14:textId="77777777" w:rsidR="00D555C3" w:rsidRPr="00622A7F" w:rsidRDefault="00D555C3" w:rsidP="00622A7F">
            <w:pPr>
              <w:spacing w:line="276" w:lineRule="auto"/>
              <w:rPr>
                <w:rFonts w:eastAsia="Calibri" w:cs="Arial"/>
              </w:rPr>
            </w:pPr>
            <w:r w:rsidRPr="00622A7F">
              <w:rPr>
                <w:rFonts w:eastAsia="Times New Roman" w:cs="Arial"/>
                <w:bCs/>
                <w:lang w:eastAsia="de-DE"/>
              </w:rPr>
              <w:t>168 (3.4%)</w:t>
            </w:r>
          </w:p>
        </w:tc>
        <w:tc>
          <w:tcPr>
            <w:tcW w:w="1984" w:type="dxa"/>
            <w:vMerge w:val="restart"/>
            <w:vAlign w:val="center"/>
          </w:tcPr>
          <w:p w14:paraId="7A99CE90" w14:textId="77777777" w:rsidR="00D555C3" w:rsidRPr="00622A7F" w:rsidRDefault="00D555C3" w:rsidP="00622A7F">
            <w:pPr>
              <w:spacing w:line="276" w:lineRule="auto"/>
              <w:rPr>
                <w:rFonts w:eastAsia="Calibri" w:cs="Arial"/>
              </w:rPr>
            </w:pPr>
            <w:r w:rsidRPr="00622A7F">
              <w:rPr>
                <w:rFonts w:eastAsia="Calibri" w:cs="Arial"/>
              </w:rPr>
              <w:t>0.47/</w:t>
            </w:r>
          </w:p>
          <w:p w14:paraId="799650D0" w14:textId="77777777" w:rsidR="00D555C3" w:rsidRPr="00622A7F" w:rsidRDefault="00D555C3" w:rsidP="00622A7F">
            <w:pPr>
              <w:spacing w:line="276" w:lineRule="auto"/>
              <w:rPr>
                <w:rFonts w:eastAsia="Calibri" w:cs="Arial"/>
              </w:rPr>
            </w:pPr>
            <w:r w:rsidRPr="00622A7F">
              <w:rPr>
                <w:rFonts w:eastAsia="Calibri" w:cs="Arial"/>
              </w:rPr>
              <w:t>1.46 [0.53-4.02]</w:t>
            </w:r>
          </w:p>
        </w:tc>
      </w:tr>
      <w:tr w:rsidR="00D555C3" w:rsidRPr="00622A7F" w14:paraId="760B6CFC" w14:textId="77777777" w:rsidTr="00622A7F">
        <w:trPr>
          <w:trHeight w:val="407"/>
        </w:trPr>
        <w:tc>
          <w:tcPr>
            <w:tcW w:w="3114" w:type="dxa"/>
            <w:vMerge/>
          </w:tcPr>
          <w:p w14:paraId="25B5C218" w14:textId="77777777" w:rsidR="00D555C3" w:rsidRPr="00622A7F" w:rsidRDefault="00D555C3" w:rsidP="00622A7F">
            <w:pPr>
              <w:rPr>
                <w:rFonts w:eastAsia="Calibri" w:cs="Arial"/>
              </w:rPr>
            </w:pPr>
          </w:p>
        </w:tc>
        <w:tc>
          <w:tcPr>
            <w:tcW w:w="1559" w:type="dxa"/>
            <w:vAlign w:val="center"/>
          </w:tcPr>
          <w:p w14:paraId="48E3DA80" w14:textId="77777777" w:rsidR="00D555C3" w:rsidRPr="00622A7F" w:rsidRDefault="00D555C3" w:rsidP="00622A7F">
            <w:pPr>
              <w:rPr>
                <w:rFonts w:eastAsia="Times New Roman" w:cs="Arial"/>
                <w:bCs/>
                <w:lang w:eastAsia="de-DE"/>
              </w:rPr>
            </w:pPr>
            <w:r w:rsidRPr="00622A7F">
              <w:rPr>
                <w:rFonts w:eastAsia="Times New Roman" w:cs="Arial"/>
                <w:bCs/>
                <w:lang w:eastAsia="de-DE"/>
              </w:rPr>
              <w:t>81 (98.8%)</w:t>
            </w:r>
          </w:p>
        </w:tc>
        <w:tc>
          <w:tcPr>
            <w:tcW w:w="1701" w:type="dxa"/>
            <w:vAlign w:val="center"/>
          </w:tcPr>
          <w:p w14:paraId="68423AC9" w14:textId="77777777" w:rsidR="00D555C3" w:rsidRPr="00622A7F" w:rsidRDefault="00D555C3" w:rsidP="00622A7F">
            <w:pPr>
              <w:rPr>
                <w:rFonts w:eastAsia="Times New Roman" w:cs="Arial"/>
                <w:bCs/>
                <w:lang w:eastAsia="de-DE"/>
              </w:rPr>
            </w:pPr>
            <w:r w:rsidRPr="00622A7F">
              <w:rPr>
                <w:rFonts w:eastAsia="Times New Roman" w:cs="Arial"/>
                <w:bCs/>
                <w:lang w:eastAsia="de-DE"/>
              </w:rPr>
              <w:t>4,933 (99.9%)</w:t>
            </w:r>
          </w:p>
        </w:tc>
        <w:tc>
          <w:tcPr>
            <w:tcW w:w="2268" w:type="dxa"/>
            <w:vMerge/>
            <w:vAlign w:val="center"/>
          </w:tcPr>
          <w:p w14:paraId="4FD62C80" w14:textId="77777777" w:rsidR="00D555C3" w:rsidRPr="00622A7F" w:rsidRDefault="00D555C3" w:rsidP="00622A7F">
            <w:pPr>
              <w:rPr>
                <w:rFonts w:eastAsia="Calibri" w:cs="Arial"/>
              </w:rPr>
            </w:pPr>
          </w:p>
        </w:tc>
        <w:tc>
          <w:tcPr>
            <w:tcW w:w="1559" w:type="dxa"/>
            <w:vAlign w:val="center"/>
          </w:tcPr>
          <w:p w14:paraId="66761186" w14:textId="77777777" w:rsidR="00D555C3" w:rsidRPr="00622A7F" w:rsidRDefault="00D555C3" w:rsidP="00622A7F">
            <w:pPr>
              <w:rPr>
                <w:rFonts w:eastAsia="Times New Roman" w:cs="Arial"/>
                <w:bCs/>
                <w:lang w:eastAsia="de-DE"/>
              </w:rPr>
            </w:pPr>
            <w:r w:rsidRPr="00622A7F">
              <w:rPr>
                <w:rFonts w:eastAsia="Times New Roman" w:cs="Arial"/>
                <w:bCs/>
                <w:lang w:eastAsia="de-DE"/>
              </w:rPr>
              <w:t>78 (95.1%)</w:t>
            </w:r>
          </w:p>
        </w:tc>
        <w:tc>
          <w:tcPr>
            <w:tcW w:w="1560" w:type="dxa"/>
            <w:vAlign w:val="center"/>
          </w:tcPr>
          <w:p w14:paraId="5A8B3884" w14:textId="77777777" w:rsidR="00D555C3" w:rsidRPr="00622A7F" w:rsidRDefault="00D555C3" w:rsidP="00622A7F">
            <w:pPr>
              <w:rPr>
                <w:rFonts w:eastAsia="Times New Roman" w:cs="Arial"/>
                <w:bCs/>
                <w:lang w:eastAsia="de-DE"/>
              </w:rPr>
            </w:pPr>
            <w:r w:rsidRPr="00622A7F">
              <w:rPr>
                <w:rFonts w:eastAsia="Times New Roman" w:cs="Arial"/>
                <w:bCs/>
                <w:lang w:eastAsia="de-DE"/>
              </w:rPr>
              <w:t>4,769 (96.6%)</w:t>
            </w:r>
          </w:p>
        </w:tc>
        <w:tc>
          <w:tcPr>
            <w:tcW w:w="1984" w:type="dxa"/>
            <w:vMerge/>
            <w:vAlign w:val="center"/>
          </w:tcPr>
          <w:p w14:paraId="2A03FCF1" w14:textId="77777777" w:rsidR="00D555C3" w:rsidRPr="00622A7F" w:rsidRDefault="00D555C3" w:rsidP="00622A7F">
            <w:pPr>
              <w:rPr>
                <w:rFonts w:eastAsia="Calibri" w:cs="Arial"/>
              </w:rPr>
            </w:pPr>
          </w:p>
        </w:tc>
      </w:tr>
    </w:tbl>
    <w:p w14:paraId="2F60EBAB" w14:textId="3FE0B956" w:rsidR="00D555C3" w:rsidRPr="00622A7F" w:rsidDel="009B33AD" w:rsidRDefault="00D555C3" w:rsidP="00622A7F">
      <w:pPr>
        <w:rPr>
          <w:del w:id="825" w:author="Haskamp, Stefan" w:date="2021-12-30T16:37:00Z"/>
          <w:rFonts w:cs="Arial"/>
          <w:bCs/>
          <w:szCs w:val="24"/>
        </w:rPr>
      </w:pPr>
      <w:r w:rsidRPr="00622A7F">
        <w:rPr>
          <w:rFonts w:cs="Arial"/>
          <w:szCs w:val="24"/>
        </w:rPr>
        <w:t xml:space="preserve">Σ = sum; n = number of patients; </w:t>
      </w:r>
      <w:r w:rsidRPr="00622A7F">
        <w:rPr>
          <w:rFonts w:cs="Arial"/>
          <w:bCs/>
          <w:szCs w:val="24"/>
        </w:rPr>
        <w:t>indiv. = individuals, WT = wildtype</w:t>
      </w:r>
      <w:del w:id="826" w:author="Hüffmeier, Ulrike" w:date="2021-08-03T14:38:00Z">
        <w:r w:rsidRPr="00622A7F" w:rsidDel="007D5D65">
          <w:rPr>
            <w:rFonts w:cs="Arial"/>
            <w:bCs/>
            <w:szCs w:val="24"/>
          </w:rPr>
          <w:delText>.</w:delText>
        </w:r>
      </w:del>
      <w:r w:rsidRPr="00622A7F">
        <w:rPr>
          <w:rFonts w:cs="Arial"/>
          <w:bCs/>
          <w:szCs w:val="24"/>
        </w:rPr>
        <w:t>, v.</w:t>
      </w:r>
      <w:ins w:id="827" w:author="Haskamp, Stefan" w:date="2021-12-30T16:37:00Z">
        <w:r w:rsidR="009B33AD">
          <w:rPr>
            <w:rFonts w:cs="Arial"/>
            <w:bCs/>
            <w:szCs w:val="24"/>
          </w:rPr>
          <w:t>=</w:t>
        </w:r>
      </w:ins>
      <w:r w:rsidRPr="00622A7F">
        <w:rPr>
          <w:rFonts w:cs="Arial"/>
          <w:bCs/>
          <w:szCs w:val="24"/>
        </w:rPr>
        <w:t xml:space="preserve"> variant</w:t>
      </w:r>
    </w:p>
    <w:p w14:paraId="343DDD28" w14:textId="58D40AD3" w:rsidR="00D555C3" w:rsidRPr="00622A7F" w:rsidDel="009B33AD" w:rsidRDefault="00D555C3" w:rsidP="00622A7F">
      <w:pPr>
        <w:rPr>
          <w:del w:id="828" w:author="Haskamp, Stefan" w:date="2021-12-30T16:37:00Z"/>
          <w:rFonts w:cs="Arial"/>
          <w:bCs/>
          <w:szCs w:val="24"/>
        </w:rPr>
      </w:pPr>
    </w:p>
    <w:p w14:paraId="445A1FCC" w14:textId="160F61A3" w:rsidR="00D555C3" w:rsidRPr="00622A7F" w:rsidDel="009B33AD" w:rsidRDefault="00D555C3" w:rsidP="00622A7F">
      <w:pPr>
        <w:rPr>
          <w:del w:id="829" w:author="Haskamp, Stefan" w:date="2021-12-30T16:37:00Z"/>
          <w:rFonts w:cs="Arial"/>
          <w:bCs/>
          <w:szCs w:val="24"/>
        </w:rPr>
      </w:pPr>
    </w:p>
    <w:p w14:paraId="5082ADE6" w14:textId="7A489E44" w:rsidR="00D555C3" w:rsidRPr="00622A7F" w:rsidDel="009B33AD" w:rsidRDefault="00D555C3" w:rsidP="00622A7F">
      <w:pPr>
        <w:pStyle w:val="Beschriftung"/>
        <w:keepNext/>
        <w:rPr>
          <w:del w:id="830" w:author="Haskamp, Stefan" w:date="2021-12-30T16:37:00Z"/>
          <w:rFonts w:cs="Arial"/>
        </w:rPr>
      </w:pPr>
      <w:bookmarkStart w:id="831" w:name="_Ref73959518"/>
      <w:del w:id="832" w:author="Haskamp, Stefan" w:date="2021-12-30T16:37:00Z">
        <w:r w:rsidRPr="00622A7F" w:rsidDel="009B33AD">
          <w:rPr>
            <w:rFonts w:cs="Arial"/>
          </w:rPr>
          <w:delText xml:space="preserve">Table </w:delText>
        </w:r>
        <w:r w:rsidRPr="00622A7F" w:rsidDel="009B33AD">
          <w:rPr>
            <w:rFonts w:cs="Arial"/>
            <w:b w:val="0"/>
            <w:iCs w:val="0"/>
          </w:rPr>
          <w:fldChar w:fldCharType="begin"/>
        </w:r>
        <w:r w:rsidRPr="00622A7F" w:rsidDel="009B33AD">
          <w:rPr>
            <w:rFonts w:cs="Arial"/>
          </w:rPr>
          <w:delInstrText xml:space="preserve"> SEQ Table \* ARABIC </w:delInstrText>
        </w:r>
        <w:r w:rsidRPr="00622A7F" w:rsidDel="009B33AD">
          <w:rPr>
            <w:rFonts w:cs="Arial"/>
            <w:b w:val="0"/>
            <w:iCs w:val="0"/>
          </w:rPr>
          <w:fldChar w:fldCharType="separate"/>
        </w:r>
        <w:r w:rsidR="00A53077" w:rsidDel="009B33AD">
          <w:rPr>
            <w:rFonts w:cs="Arial"/>
            <w:noProof/>
          </w:rPr>
          <w:delText>5</w:delText>
        </w:r>
        <w:r w:rsidRPr="00622A7F" w:rsidDel="009B33AD">
          <w:rPr>
            <w:rFonts w:cs="Arial"/>
            <w:b w:val="0"/>
            <w:iCs w:val="0"/>
          </w:rPr>
          <w:fldChar w:fldCharType="end"/>
        </w:r>
        <w:bookmarkEnd w:id="831"/>
        <w:r w:rsidRPr="00622A7F" w:rsidDel="009B33AD">
          <w:rPr>
            <w:rFonts w:cs="Arial"/>
          </w:rPr>
          <w:delText xml:space="preserve">: Clinical and phenotypical data of 82 patients grouped by variants in </w:delText>
        </w:r>
        <w:r w:rsidRPr="00622A7F" w:rsidDel="009B33AD">
          <w:rPr>
            <w:rFonts w:cs="Arial"/>
            <w:i/>
          </w:rPr>
          <w:delText>MPO</w:delText>
        </w:r>
        <w:r w:rsidRPr="00622A7F" w:rsidDel="009B33AD">
          <w:rPr>
            <w:rFonts w:cs="Arial"/>
          </w:rPr>
          <w:delText xml:space="preserve"> and further </w:delText>
        </w:r>
        <w:commentRangeStart w:id="833"/>
        <w:r w:rsidRPr="00622A7F" w:rsidDel="009B33AD">
          <w:rPr>
            <w:rFonts w:cs="Arial"/>
          </w:rPr>
          <w:delText xml:space="preserve">sub- grouped by variants </w:delText>
        </w:r>
        <w:commentRangeEnd w:id="833"/>
        <w:r w:rsidRPr="00622A7F" w:rsidDel="009B33AD">
          <w:rPr>
            <w:rStyle w:val="Kommentarzeichen"/>
            <w:rFonts w:cs="Arial"/>
            <w:b w:val="0"/>
            <w:iCs w:val="0"/>
            <w:color w:val="auto"/>
          </w:rPr>
          <w:commentReference w:id="833"/>
        </w:r>
        <w:r w:rsidRPr="00622A7F" w:rsidDel="009B33AD">
          <w:rPr>
            <w:rFonts w:cs="Arial"/>
          </w:rPr>
          <w:delText xml:space="preserve">in </w:delText>
        </w:r>
        <w:r w:rsidRPr="00622A7F" w:rsidDel="009B33AD">
          <w:rPr>
            <w:rFonts w:cs="Arial"/>
            <w:i/>
          </w:rPr>
          <w:delText xml:space="preserve">IL36RN </w:delText>
        </w:r>
      </w:del>
      <w:ins w:id="834" w:author="Haskamp, Stefan (extern)" w:date="2021-08-13T15:51:00Z">
        <w:del w:id="835" w:author="Haskamp, Stefan" w:date="2021-12-30T16:37:00Z">
          <w:r w:rsidRPr="00622A7F" w:rsidDel="009B33AD">
            <w:rPr>
              <w:rFonts w:cs="Arial"/>
              <w:b w:val="0"/>
              <w:iCs w:val="0"/>
              <w:rPrChange w:id="836" w:author="Haskamp, Stefan (extern)" w:date="2021-08-13T15:51:00Z">
                <w:rPr>
                  <w:b w:val="0"/>
                  <w:i/>
                  <w:iCs w:val="0"/>
                </w:rPr>
              </w:rPrChange>
            </w:rPr>
            <w:delText xml:space="preserve">and by number of variants in </w:delText>
          </w:r>
          <w:r w:rsidRPr="00622A7F" w:rsidDel="009B33AD">
            <w:rPr>
              <w:rFonts w:cs="Arial"/>
              <w:i/>
            </w:rPr>
            <w:delText>MPO</w:delText>
          </w:r>
        </w:del>
      </w:ins>
      <w:del w:id="837" w:author="Haskamp, Stefan" w:date="2021-12-30T16:37:00Z">
        <w:r w:rsidRPr="00622A7F" w:rsidDel="009B33AD">
          <w:rPr>
            <w:rFonts w:cs="Arial"/>
          </w:rPr>
          <w:delText>.</w:delText>
        </w:r>
      </w:del>
    </w:p>
    <w:p w14:paraId="556611A0" w14:textId="77777777" w:rsidR="00D555C3" w:rsidRPr="00622A7F" w:rsidRDefault="00D555C3" w:rsidP="00622A7F">
      <w:pPr>
        <w:rPr>
          <w:rFonts w:cs="Arial"/>
          <w:bCs/>
          <w:szCs w:val="24"/>
        </w:rPr>
      </w:pPr>
    </w:p>
    <w:p w14:paraId="47BF1066" w14:textId="77777777" w:rsidR="00D555C3" w:rsidRPr="00622A7F" w:rsidRDefault="00D555C3" w:rsidP="00622A7F">
      <w:pPr>
        <w:rPr>
          <w:rFonts w:cs="Arial"/>
          <w:szCs w:val="24"/>
        </w:rPr>
        <w:sectPr w:rsidR="00D555C3" w:rsidRPr="00622A7F" w:rsidSect="00622A7F">
          <w:pgSz w:w="16838" w:h="11906" w:orient="landscape"/>
          <w:pgMar w:top="1417" w:right="1417" w:bottom="1417" w:left="1134" w:header="708" w:footer="708" w:gutter="0"/>
          <w:cols w:space="708"/>
          <w:docGrid w:linePitch="360"/>
        </w:sectPr>
      </w:pPr>
    </w:p>
    <w:p w14:paraId="07E4FAC4" w14:textId="6D65BAA9" w:rsidR="00D555C3" w:rsidRPr="00622A7F" w:rsidRDefault="00D555C3" w:rsidP="00622A7F">
      <w:pPr>
        <w:rPr>
          <w:rFonts w:cs="Arial"/>
        </w:rPr>
      </w:pPr>
      <w:r w:rsidRPr="00622A7F">
        <w:rPr>
          <w:rFonts w:cs="Arial"/>
        </w:rPr>
        <w:lastRenderedPageBreak/>
        <w:t xml:space="preserve">Five of 17 patients with </w:t>
      </w:r>
      <w:r w:rsidRPr="00622A7F">
        <w:rPr>
          <w:rFonts w:cs="Arial"/>
          <w:i/>
        </w:rPr>
        <w:t>MPO</w:t>
      </w:r>
      <w:r w:rsidRPr="00622A7F">
        <w:rPr>
          <w:rFonts w:cs="Arial"/>
        </w:rPr>
        <w:t xml:space="preserve"> variants did also carry variants in </w:t>
      </w:r>
      <w:r w:rsidRPr="00622A7F">
        <w:rPr>
          <w:rFonts w:cs="Arial"/>
          <w:i/>
        </w:rPr>
        <w:t>IL36RN</w:t>
      </w:r>
      <w:r w:rsidRPr="00622A7F">
        <w:rPr>
          <w:rFonts w:cs="Arial"/>
        </w:rPr>
        <w:t xml:space="preserve">, which raised the question </w:t>
      </w:r>
      <w:del w:id="838" w:author="ulrike.hueffmeier@gmail.com" w:date="2021-11-26T19:42:00Z">
        <w:r w:rsidRPr="00622A7F" w:rsidDel="006E2119">
          <w:rPr>
            <w:rFonts w:cs="Arial"/>
          </w:rPr>
          <w:delText xml:space="preserve">of </w:delText>
        </w:r>
      </w:del>
      <w:r w:rsidRPr="00622A7F">
        <w:rPr>
          <w:rFonts w:cs="Arial"/>
        </w:rPr>
        <w:t xml:space="preserve">whether the number of variants in </w:t>
      </w:r>
      <w:r w:rsidRPr="00622A7F">
        <w:rPr>
          <w:rFonts w:cs="Arial"/>
          <w:i/>
        </w:rPr>
        <w:t>IL36RN</w:t>
      </w:r>
      <w:r w:rsidRPr="00622A7F">
        <w:rPr>
          <w:rFonts w:cs="Arial"/>
        </w:rPr>
        <w:t xml:space="preserve"> and </w:t>
      </w:r>
      <w:r w:rsidRPr="00622A7F">
        <w:rPr>
          <w:rFonts w:cs="Arial"/>
          <w:i/>
        </w:rPr>
        <w:t>MPO</w:t>
      </w:r>
      <w:r w:rsidRPr="00622A7F">
        <w:rPr>
          <w:rFonts w:cs="Arial"/>
        </w:rPr>
        <w:t xml:space="preserve"> is a predictor for GPP. To investigate this gene dosage effect</w:t>
      </w:r>
      <w:ins w:id="839" w:author="Hüffmeier, Ulrike" w:date="2021-08-03T14:06:00Z">
        <w:r w:rsidRPr="00622A7F">
          <w:rPr>
            <w:rFonts w:cs="Arial"/>
          </w:rPr>
          <w:t>,</w:t>
        </w:r>
      </w:ins>
      <w:r w:rsidRPr="00622A7F">
        <w:rPr>
          <w:rFonts w:cs="Arial"/>
        </w:rPr>
        <w:t xml:space="preserve"> the number of variants per individual in 82 patients and 4,937 controls (1000</w:t>
      </w:r>
      <w:ins w:id="840" w:author="ulrike.hueffmeier@gmail.com" w:date="2021-11-26T19:42:00Z">
        <w:r w:rsidR="006E2119">
          <w:rPr>
            <w:rFonts w:cs="Arial"/>
          </w:rPr>
          <w:t xml:space="preserve"> </w:t>
        </w:r>
      </w:ins>
      <w:del w:id="841" w:author="ulrike.hueffmeier@gmail.com" w:date="2021-11-26T19:42:00Z">
        <w:r w:rsidRPr="00622A7F" w:rsidDel="006E2119">
          <w:rPr>
            <w:rFonts w:cs="Arial"/>
          </w:rPr>
          <w:delText>g</w:delText>
        </w:r>
      </w:del>
      <w:ins w:id="842" w:author="ulrike.hueffmeier@gmail.com" w:date="2021-11-26T19:42:00Z">
        <w:r w:rsidR="006E2119">
          <w:rPr>
            <w:rFonts w:cs="Arial"/>
          </w:rPr>
          <w:t>G</w:t>
        </w:r>
      </w:ins>
      <w:r w:rsidRPr="00622A7F">
        <w:rPr>
          <w:rFonts w:cs="Arial"/>
        </w:rPr>
        <w:t xml:space="preserve">enomes and exomes </w:t>
      </w:r>
      <w:del w:id="843" w:author="ulrike.hueffmeier@gmail.com" w:date="2021-11-26T19:42:00Z">
        <w:r w:rsidRPr="00622A7F" w:rsidDel="006E2119">
          <w:rPr>
            <w:rFonts w:cs="Arial"/>
          </w:rPr>
          <w:delText xml:space="preserve">from </w:delText>
        </w:r>
      </w:del>
      <w:ins w:id="844" w:author="ulrike.hueffmeier@gmail.com" w:date="2021-11-26T19:42:00Z">
        <w:r w:rsidR="006E2119">
          <w:rPr>
            <w:rFonts w:cs="Arial"/>
          </w:rPr>
          <w:t>of</w:t>
        </w:r>
        <w:r w:rsidR="006E2119" w:rsidRPr="00622A7F">
          <w:rPr>
            <w:rFonts w:cs="Arial"/>
          </w:rPr>
          <w:t xml:space="preserve"> </w:t>
        </w:r>
      </w:ins>
      <w:r w:rsidRPr="00622A7F">
        <w:rPr>
          <w:rFonts w:cs="Arial"/>
        </w:rPr>
        <w:t>in-house control</w:t>
      </w:r>
      <w:ins w:id="845" w:author="ulrike.hueffmeier@gmail.com" w:date="2021-11-26T19:42:00Z">
        <w:r w:rsidR="006E2119">
          <w:rPr>
            <w:rFonts w:cs="Arial"/>
          </w:rPr>
          <w:t xml:space="preserve"> individual</w:t>
        </w:r>
      </w:ins>
      <w:r w:rsidRPr="00622A7F">
        <w:rPr>
          <w:rFonts w:cs="Arial"/>
        </w:rPr>
        <w:t xml:space="preserve">s) were determined. Only functionally relevant variants in </w:t>
      </w:r>
      <w:r w:rsidRPr="00622A7F">
        <w:rPr>
          <w:rFonts w:cs="Arial"/>
          <w:i/>
        </w:rPr>
        <w:t>MPO</w:t>
      </w:r>
      <w:r w:rsidRPr="00622A7F">
        <w:rPr>
          <w:rFonts w:cs="Arial"/>
        </w:rPr>
        <w:t xml:space="preserve"> and </w:t>
      </w:r>
      <w:r w:rsidRPr="00622A7F">
        <w:rPr>
          <w:rFonts w:cs="Arial"/>
          <w:i/>
        </w:rPr>
        <w:t>IL36RN</w:t>
      </w:r>
      <w:r w:rsidRPr="00622A7F">
        <w:rPr>
          <w:rFonts w:cs="Arial"/>
        </w:rPr>
        <w:t xml:space="preserve"> were considered (</w:t>
      </w:r>
      <w:ins w:id="846" w:author="Haskamp, Stefan (extern)" w:date="2022-01-29T14:41:00Z">
        <w:r w:rsidR="006755F1">
          <w:rPr>
            <w:rFonts w:cs="Arial"/>
          </w:rPr>
          <w:fldChar w:fldCharType="begin"/>
        </w:r>
        <w:r w:rsidR="006755F1">
          <w:rPr>
            <w:rFonts w:cs="Arial"/>
          </w:rPr>
          <w:instrText xml:space="preserve"> REF _Ref94359312 \h </w:instrText>
        </w:r>
      </w:ins>
      <w:r w:rsidR="006755F1">
        <w:rPr>
          <w:rFonts w:cs="Arial"/>
        </w:rPr>
      </w:r>
      <w:r w:rsidR="006755F1">
        <w:rPr>
          <w:rFonts w:cs="Arial"/>
        </w:rPr>
        <w:fldChar w:fldCharType="separate"/>
      </w:r>
      <w:ins w:id="847" w:author="Haskamp, Stefan (extern)" w:date="2022-01-29T14:41:00Z">
        <w:r w:rsidR="006755F1">
          <w:t xml:space="preserve">Table S </w:t>
        </w:r>
        <w:r w:rsidR="006755F1">
          <w:rPr>
            <w:noProof/>
          </w:rPr>
          <w:t>1</w:t>
        </w:r>
        <w:r w:rsidR="006755F1">
          <w:rPr>
            <w:rFonts w:cs="Arial"/>
          </w:rPr>
          <w:fldChar w:fldCharType="end"/>
        </w:r>
        <w:r w:rsidR="006755F1">
          <w:rPr>
            <w:rFonts w:cs="Arial"/>
          </w:rPr>
          <w:t xml:space="preserve">, page </w:t>
        </w:r>
        <w:r w:rsidR="006755F1">
          <w:rPr>
            <w:rFonts w:cs="Arial"/>
          </w:rPr>
          <w:fldChar w:fldCharType="begin"/>
        </w:r>
        <w:r w:rsidR="006755F1">
          <w:rPr>
            <w:rFonts w:cs="Arial"/>
          </w:rPr>
          <w:instrText xml:space="preserve"> PAGEREF _Ref94359724 \h </w:instrText>
        </w:r>
      </w:ins>
      <w:r w:rsidR="006755F1">
        <w:rPr>
          <w:rFonts w:cs="Arial"/>
        </w:rPr>
      </w:r>
      <w:r w:rsidR="006755F1">
        <w:rPr>
          <w:rFonts w:cs="Arial"/>
        </w:rPr>
        <w:fldChar w:fldCharType="separate"/>
      </w:r>
      <w:ins w:id="848" w:author="Haskamp, Stefan (extern)" w:date="2022-01-29T14:41:00Z">
        <w:r w:rsidR="006755F1">
          <w:rPr>
            <w:rFonts w:cs="Arial"/>
            <w:noProof/>
          </w:rPr>
          <w:t>126</w:t>
        </w:r>
        <w:r w:rsidR="006755F1">
          <w:rPr>
            <w:rFonts w:cs="Arial"/>
          </w:rPr>
          <w:fldChar w:fldCharType="end"/>
        </w:r>
      </w:ins>
      <w:ins w:id="849" w:author="Haskamp, Stefan" w:date="2021-12-30T16:50:00Z">
        <w:del w:id="850" w:author="Haskamp, Stefan (extern)" w:date="2022-01-29T14:41:00Z">
          <w:r w:rsidR="003F04FF" w:rsidDel="006755F1">
            <w:rPr>
              <w:rFonts w:cs="Arial"/>
              <w:highlight w:val="yellow"/>
            </w:rPr>
            <w:delText>Table S</w:delText>
          </w:r>
        </w:del>
      </w:ins>
      <w:ins w:id="851" w:author="Haskamp, Stefan" w:date="2021-12-30T16:52:00Z">
        <w:del w:id="852" w:author="Haskamp, Stefan (extern)" w:date="2022-01-29T14:41:00Z">
          <w:r w:rsidR="003F04FF" w:rsidDel="006755F1">
            <w:rPr>
              <w:rFonts w:cs="Arial"/>
              <w:highlight w:val="yellow"/>
            </w:rPr>
            <w:delText>1</w:delText>
          </w:r>
        </w:del>
      </w:ins>
      <w:commentRangeStart w:id="853"/>
      <w:del w:id="854" w:author="Haskamp, Stefan" w:date="2021-12-30T16:50:00Z">
        <w:r w:rsidRPr="00622A7F" w:rsidDel="003F04FF">
          <w:rPr>
            <w:rFonts w:cs="Arial"/>
            <w:highlight w:val="yellow"/>
          </w:rPr>
          <w:delText>Anhang</w:delText>
        </w:r>
      </w:del>
      <w:commentRangeEnd w:id="853"/>
      <w:r w:rsidR="00E83D34">
        <w:rPr>
          <w:rStyle w:val="Kommentarzeichen"/>
        </w:rPr>
        <w:commentReference w:id="853"/>
      </w:r>
      <w:r w:rsidRPr="00622A7F">
        <w:rPr>
          <w:rFonts w:cs="Arial"/>
        </w:rPr>
        <w:t xml:space="preserve">). Patients carried significantly more variants in </w:t>
      </w:r>
      <w:r w:rsidRPr="00622A7F">
        <w:rPr>
          <w:rFonts w:cs="Arial"/>
          <w:i/>
        </w:rPr>
        <w:t>MPO</w:t>
      </w:r>
      <w:r w:rsidRPr="00622A7F">
        <w:rPr>
          <w:rFonts w:cs="Arial"/>
        </w:rPr>
        <w:t xml:space="preserve"> than control individuals (</w:t>
      </w:r>
      <w:r w:rsidRPr="00622A7F">
        <w:rPr>
          <w:rFonts w:cs="Arial"/>
        </w:rPr>
        <w:fldChar w:fldCharType="begin"/>
      </w:r>
      <w:r w:rsidRPr="00622A7F">
        <w:rPr>
          <w:rFonts w:cs="Arial"/>
        </w:rPr>
        <w:instrText xml:space="preserve"> REF _Ref73111686 \h </w:instrText>
      </w:r>
      <w:r w:rsidR="00622A7F">
        <w:rPr>
          <w:rFonts w:cs="Arial"/>
        </w:rPr>
        <w:instrText xml:space="preserve"> \* MERGEFORMAT </w:instrText>
      </w:r>
      <w:r w:rsidRPr="00622A7F">
        <w:rPr>
          <w:rFonts w:cs="Arial"/>
        </w:rPr>
      </w:r>
      <w:r w:rsidRPr="00622A7F">
        <w:rPr>
          <w:rFonts w:cs="Arial"/>
        </w:rPr>
        <w:fldChar w:fldCharType="separate"/>
      </w:r>
      <w:ins w:id="855" w:author="Haskamp, Stefan (extern)" w:date="2022-01-29T13:25:00Z">
        <w:r w:rsidR="002D4AD7" w:rsidRPr="00622A7F">
          <w:rPr>
            <w:rFonts w:cs="Arial"/>
          </w:rPr>
          <w:t xml:space="preserve">Figure </w:t>
        </w:r>
        <w:r w:rsidR="002D4AD7">
          <w:rPr>
            <w:rFonts w:cs="Arial"/>
            <w:noProof/>
          </w:rPr>
          <w:t>4</w:t>
        </w:r>
      </w:ins>
      <w:r w:rsidRPr="00622A7F">
        <w:rPr>
          <w:rFonts w:cs="Arial"/>
        </w:rPr>
        <w:fldChar w:fldCharType="end"/>
      </w:r>
      <w:r w:rsidRPr="00622A7F">
        <w:rPr>
          <w:rFonts w:cs="Arial"/>
        </w:rPr>
        <w:t xml:space="preserve">a, p=1.1 E-8). By including individuals with heterozygous </w:t>
      </w:r>
      <w:r w:rsidRPr="00622A7F">
        <w:rPr>
          <w:rFonts w:cs="Arial"/>
          <w:i/>
        </w:rPr>
        <w:t xml:space="preserve">IL36RN </w:t>
      </w:r>
      <w:r w:rsidRPr="00622A7F">
        <w:rPr>
          <w:rFonts w:cs="Arial"/>
        </w:rPr>
        <w:t xml:space="preserve">variants and omitting those with two variants in </w:t>
      </w:r>
      <w:r w:rsidRPr="00622A7F">
        <w:rPr>
          <w:rFonts w:cs="Arial"/>
          <w:i/>
        </w:rPr>
        <w:t>IL36RN</w:t>
      </w:r>
      <w:r w:rsidRPr="00622A7F">
        <w:rPr>
          <w:rFonts w:cs="Arial"/>
        </w:rPr>
        <w:t xml:space="preserve">, the difference was </w:t>
      </w:r>
      <w:del w:id="856" w:author="Hüffmeier, Ulrike" w:date="2021-11-25T17:05:00Z">
        <w:r w:rsidRPr="00622A7F" w:rsidDel="00E83D34">
          <w:rPr>
            <w:rFonts w:cs="Arial"/>
          </w:rPr>
          <w:delText xml:space="preserve">of </w:delText>
        </w:r>
      </w:del>
      <w:r w:rsidRPr="00622A7F">
        <w:rPr>
          <w:rFonts w:cs="Arial"/>
        </w:rPr>
        <w:t xml:space="preserve">even </w:t>
      </w:r>
      <w:del w:id="857" w:author="Hüffmeier, Ulrike" w:date="2021-11-25T17:05:00Z">
        <w:r w:rsidRPr="00622A7F" w:rsidDel="00E83D34">
          <w:rPr>
            <w:rFonts w:cs="Arial"/>
          </w:rPr>
          <w:delText xml:space="preserve">greater </w:delText>
        </w:r>
      </w:del>
      <w:ins w:id="858" w:author="Hüffmeier, Ulrike" w:date="2021-11-25T17:05:00Z">
        <w:r w:rsidR="00E83D34">
          <w:rPr>
            <w:rFonts w:cs="Arial"/>
          </w:rPr>
          <w:t xml:space="preserve">more </w:t>
        </w:r>
      </w:ins>
      <w:r w:rsidRPr="00622A7F">
        <w:rPr>
          <w:rFonts w:cs="Arial"/>
        </w:rPr>
        <w:t>significan</w:t>
      </w:r>
      <w:ins w:id="859" w:author="Hüffmeier, Ulrike" w:date="2021-11-25T17:05:00Z">
        <w:r w:rsidR="00E83D34">
          <w:rPr>
            <w:rFonts w:cs="Arial"/>
          </w:rPr>
          <w:t>t</w:t>
        </w:r>
      </w:ins>
      <w:del w:id="860" w:author="Hüffmeier, Ulrike" w:date="2021-11-25T17:05:00Z">
        <w:r w:rsidRPr="00622A7F" w:rsidDel="00E83D34">
          <w:rPr>
            <w:rFonts w:cs="Arial"/>
          </w:rPr>
          <w:delText>ce</w:delText>
        </w:r>
      </w:del>
      <w:r w:rsidRPr="00622A7F">
        <w:rPr>
          <w:rFonts w:cs="Arial"/>
        </w:rPr>
        <w:t xml:space="preserve"> (</w:t>
      </w:r>
      <w:r w:rsidRPr="00622A7F">
        <w:rPr>
          <w:rFonts w:cs="Arial"/>
        </w:rPr>
        <w:fldChar w:fldCharType="begin"/>
      </w:r>
      <w:r w:rsidRPr="00622A7F">
        <w:rPr>
          <w:rFonts w:cs="Arial"/>
        </w:rPr>
        <w:instrText xml:space="preserve"> REF _Ref73111686 \h </w:instrText>
      </w:r>
      <w:r w:rsidR="00622A7F">
        <w:rPr>
          <w:rFonts w:cs="Arial"/>
        </w:rPr>
        <w:instrText xml:space="preserve"> \* MERGEFORMAT </w:instrText>
      </w:r>
      <w:r w:rsidRPr="00622A7F">
        <w:rPr>
          <w:rFonts w:cs="Arial"/>
        </w:rPr>
      </w:r>
      <w:r w:rsidRPr="00622A7F">
        <w:rPr>
          <w:rFonts w:cs="Arial"/>
        </w:rPr>
        <w:fldChar w:fldCharType="separate"/>
      </w:r>
      <w:ins w:id="861" w:author="Haskamp, Stefan (extern)" w:date="2022-01-29T13:25:00Z">
        <w:r w:rsidR="002D4AD7" w:rsidRPr="00622A7F">
          <w:rPr>
            <w:rFonts w:cs="Arial"/>
          </w:rPr>
          <w:t xml:space="preserve">Figure </w:t>
        </w:r>
        <w:r w:rsidR="002D4AD7">
          <w:rPr>
            <w:rFonts w:cs="Arial"/>
            <w:noProof/>
          </w:rPr>
          <w:t>4</w:t>
        </w:r>
      </w:ins>
      <w:r w:rsidRPr="00622A7F">
        <w:rPr>
          <w:rFonts w:cs="Arial"/>
        </w:rPr>
        <w:fldChar w:fldCharType="end"/>
      </w:r>
      <w:r w:rsidRPr="00622A7F">
        <w:rPr>
          <w:rFonts w:cs="Arial"/>
        </w:rPr>
        <w:t>b, p=</w:t>
      </w:r>
      <w:r w:rsidRPr="00622A7F">
        <w:rPr>
          <w:rFonts w:cs="Arial"/>
          <w:szCs w:val="24"/>
        </w:rPr>
        <w:t>2.3E-12</w:t>
      </w:r>
      <w:r w:rsidRPr="00622A7F">
        <w:rPr>
          <w:rFonts w:cs="Arial"/>
        </w:rPr>
        <w:t xml:space="preserve">). Although the age of onset was comparable between patients with and without variants in </w:t>
      </w:r>
      <w:r w:rsidRPr="00622A7F">
        <w:rPr>
          <w:rFonts w:cs="Arial"/>
          <w:i/>
        </w:rPr>
        <w:t>MPO</w:t>
      </w:r>
      <w:r w:rsidRPr="00622A7F">
        <w:rPr>
          <w:rFonts w:cs="Arial"/>
        </w:rPr>
        <w:t xml:space="preserve">, four patients with two </w:t>
      </w:r>
      <w:r w:rsidRPr="00622A7F">
        <w:rPr>
          <w:rFonts w:cs="Arial"/>
          <w:i/>
        </w:rPr>
        <w:t>MPO</w:t>
      </w:r>
      <w:r w:rsidRPr="00622A7F">
        <w:rPr>
          <w:rFonts w:cs="Arial"/>
        </w:rPr>
        <w:t xml:space="preserve"> variants had a lower age of onset </w:t>
      </w:r>
      <w:ins w:id="862" w:author="Hüffmeier, Ulrike" w:date="2021-08-03T14:43:00Z">
        <w:r w:rsidRPr="00622A7F">
          <w:rPr>
            <w:rFonts w:cs="Arial"/>
          </w:rPr>
          <w:t>(</w:t>
        </w:r>
      </w:ins>
      <w:ins w:id="863" w:author="Haskamp, Stefan (extern)" w:date="2021-08-13T16:20:00Z">
        <w:r w:rsidRPr="00622A7F">
          <w:rPr>
            <w:rFonts w:cs="Arial"/>
          </w:rPr>
          <w:t>14.75</w:t>
        </w:r>
      </w:ins>
      <w:ins w:id="864" w:author="Hüffmeier, Ulrike" w:date="2021-08-03T14:43:00Z">
        <w:del w:id="865" w:author="Haskamp, Stefan (extern)" w:date="2021-08-13T16:20:00Z">
          <w:r w:rsidRPr="00622A7F" w:rsidDel="00704364">
            <w:rPr>
              <w:rFonts w:cs="Arial"/>
            </w:rPr>
            <w:delText>xx</w:delText>
          </w:r>
        </w:del>
        <w:r w:rsidRPr="00622A7F">
          <w:rPr>
            <w:rFonts w:cs="Arial"/>
          </w:rPr>
          <w:t xml:space="preserve"> years) </w:t>
        </w:r>
      </w:ins>
      <w:r w:rsidRPr="00622A7F">
        <w:rPr>
          <w:rFonts w:cs="Arial"/>
        </w:rPr>
        <w:t xml:space="preserve">compared to 5 patients with </w:t>
      </w:r>
      <w:ins w:id="866" w:author="Hüffmeier, Ulrike" w:date="2021-11-25T17:13:00Z">
        <w:r w:rsidR="009E18EC">
          <w:rPr>
            <w:rFonts w:cs="Arial"/>
          </w:rPr>
          <w:t xml:space="preserve">single </w:t>
        </w:r>
      </w:ins>
      <w:r w:rsidRPr="00622A7F">
        <w:rPr>
          <w:rFonts w:cs="Arial"/>
        </w:rPr>
        <w:t xml:space="preserve">variants in both genes </w:t>
      </w:r>
      <w:ins w:id="867" w:author="Hüffmeier, Ulrike" w:date="2021-08-03T14:44:00Z">
        <w:r w:rsidRPr="00622A7F">
          <w:rPr>
            <w:rFonts w:cs="Arial"/>
          </w:rPr>
          <w:t>(</w:t>
        </w:r>
        <w:del w:id="868" w:author="Haskamp, Stefan (extern)" w:date="2021-08-13T16:20:00Z">
          <w:r w:rsidRPr="00622A7F" w:rsidDel="000E5918">
            <w:rPr>
              <w:rFonts w:cs="Arial"/>
            </w:rPr>
            <w:delText>xx</w:delText>
          </w:r>
        </w:del>
      </w:ins>
      <w:ins w:id="869" w:author="Haskamp, Stefan (extern)" w:date="2021-08-13T16:20:00Z">
        <w:r w:rsidRPr="00622A7F">
          <w:rPr>
            <w:rFonts w:cs="Arial"/>
          </w:rPr>
          <w:t>24</w:t>
        </w:r>
        <w:del w:id="870" w:author="Hüffmeier, Ulrike" w:date="2021-11-25T17:17:00Z">
          <w:r w:rsidRPr="00622A7F" w:rsidDel="009E18EC">
            <w:rPr>
              <w:rFonts w:cs="Arial"/>
            </w:rPr>
            <w:delText>,</w:delText>
          </w:r>
        </w:del>
      </w:ins>
      <w:ins w:id="871" w:author="Hüffmeier, Ulrike" w:date="2021-11-25T17:17:00Z">
        <w:r w:rsidR="009E18EC">
          <w:rPr>
            <w:rFonts w:cs="Arial"/>
          </w:rPr>
          <w:t>.</w:t>
        </w:r>
      </w:ins>
      <w:ins w:id="872" w:author="Haskamp, Stefan (extern)" w:date="2021-08-13T16:20:00Z">
        <w:r w:rsidRPr="00622A7F">
          <w:rPr>
            <w:rFonts w:cs="Arial"/>
          </w:rPr>
          <w:t>60</w:t>
        </w:r>
      </w:ins>
      <w:ins w:id="873" w:author="Hüffmeier, Ulrike" w:date="2021-08-03T14:44:00Z">
        <w:r w:rsidRPr="00622A7F">
          <w:rPr>
            <w:rFonts w:cs="Arial"/>
          </w:rPr>
          <w:t xml:space="preserve"> years) </w:t>
        </w:r>
      </w:ins>
      <w:r w:rsidRPr="00622A7F">
        <w:rPr>
          <w:rFonts w:cs="Arial"/>
        </w:rPr>
        <w:t xml:space="preserve">and 65 patients without any variant in </w:t>
      </w:r>
      <w:r w:rsidRPr="00622A7F">
        <w:rPr>
          <w:rFonts w:cs="Arial"/>
          <w:i/>
        </w:rPr>
        <w:t>MPO</w:t>
      </w:r>
      <w:r w:rsidRPr="00622A7F">
        <w:rPr>
          <w:rFonts w:cs="Arial"/>
        </w:rPr>
        <w:t xml:space="preserve"> (</w:t>
      </w:r>
      <w:ins w:id="874" w:author="Hüffmeier, Ulrike" w:date="2021-08-03T14:44:00Z">
        <w:del w:id="875" w:author="Haskamp, Stefan (extern)" w:date="2021-08-13T16:20:00Z">
          <w:r w:rsidRPr="00622A7F" w:rsidDel="000E5918">
            <w:rPr>
              <w:rFonts w:cs="Arial"/>
            </w:rPr>
            <w:delText>xx</w:delText>
          </w:r>
        </w:del>
      </w:ins>
      <w:ins w:id="876" w:author="Haskamp, Stefan (extern)" w:date="2021-08-13T16:20:00Z">
        <w:r w:rsidRPr="00622A7F">
          <w:rPr>
            <w:rFonts w:cs="Arial"/>
          </w:rPr>
          <w:t>33</w:t>
        </w:r>
        <w:del w:id="877" w:author="Hüffmeier, Ulrike" w:date="2021-11-25T17:18:00Z">
          <w:r w:rsidRPr="00622A7F" w:rsidDel="009E18EC">
            <w:rPr>
              <w:rFonts w:cs="Arial"/>
            </w:rPr>
            <w:delText>,</w:delText>
          </w:r>
        </w:del>
      </w:ins>
      <w:ins w:id="878" w:author="Hüffmeier, Ulrike" w:date="2021-11-25T17:18:00Z">
        <w:r w:rsidR="009E18EC">
          <w:rPr>
            <w:rFonts w:cs="Arial"/>
          </w:rPr>
          <w:t>.</w:t>
        </w:r>
      </w:ins>
      <w:ins w:id="879" w:author="Haskamp, Stefan (extern)" w:date="2021-08-13T16:20:00Z">
        <w:r w:rsidRPr="00622A7F">
          <w:rPr>
            <w:rFonts w:cs="Arial"/>
          </w:rPr>
          <w:t>93</w:t>
        </w:r>
      </w:ins>
      <w:ins w:id="880" w:author="Hüffmeier, Ulrike" w:date="2021-08-03T14:44:00Z">
        <w:r w:rsidRPr="00622A7F">
          <w:rPr>
            <w:rFonts w:cs="Arial"/>
          </w:rPr>
          <w:t xml:space="preserve"> years; </w:t>
        </w:r>
      </w:ins>
      <w:r w:rsidRPr="00622A7F">
        <w:rPr>
          <w:rFonts w:cs="Arial"/>
        </w:rPr>
        <w:fldChar w:fldCharType="begin"/>
      </w:r>
      <w:r w:rsidRPr="00622A7F">
        <w:rPr>
          <w:rFonts w:cs="Arial"/>
        </w:rPr>
        <w:instrText xml:space="preserve"> REF _Ref73959518 \h  \* MERGEFORMAT </w:instrText>
      </w:r>
      <w:r w:rsidRPr="00622A7F">
        <w:rPr>
          <w:rFonts w:cs="Arial"/>
        </w:rPr>
      </w:r>
      <w:r w:rsidRPr="00622A7F">
        <w:rPr>
          <w:rFonts w:cs="Arial"/>
        </w:rPr>
        <w:fldChar w:fldCharType="separate"/>
      </w:r>
      <w:ins w:id="881" w:author="Haskamp, Stefan (extern)" w:date="2022-01-29T13:25:00Z">
        <w:r w:rsidR="002D4AD7" w:rsidRPr="00622A7F" w:rsidDel="009B33AD">
          <w:rPr>
            <w:rFonts w:cs="Arial"/>
          </w:rPr>
          <w:t xml:space="preserve">Table </w:t>
        </w:r>
        <w:r w:rsidR="002D4AD7" w:rsidDel="009B33AD">
          <w:rPr>
            <w:rFonts w:cs="Arial"/>
            <w:noProof/>
          </w:rPr>
          <w:t>5</w:t>
        </w:r>
      </w:ins>
      <w:r w:rsidRPr="00622A7F">
        <w:rPr>
          <w:rFonts w:cs="Arial"/>
        </w:rPr>
        <w:fldChar w:fldCharType="end"/>
      </w:r>
      <w:r w:rsidRPr="00622A7F">
        <w:rPr>
          <w:rFonts w:cs="Arial"/>
        </w:rPr>
        <w:t xml:space="preserve">). The </w:t>
      </w:r>
      <w:r w:rsidRPr="00440FFA">
        <w:rPr>
          <w:rFonts w:cs="Arial"/>
        </w:rPr>
        <w:t xml:space="preserve">number of </w:t>
      </w:r>
      <w:r w:rsidRPr="00107126">
        <w:rPr>
          <w:rFonts w:cs="Arial"/>
        </w:rPr>
        <w:t>v</w:t>
      </w:r>
      <w:commentRangeStart w:id="882"/>
      <w:commentRangeStart w:id="883"/>
      <w:r w:rsidRPr="00107126">
        <w:rPr>
          <w:rFonts w:cs="Arial"/>
        </w:rPr>
        <w:t xml:space="preserve">ariants in </w:t>
      </w:r>
      <w:r w:rsidRPr="00107126">
        <w:rPr>
          <w:rFonts w:cs="Arial"/>
          <w:i/>
        </w:rPr>
        <w:t>MPO</w:t>
      </w:r>
      <w:r w:rsidRPr="00107126">
        <w:rPr>
          <w:rFonts w:cs="Arial"/>
        </w:rPr>
        <w:t xml:space="preserve"> and </w:t>
      </w:r>
      <w:r w:rsidRPr="00107126">
        <w:rPr>
          <w:rFonts w:cs="Arial"/>
          <w:i/>
        </w:rPr>
        <w:t>IL36RN</w:t>
      </w:r>
      <w:r w:rsidRPr="00440FFA">
        <w:rPr>
          <w:rFonts w:cs="Arial"/>
        </w:rPr>
        <w:t xml:space="preserve"> correlated </w:t>
      </w:r>
      <w:ins w:id="884" w:author="Hüffmeier, Ulrike" w:date="2021-11-25T17:14:00Z">
        <w:r w:rsidR="009E18EC" w:rsidRPr="00440FFA">
          <w:rPr>
            <w:rFonts w:cs="Arial"/>
          </w:rPr>
          <w:t xml:space="preserve">inversely </w:t>
        </w:r>
      </w:ins>
      <w:r w:rsidRPr="00440FFA">
        <w:rPr>
          <w:rFonts w:cs="Arial"/>
        </w:rPr>
        <w:t>with age of onset (</w:t>
      </w:r>
      <w:r w:rsidRPr="00107126">
        <w:rPr>
          <w:rFonts w:cs="Arial"/>
        </w:rPr>
        <w:fldChar w:fldCharType="begin"/>
      </w:r>
      <w:r w:rsidRPr="00440FFA">
        <w:rPr>
          <w:rFonts w:cs="Arial"/>
        </w:rPr>
        <w:instrText xml:space="preserve"> REF _Ref73111686 \h </w:instrText>
      </w:r>
      <w:r w:rsidR="00622A7F" w:rsidRPr="00440FFA">
        <w:rPr>
          <w:rFonts w:cs="Arial"/>
        </w:rPr>
        <w:instrText xml:space="preserve"> \* MERGEFORMAT </w:instrText>
      </w:r>
      <w:r w:rsidRPr="00107126">
        <w:rPr>
          <w:rFonts w:cs="Arial"/>
        </w:rPr>
      </w:r>
      <w:r w:rsidRPr="00107126">
        <w:rPr>
          <w:rFonts w:cs="Arial"/>
          <w:rPrChange w:id="885" w:author="Haskamp, Stefan" w:date="2021-12-30T16:53:00Z">
            <w:rPr>
              <w:rFonts w:cs="Arial"/>
            </w:rPr>
          </w:rPrChange>
        </w:rPr>
        <w:fldChar w:fldCharType="separate"/>
      </w:r>
      <w:ins w:id="886" w:author="Haskamp, Stefan (extern)" w:date="2022-01-29T13:25:00Z">
        <w:r w:rsidR="002D4AD7" w:rsidRPr="00440FFA">
          <w:rPr>
            <w:rFonts w:cs="Arial"/>
          </w:rPr>
          <w:t xml:space="preserve">Figure </w:t>
        </w:r>
        <w:r w:rsidR="002D4AD7" w:rsidRPr="00440FFA">
          <w:rPr>
            <w:rFonts w:cs="Arial"/>
            <w:noProof/>
          </w:rPr>
          <w:t>4</w:t>
        </w:r>
      </w:ins>
      <w:r w:rsidRPr="00107126">
        <w:rPr>
          <w:rFonts w:cs="Arial"/>
        </w:rPr>
        <w:fldChar w:fldCharType="end"/>
      </w:r>
      <w:r w:rsidRPr="00107126">
        <w:rPr>
          <w:rFonts w:cs="Arial"/>
        </w:rPr>
        <w:t>c, p= 0.0018</w:t>
      </w:r>
      <w:commentRangeEnd w:id="882"/>
      <w:r w:rsidR="009E18EC" w:rsidRPr="00107126">
        <w:rPr>
          <w:rStyle w:val="Kommentarzeichen"/>
        </w:rPr>
        <w:commentReference w:id="882"/>
      </w:r>
      <w:commentRangeEnd w:id="883"/>
      <w:r w:rsidR="00440FFA" w:rsidRPr="00440FFA">
        <w:rPr>
          <w:rStyle w:val="Kommentarzeichen"/>
        </w:rPr>
        <w:commentReference w:id="883"/>
      </w:r>
      <w:r w:rsidRPr="00107126">
        <w:rPr>
          <w:rFonts w:cs="Arial"/>
        </w:rPr>
        <w:t>).</w:t>
      </w:r>
      <w:r w:rsidRPr="00622A7F">
        <w:rPr>
          <w:rFonts w:cs="Arial"/>
        </w:rPr>
        <w:t xml:space="preserve"> </w:t>
      </w:r>
    </w:p>
    <w:p w14:paraId="7674DF48" w14:textId="77777777" w:rsidR="00D555C3" w:rsidRPr="00622A7F" w:rsidRDefault="00382E14" w:rsidP="00622A7F">
      <w:pPr>
        <w:keepNext/>
        <w:rPr>
          <w:rFonts w:cs="Arial"/>
        </w:rPr>
      </w:pPr>
      <w:r>
        <w:rPr>
          <w:rFonts w:cs="Arial"/>
        </w:rPr>
        <w:pict w14:anchorId="4F1BB557">
          <v:shape id="_x0000_i1028" type="#_x0000_t75" style="width:453.9pt;height:274.2pt">
            <v:imagedata r:id="rId19" o:title="IL36RN MPO predictor for GPP"/>
          </v:shape>
        </w:pict>
      </w:r>
    </w:p>
    <w:p w14:paraId="7CA6C231" w14:textId="25785619" w:rsidR="00D555C3" w:rsidRPr="00622A7F" w:rsidRDefault="00D555C3" w:rsidP="00622A7F">
      <w:pPr>
        <w:pStyle w:val="Beschriftung"/>
        <w:rPr>
          <w:rFonts w:cs="Arial"/>
        </w:rPr>
      </w:pPr>
      <w:bookmarkStart w:id="887" w:name="_Ref73111686"/>
      <w:bookmarkStart w:id="888" w:name="_Toc94355221"/>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4</w:t>
      </w:r>
      <w:r w:rsidRPr="00622A7F">
        <w:rPr>
          <w:rFonts w:cs="Arial"/>
        </w:rPr>
        <w:fldChar w:fldCharType="end"/>
      </w:r>
      <w:bookmarkEnd w:id="887"/>
      <w:r w:rsidRPr="00622A7F">
        <w:rPr>
          <w:rFonts w:cs="Arial"/>
        </w:rPr>
        <w:t>: Number of</w:t>
      </w:r>
      <w:ins w:id="889" w:author="Haskamp, Stefan" w:date="2021-12-30T16:57:00Z">
        <w:r w:rsidR="003F04FF">
          <w:rPr>
            <w:rFonts w:cs="Arial"/>
          </w:rPr>
          <w:t xml:space="preserve"> disease-associated</w:t>
        </w:r>
      </w:ins>
      <w:r w:rsidRPr="00622A7F">
        <w:rPr>
          <w:rFonts w:cs="Arial"/>
        </w:rPr>
        <w:t xml:space="preserve"> </w:t>
      </w:r>
      <w:commentRangeStart w:id="890"/>
      <w:r w:rsidRPr="00622A7F">
        <w:rPr>
          <w:rFonts w:cs="Arial"/>
        </w:rPr>
        <w:t>variants</w:t>
      </w:r>
      <w:commentRangeEnd w:id="890"/>
      <w:r w:rsidR="009E18EC">
        <w:rPr>
          <w:rStyle w:val="Kommentarzeichen"/>
          <w:b w:val="0"/>
          <w:iCs w:val="0"/>
          <w:color w:val="auto"/>
        </w:rPr>
        <w:commentReference w:id="890"/>
      </w:r>
      <w:r w:rsidRPr="00622A7F">
        <w:rPr>
          <w:rFonts w:cs="Arial"/>
        </w:rPr>
        <w:t xml:space="preserve"> in </w:t>
      </w:r>
      <w:r w:rsidRPr="00622A7F">
        <w:rPr>
          <w:rFonts w:cs="Arial"/>
          <w:i/>
        </w:rPr>
        <w:t>IL36RN</w:t>
      </w:r>
      <w:r w:rsidRPr="00622A7F">
        <w:rPr>
          <w:rFonts w:cs="Arial"/>
        </w:rPr>
        <w:t xml:space="preserve"> and </w:t>
      </w:r>
      <w:r w:rsidRPr="00622A7F">
        <w:rPr>
          <w:rFonts w:cs="Arial"/>
          <w:i/>
        </w:rPr>
        <w:t>MPO</w:t>
      </w:r>
      <w:r w:rsidRPr="00622A7F">
        <w:rPr>
          <w:rFonts w:cs="Arial"/>
        </w:rPr>
        <w:t xml:space="preserve"> in patients with GPP and controls </w:t>
      </w:r>
      <w:del w:id="891" w:author="Hüffmeier, Ulrike" w:date="2021-11-25T17:15:00Z">
        <w:r w:rsidRPr="00622A7F" w:rsidDel="009E18EC">
          <w:rPr>
            <w:rFonts w:cs="Arial"/>
          </w:rPr>
          <w:delText xml:space="preserve">as well as the </w:delText>
        </w:r>
      </w:del>
      <w:ins w:id="892" w:author="Hüffmeier, Ulrike" w:date="2021-11-25T17:15:00Z">
        <w:r w:rsidR="009E18EC">
          <w:rPr>
            <w:rFonts w:cs="Arial"/>
          </w:rPr>
          <w:t xml:space="preserve">and </w:t>
        </w:r>
      </w:ins>
      <w:r w:rsidRPr="00622A7F">
        <w:rPr>
          <w:rFonts w:cs="Arial"/>
        </w:rPr>
        <w:t xml:space="preserve">relation to </w:t>
      </w:r>
      <w:del w:id="893" w:author="Hüffmeier, Ulrike" w:date="2021-11-25T17:15:00Z">
        <w:r w:rsidRPr="00622A7F" w:rsidDel="009E18EC">
          <w:rPr>
            <w:rFonts w:cs="Arial"/>
          </w:rPr>
          <w:delText xml:space="preserve">the </w:delText>
        </w:r>
      </w:del>
      <w:r w:rsidRPr="00622A7F">
        <w:rPr>
          <w:rFonts w:cs="Arial"/>
        </w:rPr>
        <w:t>age of onset.</w:t>
      </w:r>
      <w:bookmarkEnd w:id="888"/>
    </w:p>
    <w:p w14:paraId="2474C784" w14:textId="6BEA4924" w:rsidR="00D555C3" w:rsidRPr="00622A7F" w:rsidRDefault="00D555C3" w:rsidP="00622A7F">
      <w:pPr>
        <w:pStyle w:val="Untertitel"/>
        <w:rPr>
          <w:rFonts w:cs="Arial"/>
        </w:rPr>
      </w:pPr>
      <w:r w:rsidRPr="00622A7F">
        <w:rPr>
          <w:rFonts w:cs="Arial"/>
          <w:b/>
        </w:rPr>
        <w:t>a-b</w:t>
      </w:r>
      <w:r w:rsidRPr="00622A7F">
        <w:rPr>
          <w:rFonts w:cs="Arial"/>
        </w:rPr>
        <w:t xml:space="preserve"> </w:t>
      </w:r>
      <w:r w:rsidRPr="00622A7F">
        <w:rPr>
          <w:rStyle w:val="UntertitelZchn"/>
          <w:rFonts w:cs="Arial"/>
        </w:rPr>
        <w:t xml:space="preserve">Number of </w:t>
      </w:r>
      <w:ins w:id="894" w:author="Haskamp, Stefan" w:date="2021-12-30T16:58:00Z">
        <w:r w:rsidR="003F04FF">
          <w:rPr>
            <w:rStyle w:val="UntertitelZchn"/>
            <w:rFonts w:cs="Arial"/>
          </w:rPr>
          <w:t xml:space="preserve">disease-associated </w:t>
        </w:r>
      </w:ins>
      <w:r w:rsidRPr="00622A7F">
        <w:rPr>
          <w:rStyle w:val="UntertitelZchn"/>
          <w:rFonts w:cs="Arial"/>
        </w:rPr>
        <w:t xml:space="preserve">variants in </w:t>
      </w:r>
      <w:r w:rsidRPr="00622A7F">
        <w:rPr>
          <w:rStyle w:val="UntertitelZchn"/>
          <w:rFonts w:cs="Arial"/>
          <w:i/>
        </w:rPr>
        <w:t>MPO</w:t>
      </w:r>
      <w:r w:rsidRPr="00622A7F">
        <w:rPr>
          <w:rStyle w:val="UntertitelZchn"/>
          <w:rFonts w:cs="Arial"/>
        </w:rPr>
        <w:t xml:space="preserve"> (</w:t>
      </w:r>
      <w:r w:rsidRPr="00622A7F">
        <w:rPr>
          <w:rStyle w:val="UntertitelZchn"/>
          <w:rFonts w:cs="Arial"/>
          <w:b/>
        </w:rPr>
        <w:t>a</w:t>
      </w:r>
      <w:r w:rsidRPr="00622A7F">
        <w:rPr>
          <w:rStyle w:val="UntertitelZchn"/>
          <w:rFonts w:cs="Arial"/>
        </w:rPr>
        <w:t xml:space="preserve">) and both </w:t>
      </w:r>
      <w:r w:rsidRPr="00622A7F">
        <w:rPr>
          <w:rStyle w:val="UntertitelZchn"/>
          <w:rFonts w:cs="Arial"/>
          <w:i/>
        </w:rPr>
        <w:t>MPO</w:t>
      </w:r>
      <w:r w:rsidRPr="00622A7F">
        <w:rPr>
          <w:rStyle w:val="UntertitelZchn"/>
          <w:rFonts w:cs="Arial"/>
        </w:rPr>
        <w:t xml:space="preserve"> and </w:t>
      </w:r>
      <w:r w:rsidRPr="00622A7F">
        <w:rPr>
          <w:rStyle w:val="UntertitelZchn"/>
          <w:rFonts w:cs="Arial"/>
          <w:i/>
        </w:rPr>
        <w:t>IL36RN</w:t>
      </w:r>
      <w:r w:rsidRPr="00622A7F">
        <w:rPr>
          <w:rStyle w:val="UntertitelZchn"/>
          <w:rFonts w:cs="Arial"/>
        </w:rPr>
        <w:t xml:space="preserve"> (</w:t>
      </w:r>
      <w:r w:rsidRPr="00622A7F">
        <w:rPr>
          <w:rStyle w:val="UntertitelZchn"/>
          <w:rFonts w:cs="Arial"/>
          <w:b/>
          <w:rPrChange w:id="895" w:author="Hüffmeier, Ulrike" w:date="2021-08-03T15:09:00Z">
            <w:rPr>
              <w:rStyle w:val="UntertitelZchn"/>
            </w:rPr>
          </w:rPrChange>
        </w:rPr>
        <w:t>b</w:t>
      </w:r>
      <w:r w:rsidRPr="00622A7F">
        <w:rPr>
          <w:rStyle w:val="UntertitelZchn"/>
          <w:rFonts w:cs="Arial"/>
        </w:rPr>
        <w:t>) in patients (left) and control subjects (right) (in-house exomes, the 1000 Genomes project</w:t>
      </w:r>
      <w:r w:rsidR="00360CC1">
        <w:rPr>
          <w:rStyle w:val="UntertitelZchn"/>
          <w:rFonts w:cs="Arial"/>
        </w:rPr>
        <w:t xml:space="preserve"> </w:t>
      </w:r>
      <w:r w:rsidR="00440FFA">
        <w:rPr>
          <w:rStyle w:val="UntertitelZchn"/>
          <w:rFonts w:cs="Arial"/>
        </w:rPr>
        <w:t>{Genomes Project, 2015 #1697}</w:t>
      </w:r>
      <w:r w:rsidRPr="00440FFA">
        <w:rPr>
          <w:rStyle w:val="UntertitelZchn"/>
          <w:rFonts w:cs="Arial"/>
        </w:rPr>
        <w:t>.</w:t>
      </w:r>
      <w:r w:rsidRPr="00622A7F">
        <w:rPr>
          <w:rStyle w:val="UntertitelZchn"/>
          <w:rFonts w:cs="Arial"/>
        </w:rPr>
        <w:t xml:space="preserve"> The corresponding legend for each pie chart is positioned in the middle. In </w:t>
      </w:r>
      <w:r w:rsidRPr="00622A7F">
        <w:rPr>
          <w:rStyle w:val="UntertitelZchn"/>
          <w:rFonts w:cs="Arial"/>
          <w:b/>
          <w:rPrChange w:id="896" w:author="Hüffmeier, Ulrike" w:date="2021-08-03T15:10:00Z">
            <w:rPr>
              <w:rStyle w:val="UntertitelZchn"/>
            </w:rPr>
          </w:rPrChange>
        </w:rPr>
        <w:t>b</w:t>
      </w:r>
      <w:r w:rsidRPr="00622A7F">
        <w:rPr>
          <w:rStyle w:val="UntertitelZchn"/>
          <w:rFonts w:cs="Arial"/>
        </w:rPr>
        <w:t xml:space="preserve">, patients carrying homozygous variants in </w:t>
      </w:r>
      <w:r w:rsidRPr="00622A7F">
        <w:rPr>
          <w:rStyle w:val="UntertitelZchn"/>
          <w:rFonts w:cs="Arial"/>
          <w:i/>
        </w:rPr>
        <w:t>IL36RN</w:t>
      </w:r>
      <w:r w:rsidRPr="00622A7F">
        <w:rPr>
          <w:rStyle w:val="UntertitelZchn"/>
          <w:rFonts w:cs="Arial"/>
        </w:rPr>
        <w:t xml:space="preserve"> are omitted. P-values were calculated by ANOVA of Firth’s logistic regression. </w:t>
      </w:r>
      <w:r w:rsidRPr="00622A7F">
        <w:rPr>
          <w:rStyle w:val="UntertitelZchn"/>
          <w:rFonts w:cs="Arial"/>
          <w:b/>
        </w:rPr>
        <w:t xml:space="preserve">c </w:t>
      </w:r>
      <w:r w:rsidRPr="00622A7F">
        <w:rPr>
          <w:rStyle w:val="UntertitelZchn"/>
          <w:rFonts w:cs="Arial"/>
        </w:rPr>
        <w:t xml:space="preserve">A boxplot illustrating the relation between </w:t>
      </w:r>
      <w:r w:rsidRPr="00622A7F">
        <w:rPr>
          <w:rStyle w:val="UntertitelZchn"/>
          <w:rFonts w:cs="Arial"/>
        </w:rPr>
        <w:lastRenderedPageBreak/>
        <w:t xml:space="preserve">the number of variants in </w:t>
      </w:r>
      <w:r w:rsidRPr="00622A7F">
        <w:rPr>
          <w:rStyle w:val="UntertitelZchn"/>
          <w:rFonts w:cs="Arial"/>
          <w:i/>
        </w:rPr>
        <w:t>MPO</w:t>
      </w:r>
      <w:r w:rsidRPr="00622A7F">
        <w:rPr>
          <w:rStyle w:val="UntertitelZchn"/>
          <w:rFonts w:cs="Arial"/>
        </w:rPr>
        <w:t xml:space="preserve"> and </w:t>
      </w:r>
      <w:r w:rsidRPr="00622A7F">
        <w:rPr>
          <w:rStyle w:val="UntertitelZchn"/>
          <w:rFonts w:cs="Arial"/>
          <w:i/>
        </w:rPr>
        <w:t>IL36RN</w:t>
      </w:r>
      <w:r w:rsidRPr="00622A7F">
        <w:rPr>
          <w:rStyle w:val="UntertitelZchn"/>
          <w:rFonts w:cs="Arial"/>
        </w:rPr>
        <w:t xml:space="preserve"> and the age of onset. P-value obtained by ANOVA of a linear model.</w:t>
      </w:r>
    </w:p>
    <w:p w14:paraId="2F16D438" w14:textId="025B2336" w:rsidR="00D555C3" w:rsidRDefault="00D555C3" w:rsidP="00622A7F">
      <w:pPr>
        <w:rPr>
          <w:ins w:id="897" w:author="Haskamp, Stefan" w:date="2021-12-30T16:29:00Z"/>
          <w:rFonts w:cs="Arial"/>
        </w:rPr>
      </w:pPr>
      <w:r w:rsidRPr="00622A7F">
        <w:rPr>
          <w:rFonts w:cs="Arial"/>
        </w:rPr>
        <w:t xml:space="preserve">In summary, we found eight functionally relevant </w:t>
      </w:r>
      <w:r w:rsidRPr="00622A7F">
        <w:rPr>
          <w:rFonts w:cs="Arial"/>
          <w:i/>
        </w:rPr>
        <w:t>MPO</w:t>
      </w:r>
      <w:r w:rsidRPr="00622A7F">
        <w:rPr>
          <w:rFonts w:cs="Arial"/>
        </w:rPr>
        <w:t xml:space="preserve"> variants in </w:t>
      </w:r>
      <w:ins w:id="898" w:author="Hüffmeier, Ulrike" w:date="2021-11-25T17:33:00Z">
        <w:r w:rsidR="002F251B">
          <w:rPr>
            <w:rFonts w:cs="Arial"/>
          </w:rPr>
          <w:t>17 GPP patients (</w:t>
        </w:r>
      </w:ins>
      <w:del w:id="899" w:author="Hüffmeier, Ulrike" w:date="2021-11-25T17:33:00Z">
        <w:r w:rsidRPr="00622A7F" w:rsidDel="002F251B">
          <w:rPr>
            <w:rFonts w:cs="Arial"/>
          </w:rPr>
          <w:delText xml:space="preserve">more than </w:delText>
        </w:r>
      </w:del>
      <w:ins w:id="900" w:author="Hüffmeier, Ulrike" w:date="2021-11-25T17:33:00Z">
        <w:r w:rsidR="002F251B">
          <w:rPr>
            <w:rFonts w:cs="Arial"/>
          </w:rPr>
          <w:t>~</w:t>
        </w:r>
      </w:ins>
      <w:r w:rsidRPr="00622A7F">
        <w:rPr>
          <w:rFonts w:cs="Arial"/>
        </w:rPr>
        <w:t xml:space="preserve">20% of </w:t>
      </w:r>
      <w:del w:id="901" w:author="Hüffmeier, Ulrike" w:date="2021-11-25T17:33:00Z">
        <w:r w:rsidRPr="00622A7F" w:rsidDel="002F251B">
          <w:rPr>
            <w:rFonts w:cs="Arial"/>
          </w:rPr>
          <w:delText xml:space="preserve">GPP </w:delText>
        </w:r>
      </w:del>
      <w:r w:rsidRPr="00622A7F">
        <w:rPr>
          <w:rFonts w:cs="Arial"/>
        </w:rPr>
        <w:t>patients</w:t>
      </w:r>
      <w:del w:id="902" w:author="Hüffmeier, Ulrike" w:date="2021-11-25T17:33:00Z">
        <w:r w:rsidRPr="00622A7F" w:rsidDel="002F251B">
          <w:rPr>
            <w:rFonts w:cs="Arial"/>
          </w:rPr>
          <w:delText xml:space="preserve"> (n=82</w:delText>
        </w:r>
      </w:del>
      <w:r w:rsidRPr="00622A7F">
        <w:rPr>
          <w:rFonts w:cs="Arial"/>
        </w:rPr>
        <w:t xml:space="preserve">). GPP is significantly associated with </w:t>
      </w:r>
      <w:r w:rsidRPr="00622A7F">
        <w:rPr>
          <w:rFonts w:cs="Arial"/>
          <w:i/>
        </w:rPr>
        <w:t>MPO</w:t>
      </w:r>
      <w:r w:rsidRPr="00622A7F">
        <w:rPr>
          <w:rFonts w:cs="Arial"/>
        </w:rPr>
        <w:t xml:space="preserve"> variants leading to complete deficiency. </w:t>
      </w:r>
    </w:p>
    <w:p w14:paraId="7D6270A2" w14:textId="5CC7C205" w:rsidR="009B33AD" w:rsidRDefault="009B33AD">
      <w:pPr>
        <w:pStyle w:val="berschrift3"/>
        <w:rPr>
          <w:ins w:id="903" w:author="Haskamp, Stefan" w:date="2021-12-30T16:29:00Z"/>
        </w:rPr>
        <w:pPrChange w:id="904" w:author="Haskamp, Stefan" w:date="2021-12-30T16:31:00Z">
          <w:pPr/>
        </w:pPrChange>
      </w:pPr>
      <w:ins w:id="905" w:author="Haskamp, Stefan" w:date="2021-12-30T16:31:00Z">
        <w:r>
          <w:t xml:space="preserve"> Phenotypic </w:t>
        </w:r>
      </w:ins>
      <w:ins w:id="906" w:author="Haskamp, Stefan" w:date="2021-12-30T16:32:00Z">
        <w:r>
          <w:t xml:space="preserve">analysis of patients with and without variants in </w:t>
        </w:r>
        <w:r w:rsidRPr="009B33AD">
          <w:rPr>
            <w:i/>
            <w:iCs/>
            <w:rPrChange w:id="907" w:author="Haskamp, Stefan" w:date="2021-12-30T16:32:00Z">
              <w:rPr/>
            </w:rPrChange>
          </w:rPr>
          <w:t>MPO</w:t>
        </w:r>
      </w:ins>
      <w:ins w:id="908" w:author="Haskamp, Stefan" w:date="2021-12-30T16:31:00Z">
        <w:r>
          <w:t xml:space="preserve"> </w:t>
        </w:r>
      </w:ins>
    </w:p>
    <w:p w14:paraId="25ADB6B8" w14:textId="1E34EB37" w:rsidR="00C27CFE" w:rsidRDefault="00C27CFE" w:rsidP="009B33AD">
      <w:pPr>
        <w:rPr>
          <w:ins w:id="909" w:author="Haskamp, Stefan" w:date="2022-02-25T09:33:00Z"/>
          <w:rFonts w:cs="Arial"/>
        </w:rPr>
      </w:pPr>
      <w:ins w:id="910" w:author="Haskamp, Stefan" w:date="2022-02-25T09:33:00Z">
        <w:r>
          <w:rPr>
            <w:rFonts w:cs="Arial"/>
          </w:rPr>
          <w:t xml:space="preserve">Out of 82 patients, more than 65% were female and </w:t>
        </w:r>
      </w:ins>
      <w:ins w:id="911" w:author="Haskamp, Stefan" w:date="2022-02-25T09:34:00Z">
        <w:r w:rsidR="00E46987">
          <w:rPr>
            <w:rFonts w:cs="Arial"/>
          </w:rPr>
          <w:t xml:space="preserve">the </w:t>
        </w:r>
      </w:ins>
      <w:ins w:id="912" w:author="Haskamp, Stefan" w:date="2022-02-25T09:35:00Z">
        <w:r w:rsidR="00E46987">
          <w:rPr>
            <w:rFonts w:cs="Arial"/>
          </w:rPr>
          <w:t xml:space="preserve">mean </w:t>
        </w:r>
      </w:ins>
      <w:ins w:id="913" w:author="Haskamp, Stefan" w:date="2022-02-25T09:34:00Z">
        <w:r w:rsidR="00E46987">
          <w:rPr>
            <w:rFonts w:cs="Arial"/>
          </w:rPr>
          <w:t xml:space="preserve">age at recruitment </w:t>
        </w:r>
      </w:ins>
      <w:ins w:id="914" w:author="Haskamp, Stefan" w:date="2022-02-25T09:35:00Z">
        <w:r w:rsidR="00E46987">
          <w:rPr>
            <w:rFonts w:cs="Arial"/>
          </w:rPr>
          <w:t xml:space="preserve">was 48.02 years. </w:t>
        </w:r>
      </w:ins>
      <w:ins w:id="915" w:author="Haskamp, Stefan" w:date="2022-02-25T09:40:00Z">
        <w:r w:rsidR="00E46987">
          <w:rPr>
            <w:rFonts w:cs="Arial"/>
          </w:rPr>
          <w:t xml:space="preserve">The </w:t>
        </w:r>
      </w:ins>
      <w:ins w:id="916" w:author="Haskamp, Stefan" w:date="2022-02-25T10:11:00Z">
        <w:r w:rsidR="00874415">
          <w:rPr>
            <w:rFonts w:cs="Arial"/>
          </w:rPr>
          <w:t xml:space="preserve">disease </w:t>
        </w:r>
      </w:ins>
      <w:ins w:id="917" w:author="Haskamp, Stefan" w:date="2022-02-25T09:40:00Z">
        <w:r w:rsidR="00E46987">
          <w:rPr>
            <w:rFonts w:cs="Arial"/>
          </w:rPr>
          <w:t xml:space="preserve">course of </w:t>
        </w:r>
      </w:ins>
      <w:ins w:id="918" w:author="Haskamp, Stefan" w:date="2022-02-25T10:11:00Z">
        <w:r w:rsidR="00874415">
          <w:rPr>
            <w:rFonts w:cs="Arial"/>
          </w:rPr>
          <w:t>most</w:t>
        </w:r>
      </w:ins>
      <w:ins w:id="919" w:author="Haskamp, Stefan" w:date="2022-02-25T09:36:00Z">
        <w:r w:rsidR="00E46987">
          <w:rPr>
            <w:rFonts w:cs="Arial"/>
          </w:rPr>
          <w:t xml:space="preserve"> patients (76.8</w:t>
        </w:r>
      </w:ins>
      <w:ins w:id="920" w:author="Haskamp, Stefan" w:date="2022-02-25T09:40:00Z">
        <w:r w:rsidR="00E46987">
          <w:rPr>
            <w:rFonts w:cs="Arial"/>
          </w:rPr>
          <w:t>%</w:t>
        </w:r>
      </w:ins>
      <w:ins w:id="921" w:author="Haskamp, Stefan" w:date="2022-02-25T09:36:00Z">
        <w:r w:rsidR="00E46987">
          <w:rPr>
            <w:rFonts w:cs="Arial"/>
          </w:rPr>
          <w:t>)</w:t>
        </w:r>
      </w:ins>
      <w:ins w:id="922" w:author="Haskamp, Stefan" w:date="2022-02-25T09:40:00Z">
        <w:r w:rsidR="00E46987">
          <w:rPr>
            <w:rFonts w:cs="Arial"/>
          </w:rPr>
          <w:t xml:space="preserve"> </w:t>
        </w:r>
      </w:ins>
      <w:ins w:id="923" w:author="Haskamp, Stefan" w:date="2022-02-25T10:00:00Z">
        <w:r w:rsidR="003C3A74">
          <w:rPr>
            <w:rFonts w:cs="Arial"/>
          </w:rPr>
          <w:t>was</w:t>
        </w:r>
      </w:ins>
      <w:ins w:id="924" w:author="Haskamp, Stefan" w:date="2022-02-25T09:40:00Z">
        <w:r w:rsidR="00E46987">
          <w:rPr>
            <w:rFonts w:cs="Arial"/>
          </w:rPr>
          <w:t xml:space="preserve"> </w:t>
        </w:r>
      </w:ins>
      <w:ins w:id="925" w:author="Haskamp, Stefan" w:date="2022-02-25T09:41:00Z">
        <w:r w:rsidR="00E46987">
          <w:rPr>
            <w:rFonts w:cs="Arial"/>
          </w:rPr>
          <w:t xml:space="preserve">episodic and average age of onset </w:t>
        </w:r>
      </w:ins>
      <w:ins w:id="926" w:author="Haskamp, Stefan" w:date="2022-02-25T10:00:00Z">
        <w:r w:rsidR="003C3A74">
          <w:rPr>
            <w:rFonts w:cs="Arial"/>
          </w:rPr>
          <w:t>was</w:t>
        </w:r>
      </w:ins>
      <w:ins w:id="927" w:author="Haskamp, Stefan" w:date="2022-02-25T09:41:00Z">
        <w:r w:rsidR="00E46987">
          <w:rPr>
            <w:rFonts w:cs="Arial"/>
          </w:rPr>
          <w:t xml:space="preserve"> 32.98</w:t>
        </w:r>
      </w:ins>
      <w:ins w:id="928" w:author="Haskamp, Stefan" w:date="2022-02-25T10:12:00Z">
        <w:r w:rsidR="00874415">
          <w:rPr>
            <w:rFonts w:cs="Arial"/>
          </w:rPr>
          <w:t xml:space="preserve"> years</w:t>
        </w:r>
      </w:ins>
      <w:ins w:id="929" w:author="Haskamp, Stefan" w:date="2022-02-25T09:41:00Z">
        <w:r w:rsidR="00E46987">
          <w:rPr>
            <w:rFonts w:cs="Arial"/>
          </w:rPr>
          <w:t>.</w:t>
        </w:r>
      </w:ins>
      <w:ins w:id="930" w:author="Haskamp, Stefan" w:date="2022-02-25T10:01:00Z">
        <w:r w:rsidR="003C3A74">
          <w:rPr>
            <w:rFonts w:cs="Arial"/>
          </w:rPr>
          <w:t xml:space="preserve"> </w:t>
        </w:r>
      </w:ins>
      <w:ins w:id="931" w:author="Haskamp, Stefan" w:date="2022-02-25T09:42:00Z">
        <w:r w:rsidR="00E46987">
          <w:rPr>
            <w:rFonts w:cs="Arial"/>
          </w:rPr>
          <w:t>61.5%</w:t>
        </w:r>
      </w:ins>
      <w:ins w:id="932" w:author="Haskamp, Stefan" w:date="2022-02-25T10:02:00Z">
        <w:r w:rsidR="003C3A74">
          <w:rPr>
            <w:rFonts w:cs="Arial"/>
          </w:rPr>
          <w:t xml:space="preserve"> of patients </w:t>
        </w:r>
      </w:ins>
      <w:ins w:id="933" w:author="Haskamp, Stefan" w:date="2022-02-25T10:01:00Z">
        <w:r w:rsidR="003C3A74">
          <w:rPr>
            <w:rFonts w:cs="Arial"/>
          </w:rPr>
          <w:t>were</w:t>
        </w:r>
      </w:ins>
      <w:ins w:id="934" w:author="Haskamp, Stefan" w:date="2022-02-25T09:42:00Z">
        <w:r w:rsidR="00E46987">
          <w:rPr>
            <w:rFonts w:cs="Arial"/>
          </w:rPr>
          <w:t xml:space="preserve"> </w:t>
        </w:r>
      </w:ins>
      <w:ins w:id="935" w:author="Haskamp, Stefan" w:date="2022-02-25T10:12:00Z">
        <w:r w:rsidR="00874415">
          <w:rPr>
            <w:rFonts w:cs="Arial"/>
          </w:rPr>
          <w:t xml:space="preserve">additionally </w:t>
        </w:r>
      </w:ins>
      <w:ins w:id="936" w:author="Haskamp, Stefan" w:date="2022-02-25T09:42:00Z">
        <w:r w:rsidR="00E46987">
          <w:rPr>
            <w:rFonts w:cs="Arial"/>
          </w:rPr>
          <w:t>affected by</w:t>
        </w:r>
      </w:ins>
      <w:ins w:id="937" w:author="Haskamp, Stefan" w:date="2022-02-25T10:00:00Z">
        <w:r w:rsidR="003C3A74">
          <w:rPr>
            <w:rFonts w:cs="Arial"/>
          </w:rPr>
          <w:t xml:space="preserve"> other</w:t>
        </w:r>
      </w:ins>
      <w:ins w:id="938" w:author="Haskamp, Stefan" w:date="2022-02-25T09:42:00Z">
        <w:r w:rsidR="00E46987">
          <w:rPr>
            <w:rFonts w:cs="Arial"/>
          </w:rPr>
          <w:t xml:space="preserve"> psoriatic diseases, </w:t>
        </w:r>
      </w:ins>
      <w:ins w:id="939" w:author="Haskamp, Stefan" w:date="2022-02-25T10:02:00Z">
        <w:r w:rsidR="003C3A74">
          <w:rPr>
            <w:rFonts w:cs="Arial"/>
          </w:rPr>
          <w:t>including PsV(41</w:t>
        </w:r>
      </w:ins>
      <w:ins w:id="940" w:author="Haskamp, Stefan" w:date="2022-02-25T10:06:00Z">
        <w:r w:rsidR="00874415">
          <w:rPr>
            <w:rFonts w:cs="Arial"/>
          </w:rPr>
          <w:t>.</w:t>
        </w:r>
      </w:ins>
      <w:ins w:id="941" w:author="Haskamp, Stefan" w:date="2022-02-25T10:02:00Z">
        <w:r w:rsidR="003C3A74">
          <w:rPr>
            <w:rFonts w:cs="Arial"/>
          </w:rPr>
          <w:t>6%)</w:t>
        </w:r>
      </w:ins>
      <w:ins w:id="942" w:author="Haskamp, Stefan" w:date="2022-02-25T10:05:00Z">
        <w:r w:rsidR="00874415">
          <w:rPr>
            <w:rFonts w:cs="Arial"/>
          </w:rPr>
          <w:t xml:space="preserve"> and </w:t>
        </w:r>
      </w:ins>
      <w:ins w:id="943" w:author="Haskamp, Stefan" w:date="2022-02-25T10:02:00Z">
        <w:r w:rsidR="003C3A74">
          <w:rPr>
            <w:rFonts w:cs="Arial"/>
          </w:rPr>
          <w:t>PPP</w:t>
        </w:r>
      </w:ins>
      <w:ins w:id="944" w:author="Haskamp, Stefan" w:date="2022-02-25T10:03:00Z">
        <w:r w:rsidR="003C3A74">
          <w:rPr>
            <w:rFonts w:cs="Arial"/>
          </w:rPr>
          <w:t xml:space="preserve"> (13.2%)</w:t>
        </w:r>
      </w:ins>
      <w:ins w:id="945" w:author="Haskamp, Stefan" w:date="2022-02-25T10:05:00Z">
        <w:r w:rsidR="00874415">
          <w:rPr>
            <w:rFonts w:cs="Arial"/>
          </w:rPr>
          <w:t xml:space="preserve">. </w:t>
        </w:r>
      </w:ins>
      <w:ins w:id="946" w:author="Haskamp, Stefan" w:date="2022-02-25T10:13:00Z">
        <w:r w:rsidR="00874415">
          <w:rPr>
            <w:rFonts w:cs="Arial"/>
          </w:rPr>
          <w:t>About a quarter</w:t>
        </w:r>
      </w:ins>
      <w:ins w:id="947" w:author="Haskamp, Stefan" w:date="2022-02-25T10:05:00Z">
        <w:r w:rsidR="00874415">
          <w:rPr>
            <w:rFonts w:cs="Arial"/>
          </w:rPr>
          <w:t xml:space="preserve"> of patients were affected by </w:t>
        </w:r>
      </w:ins>
      <w:ins w:id="948" w:author="Haskamp, Stefan" w:date="2022-02-25T10:06:00Z">
        <w:r w:rsidR="00874415">
          <w:rPr>
            <w:rFonts w:cs="Arial"/>
          </w:rPr>
          <w:t>inflammatory joints</w:t>
        </w:r>
      </w:ins>
      <w:ins w:id="949" w:author="Haskamp, Stefan" w:date="2022-02-25T10:18:00Z">
        <w:r w:rsidR="00AB182E">
          <w:rPr>
            <w:rFonts w:cs="Arial"/>
          </w:rPr>
          <w:t xml:space="preserve"> as well as</w:t>
        </w:r>
      </w:ins>
      <w:ins w:id="950" w:author="Haskamp, Stefan" w:date="2022-02-25T10:06:00Z">
        <w:r w:rsidR="00874415">
          <w:rPr>
            <w:rFonts w:cs="Arial"/>
          </w:rPr>
          <w:t xml:space="preserve"> </w:t>
        </w:r>
      </w:ins>
      <w:ins w:id="951" w:author="Haskamp, Stefan" w:date="2022-02-25T10:07:00Z">
        <w:r w:rsidR="00874415">
          <w:rPr>
            <w:rFonts w:cs="Arial"/>
          </w:rPr>
          <w:t xml:space="preserve">nail and tongue involvement. Cholangitis </w:t>
        </w:r>
      </w:ins>
      <w:ins w:id="952" w:author="Haskamp, Stefan" w:date="2022-02-25T10:08:00Z">
        <w:r w:rsidR="00874415">
          <w:rPr>
            <w:rFonts w:cs="Arial"/>
          </w:rPr>
          <w:t xml:space="preserve">was only present in two patients (2.6%) and 40.3% of patients had a positive </w:t>
        </w:r>
      </w:ins>
      <w:ins w:id="953" w:author="Haskamp, Stefan" w:date="2022-02-25T10:09:00Z">
        <w:r w:rsidR="00874415">
          <w:rPr>
            <w:rFonts w:cs="Arial"/>
          </w:rPr>
          <w:t xml:space="preserve">family </w:t>
        </w:r>
      </w:ins>
      <w:ins w:id="954" w:author="Haskamp, Stefan" w:date="2022-02-25T10:08:00Z">
        <w:r w:rsidR="00874415">
          <w:rPr>
            <w:rFonts w:cs="Arial"/>
          </w:rPr>
          <w:t xml:space="preserve">history of </w:t>
        </w:r>
      </w:ins>
      <w:ins w:id="955" w:author="Haskamp, Stefan" w:date="2022-02-25T10:09:00Z">
        <w:r w:rsidR="00874415">
          <w:rPr>
            <w:rFonts w:cs="Arial"/>
          </w:rPr>
          <w:t>psoriasis.</w:t>
        </w:r>
      </w:ins>
    </w:p>
    <w:p w14:paraId="32302444" w14:textId="2297D9ED" w:rsidR="009B33AD" w:rsidDel="00422959" w:rsidRDefault="009B33AD" w:rsidP="009B33AD">
      <w:pPr>
        <w:rPr>
          <w:del w:id="956" w:author="Haskamp, Stefan" w:date="2021-12-30T17:10:00Z"/>
          <w:rFonts w:cs="Arial"/>
        </w:rPr>
      </w:pPr>
      <w:ins w:id="957" w:author="Haskamp, Stefan" w:date="2021-12-30T16:29:00Z">
        <w:r w:rsidRPr="00622A7F">
          <w:rPr>
            <w:rFonts w:cs="Arial"/>
          </w:rPr>
          <w:t xml:space="preserve">Phenotypic analyses showed that, </w:t>
        </w:r>
        <w:commentRangeStart w:id="958"/>
        <w:r w:rsidRPr="00622A7F">
          <w:rPr>
            <w:rFonts w:cs="Arial"/>
          </w:rPr>
          <w:t xml:space="preserve">patients with variants in </w:t>
        </w:r>
        <w:r w:rsidRPr="00622A7F">
          <w:rPr>
            <w:rFonts w:cs="Arial"/>
            <w:i/>
          </w:rPr>
          <w:t>MPO</w:t>
        </w:r>
        <w:r w:rsidRPr="00622A7F">
          <w:rPr>
            <w:rFonts w:cs="Arial"/>
          </w:rPr>
          <w:t xml:space="preserve"> were more frequently affected by concomitant </w:t>
        </w:r>
        <w:r w:rsidRPr="00622A7F">
          <w:rPr>
            <w:rFonts w:cs="Arial"/>
            <w:szCs w:val="24"/>
          </w:rPr>
          <w:t>palmoplantar pustular psoriasis (PPP)</w:t>
        </w:r>
        <w:r w:rsidRPr="00622A7F">
          <w:rPr>
            <w:rFonts w:cs="Arial"/>
          </w:rPr>
          <w:t xml:space="preserve">, tongue involvement and a positive history of psoriasis and joint disease than patients without </w:t>
        </w:r>
        <w:commentRangeStart w:id="959"/>
        <w:r w:rsidRPr="00622A7F">
          <w:rPr>
            <w:rFonts w:cs="Arial"/>
          </w:rPr>
          <w:t>(</w:t>
        </w:r>
        <w:r w:rsidRPr="00622A7F">
          <w:rPr>
            <w:rFonts w:cs="Arial"/>
          </w:rPr>
          <w:fldChar w:fldCharType="begin"/>
        </w:r>
        <w:r w:rsidRPr="00622A7F">
          <w:rPr>
            <w:rFonts w:cs="Arial"/>
          </w:rPr>
          <w:instrText xml:space="preserve"> REF _Ref73959518 \h </w:instrText>
        </w:r>
        <w:r>
          <w:rPr>
            <w:rFonts w:cs="Arial"/>
          </w:rPr>
          <w:instrText xml:space="preserve"> \* MERGEFORMAT </w:instrText>
        </w:r>
      </w:ins>
      <w:r w:rsidRPr="00622A7F">
        <w:rPr>
          <w:rFonts w:cs="Arial"/>
        </w:rPr>
      </w:r>
      <w:r w:rsidRPr="00622A7F">
        <w:rPr>
          <w:rFonts w:cs="Arial"/>
        </w:rPr>
        <w:fldChar w:fldCharType="separate"/>
      </w:r>
      <w:ins w:id="960" w:author="Haskamp, Stefan (extern)" w:date="2022-01-29T13:25:00Z">
        <w:r w:rsidR="002D4AD7" w:rsidRPr="00622A7F" w:rsidDel="009B33AD">
          <w:rPr>
            <w:rFonts w:cs="Arial"/>
          </w:rPr>
          <w:t xml:space="preserve">Table </w:t>
        </w:r>
        <w:r w:rsidR="002D4AD7" w:rsidDel="009B33AD">
          <w:rPr>
            <w:rFonts w:cs="Arial"/>
            <w:noProof/>
          </w:rPr>
          <w:t>5</w:t>
        </w:r>
      </w:ins>
      <w:ins w:id="961" w:author="Haskamp, Stefan" w:date="2021-12-30T16:29:00Z">
        <w:r w:rsidRPr="00622A7F">
          <w:rPr>
            <w:rFonts w:cs="Arial"/>
          </w:rPr>
          <w:fldChar w:fldCharType="end"/>
        </w:r>
        <w:commentRangeEnd w:id="959"/>
        <w:r>
          <w:rPr>
            <w:rStyle w:val="Kommentarzeichen"/>
          </w:rPr>
          <w:commentReference w:id="959"/>
        </w:r>
        <w:r w:rsidRPr="00622A7F">
          <w:rPr>
            <w:rFonts w:cs="Arial"/>
          </w:rPr>
          <w:t xml:space="preserve">). </w:t>
        </w:r>
        <w:commentRangeEnd w:id="958"/>
        <w:r w:rsidRPr="00622A7F">
          <w:rPr>
            <w:rStyle w:val="Kommentarzeichen"/>
            <w:rFonts w:cs="Arial"/>
          </w:rPr>
          <w:commentReference w:id="958"/>
        </w:r>
        <w:r w:rsidRPr="00622A7F">
          <w:rPr>
            <w:rFonts w:cs="Arial"/>
          </w:rPr>
          <w:t xml:space="preserve">Patients with two variants in </w:t>
        </w:r>
        <w:r w:rsidRPr="00EA6309">
          <w:rPr>
            <w:rFonts w:cs="Arial"/>
            <w:i/>
          </w:rPr>
          <w:t>MPO</w:t>
        </w:r>
        <w:r w:rsidRPr="00622A7F">
          <w:rPr>
            <w:rFonts w:cs="Arial"/>
          </w:rPr>
          <w:t xml:space="preserve"> or one variant in </w:t>
        </w:r>
        <w:r w:rsidRPr="00EA6309">
          <w:rPr>
            <w:rFonts w:cs="Arial"/>
            <w:i/>
          </w:rPr>
          <w:t>MPO</w:t>
        </w:r>
        <w:r w:rsidRPr="00622A7F">
          <w:rPr>
            <w:rFonts w:cs="Arial"/>
          </w:rPr>
          <w:t xml:space="preserve"> and </w:t>
        </w:r>
        <w:r w:rsidRPr="00EA6309">
          <w:rPr>
            <w:rFonts w:cs="Arial"/>
            <w:i/>
          </w:rPr>
          <w:t>IL36RN</w:t>
        </w:r>
        <w:r w:rsidRPr="00622A7F">
          <w:rPr>
            <w:rFonts w:cs="Arial"/>
          </w:rPr>
          <w:t xml:space="preserve"> had a lower age of onset compared to patients without </w:t>
        </w:r>
        <w:r w:rsidRPr="00EA6309">
          <w:rPr>
            <w:rFonts w:cs="Arial"/>
            <w:i/>
          </w:rPr>
          <w:t>MPO</w:t>
        </w:r>
        <w:r w:rsidRPr="00622A7F">
          <w:rPr>
            <w:rFonts w:cs="Arial"/>
          </w:rPr>
          <w:t xml:space="preserve"> variants. The course of disease and</w:t>
        </w:r>
      </w:ins>
      <w:r w:rsidR="00AA30AE">
        <w:rPr>
          <w:rFonts w:cs="Arial"/>
        </w:rPr>
        <w:t xml:space="preserve"> the frequencies of</w:t>
      </w:r>
      <w:ins w:id="962" w:author="Haskamp, Stefan" w:date="2021-12-30T16:29:00Z">
        <w:r w:rsidRPr="00622A7F">
          <w:rPr>
            <w:rFonts w:cs="Arial"/>
          </w:rPr>
          <w:t xml:space="preserve"> further concomitant diseases were comparable between the groups. </w:t>
        </w:r>
      </w:ins>
    </w:p>
    <w:p w14:paraId="4FFB1A29" w14:textId="77777777" w:rsidR="00AA30AE" w:rsidRPr="00622A7F" w:rsidRDefault="00AA30AE" w:rsidP="009B33AD">
      <w:pPr>
        <w:rPr>
          <w:ins w:id="963" w:author="Haskamp, Stefan" w:date="2021-12-30T16:29:00Z"/>
          <w:rFonts w:cs="Arial"/>
        </w:rPr>
      </w:pPr>
    </w:p>
    <w:p w14:paraId="5A02AF2E" w14:textId="77777777" w:rsidR="009B33AD" w:rsidRDefault="009B33AD" w:rsidP="00622A7F">
      <w:pPr>
        <w:rPr>
          <w:ins w:id="964" w:author="Haskamp, Stefan" w:date="2021-12-30T17:10:00Z"/>
          <w:rFonts w:cs="Arial"/>
        </w:rPr>
      </w:pPr>
    </w:p>
    <w:p w14:paraId="160A32A0" w14:textId="29AC81F7" w:rsidR="00422959" w:rsidRDefault="00422959" w:rsidP="00622A7F">
      <w:pPr>
        <w:rPr>
          <w:ins w:id="965" w:author="Haskamp, Stefan" w:date="2021-12-30T16:33:00Z"/>
          <w:rFonts w:cs="Arial"/>
        </w:rPr>
        <w:sectPr w:rsidR="00422959" w:rsidSect="00622A7F">
          <w:headerReference w:type="default" r:id="rId20"/>
          <w:footerReference w:type="default" r:id="rId21"/>
          <w:pgSz w:w="11906" w:h="16838"/>
          <w:pgMar w:top="1417" w:right="1417" w:bottom="1134" w:left="1417" w:header="708" w:footer="708" w:gutter="0"/>
          <w:cols w:space="708"/>
          <w:titlePg/>
          <w:docGrid w:linePitch="360"/>
        </w:sectPr>
      </w:pPr>
    </w:p>
    <w:p w14:paraId="5D9C50CF" w14:textId="3480BA7A" w:rsidR="009B33AD" w:rsidRPr="00622A7F" w:rsidRDefault="009B33AD" w:rsidP="009B33AD">
      <w:pPr>
        <w:pStyle w:val="Beschriftung"/>
        <w:keepNext/>
        <w:rPr>
          <w:ins w:id="966" w:author="Haskamp, Stefan" w:date="2021-12-30T16:35:00Z"/>
          <w:rFonts w:cs="Arial"/>
        </w:rPr>
      </w:pPr>
      <w:bookmarkStart w:id="967" w:name="_Ref93149482"/>
      <w:bookmarkStart w:id="968" w:name="_Toc94355255"/>
      <w:ins w:id="969" w:author="Haskamp, Stefan" w:date="2021-12-30T16:35:00Z">
        <w:r w:rsidRPr="00622A7F">
          <w:rPr>
            <w:rFonts w:cs="Arial"/>
          </w:rPr>
          <w:lastRenderedPageBreak/>
          <w:t xml:space="preserve">Table </w:t>
        </w:r>
      </w:ins>
      <w:ins w:id="970"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971" w:author="Haskamp, Stefan" w:date="2022-02-05T20:56:00Z">
        <w:r w:rsidR="005A4AC0">
          <w:rPr>
            <w:rFonts w:cs="Arial"/>
            <w:noProof/>
          </w:rPr>
          <w:t>5</w:t>
        </w:r>
        <w:r w:rsidR="005A4AC0">
          <w:rPr>
            <w:rFonts w:cs="Arial"/>
          </w:rPr>
          <w:fldChar w:fldCharType="end"/>
        </w:r>
      </w:ins>
      <w:bookmarkEnd w:id="967"/>
      <w:ins w:id="972" w:author="Haskamp, Stefan" w:date="2021-12-30T16:35:00Z">
        <w:r w:rsidRPr="00622A7F">
          <w:rPr>
            <w:rFonts w:cs="Arial"/>
          </w:rPr>
          <w:t xml:space="preserve">: Clinical and phenotypic data of 82 patients </w:t>
        </w:r>
      </w:ins>
      <w:ins w:id="973" w:author="Haskamp, Stefan" w:date="2021-12-30T16:40:00Z">
        <w:r w:rsidR="002A1D3C">
          <w:rPr>
            <w:rFonts w:cs="Arial"/>
          </w:rPr>
          <w:t xml:space="preserve">summarized in total or </w:t>
        </w:r>
      </w:ins>
      <w:ins w:id="974" w:author="Haskamp, Stefan" w:date="2021-12-30T16:35:00Z">
        <w:r w:rsidRPr="00622A7F">
          <w:rPr>
            <w:rFonts w:cs="Arial"/>
          </w:rPr>
          <w:t xml:space="preserve">grouped by variants in </w:t>
        </w:r>
        <w:r w:rsidRPr="00622A7F">
          <w:rPr>
            <w:rFonts w:cs="Arial"/>
            <w:i/>
          </w:rPr>
          <w:t>MPO</w:t>
        </w:r>
        <w:r w:rsidRPr="00622A7F">
          <w:rPr>
            <w:rFonts w:cs="Arial"/>
          </w:rPr>
          <w:t xml:space="preserve"> and further </w:t>
        </w:r>
        <w:commentRangeStart w:id="975"/>
        <w:r w:rsidRPr="00622A7F">
          <w:rPr>
            <w:rFonts w:cs="Arial"/>
          </w:rPr>
          <w:t xml:space="preserve">sub-grouped by variants </w:t>
        </w:r>
        <w:commentRangeEnd w:id="975"/>
        <w:r w:rsidRPr="00622A7F">
          <w:rPr>
            <w:rStyle w:val="Kommentarzeichen"/>
            <w:rFonts w:cs="Arial"/>
            <w:b w:val="0"/>
            <w:iCs w:val="0"/>
            <w:color w:val="auto"/>
          </w:rPr>
          <w:commentReference w:id="975"/>
        </w:r>
        <w:r w:rsidRPr="00622A7F">
          <w:rPr>
            <w:rFonts w:cs="Arial"/>
          </w:rPr>
          <w:t xml:space="preserve">in </w:t>
        </w:r>
        <w:r w:rsidRPr="00622A7F">
          <w:rPr>
            <w:rFonts w:cs="Arial"/>
            <w:i/>
          </w:rPr>
          <w:t xml:space="preserve">IL36RN </w:t>
        </w:r>
        <w:r w:rsidRPr="00EA6309">
          <w:rPr>
            <w:rFonts w:cs="Arial"/>
          </w:rPr>
          <w:t xml:space="preserve">and by number of variants in </w:t>
        </w:r>
        <w:r w:rsidRPr="00622A7F">
          <w:rPr>
            <w:rFonts w:cs="Arial"/>
            <w:i/>
          </w:rPr>
          <w:t>MPO</w:t>
        </w:r>
        <w:r w:rsidRPr="00622A7F">
          <w:rPr>
            <w:rFonts w:cs="Arial"/>
          </w:rPr>
          <w:t>.</w:t>
        </w:r>
        <w:bookmarkEnd w:id="968"/>
      </w:ins>
    </w:p>
    <w:tbl>
      <w:tblPr>
        <w:tblStyle w:val="TabellemithellemGitternetz"/>
        <w:tblW w:w="14170" w:type="dxa"/>
        <w:tblLook w:val="04A0" w:firstRow="1" w:lastRow="0" w:firstColumn="1" w:lastColumn="0" w:noHBand="0" w:noVBand="1"/>
      </w:tblPr>
      <w:tblGrid>
        <w:gridCol w:w="2689"/>
        <w:gridCol w:w="1701"/>
        <w:gridCol w:w="1842"/>
        <w:gridCol w:w="1843"/>
        <w:gridCol w:w="2055"/>
        <w:gridCol w:w="2056"/>
        <w:gridCol w:w="1984"/>
      </w:tblGrid>
      <w:tr w:rsidR="009B33AD" w:rsidRPr="00622A7F" w14:paraId="7BD363E5" w14:textId="77777777" w:rsidTr="00625AE0">
        <w:trPr>
          <w:ins w:id="976" w:author="Haskamp, Stefan" w:date="2021-12-30T16:35:00Z"/>
        </w:trPr>
        <w:tc>
          <w:tcPr>
            <w:tcW w:w="2689" w:type="dxa"/>
            <w:vMerge w:val="restart"/>
          </w:tcPr>
          <w:p w14:paraId="50D50B5C" w14:textId="77777777" w:rsidR="009B33AD" w:rsidRPr="00622A7F" w:rsidRDefault="009B33AD" w:rsidP="00625AE0">
            <w:pPr>
              <w:jc w:val="center"/>
              <w:rPr>
                <w:ins w:id="977" w:author="Haskamp, Stefan" w:date="2021-12-30T16:35:00Z"/>
                <w:rFonts w:cs="Arial"/>
                <w:b/>
                <w:sz w:val="23"/>
                <w:szCs w:val="23"/>
              </w:rPr>
            </w:pPr>
            <w:ins w:id="978" w:author="Haskamp, Stefan" w:date="2021-12-30T16:35:00Z">
              <w:r w:rsidRPr="00622A7F">
                <w:rPr>
                  <w:rFonts w:cs="Arial"/>
                  <w:b/>
                  <w:sz w:val="23"/>
                  <w:szCs w:val="23"/>
                </w:rPr>
                <w:t>clinical characteristics</w:t>
              </w:r>
            </w:ins>
          </w:p>
        </w:tc>
        <w:tc>
          <w:tcPr>
            <w:tcW w:w="1701" w:type="dxa"/>
            <w:vMerge w:val="restart"/>
          </w:tcPr>
          <w:p w14:paraId="1821B36C" w14:textId="77777777" w:rsidR="009B33AD" w:rsidRPr="00622A7F" w:rsidRDefault="009B33AD" w:rsidP="00625AE0">
            <w:pPr>
              <w:jc w:val="center"/>
              <w:rPr>
                <w:ins w:id="979" w:author="Haskamp, Stefan" w:date="2021-12-30T16:35:00Z"/>
                <w:rFonts w:cs="Arial"/>
                <w:b/>
                <w:sz w:val="23"/>
                <w:szCs w:val="23"/>
              </w:rPr>
            </w:pPr>
            <w:ins w:id="980" w:author="Haskamp, Stefan" w:date="2021-12-30T16:35:00Z">
              <w:r w:rsidRPr="00622A7F">
                <w:rPr>
                  <w:rFonts w:cs="Arial"/>
                  <w:b/>
                  <w:sz w:val="23"/>
                  <w:szCs w:val="23"/>
                </w:rPr>
                <w:t>82 cases</w:t>
              </w:r>
            </w:ins>
          </w:p>
        </w:tc>
        <w:tc>
          <w:tcPr>
            <w:tcW w:w="3685" w:type="dxa"/>
            <w:gridSpan w:val="2"/>
          </w:tcPr>
          <w:p w14:paraId="5FECF865" w14:textId="77777777" w:rsidR="009B33AD" w:rsidRPr="00622A7F" w:rsidRDefault="009B33AD" w:rsidP="00625AE0">
            <w:pPr>
              <w:jc w:val="center"/>
              <w:rPr>
                <w:ins w:id="981" w:author="Haskamp, Stefan" w:date="2021-12-30T16:35:00Z"/>
                <w:rFonts w:cs="Arial"/>
                <w:b/>
                <w:sz w:val="23"/>
                <w:szCs w:val="23"/>
              </w:rPr>
            </w:pPr>
            <w:ins w:id="982" w:author="Haskamp, Stefan" w:date="2021-12-30T16:35:00Z">
              <w:r w:rsidRPr="00622A7F">
                <w:rPr>
                  <w:rFonts w:eastAsia="Times New Roman" w:cs="Arial"/>
                  <w:bCs/>
                  <w:color w:val="000000"/>
                  <w:kern w:val="24"/>
                  <w:sz w:val="23"/>
                  <w:szCs w:val="23"/>
                  <w:lang w:eastAsia="de-DE"/>
                </w:rPr>
                <w:t>Σ</w:t>
              </w:r>
              <w:r w:rsidRPr="00622A7F">
                <w:rPr>
                  <w:rFonts w:cs="Arial"/>
                  <w:b/>
                  <w:sz w:val="23"/>
                  <w:szCs w:val="23"/>
                </w:rPr>
                <w:t xml:space="preserve"> 17 cases with </w:t>
              </w:r>
              <w:r w:rsidRPr="00622A7F">
                <w:rPr>
                  <w:rFonts w:cs="Arial"/>
                  <w:b/>
                  <w:i/>
                  <w:sz w:val="23"/>
                  <w:szCs w:val="23"/>
                </w:rPr>
                <w:t>MPO</w:t>
              </w:r>
              <w:r w:rsidRPr="00622A7F">
                <w:rPr>
                  <w:rFonts w:cs="Arial"/>
                  <w:b/>
                  <w:sz w:val="23"/>
                  <w:szCs w:val="23"/>
                </w:rPr>
                <w:t xml:space="preserve"> variants</w:t>
              </w:r>
            </w:ins>
          </w:p>
        </w:tc>
        <w:tc>
          <w:tcPr>
            <w:tcW w:w="4111" w:type="dxa"/>
            <w:gridSpan w:val="2"/>
          </w:tcPr>
          <w:p w14:paraId="21022372" w14:textId="77777777" w:rsidR="009B33AD" w:rsidRPr="00622A7F" w:rsidRDefault="009B33AD" w:rsidP="00625AE0">
            <w:pPr>
              <w:jc w:val="center"/>
              <w:rPr>
                <w:ins w:id="983" w:author="Haskamp, Stefan" w:date="2021-12-30T16:35:00Z"/>
                <w:rFonts w:cs="Arial"/>
                <w:b/>
                <w:sz w:val="23"/>
                <w:szCs w:val="23"/>
              </w:rPr>
            </w:pPr>
            <w:ins w:id="984" w:author="Haskamp, Stefan" w:date="2021-12-30T16:35:00Z">
              <w:r w:rsidRPr="00622A7F">
                <w:rPr>
                  <w:rFonts w:eastAsia="Times New Roman" w:cs="Arial"/>
                  <w:bCs/>
                  <w:color w:val="000000"/>
                  <w:kern w:val="24"/>
                  <w:sz w:val="23"/>
                  <w:szCs w:val="23"/>
                  <w:lang w:eastAsia="de-DE"/>
                </w:rPr>
                <w:t>Σ</w:t>
              </w:r>
              <w:r w:rsidRPr="00622A7F">
                <w:rPr>
                  <w:rFonts w:cs="Arial"/>
                  <w:b/>
                  <w:sz w:val="23"/>
                  <w:szCs w:val="23"/>
                </w:rPr>
                <w:t xml:space="preserve"> 17 cases with </w:t>
              </w:r>
              <w:r w:rsidRPr="00622A7F">
                <w:rPr>
                  <w:rFonts w:cs="Arial"/>
                  <w:b/>
                  <w:i/>
                  <w:sz w:val="23"/>
                  <w:szCs w:val="23"/>
                </w:rPr>
                <w:t>MPO</w:t>
              </w:r>
              <w:r w:rsidRPr="00622A7F">
                <w:rPr>
                  <w:rFonts w:cs="Arial"/>
                  <w:b/>
                  <w:sz w:val="23"/>
                  <w:szCs w:val="23"/>
                </w:rPr>
                <w:t xml:space="preserve"> variants</w:t>
              </w:r>
            </w:ins>
          </w:p>
        </w:tc>
        <w:tc>
          <w:tcPr>
            <w:tcW w:w="1984" w:type="dxa"/>
            <w:vMerge w:val="restart"/>
          </w:tcPr>
          <w:p w14:paraId="6A167D57" w14:textId="77777777" w:rsidR="009B33AD" w:rsidRPr="00622A7F" w:rsidRDefault="009B33AD" w:rsidP="00625AE0">
            <w:pPr>
              <w:jc w:val="center"/>
              <w:rPr>
                <w:ins w:id="985" w:author="Haskamp, Stefan" w:date="2021-12-30T16:35:00Z"/>
                <w:rFonts w:cs="Arial"/>
                <w:b/>
                <w:sz w:val="23"/>
                <w:szCs w:val="23"/>
              </w:rPr>
            </w:pPr>
            <w:ins w:id="986" w:author="Haskamp, Stefan" w:date="2021-12-30T16:35:00Z">
              <w:r w:rsidRPr="00622A7F">
                <w:rPr>
                  <w:rFonts w:cs="Arial"/>
                  <w:b/>
                  <w:sz w:val="23"/>
                  <w:szCs w:val="23"/>
                </w:rPr>
                <w:t xml:space="preserve">65 cases without </w:t>
              </w:r>
              <w:r w:rsidRPr="00622A7F">
                <w:rPr>
                  <w:rFonts w:cs="Arial"/>
                  <w:b/>
                  <w:i/>
                  <w:sz w:val="23"/>
                  <w:szCs w:val="23"/>
                </w:rPr>
                <w:t>MPO</w:t>
              </w:r>
              <w:r w:rsidRPr="00622A7F">
                <w:rPr>
                  <w:rFonts w:cs="Arial"/>
                  <w:b/>
                  <w:sz w:val="23"/>
                  <w:szCs w:val="23"/>
                </w:rPr>
                <w:t xml:space="preserve"> variants</w:t>
              </w:r>
            </w:ins>
          </w:p>
        </w:tc>
      </w:tr>
      <w:tr w:rsidR="009B33AD" w:rsidRPr="00622A7F" w14:paraId="052001E8" w14:textId="77777777" w:rsidTr="00625AE0">
        <w:trPr>
          <w:trHeight w:val="1366"/>
          <w:ins w:id="987" w:author="Haskamp, Stefan" w:date="2021-12-30T16:35:00Z"/>
        </w:trPr>
        <w:tc>
          <w:tcPr>
            <w:tcW w:w="2689" w:type="dxa"/>
            <w:vMerge/>
          </w:tcPr>
          <w:p w14:paraId="77AC3A9B" w14:textId="77777777" w:rsidR="009B33AD" w:rsidRPr="00622A7F" w:rsidRDefault="009B33AD" w:rsidP="00625AE0">
            <w:pPr>
              <w:spacing w:line="276" w:lineRule="auto"/>
              <w:jc w:val="center"/>
              <w:rPr>
                <w:ins w:id="988" w:author="Haskamp, Stefan" w:date="2021-12-30T16:35:00Z"/>
                <w:rFonts w:cs="Arial"/>
                <w:b/>
                <w:sz w:val="23"/>
                <w:szCs w:val="23"/>
              </w:rPr>
            </w:pPr>
          </w:p>
        </w:tc>
        <w:tc>
          <w:tcPr>
            <w:tcW w:w="1701" w:type="dxa"/>
            <w:vMerge/>
          </w:tcPr>
          <w:p w14:paraId="2551343C" w14:textId="77777777" w:rsidR="009B33AD" w:rsidRPr="00622A7F" w:rsidRDefault="009B33AD" w:rsidP="00625AE0">
            <w:pPr>
              <w:spacing w:line="276" w:lineRule="auto"/>
              <w:jc w:val="center"/>
              <w:rPr>
                <w:ins w:id="989" w:author="Haskamp, Stefan" w:date="2021-12-30T16:35:00Z"/>
                <w:rFonts w:cs="Arial"/>
                <w:b/>
                <w:sz w:val="23"/>
                <w:szCs w:val="23"/>
              </w:rPr>
            </w:pPr>
          </w:p>
        </w:tc>
        <w:tc>
          <w:tcPr>
            <w:tcW w:w="1842" w:type="dxa"/>
          </w:tcPr>
          <w:p w14:paraId="374DB93D" w14:textId="77777777" w:rsidR="009B33AD" w:rsidRPr="00622A7F" w:rsidRDefault="009B33AD" w:rsidP="00625AE0">
            <w:pPr>
              <w:jc w:val="center"/>
              <w:rPr>
                <w:ins w:id="990" w:author="Haskamp, Stefan" w:date="2021-12-30T16:35:00Z"/>
                <w:rFonts w:cs="Arial"/>
                <w:b/>
                <w:sz w:val="23"/>
                <w:szCs w:val="23"/>
              </w:rPr>
            </w:pPr>
            <w:ins w:id="991" w:author="Haskamp, Stefan" w:date="2021-12-30T16:35:00Z">
              <w:r w:rsidRPr="00622A7F">
                <w:rPr>
                  <w:rFonts w:cs="Arial"/>
                  <w:b/>
                  <w:sz w:val="23"/>
                  <w:szCs w:val="23"/>
                </w:rPr>
                <w:t xml:space="preserve">4 cases with two </w:t>
              </w:r>
              <w:r w:rsidRPr="00622A7F">
                <w:rPr>
                  <w:rFonts w:cs="Arial"/>
                  <w:b/>
                  <w:i/>
                  <w:sz w:val="23"/>
                  <w:szCs w:val="23"/>
                </w:rPr>
                <w:t>MPO</w:t>
              </w:r>
              <w:r w:rsidRPr="00622A7F">
                <w:rPr>
                  <w:rFonts w:cs="Arial"/>
                  <w:b/>
                  <w:sz w:val="23"/>
                  <w:szCs w:val="23"/>
                </w:rPr>
                <w:t xml:space="preserve"> variants</w:t>
              </w:r>
            </w:ins>
          </w:p>
        </w:tc>
        <w:tc>
          <w:tcPr>
            <w:tcW w:w="1843" w:type="dxa"/>
          </w:tcPr>
          <w:p w14:paraId="3BC83207" w14:textId="77777777" w:rsidR="009B33AD" w:rsidRPr="00622A7F" w:rsidRDefault="009B33AD" w:rsidP="00625AE0">
            <w:pPr>
              <w:jc w:val="center"/>
              <w:rPr>
                <w:ins w:id="992" w:author="Haskamp, Stefan" w:date="2021-12-30T16:35:00Z"/>
                <w:rFonts w:cs="Arial"/>
                <w:b/>
                <w:sz w:val="23"/>
                <w:szCs w:val="23"/>
              </w:rPr>
            </w:pPr>
            <w:ins w:id="993" w:author="Haskamp, Stefan" w:date="2021-12-30T16:35:00Z">
              <w:r w:rsidRPr="00622A7F">
                <w:rPr>
                  <w:rFonts w:cs="Arial"/>
                  <w:b/>
                  <w:sz w:val="23"/>
                  <w:szCs w:val="23"/>
                </w:rPr>
                <w:t xml:space="preserve">13 cases with one </w:t>
              </w:r>
              <w:r w:rsidRPr="00622A7F">
                <w:rPr>
                  <w:rFonts w:cs="Arial"/>
                  <w:b/>
                  <w:i/>
                  <w:sz w:val="23"/>
                  <w:szCs w:val="23"/>
                </w:rPr>
                <w:t>MPO</w:t>
              </w:r>
              <w:r w:rsidRPr="00622A7F">
                <w:rPr>
                  <w:rFonts w:cs="Arial"/>
                  <w:b/>
                  <w:sz w:val="23"/>
                  <w:szCs w:val="23"/>
                </w:rPr>
                <w:t xml:space="preserve"> variant</w:t>
              </w:r>
            </w:ins>
          </w:p>
        </w:tc>
        <w:tc>
          <w:tcPr>
            <w:tcW w:w="2055" w:type="dxa"/>
          </w:tcPr>
          <w:p w14:paraId="0A33FA5B" w14:textId="77777777" w:rsidR="009B33AD" w:rsidRPr="00622A7F" w:rsidRDefault="009B33AD" w:rsidP="00625AE0">
            <w:pPr>
              <w:jc w:val="center"/>
              <w:rPr>
                <w:ins w:id="994" w:author="Haskamp, Stefan" w:date="2021-12-30T16:35:00Z"/>
                <w:rFonts w:cs="Arial"/>
                <w:b/>
                <w:sz w:val="23"/>
                <w:szCs w:val="23"/>
              </w:rPr>
            </w:pPr>
            <w:ins w:id="995" w:author="Haskamp, Stefan" w:date="2021-12-30T16:35:00Z">
              <w:r w:rsidRPr="00622A7F">
                <w:rPr>
                  <w:rFonts w:cs="Arial"/>
                  <w:b/>
                  <w:sz w:val="23"/>
                  <w:szCs w:val="23"/>
                </w:rPr>
                <w:t xml:space="preserve">5 cases with </w:t>
              </w:r>
              <w:r w:rsidRPr="00622A7F">
                <w:rPr>
                  <w:rFonts w:cs="Arial"/>
                  <w:b/>
                  <w:i/>
                  <w:sz w:val="23"/>
                  <w:szCs w:val="23"/>
                </w:rPr>
                <w:t>IL36RN</w:t>
              </w:r>
              <w:r w:rsidRPr="00622A7F">
                <w:rPr>
                  <w:rFonts w:cs="Arial"/>
                  <w:b/>
                  <w:sz w:val="23"/>
                  <w:szCs w:val="23"/>
                </w:rPr>
                <w:t xml:space="preserve"> &amp; </w:t>
              </w:r>
              <w:r w:rsidRPr="00622A7F">
                <w:rPr>
                  <w:rFonts w:cs="Arial"/>
                  <w:b/>
                  <w:i/>
                  <w:sz w:val="23"/>
                  <w:szCs w:val="23"/>
                </w:rPr>
                <w:t>MPO</w:t>
              </w:r>
              <w:r w:rsidRPr="00622A7F">
                <w:rPr>
                  <w:rFonts w:cs="Arial"/>
                  <w:b/>
                  <w:sz w:val="23"/>
                  <w:szCs w:val="23"/>
                </w:rPr>
                <w:t xml:space="preserve"> variants</w:t>
              </w:r>
            </w:ins>
          </w:p>
        </w:tc>
        <w:tc>
          <w:tcPr>
            <w:tcW w:w="2056" w:type="dxa"/>
          </w:tcPr>
          <w:p w14:paraId="0718374D" w14:textId="77777777" w:rsidR="009B33AD" w:rsidRPr="00622A7F" w:rsidRDefault="009B33AD" w:rsidP="00625AE0">
            <w:pPr>
              <w:jc w:val="center"/>
              <w:rPr>
                <w:ins w:id="996" w:author="Haskamp, Stefan" w:date="2021-12-30T16:35:00Z"/>
                <w:rFonts w:cs="Arial"/>
                <w:b/>
                <w:sz w:val="23"/>
                <w:szCs w:val="23"/>
              </w:rPr>
            </w:pPr>
            <w:ins w:id="997" w:author="Haskamp, Stefan" w:date="2021-12-30T16:35:00Z">
              <w:r w:rsidRPr="00622A7F">
                <w:rPr>
                  <w:rFonts w:cs="Arial"/>
                  <w:b/>
                  <w:sz w:val="23"/>
                  <w:szCs w:val="23"/>
                </w:rPr>
                <w:t xml:space="preserve">12 cases with </w:t>
              </w:r>
              <w:r w:rsidRPr="00622A7F">
                <w:rPr>
                  <w:rFonts w:cs="Arial"/>
                  <w:b/>
                  <w:i/>
                  <w:sz w:val="23"/>
                  <w:szCs w:val="23"/>
                </w:rPr>
                <w:t>MPO</w:t>
              </w:r>
              <w:r w:rsidRPr="00622A7F">
                <w:rPr>
                  <w:rFonts w:cs="Arial"/>
                  <w:b/>
                  <w:sz w:val="23"/>
                  <w:szCs w:val="23"/>
                </w:rPr>
                <w:t xml:space="preserve"> but without </w:t>
              </w:r>
              <w:r w:rsidRPr="00622A7F">
                <w:rPr>
                  <w:rFonts w:cs="Arial"/>
                  <w:b/>
                  <w:i/>
                  <w:sz w:val="23"/>
                  <w:szCs w:val="23"/>
                </w:rPr>
                <w:t xml:space="preserve">IL36RN </w:t>
              </w:r>
              <w:r w:rsidRPr="00622A7F">
                <w:rPr>
                  <w:rFonts w:cs="Arial"/>
                  <w:b/>
                  <w:sz w:val="23"/>
                  <w:szCs w:val="23"/>
                </w:rPr>
                <w:t>variants</w:t>
              </w:r>
            </w:ins>
          </w:p>
        </w:tc>
        <w:tc>
          <w:tcPr>
            <w:tcW w:w="1984" w:type="dxa"/>
            <w:vMerge/>
          </w:tcPr>
          <w:p w14:paraId="470E27F7" w14:textId="77777777" w:rsidR="009B33AD" w:rsidRPr="00622A7F" w:rsidRDefault="009B33AD" w:rsidP="00625AE0">
            <w:pPr>
              <w:spacing w:line="276" w:lineRule="auto"/>
              <w:jc w:val="center"/>
              <w:rPr>
                <w:ins w:id="998" w:author="Haskamp, Stefan" w:date="2021-12-30T16:35:00Z"/>
                <w:rFonts w:cs="Arial"/>
                <w:b/>
                <w:sz w:val="23"/>
                <w:szCs w:val="23"/>
              </w:rPr>
            </w:pPr>
          </w:p>
        </w:tc>
      </w:tr>
      <w:tr w:rsidR="009B33AD" w:rsidRPr="00622A7F" w14:paraId="41CB9DC3" w14:textId="77777777" w:rsidTr="00625AE0">
        <w:trPr>
          <w:ins w:id="999" w:author="Haskamp, Stefan" w:date="2021-12-30T16:35:00Z"/>
        </w:trPr>
        <w:tc>
          <w:tcPr>
            <w:tcW w:w="2689" w:type="dxa"/>
          </w:tcPr>
          <w:p w14:paraId="37F5C639" w14:textId="77777777" w:rsidR="009B33AD" w:rsidRPr="00622A7F" w:rsidRDefault="009B33AD" w:rsidP="00625AE0">
            <w:pPr>
              <w:rPr>
                <w:ins w:id="1000" w:author="Haskamp, Stefan" w:date="2021-12-30T16:35:00Z"/>
                <w:rFonts w:cs="Arial"/>
                <w:sz w:val="23"/>
                <w:szCs w:val="23"/>
              </w:rPr>
            </w:pPr>
            <w:ins w:id="1001" w:author="Haskamp, Stefan" w:date="2021-12-30T16:35:00Z">
              <w:r w:rsidRPr="00622A7F">
                <w:rPr>
                  <w:rFonts w:cs="Arial"/>
                  <w:sz w:val="23"/>
                  <w:szCs w:val="23"/>
                </w:rPr>
                <w:t xml:space="preserve">gender - </w:t>
              </w:r>
              <w:r w:rsidRPr="00622A7F">
                <w:rPr>
                  <w:rFonts w:cs="Arial"/>
                  <w:sz w:val="23"/>
                  <w:szCs w:val="23"/>
                </w:rPr>
                <w:tab/>
                <w:t xml:space="preserve">female </w:t>
              </w:r>
            </w:ins>
          </w:p>
          <w:p w14:paraId="6AC2413C" w14:textId="77777777" w:rsidR="009B33AD" w:rsidRPr="00622A7F" w:rsidRDefault="009B33AD" w:rsidP="00625AE0">
            <w:pPr>
              <w:rPr>
                <w:ins w:id="1002" w:author="Haskamp, Stefan" w:date="2021-12-30T16:35:00Z"/>
                <w:rFonts w:cs="Arial"/>
                <w:sz w:val="23"/>
                <w:szCs w:val="23"/>
              </w:rPr>
            </w:pPr>
            <w:ins w:id="1003" w:author="Haskamp, Stefan" w:date="2021-12-30T16:35:00Z">
              <w:r w:rsidRPr="00622A7F">
                <w:rPr>
                  <w:rFonts w:cs="Arial"/>
                  <w:sz w:val="23"/>
                  <w:szCs w:val="23"/>
                </w:rPr>
                <w:tab/>
              </w:r>
              <w:r w:rsidRPr="00622A7F">
                <w:rPr>
                  <w:rFonts w:cs="Arial"/>
                  <w:sz w:val="23"/>
                  <w:szCs w:val="23"/>
                </w:rPr>
                <w:tab/>
                <w:t>male</w:t>
              </w:r>
            </w:ins>
          </w:p>
        </w:tc>
        <w:tc>
          <w:tcPr>
            <w:tcW w:w="1701" w:type="dxa"/>
          </w:tcPr>
          <w:p w14:paraId="394D9468" w14:textId="77777777" w:rsidR="009B33AD" w:rsidRPr="00622A7F" w:rsidRDefault="009B33AD" w:rsidP="00625AE0">
            <w:pPr>
              <w:rPr>
                <w:ins w:id="1004" w:author="Haskamp, Stefan" w:date="2021-12-30T16:35:00Z"/>
                <w:rFonts w:cs="Arial"/>
                <w:sz w:val="23"/>
                <w:szCs w:val="23"/>
              </w:rPr>
            </w:pPr>
            <w:ins w:id="1005" w:author="Haskamp, Stefan" w:date="2021-12-30T16:35:00Z">
              <w:r w:rsidRPr="00622A7F">
                <w:rPr>
                  <w:rFonts w:cs="Arial"/>
                  <w:sz w:val="23"/>
                  <w:szCs w:val="23"/>
                </w:rPr>
                <w:t>54 (65.9%)</w:t>
              </w:r>
            </w:ins>
          </w:p>
          <w:p w14:paraId="70432C0D" w14:textId="77777777" w:rsidR="009B33AD" w:rsidRPr="00622A7F" w:rsidRDefault="009B33AD" w:rsidP="00625AE0">
            <w:pPr>
              <w:rPr>
                <w:ins w:id="1006" w:author="Haskamp, Stefan" w:date="2021-12-30T16:35:00Z"/>
                <w:rFonts w:cs="Arial"/>
                <w:sz w:val="23"/>
                <w:szCs w:val="23"/>
              </w:rPr>
            </w:pPr>
            <w:ins w:id="1007" w:author="Haskamp, Stefan" w:date="2021-12-30T16:35:00Z">
              <w:r w:rsidRPr="00622A7F">
                <w:rPr>
                  <w:rFonts w:cs="Arial"/>
                  <w:sz w:val="23"/>
                  <w:szCs w:val="23"/>
                </w:rPr>
                <w:t>28 (34.1%)</w:t>
              </w:r>
            </w:ins>
          </w:p>
        </w:tc>
        <w:tc>
          <w:tcPr>
            <w:tcW w:w="1842" w:type="dxa"/>
          </w:tcPr>
          <w:p w14:paraId="5BFDD97E" w14:textId="77777777" w:rsidR="009B33AD" w:rsidRPr="00622A7F" w:rsidRDefault="009B33AD" w:rsidP="00625AE0">
            <w:pPr>
              <w:rPr>
                <w:ins w:id="1008" w:author="Haskamp, Stefan" w:date="2021-12-30T16:35:00Z"/>
                <w:rFonts w:cs="Arial"/>
                <w:sz w:val="23"/>
                <w:szCs w:val="23"/>
              </w:rPr>
            </w:pPr>
            <w:ins w:id="1009" w:author="Haskamp, Stefan" w:date="2021-12-30T16:35:00Z">
              <w:r w:rsidRPr="00622A7F">
                <w:rPr>
                  <w:rFonts w:cs="Arial"/>
                  <w:sz w:val="23"/>
                  <w:szCs w:val="23"/>
                </w:rPr>
                <w:t>3 ((75.0%)</w:t>
              </w:r>
            </w:ins>
          </w:p>
          <w:p w14:paraId="348DB0D5" w14:textId="77777777" w:rsidR="009B33AD" w:rsidRPr="00622A7F" w:rsidRDefault="009B33AD" w:rsidP="00625AE0">
            <w:pPr>
              <w:rPr>
                <w:ins w:id="1010" w:author="Haskamp, Stefan" w:date="2021-12-30T16:35:00Z"/>
                <w:rFonts w:cs="Arial"/>
                <w:sz w:val="23"/>
                <w:szCs w:val="23"/>
              </w:rPr>
            </w:pPr>
            <w:ins w:id="1011" w:author="Haskamp, Stefan" w:date="2021-12-30T16:35:00Z">
              <w:r w:rsidRPr="00622A7F">
                <w:rPr>
                  <w:rFonts w:cs="Arial"/>
                  <w:sz w:val="23"/>
                  <w:szCs w:val="23"/>
                </w:rPr>
                <w:t>1 (25.0%)</w:t>
              </w:r>
            </w:ins>
          </w:p>
        </w:tc>
        <w:tc>
          <w:tcPr>
            <w:tcW w:w="1843" w:type="dxa"/>
          </w:tcPr>
          <w:p w14:paraId="3AC5B119" w14:textId="77777777" w:rsidR="009B33AD" w:rsidRPr="00622A7F" w:rsidRDefault="009B33AD" w:rsidP="00625AE0">
            <w:pPr>
              <w:rPr>
                <w:ins w:id="1012" w:author="Haskamp, Stefan" w:date="2021-12-30T16:35:00Z"/>
                <w:rFonts w:cs="Arial"/>
                <w:sz w:val="23"/>
                <w:szCs w:val="23"/>
              </w:rPr>
            </w:pPr>
            <w:ins w:id="1013" w:author="Haskamp, Stefan" w:date="2021-12-30T16:35:00Z">
              <w:r w:rsidRPr="00622A7F">
                <w:rPr>
                  <w:rFonts w:cs="Arial"/>
                  <w:sz w:val="23"/>
                  <w:szCs w:val="23"/>
                </w:rPr>
                <w:t>10 ((76.9%)</w:t>
              </w:r>
            </w:ins>
          </w:p>
          <w:p w14:paraId="4D27DE21" w14:textId="77777777" w:rsidR="009B33AD" w:rsidRPr="00622A7F" w:rsidRDefault="009B33AD" w:rsidP="00625AE0">
            <w:pPr>
              <w:rPr>
                <w:ins w:id="1014" w:author="Haskamp, Stefan" w:date="2021-12-30T16:35:00Z"/>
                <w:rFonts w:cs="Arial"/>
                <w:sz w:val="23"/>
                <w:szCs w:val="23"/>
              </w:rPr>
            </w:pPr>
            <w:ins w:id="1015" w:author="Haskamp, Stefan" w:date="2021-12-30T16:35:00Z">
              <w:r w:rsidRPr="00622A7F">
                <w:rPr>
                  <w:rFonts w:cs="Arial"/>
                  <w:sz w:val="23"/>
                  <w:szCs w:val="23"/>
                </w:rPr>
                <w:t>3 (23.1%)</w:t>
              </w:r>
            </w:ins>
          </w:p>
        </w:tc>
        <w:tc>
          <w:tcPr>
            <w:tcW w:w="2055" w:type="dxa"/>
          </w:tcPr>
          <w:p w14:paraId="0D816DDC" w14:textId="77777777" w:rsidR="009B33AD" w:rsidRPr="00622A7F" w:rsidRDefault="009B33AD" w:rsidP="00625AE0">
            <w:pPr>
              <w:rPr>
                <w:ins w:id="1016" w:author="Haskamp, Stefan" w:date="2021-12-30T16:35:00Z"/>
                <w:rFonts w:cs="Arial"/>
                <w:sz w:val="23"/>
                <w:szCs w:val="23"/>
              </w:rPr>
            </w:pPr>
            <w:ins w:id="1017" w:author="Haskamp, Stefan" w:date="2021-12-30T16:35:00Z">
              <w:r w:rsidRPr="00622A7F">
                <w:rPr>
                  <w:rFonts w:cs="Arial"/>
                  <w:sz w:val="23"/>
                  <w:szCs w:val="23"/>
                </w:rPr>
                <w:t>4 (80%)</w:t>
              </w:r>
            </w:ins>
          </w:p>
          <w:p w14:paraId="39604A8B" w14:textId="77777777" w:rsidR="009B33AD" w:rsidRPr="00622A7F" w:rsidRDefault="009B33AD" w:rsidP="00625AE0">
            <w:pPr>
              <w:rPr>
                <w:ins w:id="1018" w:author="Haskamp, Stefan" w:date="2021-12-30T16:35:00Z"/>
                <w:rFonts w:cs="Arial"/>
                <w:sz w:val="23"/>
                <w:szCs w:val="23"/>
              </w:rPr>
            </w:pPr>
            <w:ins w:id="1019" w:author="Haskamp, Stefan" w:date="2021-12-30T16:35:00Z">
              <w:r w:rsidRPr="00622A7F">
                <w:rPr>
                  <w:rFonts w:cs="Arial"/>
                  <w:sz w:val="23"/>
                  <w:szCs w:val="23"/>
                </w:rPr>
                <w:t>1 (20%)</w:t>
              </w:r>
            </w:ins>
          </w:p>
        </w:tc>
        <w:tc>
          <w:tcPr>
            <w:tcW w:w="2056" w:type="dxa"/>
          </w:tcPr>
          <w:p w14:paraId="3E18841F" w14:textId="77777777" w:rsidR="009B33AD" w:rsidRPr="00622A7F" w:rsidRDefault="009B33AD" w:rsidP="00625AE0">
            <w:pPr>
              <w:rPr>
                <w:ins w:id="1020" w:author="Haskamp, Stefan" w:date="2021-12-30T16:35:00Z"/>
                <w:rFonts w:cs="Arial"/>
                <w:sz w:val="23"/>
                <w:szCs w:val="23"/>
              </w:rPr>
            </w:pPr>
            <w:ins w:id="1021" w:author="Haskamp, Stefan" w:date="2021-12-30T16:35:00Z">
              <w:r w:rsidRPr="00622A7F">
                <w:rPr>
                  <w:rFonts w:cs="Arial"/>
                  <w:sz w:val="23"/>
                  <w:szCs w:val="23"/>
                </w:rPr>
                <w:t>9 (75.0%)</w:t>
              </w:r>
            </w:ins>
          </w:p>
          <w:p w14:paraId="4D9179FE" w14:textId="77777777" w:rsidR="009B33AD" w:rsidRPr="00622A7F" w:rsidRDefault="009B33AD" w:rsidP="00625AE0">
            <w:pPr>
              <w:rPr>
                <w:ins w:id="1022" w:author="Haskamp, Stefan" w:date="2021-12-30T16:35:00Z"/>
                <w:rFonts w:cs="Arial"/>
                <w:sz w:val="23"/>
                <w:szCs w:val="23"/>
              </w:rPr>
            </w:pPr>
            <w:ins w:id="1023" w:author="Haskamp, Stefan" w:date="2021-12-30T16:35:00Z">
              <w:r w:rsidRPr="00622A7F">
                <w:rPr>
                  <w:rFonts w:cs="Arial"/>
                  <w:sz w:val="23"/>
                  <w:szCs w:val="23"/>
                </w:rPr>
                <w:t>3 (25.0%)</w:t>
              </w:r>
            </w:ins>
          </w:p>
        </w:tc>
        <w:tc>
          <w:tcPr>
            <w:tcW w:w="1984" w:type="dxa"/>
          </w:tcPr>
          <w:p w14:paraId="6101F238" w14:textId="77777777" w:rsidR="009B33AD" w:rsidRPr="00622A7F" w:rsidRDefault="009B33AD" w:rsidP="00625AE0">
            <w:pPr>
              <w:rPr>
                <w:ins w:id="1024" w:author="Haskamp, Stefan" w:date="2021-12-30T16:35:00Z"/>
                <w:rFonts w:cs="Arial"/>
                <w:sz w:val="23"/>
                <w:szCs w:val="23"/>
              </w:rPr>
            </w:pPr>
            <w:ins w:id="1025" w:author="Haskamp, Stefan" w:date="2021-12-30T16:35:00Z">
              <w:r w:rsidRPr="00622A7F">
                <w:rPr>
                  <w:rFonts w:cs="Arial"/>
                  <w:sz w:val="23"/>
                  <w:szCs w:val="23"/>
                </w:rPr>
                <w:t>41 (63.1%)</w:t>
              </w:r>
            </w:ins>
          </w:p>
          <w:p w14:paraId="22B62C3B" w14:textId="77777777" w:rsidR="009B33AD" w:rsidRPr="00622A7F" w:rsidRDefault="009B33AD" w:rsidP="00625AE0">
            <w:pPr>
              <w:rPr>
                <w:ins w:id="1026" w:author="Haskamp, Stefan" w:date="2021-12-30T16:35:00Z"/>
                <w:rFonts w:cs="Arial"/>
                <w:sz w:val="23"/>
                <w:szCs w:val="23"/>
              </w:rPr>
            </w:pPr>
            <w:ins w:id="1027" w:author="Haskamp, Stefan" w:date="2021-12-30T16:35:00Z">
              <w:r w:rsidRPr="00622A7F">
                <w:rPr>
                  <w:rFonts w:cs="Arial"/>
                  <w:sz w:val="23"/>
                  <w:szCs w:val="23"/>
                </w:rPr>
                <w:t>24 (36.9%)</w:t>
              </w:r>
            </w:ins>
          </w:p>
        </w:tc>
      </w:tr>
      <w:tr w:rsidR="009B33AD" w:rsidRPr="00622A7F" w14:paraId="2D8DFD4C" w14:textId="77777777" w:rsidTr="00625AE0">
        <w:trPr>
          <w:ins w:id="1028" w:author="Haskamp, Stefan" w:date="2021-12-30T16:35:00Z"/>
        </w:trPr>
        <w:tc>
          <w:tcPr>
            <w:tcW w:w="2689" w:type="dxa"/>
          </w:tcPr>
          <w:p w14:paraId="3B7022DF" w14:textId="77777777" w:rsidR="009B33AD" w:rsidRPr="00622A7F" w:rsidRDefault="009B33AD" w:rsidP="00625AE0">
            <w:pPr>
              <w:rPr>
                <w:ins w:id="1029" w:author="Haskamp, Stefan" w:date="2021-12-30T16:35:00Z"/>
                <w:rFonts w:cs="Arial"/>
                <w:sz w:val="23"/>
                <w:szCs w:val="23"/>
              </w:rPr>
            </w:pPr>
            <w:ins w:id="1030" w:author="Haskamp, Stefan" w:date="2021-12-30T16:35:00Z">
              <w:r w:rsidRPr="00622A7F">
                <w:rPr>
                  <w:rFonts w:cs="Arial"/>
                  <w:sz w:val="23"/>
                  <w:szCs w:val="23"/>
                </w:rPr>
                <w:t>age at recruitment (average ± standard deviation; in years)</w:t>
              </w:r>
            </w:ins>
          </w:p>
        </w:tc>
        <w:tc>
          <w:tcPr>
            <w:tcW w:w="1701" w:type="dxa"/>
          </w:tcPr>
          <w:p w14:paraId="57F6A777" w14:textId="77777777" w:rsidR="009B33AD" w:rsidRPr="00622A7F" w:rsidRDefault="009B33AD" w:rsidP="00625AE0">
            <w:pPr>
              <w:spacing w:line="276" w:lineRule="auto"/>
              <w:rPr>
                <w:ins w:id="1031" w:author="Haskamp, Stefan" w:date="2021-12-30T16:35:00Z"/>
                <w:rFonts w:cs="Arial"/>
                <w:sz w:val="23"/>
                <w:szCs w:val="23"/>
              </w:rPr>
            </w:pPr>
            <w:ins w:id="1032" w:author="Haskamp, Stefan" w:date="2021-12-30T16:35:00Z">
              <w:r w:rsidRPr="00622A7F">
                <w:rPr>
                  <w:rFonts w:cs="Arial"/>
                  <w:sz w:val="23"/>
                  <w:szCs w:val="23"/>
                </w:rPr>
                <w:t>48.02 ± 18.48</w:t>
              </w:r>
            </w:ins>
          </w:p>
        </w:tc>
        <w:tc>
          <w:tcPr>
            <w:tcW w:w="1842" w:type="dxa"/>
          </w:tcPr>
          <w:p w14:paraId="2C8373FF" w14:textId="77777777" w:rsidR="009B33AD" w:rsidRPr="00622A7F" w:rsidRDefault="009B33AD" w:rsidP="00625AE0">
            <w:pPr>
              <w:spacing w:line="276" w:lineRule="auto"/>
              <w:rPr>
                <w:ins w:id="1033" w:author="Haskamp, Stefan" w:date="2021-12-30T16:35:00Z"/>
                <w:rFonts w:cs="Arial"/>
                <w:sz w:val="23"/>
                <w:szCs w:val="23"/>
              </w:rPr>
            </w:pPr>
            <w:ins w:id="1034" w:author="Haskamp, Stefan" w:date="2021-12-30T16:35:00Z">
              <w:r w:rsidRPr="00622A7F">
                <w:rPr>
                  <w:rFonts w:cs="Arial"/>
                  <w:bCs/>
                  <w:color w:val="000000"/>
                  <w:sz w:val="23"/>
                  <w:szCs w:val="23"/>
                </w:rPr>
                <w:t xml:space="preserve">30.50 </w:t>
              </w:r>
              <w:r w:rsidRPr="00622A7F">
                <w:rPr>
                  <w:rFonts w:cs="Arial"/>
                  <w:sz w:val="23"/>
                  <w:szCs w:val="23"/>
                </w:rPr>
                <w:t xml:space="preserve">± </w:t>
              </w:r>
              <w:r w:rsidRPr="00622A7F">
                <w:rPr>
                  <w:rFonts w:cs="Arial"/>
                  <w:bCs/>
                  <w:color w:val="000000"/>
                  <w:sz w:val="23"/>
                  <w:szCs w:val="23"/>
                </w:rPr>
                <w:t xml:space="preserve">20.49 </w:t>
              </w:r>
            </w:ins>
          </w:p>
        </w:tc>
        <w:tc>
          <w:tcPr>
            <w:tcW w:w="1843" w:type="dxa"/>
          </w:tcPr>
          <w:p w14:paraId="4A05C977" w14:textId="77777777" w:rsidR="009B33AD" w:rsidRPr="00622A7F" w:rsidRDefault="009B33AD" w:rsidP="00625AE0">
            <w:pPr>
              <w:spacing w:line="276" w:lineRule="auto"/>
              <w:rPr>
                <w:ins w:id="1035" w:author="Haskamp, Stefan" w:date="2021-12-30T16:35:00Z"/>
                <w:rFonts w:cs="Arial"/>
                <w:sz w:val="23"/>
                <w:szCs w:val="23"/>
              </w:rPr>
            </w:pPr>
            <w:ins w:id="1036" w:author="Haskamp, Stefan" w:date="2021-12-30T16:35:00Z">
              <w:r w:rsidRPr="00622A7F">
                <w:rPr>
                  <w:rFonts w:cs="Arial"/>
                  <w:bCs/>
                  <w:color w:val="000000"/>
                  <w:sz w:val="23"/>
                  <w:szCs w:val="23"/>
                </w:rPr>
                <w:t xml:space="preserve">55.58 </w:t>
              </w:r>
              <w:r w:rsidRPr="00622A7F">
                <w:rPr>
                  <w:rFonts w:cs="Arial"/>
                  <w:sz w:val="23"/>
                  <w:szCs w:val="23"/>
                </w:rPr>
                <w:t xml:space="preserve">± </w:t>
              </w:r>
              <w:r w:rsidRPr="00622A7F">
                <w:rPr>
                  <w:rFonts w:cs="Arial"/>
                  <w:bCs/>
                  <w:color w:val="000000"/>
                  <w:sz w:val="23"/>
                  <w:szCs w:val="23"/>
                </w:rPr>
                <w:t xml:space="preserve">14.79 </w:t>
              </w:r>
            </w:ins>
          </w:p>
        </w:tc>
        <w:tc>
          <w:tcPr>
            <w:tcW w:w="2055" w:type="dxa"/>
          </w:tcPr>
          <w:p w14:paraId="5B0EAD2D" w14:textId="77777777" w:rsidR="009B33AD" w:rsidRPr="00622A7F" w:rsidRDefault="009B33AD" w:rsidP="00625AE0">
            <w:pPr>
              <w:spacing w:line="276" w:lineRule="auto"/>
              <w:rPr>
                <w:ins w:id="1037" w:author="Haskamp, Stefan" w:date="2021-12-30T16:35:00Z"/>
                <w:rFonts w:cs="Arial"/>
                <w:sz w:val="23"/>
                <w:szCs w:val="23"/>
              </w:rPr>
            </w:pPr>
            <w:ins w:id="1038" w:author="Haskamp, Stefan" w:date="2021-12-30T16:35:00Z">
              <w:r w:rsidRPr="00622A7F">
                <w:rPr>
                  <w:rFonts w:cs="Arial"/>
                  <w:sz w:val="23"/>
                  <w:szCs w:val="23"/>
                </w:rPr>
                <w:t>39.0 ± 14.71</w:t>
              </w:r>
            </w:ins>
          </w:p>
        </w:tc>
        <w:tc>
          <w:tcPr>
            <w:tcW w:w="2056" w:type="dxa"/>
          </w:tcPr>
          <w:p w14:paraId="5D16741C" w14:textId="77777777" w:rsidR="009B33AD" w:rsidRPr="00622A7F" w:rsidRDefault="009B33AD" w:rsidP="00625AE0">
            <w:pPr>
              <w:spacing w:line="276" w:lineRule="auto"/>
              <w:rPr>
                <w:ins w:id="1039" w:author="Haskamp, Stefan" w:date="2021-12-30T16:35:00Z"/>
                <w:rFonts w:cs="Arial"/>
                <w:sz w:val="23"/>
                <w:szCs w:val="23"/>
              </w:rPr>
            </w:pPr>
            <w:ins w:id="1040" w:author="Haskamp, Stefan" w:date="2021-12-30T16:35:00Z">
              <w:r w:rsidRPr="00622A7F">
                <w:rPr>
                  <w:rFonts w:cs="Arial"/>
                  <w:sz w:val="23"/>
                  <w:szCs w:val="23"/>
                </w:rPr>
                <w:t>50.36 ± 22.82</w:t>
              </w:r>
            </w:ins>
          </w:p>
        </w:tc>
        <w:tc>
          <w:tcPr>
            <w:tcW w:w="1984" w:type="dxa"/>
          </w:tcPr>
          <w:p w14:paraId="41712B11" w14:textId="77777777" w:rsidR="009B33AD" w:rsidRPr="00622A7F" w:rsidRDefault="009B33AD" w:rsidP="00625AE0">
            <w:pPr>
              <w:spacing w:line="276" w:lineRule="auto"/>
              <w:rPr>
                <w:ins w:id="1041" w:author="Haskamp, Stefan" w:date="2021-12-30T16:35:00Z"/>
                <w:rFonts w:cs="Arial"/>
                <w:sz w:val="23"/>
                <w:szCs w:val="23"/>
              </w:rPr>
            </w:pPr>
            <w:ins w:id="1042" w:author="Haskamp, Stefan" w:date="2021-12-30T16:35:00Z">
              <w:r w:rsidRPr="00622A7F">
                <w:rPr>
                  <w:rFonts w:cs="Arial"/>
                  <w:sz w:val="23"/>
                  <w:szCs w:val="23"/>
                </w:rPr>
                <w:t xml:space="preserve">47.68 ± </w:t>
              </w:r>
              <w:r w:rsidRPr="00622A7F">
                <w:rPr>
                  <w:rFonts w:cs="Arial"/>
                  <w:bCs/>
                  <w:color w:val="000000"/>
                  <w:sz w:val="23"/>
                  <w:szCs w:val="23"/>
                </w:rPr>
                <w:t xml:space="preserve">18.43 </w:t>
              </w:r>
            </w:ins>
          </w:p>
        </w:tc>
      </w:tr>
      <w:tr w:rsidR="009B33AD" w:rsidRPr="00622A7F" w14:paraId="559AD6C3" w14:textId="77777777" w:rsidTr="00625AE0">
        <w:trPr>
          <w:ins w:id="1043" w:author="Haskamp, Stefan" w:date="2021-12-30T16:35:00Z"/>
        </w:trPr>
        <w:tc>
          <w:tcPr>
            <w:tcW w:w="2689" w:type="dxa"/>
          </w:tcPr>
          <w:p w14:paraId="3B3B2972" w14:textId="77777777" w:rsidR="009B33AD" w:rsidRPr="00622A7F" w:rsidRDefault="009B33AD" w:rsidP="00625AE0">
            <w:pPr>
              <w:rPr>
                <w:ins w:id="1044" w:author="Haskamp, Stefan" w:date="2021-12-30T16:35:00Z"/>
                <w:rFonts w:cs="Arial"/>
                <w:sz w:val="23"/>
                <w:szCs w:val="23"/>
              </w:rPr>
            </w:pPr>
            <w:ins w:id="1045" w:author="Haskamp, Stefan" w:date="2021-12-30T16:35:00Z">
              <w:r w:rsidRPr="00622A7F">
                <w:rPr>
                  <w:rFonts w:cs="Arial"/>
                  <w:sz w:val="23"/>
                  <w:szCs w:val="23"/>
                </w:rPr>
                <w:t>age of onset (average ± standard deviation; in years)</w:t>
              </w:r>
            </w:ins>
          </w:p>
        </w:tc>
        <w:tc>
          <w:tcPr>
            <w:tcW w:w="1701" w:type="dxa"/>
          </w:tcPr>
          <w:p w14:paraId="67B1D646" w14:textId="77777777" w:rsidR="009B33AD" w:rsidRPr="00622A7F" w:rsidRDefault="009B33AD" w:rsidP="00625AE0">
            <w:pPr>
              <w:spacing w:line="276" w:lineRule="auto"/>
              <w:rPr>
                <w:ins w:id="1046" w:author="Haskamp, Stefan" w:date="2021-12-30T16:35:00Z"/>
                <w:rFonts w:cs="Arial"/>
                <w:sz w:val="23"/>
                <w:szCs w:val="23"/>
              </w:rPr>
            </w:pPr>
            <w:ins w:id="1047" w:author="Haskamp, Stefan" w:date="2021-12-30T16:35:00Z">
              <w:r w:rsidRPr="00622A7F">
                <w:rPr>
                  <w:rFonts w:cs="Arial"/>
                  <w:sz w:val="23"/>
                  <w:szCs w:val="23"/>
                </w:rPr>
                <w:t>32.98 ± 22.46</w:t>
              </w:r>
            </w:ins>
          </w:p>
        </w:tc>
        <w:tc>
          <w:tcPr>
            <w:tcW w:w="1842" w:type="dxa"/>
          </w:tcPr>
          <w:p w14:paraId="2C762FCB" w14:textId="77777777" w:rsidR="009B33AD" w:rsidRPr="00622A7F" w:rsidRDefault="009B33AD" w:rsidP="00625AE0">
            <w:pPr>
              <w:spacing w:line="276" w:lineRule="auto"/>
              <w:rPr>
                <w:ins w:id="1048" w:author="Haskamp, Stefan" w:date="2021-12-30T16:35:00Z"/>
                <w:rFonts w:cs="Arial"/>
                <w:sz w:val="23"/>
                <w:szCs w:val="23"/>
              </w:rPr>
            </w:pPr>
            <w:ins w:id="1049" w:author="Haskamp, Stefan" w:date="2021-12-30T16:35:00Z">
              <w:r w:rsidRPr="00622A7F">
                <w:rPr>
                  <w:rFonts w:cs="Arial"/>
                  <w:sz w:val="23"/>
                  <w:szCs w:val="23"/>
                </w:rPr>
                <w:t>14.75 ± 11.18</w:t>
              </w:r>
            </w:ins>
          </w:p>
        </w:tc>
        <w:tc>
          <w:tcPr>
            <w:tcW w:w="1843" w:type="dxa"/>
          </w:tcPr>
          <w:p w14:paraId="4D145BF5" w14:textId="77777777" w:rsidR="009B33AD" w:rsidRPr="00622A7F" w:rsidRDefault="009B33AD" w:rsidP="00625AE0">
            <w:pPr>
              <w:spacing w:line="276" w:lineRule="auto"/>
              <w:rPr>
                <w:ins w:id="1050" w:author="Haskamp, Stefan" w:date="2021-12-30T16:35:00Z"/>
                <w:rFonts w:cs="Arial"/>
                <w:sz w:val="23"/>
                <w:szCs w:val="23"/>
              </w:rPr>
            </w:pPr>
            <w:ins w:id="1051" w:author="Haskamp, Stefan" w:date="2021-12-30T16:35:00Z">
              <w:r w:rsidRPr="00622A7F">
                <w:rPr>
                  <w:rFonts w:cs="Arial"/>
                  <w:sz w:val="23"/>
                  <w:szCs w:val="23"/>
                </w:rPr>
                <w:t>34.27 ± 20.95</w:t>
              </w:r>
            </w:ins>
          </w:p>
        </w:tc>
        <w:tc>
          <w:tcPr>
            <w:tcW w:w="2055" w:type="dxa"/>
          </w:tcPr>
          <w:p w14:paraId="21189E59" w14:textId="77777777" w:rsidR="009B33AD" w:rsidRPr="00622A7F" w:rsidRDefault="009B33AD" w:rsidP="00625AE0">
            <w:pPr>
              <w:spacing w:line="276" w:lineRule="auto"/>
              <w:rPr>
                <w:ins w:id="1052" w:author="Haskamp, Stefan" w:date="2021-12-30T16:35:00Z"/>
                <w:rFonts w:cs="Arial"/>
                <w:sz w:val="23"/>
                <w:szCs w:val="23"/>
              </w:rPr>
            </w:pPr>
            <w:ins w:id="1053" w:author="Haskamp, Stefan" w:date="2021-12-30T16:35:00Z">
              <w:r w:rsidRPr="00622A7F">
                <w:rPr>
                  <w:rFonts w:cs="Arial"/>
                  <w:sz w:val="23"/>
                  <w:szCs w:val="23"/>
                </w:rPr>
                <w:t>24.60 ± 18.73</w:t>
              </w:r>
            </w:ins>
          </w:p>
        </w:tc>
        <w:tc>
          <w:tcPr>
            <w:tcW w:w="2056" w:type="dxa"/>
          </w:tcPr>
          <w:p w14:paraId="487F75BA" w14:textId="77777777" w:rsidR="009B33AD" w:rsidRPr="00622A7F" w:rsidRDefault="009B33AD" w:rsidP="00625AE0">
            <w:pPr>
              <w:spacing w:line="276" w:lineRule="auto"/>
              <w:rPr>
                <w:ins w:id="1054" w:author="Haskamp, Stefan" w:date="2021-12-30T16:35:00Z"/>
                <w:rFonts w:cs="Arial"/>
                <w:sz w:val="23"/>
                <w:szCs w:val="23"/>
              </w:rPr>
            </w:pPr>
            <w:ins w:id="1055" w:author="Haskamp, Stefan" w:date="2021-12-30T16:35:00Z">
              <w:r w:rsidRPr="00622A7F">
                <w:rPr>
                  <w:rFonts w:cs="Arial"/>
                  <w:sz w:val="23"/>
                  <w:szCs w:val="23"/>
                </w:rPr>
                <w:t>31.30 ± 21.93</w:t>
              </w:r>
            </w:ins>
          </w:p>
        </w:tc>
        <w:tc>
          <w:tcPr>
            <w:tcW w:w="1984" w:type="dxa"/>
          </w:tcPr>
          <w:p w14:paraId="5CD43FA7" w14:textId="77777777" w:rsidR="009B33AD" w:rsidRPr="00622A7F" w:rsidRDefault="009B33AD" w:rsidP="00625AE0">
            <w:pPr>
              <w:spacing w:line="276" w:lineRule="auto"/>
              <w:rPr>
                <w:ins w:id="1056" w:author="Haskamp, Stefan" w:date="2021-12-30T16:35:00Z"/>
                <w:rFonts w:cs="Arial"/>
                <w:sz w:val="23"/>
                <w:szCs w:val="23"/>
              </w:rPr>
            </w:pPr>
            <w:ins w:id="1057" w:author="Haskamp, Stefan" w:date="2021-12-30T16:35:00Z">
              <w:r w:rsidRPr="00622A7F">
                <w:rPr>
                  <w:rFonts w:cs="Arial"/>
                  <w:sz w:val="23"/>
                  <w:szCs w:val="23"/>
                </w:rPr>
                <w:t>33.93 ± 22.97</w:t>
              </w:r>
            </w:ins>
          </w:p>
        </w:tc>
      </w:tr>
      <w:tr w:rsidR="009B33AD" w:rsidRPr="00622A7F" w14:paraId="4A79F522" w14:textId="77777777" w:rsidTr="00625AE0">
        <w:trPr>
          <w:ins w:id="1058" w:author="Haskamp, Stefan" w:date="2021-12-30T16:35:00Z"/>
        </w:trPr>
        <w:tc>
          <w:tcPr>
            <w:tcW w:w="2689" w:type="dxa"/>
          </w:tcPr>
          <w:p w14:paraId="302DE2AA" w14:textId="77777777" w:rsidR="009B33AD" w:rsidRPr="00622A7F" w:rsidRDefault="009B33AD" w:rsidP="00625AE0">
            <w:pPr>
              <w:spacing w:line="276" w:lineRule="auto"/>
              <w:rPr>
                <w:ins w:id="1059" w:author="Haskamp, Stefan" w:date="2021-12-30T16:35:00Z"/>
                <w:rFonts w:cs="Arial"/>
                <w:sz w:val="23"/>
                <w:szCs w:val="23"/>
              </w:rPr>
            </w:pPr>
            <w:ins w:id="1060" w:author="Haskamp, Stefan" w:date="2021-12-30T16:35:00Z">
              <w:r w:rsidRPr="00622A7F">
                <w:rPr>
                  <w:rFonts w:cs="Arial"/>
                  <w:sz w:val="23"/>
                  <w:szCs w:val="23"/>
                </w:rPr>
                <w:t xml:space="preserve">course of disease  </w:t>
              </w:r>
              <w:r w:rsidRPr="00622A7F">
                <w:rPr>
                  <w:rFonts w:cs="Arial"/>
                  <w:sz w:val="23"/>
                  <w:szCs w:val="23"/>
                </w:rPr>
                <w:tab/>
              </w:r>
              <w:r w:rsidRPr="00622A7F">
                <w:rPr>
                  <w:rFonts w:cs="Arial"/>
                  <w:sz w:val="23"/>
                  <w:szCs w:val="23"/>
                </w:rPr>
                <w:tab/>
                <w:t>episodic</w:t>
              </w:r>
            </w:ins>
          </w:p>
          <w:p w14:paraId="6B5D55D8" w14:textId="77777777" w:rsidR="009B33AD" w:rsidRPr="00622A7F" w:rsidRDefault="009B33AD" w:rsidP="00625AE0">
            <w:pPr>
              <w:spacing w:line="276" w:lineRule="auto"/>
              <w:rPr>
                <w:ins w:id="1061" w:author="Haskamp, Stefan" w:date="2021-12-30T16:35:00Z"/>
                <w:rFonts w:cs="Arial"/>
                <w:sz w:val="23"/>
                <w:szCs w:val="23"/>
              </w:rPr>
            </w:pPr>
            <w:ins w:id="1062" w:author="Haskamp, Stefan" w:date="2021-12-30T16:35:00Z">
              <w:r w:rsidRPr="00622A7F">
                <w:rPr>
                  <w:rFonts w:cs="Arial"/>
                  <w:sz w:val="23"/>
                  <w:szCs w:val="23"/>
                </w:rPr>
                <w:tab/>
                <w:t>constant</w:t>
              </w:r>
            </w:ins>
          </w:p>
        </w:tc>
        <w:tc>
          <w:tcPr>
            <w:tcW w:w="1701" w:type="dxa"/>
          </w:tcPr>
          <w:p w14:paraId="76B3213F" w14:textId="77777777" w:rsidR="009B33AD" w:rsidRPr="00622A7F" w:rsidRDefault="009B33AD" w:rsidP="00625AE0">
            <w:pPr>
              <w:spacing w:line="276" w:lineRule="auto"/>
              <w:rPr>
                <w:ins w:id="1063" w:author="Haskamp, Stefan" w:date="2021-12-30T16:35:00Z"/>
                <w:rFonts w:cs="Arial"/>
                <w:sz w:val="23"/>
                <w:szCs w:val="23"/>
              </w:rPr>
            </w:pPr>
          </w:p>
          <w:p w14:paraId="510F6FBD" w14:textId="77777777" w:rsidR="009B33AD" w:rsidRPr="00622A7F" w:rsidRDefault="009B33AD" w:rsidP="00625AE0">
            <w:pPr>
              <w:spacing w:line="276" w:lineRule="auto"/>
              <w:rPr>
                <w:ins w:id="1064" w:author="Haskamp, Stefan" w:date="2021-12-30T16:35:00Z"/>
                <w:rFonts w:cs="Arial"/>
                <w:sz w:val="23"/>
                <w:szCs w:val="23"/>
              </w:rPr>
            </w:pPr>
            <w:ins w:id="1065" w:author="Haskamp, Stefan" w:date="2021-12-30T16:35:00Z">
              <w:r w:rsidRPr="00622A7F">
                <w:rPr>
                  <w:rFonts w:cs="Arial"/>
                  <w:sz w:val="23"/>
                  <w:szCs w:val="23"/>
                </w:rPr>
                <w:t>53 (76.8%)</w:t>
              </w:r>
            </w:ins>
          </w:p>
          <w:p w14:paraId="583E7742" w14:textId="77777777" w:rsidR="009B33AD" w:rsidRPr="00622A7F" w:rsidRDefault="009B33AD" w:rsidP="00625AE0">
            <w:pPr>
              <w:spacing w:line="276" w:lineRule="auto"/>
              <w:rPr>
                <w:ins w:id="1066" w:author="Haskamp, Stefan" w:date="2021-12-30T16:35:00Z"/>
                <w:rFonts w:cs="Arial"/>
                <w:sz w:val="23"/>
                <w:szCs w:val="23"/>
              </w:rPr>
            </w:pPr>
            <w:ins w:id="1067" w:author="Haskamp, Stefan" w:date="2021-12-30T16:35:00Z">
              <w:r w:rsidRPr="00622A7F">
                <w:rPr>
                  <w:rFonts w:cs="Arial"/>
                  <w:sz w:val="23"/>
                  <w:szCs w:val="23"/>
                </w:rPr>
                <w:t>16 (23.2%)</w:t>
              </w:r>
            </w:ins>
          </w:p>
        </w:tc>
        <w:tc>
          <w:tcPr>
            <w:tcW w:w="1842" w:type="dxa"/>
          </w:tcPr>
          <w:p w14:paraId="6F71F165" w14:textId="77777777" w:rsidR="009B33AD" w:rsidRPr="00622A7F" w:rsidRDefault="009B33AD" w:rsidP="00625AE0">
            <w:pPr>
              <w:spacing w:line="276" w:lineRule="auto"/>
              <w:rPr>
                <w:ins w:id="1068" w:author="Haskamp, Stefan" w:date="2021-12-30T16:35:00Z"/>
                <w:rFonts w:cs="Arial"/>
                <w:sz w:val="23"/>
                <w:szCs w:val="23"/>
              </w:rPr>
            </w:pPr>
          </w:p>
          <w:p w14:paraId="0146A868" w14:textId="77777777" w:rsidR="009B33AD" w:rsidRPr="00622A7F" w:rsidRDefault="009B33AD" w:rsidP="00625AE0">
            <w:pPr>
              <w:spacing w:line="276" w:lineRule="auto"/>
              <w:rPr>
                <w:ins w:id="1069" w:author="Haskamp, Stefan" w:date="2021-12-30T16:35:00Z"/>
                <w:rFonts w:cs="Arial"/>
                <w:sz w:val="23"/>
                <w:szCs w:val="23"/>
              </w:rPr>
            </w:pPr>
            <w:ins w:id="1070" w:author="Haskamp, Stefan" w:date="2021-12-30T16:35:00Z">
              <w:r w:rsidRPr="00622A7F">
                <w:rPr>
                  <w:rFonts w:cs="Arial"/>
                  <w:sz w:val="23"/>
                  <w:szCs w:val="23"/>
                </w:rPr>
                <w:t>2 (66.7%)</w:t>
              </w:r>
            </w:ins>
          </w:p>
          <w:p w14:paraId="0EB742E0" w14:textId="77777777" w:rsidR="009B33AD" w:rsidRPr="00622A7F" w:rsidRDefault="009B33AD" w:rsidP="00625AE0">
            <w:pPr>
              <w:spacing w:line="276" w:lineRule="auto"/>
              <w:rPr>
                <w:ins w:id="1071" w:author="Haskamp, Stefan" w:date="2021-12-30T16:35:00Z"/>
                <w:rFonts w:cs="Arial"/>
                <w:sz w:val="23"/>
                <w:szCs w:val="23"/>
              </w:rPr>
            </w:pPr>
            <w:ins w:id="1072" w:author="Haskamp, Stefan" w:date="2021-12-30T16:35:00Z">
              <w:r w:rsidRPr="00622A7F">
                <w:rPr>
                  <w:rFonts w:cs="Arial"/>
                  <w:sz w:val="23"/>
                  <w:szCs w:val="23"/>
                </w:rPr>
                <w:t>1 (33.3%)</w:t>
              </w:r>
            </w:ins>
          </w:p>
        </w:tc>
        <w:tc>
          <w:tcPr>
            <w:tcW w:w="1843" w:type="dxa"/>
          </w:tcPr>
          <w:p w14:paraId="278D3B7B" w14:textId="77777777" w:rsidR="009B33AD" w:rsidRPr="00622A7F" w:rsidRDefault="009B33AD" w:rsidP="00625AE0">
            <w:pPr>
              <w:spacing w:line="276" w:lineRule="auto"/>
              <w:rPr>
                <w:ins w:id="1073" w:author="Haskamp, Stefan" w:date="2021-12-30T16:35:00Z"/>
                <w:rFonts w:cs="Arial"/>
                <w:sz w:val="23"/>
                <w:szCs w:val="23"/>
              </w:rPr>
            </w:pPr>
          </w:p>
          <w:p w14:paraId="702FB430" w14:textId="77777777" w:rsidR="009B33AD" w:rsidRPr="00622A7F" w:rsidRDefault="009B33AD" w:rsidP="00625AE0">
            <w:pPr>
              <w:spacing w:line="276" w:lineRule="auto"/>
              <w:rPr>
                <w:ins w:id="1074" w:author="Haskamp, Stefan" w:date="2021-12-30T16:35:00Z"/>
                <w:rFonts w:cs="Arial"/>
                <w:sz w:val="23"/>
                <w:szCs w:val="23"/>
              </w:rPr>
            </w:pPr>
            <w:ins w:id="1075" w:author="Haskamp, Stefan" w:date="2021-12-30T16:35:00Z">
              <w:r w:rsidRPr="00622A7F">
                <w:rPr>
                  <w:rFonts w:cs="Arial"/>
                  <w:sz w:val="23"/>
                  <w:szCs w:val="23"/>
                </w:rPr>
                <w:t>10 (83.3%)</w:t>
              </w:r>
            </w:ins>
          </w:p>
          <w:p w14:paraId="7120771B" w14:textId="77777777" w:rsidR="009B33AD" w:rsidRPr="00622A7F" w:rsidRDefault="009B33AD" w:rsidP="00625AE0">
            <w:pPr>
              <w:spacing w:line="276" w:lineRule="auto"/>
              <w:rPr>
                <w:ins w:id="1076" w:author="Haskamp, Stefan" w:date="2021-12-30T16:35:00Z"/>
                <w:rFonts w:cs="Arial"/>
                <w:sz w:val="23"/>
                <w:szCs w:val="23"/>
              </w:rPr>
            </w:pPr>
            <w:ins w:id="1077" w:author="Haskamp, Stefan" w:date="2021-12-30T16:35:00Z">
              <w:r w:rsidRPr="00622A7F">
                <w:rPr>
                  <w:rFonts w:cs="Arial"/>
                  <w:sz w:val="23"/>
                  <w:szCs w:val="23"/>
                </w:rPr>
                <w:t>2 (16.7%)</w:t>
              </w:r>
            </w:ins>
          </w:p>
        </w:tc>
        <w:tc>
          <w:tcPr>
            <w:tcW w:w="2055" w:type="dxa"/>
          </w:tcPr>
          <w:p w14:paraId="05862AFE" w14:textId="77777777" w:rsidR="009B33AD" w:rsidRPr="00622A7F" w:rsidRDefault="009B33AD" w:rsidP="00625AE0">
            <w:pPr>
              <w:spacing w:line="276" w:lineRule="auto"/>
              <w:rPr>
                <w:ins w:id="1078" w:author="Haskamp, Stefan" w:date="2021-12-30T16:35:00Z"/>
                <w:rFonts w:cs="Arial"/>
                <w:sz w:val="23"/>
                <w:szCs w:val="23"/>
              </w:rPr>
            </w:pPr>
          </w:p>
          <w:p w14:paraId="072C0035" w14:textId="77777777" w:rsidR="009B33AD" w:rsidRPr="00622A7F" w:rsidRDefault="009B33AD" w:rsidP="00625AE0">
            <w:pPr>
              <w:spacing w:line="276" w:lineRule="auto"/>
              <w:rPr>
                <w:ins w:id="1079" w:author="Haskamp, Stefan" w:date="2021-12-30T16:35:00Z"/>
                <w:rFonts w:cs="Arial"/>
                <w:sz w:val="23"/>
                <w:szCs w:val="23"/>
              </w:rPr>
            </w:pPr>
            <w:ins w:id="1080" w:author="Haskamp, Stefan" w:date="2021-12-30T16:35:00Z">
              <w:r w:rsidRPr="00622A7F">
                <w:rPr>
                  <w:rFonts w:cs="Arial"/>
                  <w:sz w:val="23"/>
                  <w:szCs w:val="23"/>
                </w:rPr>
                <w:t>4 (80%)</w:t>
              </w:r>
            </w:ins>
          </w:p>
          <w:p w14:paraId="3E10B1FE" w14:textId="77777777" w:rsidR="009B33AD" w:rsidRPr="00622A7F" w:rsidRDefault="009B33AD" w:rsidP="00625AE0">
            <w:pPr>
              <w:spacing w:line="276" w:lineRule="auto"/>
              <w:rPr>
                <w:ins w:id="1081" w:author="Haskamp, Stefan" w:date="2021-12-30T16:35:00Z"/>
                <w:rFonts w:cs="Arial"/>
                <w:sz w:val="23"/>
                <w:szCs w:val="23"/>
              </w:rPr>
            </w:pPr>
            <w:ins w:id="1082" w:author="Haskamp, Stefan" w:date="2021-12-30T16:35:00Z">
              <w:r w:rsidRPr="00622A7F">
                <w:rPr>
                  <w:rFonts w:cs="Arial"/>
                  <w:sz w:val="23"/>
                  <w:szCs w:val="23"/>
                </w:rPr>
                <w:t>1 (20%)</w:t>
              </w:r>
            </w:ins>
          </w:p>
        </w:tc>
        <w:tc>
          <w:tcPr>
            <w:tcW w:w="2056" w:type="dxa"/>
          </w:tcPr>
          <w:p w14:paraId="218934B8" w14:textId="77777777" w:rsidR="009B33AD" w:rsidRPr="00622A7F" w:rsidRDefault="009B33AD" w:rsidP="00625AE0">
            <w:pPr>
              <w:spacing w:line="276" w:lineRule="auto"/>
              <w:rPr>
                <w:ins w:id="1083" w:author="Haskamp, Stefan" w:date="2021-12-30T16:35:00Z"/>
                <w:rFonts w:cs="Arial"/>
                <w:sz w:val="23"/>
                <w:szCs w:val="23"/>
              </w:rPr>
            </w:pPr>
          </w:p>
          <w:p w14:paraId="27B82959" w14:textId="77777777" w:rsidR="009B33AD" w:rsidRPr="00622A7F" w:rsidRDefault="009B33AD" w:rsidP="00625AE0">
            <w:pPr>
              <w:spacing w:line="276" w:lineRule="auto"/>
              <w:rPr>
                <w:ins w:id="1084" w:author="Haskamp, Stefan" w:date="2021-12-30T16:35:00Z"/>
                <w:rFonts w:cs="Arial"/>
                <w:sz w:val="23"/>
                <w:szCs w:val="23"/>
              </w:rPr>
            </w:pPr>
            <w:ins w:id="1085" w:author="Haskamp, Stefan" w:date="2021-12-30T16:35:00Z">
              <w:r w:rsidRPr="00622A7F">
                <w:rPr>
                  <w:rFonts w:cs="Arial"/>
                  <w:sz w:val="23"/>
                  <w:szCs w:val="23"/>
                </w:rPr>
                <w:t>8 (66.7%)</w:t>
              </w:r>
            </w:ins>
          </w:p>
          <w:p w14:paraId="5F16FF24" w14:textId="77777777" w:rsidR="009B33AD" w:rsidRPr="00622A7F" w:rsidRDefault="009B33AD" w:rsidP="00625AE0">
            <w:pPr>
              <w:spacing w:line="276" w:lineRule="auto"/>
              <w:rPr>
                <w:ins w:id="1086" w:author="Haskamp, Stefan" w:date="2021-12-30T16:35:00Z"/>
                <w:rFonts w:cs="Arial"/>
                <w:sz w:val="23"/>
                <w:szCs w:val="23"/>
              </w:rPr>
            </w:pPr>
            <w:ins w:id="1087" w:author="Haskamp, Stefan" w:date="2021-12-30T16:35:00Z">
              <w:r w:rsidRPr="00622A7F">
                <w:rPr>
                  <w:rFonts w:cs="Arial"/>
                  <w:sz w:val="23"/>
                  <w:szCs w:val="23"/>
                </w:rPr>
                <w:t>2 (33.3)</w:t>
              </w:r>
            </w:ins>
          </w:p>
        </w:tc>
        <w:tc>
          <w:tcPr>
            <w:tcW w:w="1984" w:type="dxa"/>
          </w:tcPr>
          <w:p w14:paraId="1046F0AE" w14:textId="77777777" w:rsidR="009B33AD" w:rsidRPr="00622A7F" w:rsidRDefault="009B33AD" w:rsidP="00625AE0">
            <w:pPr>
              <w:spacing w:line="276" w:lineRule="auto"/>
              <w:rPr>
                <w:ins w:id="1088" w:author="Haskamp, Stefan" w:date="2021-12-30T16:35:00Z"/>
                <w:rFonts w:cs="Arial"/>
                <w:sz w:val="23"/>
                <w:szCs w:val="23"/>
              </w:rPr>
            </w:pPr>
          </w:p>
          <w:p w14:paraId="0C8C0C92" w14:textId="77777777" w:rsidR="009B33AD" w:rsidRPr="00622A7F" w:rsidRDefault="009B33AD" w:rsidP="00625AE0">
            <w:pPr>
              <w:spacing w:line="276" w:lineRule="auto"/>
              <w:rPr>
                <w:ins w:id="1089" w:author="Haskamp, Stefan" w:date="2021-12-30T16:35:00Z"/>
                <w:rFonts w:cs="Arial"/>
                <w:sz w:val="23"/>
                <w:szCs w:val="23"/>
              </w:rPr>
            </w:pPr>
            <w:ins w:id="1090" w:author="Haskamp, Stefan" w:date="2021-12-30T16:35:00Z">
              <w:r w:rsidRPr="00622A7F">
                <w:rPr>
                  <w:rFonts w:cs="Arial"/>
                  <w:sz w:val="23"/>
                  <w:szCs w:val="23"/>
                </w:rPr>
                <w:t>41 (75.9%)</w:t>
              </w:r>
            </w:ins>
          </w:p>
          <w:p w14:paraId="73CAE9D8" w14:textId="77777777" w:rsidR="009B33AD" w:rsidRPr="00622A7F" w:rsidRDefault="009B33AD" w:rsidP="00625AE0">
            <w:pPr>
              <w:spacing w:line="276" w:lineRule="auto"/>
              <w:rPr>
                <w:ins w:id="1091" w:author="Haskamp, Stefan" w:date="2021-12-30T16:35:00Z"/>
                <w:rFonts w:cs="Arial"/>
                <w:sz w:val="23"/>
                <w:szCs w:val="23"/>
              </w:rPr>
            </w:pPr>
            <w:ins w:id="1092" w:author="Haskamp, Stefan" w:date="2021-12-30T16:35:00Z">
              <w:r w:rsidRPr="00622A7F">
                <w:rPr>
                  <w:rFonts w:cs="Arial"/>
                  <w:sz w:val="23"/>
                  <w:szCs w:val="23"/>
                </w:rPr>
                <w:t>13 (24.1%)</w:t>
              </w:r>
            </w:ins>
          </w:p>
        </w:tc>
      </w:tr>
      <w:tr w:rsidR="009B33AD" w:rsidRPr="00622A7F" w14:paraId="3945A085" w14:textId="77777777" w:rsidTr="00625AE0">
        <w:trPr>
          <w:ins w:id="1093" w:author="Haskamp, Stefan" w:date="2021-12-30T16:35:00Z"/>
        </w:trPr>
        <w:tc>
          <w:tcPr>
            <w:tcW w:w="2689" w:type="dxa"/>
          </w:tcPr>
          <w:p w14:paraId="43BE0852" w14:textId="77777777" w:rsidR="009B33AD" w:rsidRPr="00622A7F" w:rsidRDefault="009B33AD" w:rsidP="00625AE0">
            <w:pPr>
              <w:spacing w:line="276" w:lineRule="auto"/>
              <w:rPr>
                <w:ins w:id="1094" w:author="Haskamp, Stefan" w:date="2021-12-30T16:35:00Z"/>
                <w:rFonts w:cs="Arial"/>
                <w:sz w:val="23"/>
                <w:szCs w:val="23"/>
              </w:rPr>
            </w:pPr>
            <w:ins w:id="1095" w:author="Haskamp, Stefan" w:date="2021-12-30T16:35:00Z">
              <w:r w:rsidRPr="00622A7F">
                <w:rPr>
                  <w:rFonts w:cs="Arial"/>
                  <w:sz w:val="23"/>
                  <w:szCs w:val="23"/>
                </w:rPr>
                <w:t xml:space="preserve">concomitant psoriatic disease (any) </w:t>
              </w:r>
              <w:r w:rsidRPr="00622A7F">
                <w:rPr>
                  <w:rFonts w:cs="Arial"/>
                  <w:sz w:val="23"/>
                  <w:szCs w:val="23"/>
                </w:rPr>
                <w:tab/>
              </w:r>
              <w:r w:rsidRPr="00622A7F">
                <w:rPr>
                  <w:rFonts w:cs="Arial"/>
                  <w:sz w:val="23"/>
                  <w:szCs w:val="23"/>
                </w:rPr>
                <w:tab/>
              </w:r>
              <w:r w:rsidRPr="00622A7F">
                <w:rPr>
                  <w:rFonts w:cs="Arial"/>
                  <w:sz w:val="23"/>
                  <w:szCs w:val="23"/>
                </w:rPr>
                <w:tab/>
                <w:t>yes</w:t>
              </w:r>
            </w:ins>
          </w:p>
          <w:p w14:paraId="6C520C00" w14:textId="77777777" w:rsidR="009B33AD" w:rsidRPr="00622A7F" w:rsidRDefault="009B33AD" w:rsidP="00625AE0">
            <w:pPr>
              <w:spacing w:line="276" w:lineRule="auto"/>
              <w:rPr>
                <w:ins w:id="1096" w:author="Haskamp, Stefan" w:date="2021-12-30T16:35:00Z"/>
                <w:rFonts w:cs="Arial"/>
                <w:sz w:val="23"/>
                <w:szCs w:val="23"/>
              </w:rPr>
            </w:pPr>
            <w:ins w:id="1097" w:author="Haskamp, Stefan" w:date="2021-12-30T16:35:00Z">
              <w:r w:rsidRPr="00622A7F">
                <w:rPr>
                  <w:rFonts w:cs="Arial"/>
                  <w:sz w:val="23"/>
                  <w:szCs w:val="23"/>
                </w:rPr>
                <w:tab/>
              </w:r>
              <w:r w:rsidRPr="00622A7F">
                <w:rPr>
                  <w:rFonts w:cs="Arial"/>
                  <w:sz w:val="23"/>
                  <w:szCs w:val="23"/>
                </w:rPr>
                <w:tab/>
                <w:t>no</w:t>
              </w:r>
            </w:ins>
          </w:p>
        </w:tc>
        <w:tc>
          <w:tcPr>
            <w:tcW w:w="1701" w:type="dxa"/>
          </w:tcPr>
          <w:p w14:paraId="22A35084" w14:textId="77777777" w:rsidR="009B33AD" w:rsidRPr="00622A7F" w:rsidRDefault="009B33AD" w:rsidP="00625AE0">
            <w:pPr>
              <w:spacing w:line="276" w:lineRule="auto"/>
              <w:rPr>
                <w:ins w:id="1098" w:author="Haskamp, Stefan" w:date="2021-12-30T16:35:00Z"/>
                <w:rFonts w:cs="Arial"/>
                <w:sz w:val="23"/>
                <w:szCs w:val="23"/>
              </w:rPr>
            </w:pPr>
          </w:p>
          <w:p w14:paraId="6E549CCF" w14:textId="77777777" w:rsidR="009B33AD" w:rsidRPr="00622A7F" w:rsidRDefault="009B33AD" w:rsidP="00625AE0">
            <w:pPr>
              <w:spacing w:line="276" w:lineRule="auto"/>
              <w:rPr>
                <w:ins w:id="1099" w:author="Haskamp, Stefan" w:date="2021-12-30T16:35:00Z"/>
                <w:rFonts w:cs="Arial"/>
                <w:sz w:val="23"/>
                <w:szCs w:val="23"/>
              </w:rPr>
            </w:pPr>
            <w:ins w:id="1100" w:author="Haskamp, Stefan" w:date="2021-12-30T16:35:00Z">
              <w:r w:rsidRPr="00622A7F">
                <w:rPr>
                  <w:rFonts w:cs="Arial"/>
                  <w:sz w:val="23"/>
                  <w:szCs w:val="23"/>
                </w:rPr>
                <w:t>48 (61.5%)</w:t>
              </w:r>
            </w:ins>
          </w:p>
          <w:p w14:paraId="3F10AEA1" w14:textId="77777777" w:rsidR="009B33AD" w:rsidRPr="00622A7F" w:rsidRDefault="009B33AD" w:rsidP="00625AE0">
            <w:pPr>
              <w:spacing w:line="276" w:lineRule="auto"/>
              <w:rPr>
                <w:ins w:id="1101" w:author="Haskamp, Stefan" w:date="2021-12-30T16:35:00Z"/>
                <w:rFonts w:cs="Arial"/>
                <w:sz w:val="23"/>
                <w:szCs w:val="23"/>
              </w:rPr>
            </w:pPr>
            <w:ins w:id="1102" w:author="Haskamp, Stefan" w:date="2021-12-30T16:35:00Z">
              <w:r w:rsidRPr="00622A7F">
                <w:rPr>
                  <w:rFonts w:cs="Arial"/>
                  <w:sz w:val="23"/>
                  <w:szCs w:val="23"/>
                </w:rPr>
                <w:t>30 (38.5%)</w:t>
              </w:r>
            </w:ins>
          </w:p>
        </w:tc>
        <w:tc>
          <w:tcPr>
            <w:tcW w:w="1842" w:type="dxa"/>
          </w:tcPr>
          <w:p w14:paraId="7E083305" w14:textId="77777777" w:rsidR="009B33AD" w:rsidRPr="00622A7F" w:rsidRDefault="009B33AD" w:rsidP="00625AE0">
            <w:pPr>
              <w:spacing w:line="276" w:lineRule="auto"/>
              <w:rPr>
                <w:ins w:id="1103" w:author="Haskamp, Stefan" w:date="2021-12-30T16:35:00Z"/>
                <w:rFonts w:cs="Arial"/>
                <w:sz w:val="23"/>
                <w:szCs w:val="23"/>
              </w:rPr>
            </w:pPr>
          </w:p>
          <w:p w14:paraId="1B9A5389" w14:textId="77777777" w:rsidR="009B33AD" w:rsidRPr="00622A7F" w:rsidRDefault="009B33AD" w:rsidP="00625AE0">
            <w:pPr>
              <w:spacing w:line="276" w:lineRule="auto"/>
              <w:rPr>
                <w:ins w:id="1104" w:author="Haskamp, Stefan" w:date="2021-12-30T16:35:00Z"/>
                <w:rFonts w:cs="Arial"/>
                <w:sz w:val="23"/>
                <w:szCs w:val="23"/>
              </w:rPr>
            </w:pPr>
            <w:ins w:id="1105" w:author="Haskamp, Stefan" w:date="2021-12-30T16:35:00Z">
              <w:r w:rsidRPr="00622A7F">
                <w:rPr>
                  <w:rFonts w:cs="Arial"/>
                  <w:sz w:val="23"/>
                  <w:szCs w:val="23"/>
                </w:rPr>
                <w:t>4 (100%)</w:t>
              </w:r>
            </w:ins>
          </w:p>
          <w:p w14:paraId="0A83670B" w14:textId="77777777" w:rsidR="009B33AD" w:rsidRPr="00622A7F" w:rsidRDefault="009B33AD" w:rsidP="00625AE0">
            <w:pPr>
              <w:spacing w:line="276" w:lineRule="auto"/>
              <w:rPr>
                <w:ins w:id="1106" w:author="Haskamp, Stefan" w:date="2021-12-30T16:35:00Z"/>
                <w:rFonts w:cs="Arial"/>
                <w:sz w:val="23"/>
                <w:szCs w:val="23"/>
              </w:rPr>
            </w:pPr>
            <w:ins w:id="1107" w:author="Haskamp, Stefan" w:date="2021-12-30T16:35:00Z">
              <w:r w:rsidRPr="00622A7F">
                <w:rPr>
                  <w:rFonts w:cs="Arial"/>
                  <w:sz w:val="23"/>
                  <w:szCs w:val="23"/>
                </w:rPr>
                <w:t>0 (0%)</w:t>
              </w:r>
            </w:ins>
          </w:p>
        </w:tc>
        <w:tc>
          <w:tcPr>
            <w:tcW w:w="1843" w:type="dxa"/>
          </w:tcPr>
          <w:p w14:paraId="6E14D447" w14:textId="77777777" w:rsidR="009B33AD" w:rsidRPr="00622A7F" w:rsidRDefault="009B33AD" w:rsidP="00625AE0">
            <w:pPr>
              <w:spacing w:line="276" w:lineRule="auto"/>
              <w:rPr>
                <w:ins w:id="1108" w:author="Haskamp, Stefan" w:date="2021-12-30T16:35:00Z"/>
                <w:rFonts w:cs="Arial"/>
                <w:sz w:val="23"/>
                <w:szCs w:val="23"/>
              </w:rPr>
            </w:pPr>
          </w:p>
          <w:p w14:paraId="3020AC58" w14:textId="77777777" w:rsidR="009B33AD" w:rsidRPr="00622A7F" w:rsidRDefault="009B33AD" w:rsidP="00625AE0">
            <w:pPr>
              <w:spacing w:line="276" w:lineRule="auto"/>
              <w:rPr>
                <w:ins w:id="1109" w:author="Haskamp, Stefan" w:date="2021-12-30T16:35:00Z"/>
                <w:rFonts w:cs="Arial"/>
                <w:sz w:val="23"/>
                <w:szCs w:val="23"/>
              </w:rPr>
            </w:pPr>
            <w:ins w:id="1110" w:author="Haskamp, Stefan" w:date="2021-12-30T16:35:00Z">
              <w:r w:rsidRPr="00622A7F">
                <w:rPr>
                  <w:rFonts w:cs="Arial"/>
                  <w:sz w:val="23"/>
                  <w:szCs w:val="23"/>
                </w:rPr>
                <w:t>7 (41.7%)</w:t>
              </w:r>
            </w:ins>
          </w:p>
          <w:p w14:paraId="70806BE1" w14:textId="77777777" w:rsidR="009B33AD" w:rsidRPr="00622A7F" w:rsidRDefault="009B33AD" w:rsidP="00625AE0">
            <w:pPr>
              <w:spacing w:line="276" w:lineRule="auto"/>
              <w:rPr>
                <w:ins w:id="1111" w:author="Haskamp, Stefan" w:date="2021-12-30T16:35:00Z"/>
                <w:rFonts w:cs="Arial"/>
                <w:sz w:val="23"/>
                <w:szCs w:val="23"/>
              </w:rPr>
            </w:pPr>
            <w:ins w:id="1112" w:author="Haskamp, Stefan" w:date="2021-12-30T16:35:00Z">
              <w:r w:rsidRPr="00622A7F">
                <w:rPr>
                  <w:rFonts w:cs="Arial"/>
                  <w:sz w:val="23"/>
                  <w:szCs w:val="23"/>
                </w:rPr>
                <w:t>5 (58.3%)</w:t>
              </w:r>
            </w:ins>
          </w:p>
        </w:tc>
        <w:tc>
          <w:tcPr>
            <w:tcW w:w="2055" w:type="dxa"/>
          </w:tcPr>
          <w:p w14:paraId="09B7949F" w14:textId="77777777" w:rsidR="009B33AD" w:rsidRPr="00622A7F" w:rsidRDefault="009B33AD" w:rsidP="00625AE0">
            <w:pPr>
              <w:spacing w:line="276" w:lineRule="auto"/>
              <w:rPr>
                <w:ins w:id="1113" w:author="Haskamp, Stefan" w:date="2021-12-30T16:35:00Z"/>
                <w:rFonts w:cs="Arial"/>
                <w:sz w:val="23"/>
                <w:szCs w:val="23"/>
              </w:rPr>
            </w:pPr>
          </w:p>
          <w:p w14:paraId="62CD513B" w14:textId="77777777" w:rsidR="009B33AD" w:rsidRPr="00622A7F" w:rsidRDefault="009B33AD" w:rsidP="00625AE0">
            <w:pPr>
              <w:spacing w:line="276" w:lineRule="auto"/>
              <w:rPr>
                <w:ins w:id="1114" w:author="Haskamp, Stefan" w:date="2021-12-30T16:35:00Z"/>
                <w:rFonts w:cs="Arial"/>
                <w:sz w:val="23"/>
                <w:szCs w:val="23"/>
              </w:rPr>
            </w:pPr>
            <w:ins w:id="1115" w:author="Haskamp, Stefan" w:date="2021-12-30T16:35:00Z">
              <w:r w:rsidRPr="00622A7F">
                <w:rPr>
                  <w:rFonts w:cs="Arial"/>
                  <w:sz w:val="23"/>
                  <w:szCs w:val="23"/>
                </w:rPr>
                <w:t>5 (100%)</w:t>
              </w:r>
            </w:ins>
          </w:p>
          <w:p w14:paraId="79B22A7C" w14:textId="77777777" w:rsidR="009B33AD" w:rsidRPr="00622A7F" w:rsidRDefault="009B33AD" w:rsidP="00625AE0">
            <w:pPr>
              <w:spacing w:line="276" w:lineRule="auto"/>
              <w:rPr>
                <w:ins w:id="1116" w:author="Haskamp, Stefan" w:date="2021-12-30T16:35:00Z"/>
                <w:rFonts w:cs="Arial"/>
                <w:sz w:val="23"/>
                <w:szCs w:val="23"/>
              </w:rPr>
            </w:pPr>
            <w:ins w:id="1117" w:author="Haskamp, Stefan" w:date="2021-12-30T16:35:00Z">
              <w:r w:rsidRPr="00622A7F">
                <w:rPr>
                  <w:rFonts w:cs="Arial"/>
                  <w:sz w:val="23"/>
                  <w:szCs w:val="23"/>
                </w:rPr>
                <w:t>0 (0%)</w:t>
              </w:r>
            </w:ins>
          </w:p>
        </w:tc>
        <w:tc>
          <w:tcPr>
            <w:tcW w:w="2056" w:type="dxa"/>
          </w:tcPr>
          <w:p w14:paraId="4314C006" w14:textId="77777777" w:rsidR="009B33AD" w:rsidRPr="00622A7F" w:rsidRDefault="009B33AD" w:rsidP="00625AE0">
            <w:pPr>
              <w:spacing w:line="276" w:lineRule="auto"/>
              <w:rPr>
                <w:ins w:id="1118" w:author="Haskamp, Stefan" w:date="2021-12-30T16:35:00Z"/>
                <w:rFonts w:cs="Arial"/>
                <w:sz w:val="23"/>
                <w:szCs w:val="23"/>
              </w:rPr>
            </w:pPr>
          </w:p>
          <w:p w14:paraId="0E176C17" w14:textId="77777777" w:rsidR="009B33AD" w:rsidRPr="00622A7F" w:rsidRDefault="009B33AD" w:rsidP="00625AE0">
            <w:pPr>
              <w:spacing w:line="276" w:lineRule="auto"/>
              <w:rPr>
                <w:ins w:id="1119" w:author="Haskamp, Stefan" w:date="2021-12-30T16:35:00Z"/>
                <w:rFonts w:cs="Arial"/>
                <w:sz w:val="23"/>
                <w:szCs w:val="23"/>
              </w:rPr>
            </w:pPr>
            <w:ins w:id="1120" w:author="Haskamp, Stefan" w:date="2021-12-30T16:35:00Z">
              <w:r w:rsidRPr="00622A7F">
                <w:rPr>
                  <w:rFonts w:cs="Arial"/>
                  <w:sz w:val="23"/>
                  <w:szCs w:val="23"/>
                </w:rPr>
                <w:t>6 (54.5%)</w:t>
              </w:r>
            </w:ins>
          </w:p>
          <w:p w14:paraId="339A73E4" w14:textId="77777777" w:rsidR="009B33AD" w:rsidRPr="00622A7F" w:rsidRDefault="009B33AD" w:rsidP="00625AE0">
            <w:pPr>
              <w:spacing w:line="276" w:lineRule="auto"/>
              <w:rPr>
                <w:ins w:id="1121" w:author="Haskamp, Stefan" w:date="2021-12-30T16:35:00Z"/>
                <w:rFonts w:cs="Arial"/>
                <w:sz w:val="23"/>
                <w:szCs w:val="23"/>
              </w:rPr>
            </w:pPr>
            <w:ins w:id="1122" w:author="Haskamp, Stefan" w:date="2021-12-30T16:35:00Z">
              <w:r w:rsidRPr="00622A7F">
                <w:rPr>
                  <w:rFonts w:cs="Arial"/>
                  <w:sz w:val="23"/>
                  <w:szCs w:val="23"/>
                </w:rPr>
                <w:t>5 (45.5%)</w:t>
              </w:r>
            </w:ins>
          </w:p>
        </w:tc>
        <w:tc>
          <w:tcPr>
            <w:tcW w:w="1984" w:type="dxa"/>
          </w:tcPr>
          <w:p w14:paraId="475CBAE2" w14:textId="77777777" w:rsidR="009B33AD" w:rsidRPr="00622A7F" w:rsidRDefault="009B33AD" w:rsidP="00625AE0">
            <w:pPr>
              <w:spacing w:line="276" w:lineRule="auto"/>
              <w:rPr>
                <w:ins w:id="1123" w:author="Haskamp, Stefan" w:date="2021-12-30T16:35:00Z"/>
                <w:rFonts w:cs="Arial"/>
                <w:sz w:val="23"/>
                <w:szCs w:val="23"/>
              </w:rPr>
            </w:pPr>
          </w:p>
          <w:p w14:paraId="4B7A4DC3" w14:textId="77777777" w:rsidR="009B33AD" w:rsidRPr="00622A7F" w:rsidRDefault="009B33AD" w:rsidP="00625AE0">
            <w:pPr>
              <w:spacing w:line="276" w:lineRule="auto"/>
              <w:rPr>
                <w:ins w:id="1124" w:author="Haskamp, Stefan" w:date="2021-12-30T16:35:00Z"/>
                <w:rFonts w:cs="Arial"/>
                <w:sz w:val="23"/>
                <w:szCs w:val="23"/>
              </w:rPr>
            </w:pPr>
            <w:ins w:id="1125" w:author="Haskamp, Stefan" w:date="2021-12-30T16:35:00Z">
              <w:r w:rsidRPr="00622A7F">
                <w:rPr>
                  <w:rFonts w:cs="Arial"/>
                  <w:sz w:val="23"/>
                  <w:szCs w:val="23"/>
                </w:rPr>
                <w:t>37 (59.7%)</w:t>
              </w:r>
            </w:ins>
          </w:p>
          <w:p w14:paraId="2E060DA1" w14:textId="77777777" w:rsidR="009B33AD" w:rsidRPr="00622A7F" w:rsidRDefault="009B33AD" w:rsidP="00625AE0">
            <w:pPr>
              <w:spacing w:line="276" w:lineRule="auto"/>
              <w:rPr>
                <w:ins w:id="1126" w:author="Haskamp, Stefan" w:date="2021-12-30T16:35:00Z"/>
                <w:rFonts w:cs="Arial"/>
                <w:sz w:val="23"/>
                <w:szCs w:val="23"/>
              </w:rPr>
            </w:pPr>
            <w:ins w:id="1127" w:author="Haskamp, Stefan" w:date="2021-12-30T16:35:00Z">
              <w:r w:rsidRPr="00622A7F">
                <w:rPr>
                  <w:rFonts w:cs="Arial"/>
                  <w:sz w:val="23"/>
                  <w:szCs w:val="23"/>
                </w:rPr>
                <w:t>25 (40.3%)</w:t>
              </w:r>
            </w:ins>
          </w:p>
        </w:tc>
      </w:tr>
      <w:tr w:rsidR="009B33AD" w:rsidRPr="00622A7F" w14:paraId="0BCF943D" w14:textId="77777777" w:rsidTr="00625AE0">
        <w:trPr>
          <w:trHeight w:val="1120"/>
          <w:ins w:id="1128" w:author="Haskamp, Stefan" w:date="2021-12-30T16:35:00Z"/>
        </w:trPr>
        <w:tc>
          <w:tcPr>
            <w:tcW w:w="2689" w:type="dxa"/>
          </w:tcPr>
          <w:p w14:paraId="3F2BEFA6" w14:textId="77777777" w:rsidR="009B33AD" w:rsidRPr="00622A7F" w:rsidRDefault="009B33AD" w:rsidP="00625AE0">
            <w:pPr>
              <w:spacing w:line="276" w:lineRule="auto"/>
              <w:rPr>
                <w:ins w:id="1129" w:author="Haskamp, Stefan" w:date="2021-12-30T16:35:00Z"/>
                <w:rFonts w:cs="Arial"/>
                <w:sz w:val="23"/>
                <w:szCs w:val="23"/>
              </w:rPr>
            </w:pPr>
            <w:ins w:id="1130" w:author="Haskamp, Stefan" w:date="2021-12-30T16:35:00Z">
              <w:r w:rsidRPr="00622A7F">
                <w:rPr>
                  <w:rFonts w:cs="Arial"/>
                  <w:sz w:val="23"/>
                  <w:szCs w:val="23"/>
                </w:rPr>
                <w:t xml:space="preserve">palmoplantar pustular psoriasis </w:t>
              </w:r>
              <w:r w:rsidRPr="00622A7F">
                <w:rPr>
                  <w:rFonts w:cs="Arial"/>
                  <w:sz w:val="23"/>
                  <w:szCs w:val="23"/>
                </w:rPr>
                <w:tab/>
                <w:t>yes</w:t>
              </w:r>
            </w:ins>
          </w:p>
          <w:p w14:paraId="13958B46" w14:textId="77777777" w:rsidR="009B33AD" w:rsidRPr="00622A7F" w:rsidRDefault="009B33AD" w:rsidP="00625AE0">
            <w:pPr>
              <w:spacing w:line="276" w:lineRule="auto"/>
              <w:rPr>
                <w:ins w:id="1131" w:author="Haskamp, Stefan" w:date="2021-12-30T16:35:00Z"/>
                <w:rFonts w:cs="Arial"/>
                <w:sz w:val="23"/>
                <w:szCs w:val="23"/>
              </w:rPr>
            </w:pPr>
            <w:ins w:id="1132" w:author="Haskamp, Stefan" w:date="2021-12-30T16:35:00Z">
              <w:r w:rsidRPr="00622A7F">
                <w:rPr>
                  <w:rFonts w:cs="Arial"/>
                  <w:sz w:val="23"/>
                  <w:szCs w:val="23"/>
                </w:rPr>
                <w:tab/>
              </w:r>
              <w:r w:rsidRPr="00622A7F">
                <w:rPr>
                  <w:rFonts w:cs="Arial"/>
                  <w:sz w:val="23"/>
                  <w:szCs w:val="23"/>
                </w:rPr>
                <w:tab/>
                <w:t>no</w:t>
              </w:r>
            </w:ins>
          </w:p>
        </w:tc>
        <w:tc>
          <w:tcPr>
            <w:tcW w:w="1701" w:type="dxa"/>
          </w:tcPr>
          <w:p w14:paraId="6B0CB958" w14:textId="77777777" w:rsidR="009B33AD" w:rsidRPr="00622A7F" w:rsidRDefault="009B33AD" w:rsidP="00625AE0">
            <w:pPr>
              <w:spacing w:line="276" w:lineRule="auto"/>
              <w:rPr>
                <w:ins w:id="1133" w:author="Haskamp, Stefan" w:date="2021-12-30T16:35:00Z"/>
                <w:rFonts w:cs="Arial"/>
                <w:sz w:val="23"/>
                <w:szCs w:val="23"/>
              </w:rPr>
            </w:pPr>
          </w:p>
          <w:p w14:paraId="622F58A8" w14:textId="77777777" w:rsidR="009B33AD" w:rsidRPr="00622A7F" w:rsidRDefault="009B33AD" w:rsidP="00625AE0">
            <w:pPr>
              <w:spacing w:line="276" w:lineRule="auto"/>
              <w:rPr>
                <w:ins w:id="1134" w:author="Haskamp, Stefan" w:date="2021-12-30T16:35:00Z"/>
                <w:rFonts w:cs="Arial"/>
                <w:sz w:val="23"/>
                <w:szCs w:val="23"/>
              </w:rPr>
            </w:pPr>
            <w:ins w:id="1135" w:author="Haskamp, Stefan" w:date="2021-12-30T16:35:00Z">
              <w:r w:rsidRPr="00622A7F">
                <w:rPr>
                  <w:rFonts w:cs="Arial"/>
                  <w:sz w:val="23"/>
                  <w:szCs w:val="23"/>
                </w:rPr>
                <w:t>10 (13.2%)</w:t>
              </w:r>
            </w:ins>
          </w:p>
          <w:p w14:paraId="4D691041" w14:textId="77777777" w:rsidR="009B33AD" w:rsidRPr="00622A7F" w:rsidRDefault="009B33AD" w:rsidP="00625AE0">
            <w:pPr>
              <w:spacing w:line="276" w:lineRule="auto"/>
              <w:rPr>
                <w:ins w:id="1136" w:author="Haskamp, Stefan" w:date="2021-12-30T16:35:00Z"/>
                <w:rFonts w:cs="Arial"/>
                <w:sz w:val="23"/>
                <w:szCs w:val="23"/>
              </w:rPr>
            </w:pPr>
            <w:ins w:id="1137" w:author="Haskamp, Stefan" w:date="2021-12-30T16:35:00Z">
              <w:r w:rsidRPr="00622A7F">
                <w:rPr>
                  <w:rFonts w:cs="Arial"/>
                  <w:sz w:val="23"/>
                  <w:szCs w:val="23"/>
                </w:rPr>
                <w:t>66 (86.8%)</w:t>
              </w:r>
            </w:ins>
          </w:p>
        </w:tc>
        <w:tc>
          <w:tcPr>
            <w:tcW w:w="1842" w:type="dxa"/>
          </w:tcPr>
          <w:p w14:paraId="52A164AE" w14:textId="77777777" w:rsidR="009B33AD" w:rsidRPr="00622A7F" w:rsidRDefault="009B33AD" w:rsidP="00625AE0">
            <w:pPr>
              <w:spacing w:line="276" w:lineRule="auto"/>
              <w:rPr>
                <w:ins w:id="1138" w:author="Haskamp, Stefan" w:date="2021-12-30T16:35:00Z"/>
                <w:rFonts w:cs="Arial"/>
                <w:sz w:val="23"/>
                <w:szCs w:val="23"/>
              </w:rPr>
            </w:pPr>
          </w:p>
          <w:p w14:paraId="14A0439A" w14:textId="77777777" w:rsidR="009B33AD" w:rsidRPr="00622A7F" w:rsidRDefault="009B33AD" w:rsidP="00625AE0">
            <w:pPr>
              <w:spacing w:line="276" w:lineRule="auto"/>
              <w:rPr>
                <w:ins w:id="1139" w:author="Haskamp, Stefan" w:date="2021-12-30T16:35:00Z"/>
                <w:rFonts w:cs="Arial"/>
                <w:sz w:val="23"/>
                <w:szCs w:val="23"/>
              </w:rPr>
            </w:pPr>
            <w:ins w:id="1140" w:author="Haskamp, Stefan" w:date="2021-12-30T16:35:00Z">
              <w:r w:rsidRPr="00622A7F">
                <w:rPr>
                  <w:rFonts w:cs="Arial"/>
                  <w:sz w:val="23"/>
                  <w:szCs w:val="23"/>
                </w:rPr>
                <w:t>1 (25.0%)</w:t>
              </w:r>
            </w:ins>
          </w:p>
          <w:p w14:paraId="634E1CFF" w14:textId="77777777" w:rsidR="009B33AD" w:rsidRPr="00622A7F" w:rsidRDefault="009B33AD" w:rsidP="00625AE0">
            <w:pPr>
              <w:spacing w:line="276" w:lineRule="auto"/>
              <w:rPr>
                <w:ins w:id="1141" w:author="Haskamp, Stefan" w:date="2021-12-30T16:35:00Z"/>
                <w:rFonts w:cs="Arial"/>
                <w:sz w:val="23"/>
                <w:szCs w:val="23"/>
              </w:rPr>
            </w:pPr>
            <w:ins w:id="1142" w:author="Haskamp, Stefan" w:date="2021-12-30T16:35:00Z">
              <w:r w:rsidRPr="00622A7F">
                <w:rPr>
                  <w:rFonts w:cs="Arial"/>
                  <w:sz w:val="23"/>
                  <w:szCs w:val="23"/>
                </w:rPr>
                <w:t>3 (75.0%)</w:t>
              </w:r>
            </w:ins>
          </w:p>
        </w:tc>
        <w:tc>
          <w:tcPr>
            <w:tcW w:w="1843" w:type="dxa"/>
          </w:tcPr>
          <w:p w14:paraId="46BB495D" w14:textId="77777777" w:rsidR="009B33AD" w:rsidRPr="00622A7F" w:rsidRDefault="009B33AD" w:rsidP="00625AE0">
            <w:pPr>
              <w:spacing w:line="276" w:lineRule="auto"/>
              <w:rPr>
                <w:ins w:id="1143" w:author="Haskamp, Stefan" w:date="2021-12-30T16:35:00Z"/>
                <w:rFonts w:cs="Arial"/>
                <w:sz w:val="23"/>
                <w:szCs w:val="23"/>
              </w:rPr>
            </w:pPr>
          </w:p>
          <w:p w14:paraId="19FA4FC0" w14:textId="77777777" w:rsidR="009B33AD" w:rsidRPr="00622A7F" w:rsidRDefault="009B33AD" w:rsidP="00625AE0">
            <w:pPr>
              <w:spacing w:line="276" w:lineRule="auto"/>
              <w:rPr>
                <w:ins w:id="1144" w:author="Haskamp, Stefan" w:date="2021-12-30T16:35:00Z"/>
                <w:rFonts w:cs="Arial"/>
                <w:sz w:val="23"/>
                <w:szCs w:val="23"/>
              </w:rPr>
            </w:pPr>
            <w:ins w:id="1145" w:author="Haskamp, Stefan" w:date="2021-12-30T16:35:00Z">
              <w:r w:rsidRPr="00622A7F">
                <w:rPr>
                  <w:rFonts w:cs="Arial"/>
                  <w:sz w:val="23"/>
                  <w:szCs w:val="23"/>
                </w:rPr>
                <w:t>3 (25.0%)</w:t>
              </w:r>
            </w:ins>
          </w:p>
          <w:p w14:paraId="32D23FDC" w14:textId="77777777" w:rsidR="009B33AD" w:rsidRPr="00622A7F" w:rsidRDefault="009B33AD" w:rsidP="00625AE0">
            <w:pPr>
              <w:spacing w:line="276" w:lineRule="auto"/>
              <w:rPr>
                <w:ins w:id="1146" w:author="Haskamp, Stefan" w:date="2021-12-30T16:35:00Z"/>
                <w:rFonts w:cs="Arial"/>
                <w:sz w:val="23"/>
                <w:szCs w:val="23"/>
              </w:rPr>
            </w:pPr>
            <w:ins w:id="1147" w:author="Haskamp, Stefan" w:date="2021-12-30T16:35:00Z">
              <w:r w:rsidRPr="00622A7F">
                <w:rPr>
                  <w:rFonts w:cs="Arial"/>
                  <w:sz w:val="23"/>
                  <w:szCs w:val="23"/>
                </w:rPr>
                <w:t>9 (75.0%)</w:t>
              </w:r>
            </w:ins>
          </w:p>
        </w:tc>
        <w:tc>
          <w:tcPr>
            <w:tcW w:w="2055" w:type="dxa"/>
          </w:tcPr>
          <w:p w14:paraId="46E89CDC" w14:textId="77777777" w:rsidR="009B33AD" w:rsidRPr="00622A7F" w:rsidRDefault="009B33AD" w:rsidP="00625AE0">
            <w:pPr>
              <w:spacing w:line="276" w:lineRule="auto"/>
              <w:rPr>
                <w:ins w:id="1148" w:author="Haskamp, Stefan" w:date="2021-12-30T16:35:00Z"/>
                <w:rFonts w:cs="Arial"/>
                <w:sz w:val="23"/>
                <w:szCs w:val="23"/>
              </w:rPr>
            </w:pPr>
          </w:p>
          <w:p w14:paraId="64D677C4" w14:textId="77777777" w:rsidR="009B33AD" w:rsidRPr="00622A7F" w:rsidRDefault="009B33AD" w:rsidP="00625AE0">
            <w:pPr>
              <w:spacing w:line="276" w:lineRule="auto"/>
              <w:rPr>
                <w:ins w:id="1149" w:author="Haskamp, Stefan" w:date="2021-12-30T16:35:00Z"/>
                <w:rFonts w:cs="Arial"/>
                <w:sz w:val="23"/>
                <w:szCs w:val="23"/>
              </w:rPr>
            </w:pPr>
            <w:ins w:id="1150" w:author="Haskamp, Stefan" w:date="2021-12-30T16:35:00Z">
              <w:r w:rsidRPr="00622A7F">
                <w:rPr>
                  <w:rFonts w:cs="Arial"/>
                  <w:sz w:val="23"/>
                  <w:szCs w:val="23"/>
                </w:rPr>
                <w:t>1 (20%)</w:t>
              </w:r>
            </w:ins>
          </w:p>
          <w:p w14:paraId="12BD7DDC" w14:textId="77777777" w:rsidR="009B33AD" w:rsidRPr="00622A7F" w:rsidRDefault="009B33AD" w:rsidP="00625AE0">
            <w:pPr>
              <w:spacing w:line="276" w:lineRule="auto"/>
              <w:rPr>
                <w:ins w:id="1151" w:author="Haskamp, Stefan" w:date="2021-12-30T16:35:00Z"/>
                <w:rFonts w:cs="Arial"/>
                <w:sz w:val="23"/>
                <w:szCs w:val="23"/>
              </w:rPr>
            </w:pPr>
            <w:ins w:id="1152" w:author="Haskamp, Stefan" w:date="2021-12-30T16:35:00Z">
              <w:r w:rsidRPr="00622A7F">
                <w:rPr>
                  <w:rFonts w:cs="Arial"/>
                  <w:sz w:val="23"/>
                  <w:szCs w:val="23"/>
                </w:rPr>
                <w:t>4 (80%)</w:t>
              </w:r>
            </w:ins>
          </w:p>
        </w:tc>
        <w:tc>
          <w:tcPr>
            <w:tcW w:w="2056" w:type="dxa"/>
          </w:tcPr>
          <w:p w14:paraId="0A922ABB" w14:textId="77777777" w:rsidR="009B33AD" w:rsidRPr="00622A7F" w:rsidRDefault="009B33AD" w:rsidP="00625AE0">
            <w:pPr>
              <w:spacing w:line="276" w:lineRule="auto"/>
              <w:rPr>
                <w:ins w:id="1153" w:author="Haskamp, Stefan" w:date="2021-12-30T16:35:00Z"/>
                <w:rFonts w:cs="Arial"/>
                <w:sz w:val="23"/>
                <w:szCs w:val="23"/>
              </w:rPr>
            </w:pPr>
          </w:p>
          <w:p w14:paraId="247DF830" w14:textId="77777777" w:rsidR="009B33AD" w:rsidRPr="00622A7F" w:rsidRDefault="009B33AD" w:rsidP="00625AE0">
            <w:pPr>
              <w:spacing w:line="276" w:lineRule="auto"/>
              <w:rPr>
                <w:ins w:id="1154" w:author="Haskamp, Stefan" w:date="2021-12-30T16:35:00Z"/>
                <w:rFonts w:cs="Arial"/>
                <w:sz w:val="23"/>
                <w:szCs w:val="23"/>
              </w:rPr>
            </w:pPr>
            <w:ins w:id="1155" w:author="Haskamp, Stefan" w:date="2021-12-30T16:35:00Z">
              <w:r w:rsidRPr="00622A7F">
                <w:rPr>
                  <w:rFonts w:cs="Arial"/>
                  <w:sz w:val="23"/>
                  <w:szCs w:val="23"/>
                </w:rPr>
                <w:t>3 (27.3%)</w:t>
              </w:r>
            </w:ins>
          </w:p>
          <w:p w14:paraId="0FA72261" w14:textId="77777777" w:rsidR="009B33AD" w:rsidRPr="00622A7F" w:rsidRDefault="009B33AD" w:rsidP="00625AE0">
            <w:pPr>
              <w:spacing w:line="276" w:lineRule="auto"/>
              <w:rPr>
                <w:ins w:id="1156" w:author="Haskamp, Stefan" w:date="2021-12-30T16:35:00Z"/>
                <w:rFonts w:cs="Arial"/>
                <w:sz w:val="23"/>
                <w:szCs w:val="23"/>
              </w:rPr>
            </w:pPr>
            <w:ins w:id="1157" w:author="Haskamp, Stefan" w:date="2021-12-30T16:35:00Z">
              <w:r w:rsidRPr="00622A7F">
                <w:rPr>
                  <w:rFonts w:cs="Arial"/>
                  <w:sz w:val="23"/>
                  <w:szCs w:val="23"/>
                </w:rPr>
                <w:t>8 (72.7%)</w:t>
              </w:r>
            </w:ins>
          </w:p>
        </w:tc>
        <w:tc>
          <w:tcPr>
            <w:tcW w:w="1984" w:type="dxa"/>
          </w:tcPr>
          <w:p w14:paraId="19DEAE05" w14:textId="77777777" w:rsidR="009B33AD" w:rsidRPr="00622A7F" w:rsidRDefault="009B33AD" w:rsidP="00625AE0">
            <w:pPr>
              <w:spacing w:line="276" w:lineRule="auto"/>
              <w:rPr>
                <w:ins w:id="1158" w:author="Haskamp, Stefan" w:date="2021-12-30T16:35:00Z"/>
                <w:rFonts w:cs="Arial"/>
                <w:sz w:val="23"/>
                <w:szCs w:val="23"/>
              </w:rPr>
            </w:pPr>
          </w:p>
          <w:p w14:paraId="0EC6B3EF" w14:textId="77777777" w:rsidR="009B33AD" w:rsidRPr="00622A7F" w:rsidRDefault="009B33AD" w:rsidP="00625AE0">
            <w:pPr>
              <w:spacing w:line="276" w:lineRule="auto"/>
              <w:rPr>
                <w:ins w:id="1159" w:author="Haskamp, Stefan" w:date="2021-12-30T16:35:00Z"/>
                <w:rFonts w:cs="Arial"/>
                <w:sz w:val="23"/>
                <w:szCs w:val="23"/>
              </w:rPr>
            </w:pPr>
            <w:ins w:id="1160" w:author="Haskamp, Stefan" w:date="2021-12-30T16:35:00Z">
              <w:r w:rsidRPr="00622A7F">
                <w:rPr>
                  <w:rFonts w:cs="Arial"/>
                  <w:sz w:val="23"/>
                  <w:szCs w:val="23"/>
                </w:rPr>
                <w:t>6 (10.0%)</w:t>
              </w:r>
            </w:ins>
          </w:p>
          <w:p w14:paraId="77F1A18D" w14:textId="77777777" w:rsidR="009B33AD" w:rsidRPr="00622A7F" w:rsidRDefault="009B33AD" w:rsidP="00625AE0">
            <w:pPr>
              <w:spacing w:line="276" w:lineRule="auto"/>
              <w:rPr>
                <w:ins w:id="1161" w:author="Haskamp, Stefan" w:date="2021-12-30T16:35:00Z"/>
                <w:rFonts w:cs="Arial"/>
                <w:sz w:val="23"/>
                <w:szCs w:val="23"/>
              </w:rPr>
            </w:pPr>
            <w:ins w:id="1162" w:author="Haskamp, Stefan" w:date="2021-12-30T16:35:00Z">
              <w:r w:rsidRPr="00622A7F">
                <w:rPr>
                  <w:rFonts w:cs="Arial"/>
                  <w:sz w:val="23"/>
                  <w:szCs w:val="23"/>
                </w:rPr>
                <w:t>54 (90.0%)</w:t>
              </w:r>
            </w:ins>
          </w:p>
        </w:tc>
      </w:tr>
      <w:tr w:rsidR="009B33AD" w:rsidRPr="00622A7F" w14:paraId="13D33ECB" w14:textId="77777777" w:rsidTr="00625AE0">
        <w:trPr>
          <w:ins w:id="1163" w:author="Haskamp, Stefan" w:date="2021-12-30T16:35:00Z"/>
        </w:trPr>
        <w:tc>
          <w:tcPr>
            <w:tcW w:w="2689" w:type="dxa"/>
            <w:vMerge w:val="restart"/>
          </w:tcPr>
          <w:p w14:paraId="35769EEF" w14:textId="77777777" w:rsidR="009B33AD" w:rsidRPr="00622A7F" w:rsidRDefault="009B33AD" w:rsidP="00625AE0">
            <w:pPr>
              <w:jc w:val="center"/>
              <w:rPr>
                <w:ins w:id="1164" w:author="Haskamp, Stefan" w:date="2021-12-30T16:35:00Z"/>
                <w:rFonts w:cs="Arial"/>
                <w:sz w:val="23"/>
                <w:szCs w:val="23"/>
              </w:rPr>
            </w:pPr>
            <w:ins w:id="1165" w:author="Haskamp, Stefan" w:date="2021-12-30T16:35:00Z">
              <w:r w:rsidRPr="00622A7F">
                <w:rPr>
                  <w:rFonts w:cs="Arial"/>
                  <w:b/>
                  <w:sz w:val="23"/>
                  <w:szCs w:val="23"/>
                </w:rPr>
                <w:lastRenderedPageBreak/>
                <w:t>clinical characteristics</w:t>
              </w:r>
            </w:ins>
          </w:p>
        </w:tc>
        <w:tc>
          <w:tcPr>
            <w:tcW w:w="1701" w:type="dxa"/>
            <w:vMerge w:val="restart"/>
          </w:tcPr>
          <w:p w14:paraId="22BC0833" w14:textId="77777777" w:rsidR="009B33AD" w:rsidRPr="00622A7F" w:rsidRDefault="009B33AD" w:rsidP="00625AE0">
            <w:pPr>
              <w:jc w:val="center"/>
              <w:rPr>
                <w:ins w:id="1166" w:author="Haskamp, Stefan" w:date="2021-12-30T16:35:00Z"/>
                <w:rFonts w:cs="Arial"/>
                <w:sz w:val="23"/>
                <w:szCs w:val="23"/>
              </w:rPr>
            </w:pPr>
            <w:ins w:id="1167" w:author="Haskamp, Stefan" w:date="2021-12-30T16:35:00Z">
              <w:r w:rsidRPr="00622A7F">
                <w:rPr>
                  <w:rFonts w:cs="Arial"/>
                  <w:b/>
                  <w:sz w:val="23"/>
                  <w:szCs w:val="23"/>
                </w:rPr>
                <w:t>82 cases</w:t>
              </w:r>
            </w:ins>
          </w:p>
        </w:tc>
        <w:tc>
          <w:tcPr>
            <w:tcW w:w="3685" w:type="dxa"/>
            <w:gridSpan w:val="2"/>
          </w:tcPr>
          <w:p w14:paraId="22934A0C" w14:textId="77777777" w:rsidR="009B33AD" w:rsidRPr="00622A7F" w:rsidRDefault="009B33AD" w:rsidP="00625AE0">
            <w:pPr>
              <w:jc w:val="center"/>
              <w:rPr>
                <w:ins w:id="1168" w:author="Haskamp, Stefan" w:date="2021-12-30T16:35:00Z"/>
                <w:rFonts w:cs="Arial"/>
                <w:sz w:val="23"/>
                <w:szCs w:val="23"/>
              </w:rPr>
            </w:pPr>
            <w:ins w:id="1169" w:author="Haskamp, Stefan" w:date="2021-12-30T16:35:00Z">
              <w:r w:rsidRPr="00622A7F">
                <w:rPr>
                  <w:rFonts w:eastAsia="Times New Roman" w:cs="Arial"/>
                  <w:bCs/>
                  <w:color w:val="000000"/>
                  <w:kern w:val="24"/>
                  <w:sz w:val="23"/>
                  <w:szCs w:val="23"/>
                  <w:lang w:eastAsia="de-DE"/>
                </w:rPr>
                <w:t>Σ</w:t>
              </w:r>
              <w:r w:rsidRPr="00622A7F">
                <w:rPr>
                  <w:rFonts w:cs="Arial"/>
                  <w:b/>
                  <w:sz w:val="23"/>
                  <w:szCs w:val="23"/>
                </w:rPr>
                <w:t xml:space="preserve"> 17 cases with </w:t>
              </w:r>
              <w:r w:rsidRPr="00622A7F">
                <w:rPr>
                  <w:rFonts w:cs="Arial"/>
                  <w:b/>
                  <w:i/>
                  <w:sz w:val="23"/>
                  <w:szCs w:val="23"/>
                </w:rPr>
                <w:t>MPO</w:t>
              </w:r>
              <w:r w:rsidRPr="00622A7F">
                <w:rPr>
                  <w:rFonts w:cs="Arial"/>
                  <w:b/>
                  <w:sz w:val="23"/>
                  <w:szCs w:val="23"/>
                </w:rPr>
                <w:t xml:space="preserve"> variants</w:t>
              </w:r>
            </w:ins>
          </w:p>
        </w:tc>
        <w:tc>
          <w:tcPr>
            <w:tcW w:w="4111" w:type="dxa"/>
            <w:gridSpan w:val="2"/>
          </w:tcPr>
          <w:p w14:paraId="078C66B6" w14:textId="77777777" w:rsidR="009B33AD" w:rsidRPr="00622A7F" w:rsidRDefault="009B33AD" w:rsidP="00625AE0">
            <w:pPr>
              <w:jc w:val="center"/>
              <w:rPr>
                <w:ins w:id="1170" w:author="Haskamp, Stefan" w:date="2021-12-30T16:35:00Z"/>
                <w:rFonts w:cs="Arial"/>
                <w:sz w:val="23"/>
                <w:szCs w:val="23"/>
              </w:rPr>
            </w:pPr>
            <w:ins w:id="1171" w:author="Haskamp, Stefan" w:date="2021-12-30T16:35:00Z">
              <w:r w:rsidRPr="00622A7F">
                <w:rPr>
                  <w:rFonts w:eastAsia="Times New Roman" w:cs="Arial"/>
                  <w:bCs/>
                  <w:color w:val="000000"/>
                  <w:kern w:val="24"/>
                  <w:sz w:val="23"/>
                  <w:szCs w:val="23"/>
                  <w:lang w:eastAsia="de-DE"/>
                </w:rPr>
                <w:t>Σ</w:t>
              </w:r>
              <w:r w:rsidRPr="00622A7F">
                <w:rPr>
                  <w:rFonts w:cs="Arial"/>
                  <w:b/>
                  <w:sz w:val="23"/>
                  <w:szCs w:val="23"/>
                </w:rPr>
                <w:t xml:space="preserve"> 17 cases with </w:t>
              </w:r>
              <w:r w:rsidRPr="00622A7F">
                <w:rPr>
                  <w:rFonts w:cs="Arial"/>
                  <w:b/>
                  <w:i/>
                  <w:sz w:val="23"/>
                  <w:szCs w:val="23"/>
                </w:rPr>
                <w:t>MPO</w:t>
              </w:r>
              <w:r w:rsidRPr="00622A7F">
                <w:rPr>
                  <w:rFonts w:cs="Arial"/>
                  <w:b/>
                  <w:sz w:val="23"/>
                  <w:szCs w:val="23"/>
                </w:rPr>
                <w:t xml:space="preserve"> variants</w:t>
              </w:r>
            </w:ins>
          </w:p>
        </w:tc>
        <w:tc>
          <w:tcPr>
            <w:tcW w:w="1984" w:type="dxa"/>
            <w:vMerge w:val="restart"/>
          </w:tcPr>
          <w:p w14:paraId="304CF802" w14:textId="77777777" w:rsidR="009B33AD" w:rsidRPr="00622A7F" w:rsidRDefault="009B33AD" w:rsidP="00625AE0">
            <w:pPr>
              <w:jc w:val="center"/>
              <w:rPr>
                <w:ins w:id="1172" w:author="Haskamp, Stefan" w:date="2021-12-30T16:35:00Z"/>
                <w:rFonts w:cs="Arial"/>
                <w:sz w:val="23"/>
                <w:szCs w:val="23"/>
              </w:rPr>
            </w:pPr>
            <w:ins w:id="1173" w:author="Haskamp, Stefan" w:date="2021-12-30T16:35:00Z">
              <w:r w:rsidRPr="00622A7F">
                <w:rPr>
                  <w:rFonts w:cs="Arial"/>
                  <w:b/>
                  <w:sz w:val="23"/>
                  <w:szCs w:val="23"/>
                </w:rPr>
                <w:t xml:space="preserve">65 cases without </w:t>
              </w:r>
              <w:r w:rsidRPr="00622A7F">
                <w:rPr>
                  <w:rFonts w:cs="Arial"/>
                  <w:b/>
                  <w:i/>
                  <w:sz w:val="23"/>
                  <w:szCs w:val="23"/>
                </w:rPr>
                <w:t>MPO</w:t>
              </w:r>
              <w:r w:rsidRPr="00622A7F">
                <w:rPr>
                  <w:rFonts w:cs="Arial"/>
                  <w:b/>
                  <w:sz w:val="23"/>
                  <w:szCs w:val="23"/>
                </w:rPr>
                <w:t xml:space="preserve"> variants</w:t>
              </w:r>
            </w:ins>
          </w:p>
        </w:tc>
      </w:tr>
      <w:tr w:rsidR="009B33AD" w:rsidRPr="00622A7F" w14:paraId="3B2F2703" w14:textId="77777777" w:rsidTr="00625AE0">
        <w:trPr>
          <w:trHeight w:val="1265"/>
          <w:ins w:id="1174" w:author="Haskamp, Stefan" w:date="2021-12-30T16:35:00Z"/>
        </w:trPr>
        <w:tc>
          <w:tcPr>
            <w:tcW w:w="2689" w:type="dxa"/>
            <w:vMerge/>
          </w:tcPr>
          <w:p w14:paraId="2A1CB1F6" w14:textId="77777777" w:rsidR="009B33AD" w:rsidRPr="00622A7F" w:rsidRDefault="009B33AD" w:rsidP="00625AE0">
            <w:pPr>
              <w:rPr>
                <w:ins w:id="1175" w:author="Haskamp, Stefan" w:date="2021-12-30T16:35:00Z"/>
                <w:rFonts w:cs="Arial"/>
                <w:sz w:val="23"/>
                <w:szCs w:val="23"/>
              </w:rPr>
            </w:pPr>
          </w:p>
        </w:tc>
        <w:tc>
          <w:tcPr>
            <w:tcW w:w="1701" w:type="dxa"/>
            <w:vMerge/>
          </w:tcPr>
          <w:p w14:paraId="29E3F765" w14:textId="77777777" w:rsidR="009B33AD" w:rsidRPr="00622A7F" w:rsidRDefault="009B33AD" w:rsidP="00625AE0">
            <w:pPr>
              <w:rPr>
                <w:ins w:id="1176" w:author="Haskamp, Stefan" w:date="2021-12-30T16:35:00Z"/>
                <w:rFonts w:cs="Arial"/>
                <w:sz w:val="23"/>
                <w:szCs w:val="23"/>
              </w:rPr>
            </w:pPr>
          </w:p>
        </w:tc>
        <w:tc>
          <w:tcPr>
            <w:tcW w:w="1842" w:type="dxa"/>
          </w:tcPr>
          <w:p w14:paraId="2996AD0B" w14:textId="77777777" w:rsidR="009B33AD" w:rsidRPr="00622A7F" w:rsidRDefault="009B33AD" w:rsidP="00625AE0">
            <w:pPr>
              <w:jc w:val="center"/>
              <w:rPr>
                <w:ins w:id="1177" w:author="Haskamp, Stefan" w:date="2021-12-30T16:35:00Z"/>
                <w:rFonts w:cs="Arial"/>
                <w:sz w:val="23"/>
                <w:szCs w:val="23"/>
              </w:rPr>
            </w:pPr>
            <w:ins w:id="1178" w:author="Haskamp, Stefan" w:date="2021-12-30T16:35:00Z">
              <w:r w:rsidRPr="00622A7F">
                <w:rPr>
                  <w:rFonts w:cs="Arial"/>
                  <w:b/>
                  <w:sz w:val="23"/>
                  <w:szCs w:val="23"/>
                </w:rPr>
                <w:t xml:space="preserve">4 cases with two </w:t>
              </w:r>
              <w:r w:rsidRPr="00622A7F">
                <w:rPr>
                  <w:rFonts w:cs="Arial"/>
                  <w:b/>
                  <w:i/>
                  <w:sz w:val="23"/>
                  <w:szCs w:val="23"/>
                </w:rPr>
                <w:t>MPO</w:t>
              </w:r>
              <w:r w:rsidRPr="00622A7F">
                <w:rPr>
                  <w:rFonts w:cs="Arial"/>
                  <w:b/>
                  <w:sz w:val="23"/>
                  <w:szCs w:val="23"/>
                </w:rPr>
                <w:t xml:space="preserve"> variants</w:t>
              </w:r>
            </w:ins>
          </w:p>
        </w:tc>
        <w:tc>
          <w:tcPr>
            <w:tcW w:w="1843" w:type="dxa"/>
          </w:tcPr>
          <w:p w14:paraId="14794030" w14:textId="77777777" w:rsidR="009B33AD" w:rsidRPr="00622A7F" w:rsidRDefault="009B33AD" w:rsidP="00625AE0">
            <w:pPr>
              <w:jc w:val="center"/>
              <w:rPr>
                <w:ins w:id="1179" w:author="Haskamp, Stefan" w:date="2021-12-30T16:35:00Z"/>
                <w:rFonts w:cs="Arial"/>
                <w:sz w:val="23"/>
                <w:szCs w:val="23"/>
              </w:rPr>
            </w:pPr>
            <w:ins w:id="1180" w:author="Haskamp, Stefan" w:date="2021-12-30T16:35:00Z">
              <w:r w:rsidRPr="00622A7F">
                <w:rPr>
                  <w:rFonts w:cs="Arial"/>
                  <w:b/>
                  <w:sz w:val="23"/>
                  <w:szCs w:val="23"/>
                </w:rPr>
                <w:t xml:space="preserve">13 cases with one </w:t>
              </w:r>
              <w:r w:rsidRPr="00622A7F">
                <w:rPr>
                  <w:rFonts w:cs="Arial"/>
                  <w:b/>
                  <w:i/>
                  <w:sz w:val="23"/>
                  <w:szCs w:val="23"/>
                </w:rPr>
                <w:t>MPO</w:t>
              </w:r>
              <w:r w:rsidRPr="00622A7F">
                <w:rPr>
                  <w:rFonts w:cs="Arial"/>
                  <w:b/>
                  <w:sz w:val="23"/>
                  <w:szCs w:val="23"/>
                </w:rPr>
                <w:t xml:space="preserve"> variants</w:t>
              </w:r>
            </w:ins>
          </w:p>
        </w:tc>
        <w:tc>
          <w:tcPr>
            <w:tcW w:w="2055" w:type="dxa"/>
          </w:tcPr>
          <w:p w14:paraId="0AA025F7" w14:textId="77777777" w:rsidR="009B33AD" w:rsidRPr="00622A7F" w:rsidRDefault="009B33AD" w:rsidP="00625AE0">
            <w:pPr>
              <w:jc w:val="center"/>
              <w:rPr>
                <w:ins w:id="1181" w:author="Haskamp, Stefan" w:date="2021-12-30T16:35:00Z"/>
                <w:rFonts w:cs="Arial"/>
                <w:sz w:val="23"/>
                <w:szCs w:val="23"/>
              </w:rPr>
            </w:pPr>
            <w:ins w:id="1182" w:author="Haskamp, Stefan" w:date="2021-12-30T16:35:00Z">
              <w:r w:rsidRPr="00622A7F">
                <w:rPr>
                  <w:rFonts w:cs="Arial"/>
                  <w:b/>
                  <w:sz w:val="23"/>
                  <w:szCs w:val="23"/>
                </w:rPr>
                <w:t xml:space="preserve">5 cases with </w:t>
              </w:r>
              <w:r w:rsidRPr="00622A7F">
                <w:rPr>
                  <w:rFonts w:cs="Arial"/>
                  <w:b/>
                  <w:i/>
                  <w:sz w:val="23"/>
                  <w:szCs w:val="23"/>
                </w:rPr>
                <w:t>IL36RN</w:t>
              </w:r>
              <w:r w:rsidRPr="00622A7F">
                <w:rPr>
                  <w:rFonts w:cs="Arial"/>
                  <w:b/>
                  <w:sz w:val="23"/>
                  <w:szCs w:val="23"/>
                </w:rPr>
                <w:t xml:space="preserve"> &amp; </w:t>
              </w:r>
              <w:r w:rsidRPr="00622A7F">
                <w:rPr>
                  <w:rFonts w:cs="Arial"/>
                  <w:b/>
                  <w:i/>
                  <w:sz w:val="23"/>
                  <w:szCs w:val="23"/>
                </w:rPr>
                <w:t>MPO</w:t>
              </w:r>
              <w:r w:rsidRPr="00622A7F">
                <w:rPr>
                  <w:rFonts w:cs="Arial"/>
                  <w:b/>
                  <w:sz w:val="23"/>
                  <w:szCs w:val="23"/>
                </w:rPr>
                <w:t xml:space="preserve"> variants</w:t>
              </w:r>
            </w:ins>
          </w:p>
        </w:tc>
        <w:tc>
          <w:tcPr>
            <w:tcW w:w="2056" w:type="dxa"/>
          </w:tcPr>
          <w:p w14:paraId="3CDD34DF" w14:textId="77777777" w:rsidR="009B33AD" w:rsidRPr="00622A7F" w:rsidRDefault="009B33AD" w:rsidP="00625AE0">
            <w:pPr>
              <w:jc w:val="center"/>
              <w:rPr>
                <w:ins w:id="1183" w:author="Haskamp, Stefan" w:date="2021-12-30T16:35:00Z"/>
                <w:rFonts w:cs="Arial"/>
                <w:sz w:val="23"/>
                <w:szCs w:val="23"/>
              </w:rPr>
            </w:pPr>
            <w:ins w:id="1184" w:author="Haskamp, Stefan" w:date="2021-12-30T16:35:00Z">
              <w:r w:rsidRPr="00622A7F">
                <w:rPr>
                  <w:rFonts w:cs="Arial"/>
                  <w:b/>
                  <w:sz w:val="23"/>
                  <w:szCs w:val="23"/>
                </w:rPr>
                <w:t xml:space="preserve">12 cases with </w:t>
              </w:r>
              <w:r w:rsidRPr="00622A7F">
                <w:rPr>
                  <w:rFonts w:cs="Arial"/>
                  <w:b/>
                  <w:i/>
                  <w:sz w:val="23"/>
                  <w:szCs w:val="23"/>
                </w:rPr>
                <w:t>MPO</w:t>
              </w:r>
              <w:r w:rsidRPr="00622A7F">
                <w:rPr>
                  <w:rFonts w:cs="Arial"/>
                  <w:b/>
                  <w:sz w:val="23"/>
                  <w:szCs w:val="23"/>
                </w:rPr>
                <w:t xml:space="preserve"> but none in </w:t>
              </w:r>
              <w:r w:rsidRPr="00622A7F">
                <w:rPr>
                  <w:rFonts w:cs="Arial"/>
                  <w:b/>
                  <w:i/>
                  <w:sz w:val="23"/>
                  <w:szCs w:val="23"/>
                </w:rPr>
                <w:t xml:space="preserve">IL36RN </w:t>
              </w:r>
              <w:r w:rsidRPr="00622A7F">
                <w:rPr>
                  <w:rFonts w:cs="Arial"/>
                  <w:b/>
                  <w:sz w:val="23"/>
                  <w:szCs w:val="23"/>
                </w:rPr>
                <w:t>variants</w:t>
              </w:r>
            </w:ins>
          </w:p>
        </w:tc>
        <w:tc>
          <w:tcPr>
            <w:tcW w:w="1984" w:type="dxa"/>
            <w:vMerge/>
          </w:tcPr>
          <w:p w14:paraId="0D421513" w14:textId="77777777" w:rsidR="009B33AD" w:rsidRPr="00622A7F" w:rsidRDefault="009B33AD" w:rsidP="00625AE0">
            <w:pPr>
              <w:rPr>
                <w:ins w:id="1185" w:author="Haskamp, Stefan" w:date="2021-12-30T16:35:00Z"/>
                <w:rFonts w:cs="Arial"/>
                <w:sz w:val="23"/>
                <w:szCs w:val="23"/>
              </w:rPr>
            </w:pPr>
          </w:p>
        </w:tc>
      </w:tr>
      <w:tr w:rsidR="009B33AD" w:rsidRPr="00622A7F" w14:paraId="3657F9D4" w14:textId="77777777" w:rsidTr="00625AE0">
        <w:trPr>
          <w:ins w:id="1186" w:author="Haskamp, Stefan" w:date="2021-12-30T16:35:00Z"/>
        </w:trPr>
        <w:tc>
          <w:tcPr>
            <w:tcW w:w="2689" w:type="dxa"/>
          </w:tcPr>
          <w:p w14:paraId="1AF85EE8" w14:textId="77777777" w:rsidR="009B33AD" w:rsidRPr="00622A7F" w:rsidRDefault="009B33AD" w:rsidP="00625AE0">
            <w:pPr>
              <w:spacing w:line="276" w:lineRule="auto"/>
              <w:rPr>
                <w:ins w:id="1187" w:author="Haskamp, Stefan" w:date="2021-12-30T16:35:00Z"/>
                <w:rFonts w:cs="Arial"/>
                <w:sz w:val="23"/>
                <w:szCs w:val="23"/>
              </w:rPr>
            </w:pPr>
            <w:ins w:id="1188" w:author="Haskamp, Stefan" w:date="2021-12-30T16:35:00Z">
              <w:r w:rsidRPr="00622A7F">
                <w:rPr>
                  <w:rFonts w:cs="Arial"/>
                  <w:sz w:val="23"/>
                  <w:szCs w:val="23"/>
                </w:rPr>
                <w:t xml:space="preserve">psoriasis vulgaris </w:t>
              </w:r>
              <w:r w:rsidRPr="00622A7F">
                <w:rPr>
                  <w:rFonts w:cs="Arial"/>
                  <w:sz w:val="23"/>
                  <w:szCs w:val="23"/>
                </w:rPr>
                <w:tab/>
              </w:r>
              <w:r w:rsidRPr="00622A7F">
                <w:rPr>
                  <w:rFonts w:cs="Arial"/>
                  <w:sz w:val="23"/>
                  <w:szCs w:val="23"/>
                </w:rPr>
                <w:tab/>
              </w:r>
              <w:r w:rsidRPr="00622A7F">
                <w:rPr>
                  <w:rFonts w:cs="Arial"/>
                  <w:sz w:val="23"/>
                  <w:szCs w:val="23"/>
                </w:rPr>
                <w:tab/>
                <w:t>yes</w:t>
              </w:r>
            </w:ins>
          </w:p>
          <w:p w14:paraId="455DA254" w14:textId="77777777" w:rsidR="009B33AD" w:rsidRPr="00622A7F" w:rsidRDefault="009B33AD" w:rsidP="00625AE0">
            <w:pPr>
              <w:spacing w:line="276" w:lineRule="auto"/>
              <w:rPr>
                <w:ins w:id="1189" w:author="Haskamp, Stefan" w:date="2021-12-30T16:35:00Z"/>
                <w:rFonts w:cs="Arial"/>
                <w:sz w:val="23"/>
                <w:szCs w:val="23"/>
              </w:rPr>
            </w:pPr>
            <w:ins w:id="1190" w:author="Haskamp, Stefan" w:date="2021-12-30T16:35:00Z">
              <w:r w:rsidRPr="00622A7F">
                <w:rPr>
                  <w:rFonts w:cs="Arial"/>
                  <w:sz w:val="23"/>
                  <w:szCs w:val="23"/>
                </w:rPr>
                <w:tab/>
              </w:r>
              <w:r w:rsidRPr="00622A7F">
                <w:rPr>
                  <w:rFonts w:cs="Arial"/>
                  <w:sz w:val="23"/>
                  <w:szCs w:val="23"/>
                </w:rPr>
                <w:tab/>
                <w:t>no</w:t>
              </w:r>
            </w:ins>
          </w:p>
        </w:tc>
        <w:tc>
          <w:tcPr>
            <w:tcW w:w="1701" w:type="dxa"/>
          </w:tcPr>
          <w:p w14:paraId="34294543" w14:textId="77777777" w:rsidR="009B33AD" w:rsidRPr="00622A7F" w:rsidRDefault="009B33AD" w:rsidP="00625AE0">
            <w:pPr>
              <w:spacing w:line="276" w:lineRule="auto"/>
              <w:rPr>
                <w:ins w:id="1191" w:author="Haskamp, Stefan" w:date="2021-12-30T16:35:00Z"/>
                <w:rFonts w:cs="Arial"/>
                <w:sz w:val="23"/>
                <w:szCs w:val="23"/>
              </w:rPr>
            </w:pPr>
          </w:p>
          <w:p w14:paraId="2E52DF87" w14:textId="77777777" w:rsidR="009B33AD" w:rsidRPr="00622A7F" w:rsidRDefault="009B33AD" w:rsidP="00625AE0">
            <w:pPr>
              <w:spacing w:line="276" w:lineRule="auto"/>
              <w:rPr>
                <w:ins w:id="1192" w:author="Haskamp, Stefan" w:date="2021-12-30T16:35:00Z"/>
                <w:rFonts w:cs="Arial"/>
                <w:sz w:val="23"/>
                <w:szCs w:val="23"/>
              </w:rPr>
            </w:pPr>
            <w:ins w:id="1193" w:author="Haskamp, Stefan" w:date="2021-12-30T16:35:00Z">
              <w:r w:rsidRPr="00622A7F">
                <w:rPr>
                  <w:rFonts w:cs="Arial"/>
                  <w:sz w:val="23"/>
                  <w:szCs w:val="23"/>
                </w:rPr>
                <w:t>32 (41.6%)</w:t>
              </w:r>
            </w:ins>
          </w:p>
          <w:p w14:paraId="3C55FCC2" w14:textId="77777777" w:rsidR="009B33AD" w:rsidRPr="00622A7F" w:rsidRDefault="009B33AD" w:rsidP="00625AE0">
            <w:pPr>
              <w:spacing w:line="276" w:lineRule="auto"/>
              <w:rPr>
                <w:ins w:id="1194" w:author="Haskamp, Stefan" w:date="2021-12-30T16:35:00Z"/>
                <w:rFonts w:cs="Arial"/>
                <w:sz w:val="23"/>
                <w:szCs w:val="23"/>
              </w:rPr>
            </w:pPr>
            <w:ins w:id="1195" w:author="Haskamp, Stefan" w:date="2021-12-30T16:35:00Z">
              <w:r w:rsidRPr="00622A7F">
                <w:rPr>
                  <w:rFonts w:cs="Arial"/>
                  <w:sz w:val="23"/>
                  <w:szCs w:val="23"/>
                </w:rPr>
                <w:t>45 (58.4%)</w:t>
              </w:r>
            </w:ins>
          </w:p>
        </w:tc>
        <w:tc>
          <w:tcPr>
            <w:tcW w:w="1842" w:type="dxa"/>
          </w:tcPr>
          <w:p w14:paraId="49CE7997" w14:textId="77777777" w:rsidR="009B33AD" w:rsidRPr="00622A7F" w:rsidRDefault="009B33AD" w:rsidP="00625AE0">
            <w:pPr>
              <w:spacing w:line="276" w:lineRule="auto"/>
              <w:rPr>
                <w:ins w:id="1196" w:author="Haskamp, Stefan" w:date="2021-12-30T16:35:00Z"/>
                <w:rFonts w:cs="Arial"/>
                <w:sz w:val="23"/>
                <w:szCs w:val="23"/>
              </w:rPr>
            </w:pPr>
          </w:p>
          <w:p w14:paraId="111B6AE7" w14:textId="77777777" w:rsidR="009B33AD" w:rsidRPr="00622A7F" w:rsidRDefault="009B33AD" w:rsidP="00625AE0">
            <w:pPr>
              <w:spacing w:line="276" w:lineRule="auto"/>
              <w:rPr>
                <w:ins w:id="1197" w:author="Haskamp, Stefan" w:date="2021-12-30T16:35:00Z"/>
                <w:rFonts w:cs="Arial"/>
                <w:sz w:val="23"/>
                <w:szCs w:val="23"/>
              </w:rPr>
            </w:pPr>
            <w:ins w:id="1198" w:author="Haskamp, Stefan" w:date="2021-12-30T16:35:00Z">
              <w:r w:rsidRPr="00622A7F">
                <w:rPr>
                  <w:rFonts w:cs="Arial"/>
                  <w:sz w:val="23"/>
                  <w:szCs w:val="23"/>
                </w:rPr>
                <w:t>1 (25.0%)</w:t>
              </w:r>
            </w:ins>
          </w:p>
          <w:p w14:paraId="63E0D99C" w14:textId="77777777" w:rsidR="009B33AD" w:rsidRPr="00622A7F" w:rsidRDefault="009B33AD" w:rsidP="00625AE0">
            <w:pPr>
              <w:spacing w:line="276" w:lineRule="auto"/>
              <w:rPr>
                <w:ins w:id="1199" w:author="Haskamp, Stefan" w:date="2021-12-30T16:35:00Z"/>
                <w:rFonts w:cs="Arial"/>
                <w:sz w:val="23"/>
                <w:szCs w:val="23"/>
              </w:rPr>
            </w:pPr>
            <w:ins w:id="1200" w:author="Haskamp, Stefan" w:date="2021-12-30T16:35:00Z">
              <w:r w:rsidRPr="00622A7F">
                <w:rPr>
                  <w:rFonts w:cs="Arial"/>
                  <w:sz w:val="23"/>
                  <w:szCs w:val="23"/>
                </w:rPr>
                <w:t>3 (75.0%)</w:t>
              </w:r>
            </w:ins>
          </w:p>
        </w:tc>
        <w:tc>
          <w:tcPr>
            <w:tcW w:w="1843" w:type="dxa"/>
          </w:tcPr>
          <w:p w14:paraId="440930A1" w14:textId="77777777" w:rsidR="009B33AD" w:rsidRPr="00622A7F" w:rsidRDefault="009B33AD" w:rsidP="00625AE0">
            <w:pPr>
              <w:spacing w:line="276" w:lineRule="auto"/>
              <w:rPr>
                <w:ins w:id="1201" w:author="Haskamp, Stefan" w:date="2021-12-30T16:35:00Z"/>
                <w:rFonts w:cs="Arial"/>
                <w:sz w:val="23"/>
                <w:szCs w:val="23"/>
              </w:rPr>
            </w:pPr>
          </w:p>
          <w:p w14:paraId="2F9B6D1A" w14:textId="77777777" w:rsidR="009B33AD" w:rsidRPr="00622A7F" w:rsidRDefault="009B33AD" w:rsidP="00625AE0">
            <w:pPr>
              <w:spacing w:line="276" w:lineRule="auto"/>
              <w:rPr>
                <w:ins w:id="1202" w:author="Haskamp, Stefan" w:date="2021-12-30T16:35:00Z"/>
                <w:rFonts w:cs="Arial"/>
                <w:sz w:val="23"/>
                <w:szCs w:val="23"/>
              </w:rPr>
            </w:pPr>
            <w:ins w:id="1203" w:author="Haskamp, Stefan" w:date="2021-12-30T16:35:00Z">
              <w:r w:rsidRPr="00622A7F">
                <w:rPr>
                  <w:rFonts w:cs="Arial"/>
                  <w:sz w:val="23"/>
                  <w:szCs w:val="23"/>
                </w:rPr>
                <w:t>5 (41.7%)</w:t>
              </w:r>
            </w:ins>
          </w:p>
          <w:p w14:paraId="78B54566" w14:textId="77777777" w:rsidR="009B33AD" w:rsidRPr="00622A7F" w:rsidRDefault="009B33AD" w:rsidP="00625AE0">
            <w:pPr>
              <w:spacing w:line="276" w:lineRule="auto"/>
              <w:rPr>
                <w:ins w:id="1204" w:author="Haskamp, Stefan" w:date="2021-12-30T16:35:00Z"/>
                <w:rFonts w:cs="Arial"/>
                <w:sz w:val="23"/>
                <w:szCs w:val="23"/>
              </w:rPr>
            </w:pPr>
            <w:ins w:id="1205" w:author="Haskamp, Stefan" w:date="2021-12-30T16:35:00Z">
              <w:r w:rsidRPr="00622A7F">
                <w:rPr>
                  <w:rFonts w:cs="Arial"/>
                  <w:sz w:val="23"/>
                  <w:szCs w:val="23"/>
                </w:rPr>
                <w:t>7 (58.3%)</w:t>
              </w:r>
            </w:ins>
          </w:p>
        </w:tc>
        <w:tc>
          <w:tcPr>
            <w:tcW w:w="2055" w:type="dxa"/>
          </w:tcPr>
          <w:p w14:paraId="5D345AC8" w14:textId="77777777" w:rsidR="009B33AD" w:rsidRPr="00622A7F" w:rsidRDefault="009B33AD" w:rsidP="00625AE0">
            <w:pPr>
              <w:spacing w:line="276" w:lineRule="auto"/>
              <w:rPr>
                <w:ins w:id="1206" w:author="Haskamp, Stefan" w:date="2021-12-30T16:35:00Z"/>
                <w:rFonts w:cs="Arial"/>
                <w:sz w:val="23"/>
                <w:szCs w:val="23"/>
              </w:rPr>
            </w:pPr>
          </w:p>
          <w:p w14:paraId="3C8B86E5" w14:textId="77777777" w:rsidR="009B33AD" w:rsidRPr="00622A7F" w:rsidRDefault="009B33AD" w:rsidP="00625AE0">
            <w:pPr>
              <w:spacing w:line="276" w:lineRule="auto"/>
              <w:rPr>
                <w:ins w:id="1207" w:author="Haskamp, Stefan" w:date="2021-12-30T16:35:00Z"/>
                <w:rFonts w:cs="Arial"/>
                <w:sz w:val="23"/>
                <w:szCs w:val="23"/>
              </w:rPr>
            </w:pPr>
            <w:ins w:id="1208" w:author="Haskamp, Stefan" w:date="2021-12-30T16:35:00Z">
              <w:r w:rsidRPr="00622A7F">
                <w:rPr>
                  <w:rFonts w:cs="Arial"/>
                  <w:sz w:val="23"/>
                  <w:szCs w:val="23"/>
                </w:rPr>
                <w:t>2 (40%)</w:t>
              </w:r>
            </w:ins>
          </w:p>
          <w:p w14:paraId="4FC2C9AB" w14:textId="77777777" w:rsidR="009B33AD" w:rsidRPr="00622A7F" w:rsidRDefault="009B33AD" w:rsidP="00625AE0">
            <w:pPr>
              <w:spacing w:line="276" w:lineRule="auto"/>
              <w:rPr>
                <w:ins w:id="1209" w:author="Haskamp, Stefan" w:date="2021-12-30T16:35:00Z"/>
                <w:rFonts w:cs="Arial"/>
                <w:sz w:val="23"/>
                <w:szCs w:val="23"/>
              </w:rPr>
            </w:pPr>
            <w:ins w:id="1210" w:author="Haskamp, Stefan" w:date="2021-12-30T16:35:00Z">
              <w:r w:rsidRPr="00622A7F">
                <w:rPr>
                  <w:rFonts w:cs="Arial"/>
                  <w:sz w:val="23"/>
                  <w:szCs w:val="23"/>
                </w:rPr>
                <w:t>3 (60%)</w:t>
              </w:r>
            </w:ins>
          </w:p>
        </w:tc>
        <w:tc>
          <w:tcPr>
            <w:tcW w:w="2056" w:type="dxa"/>
          </w:tcPr>
          <w:p w14:paraId="7EBF9416" w14:textId="77777777" w:rsidR="009B33AD" w:rsidRPr="00622A7F" w:rsidRDefault="009B33AD" w:rsidP="00625AE0">
            <w:pPr>
              <w:spacing w:line="276" w:lineRule="auto"/>
              <w:rPr>
                <w:ins w:id="1211" w:author="Haskamp, Stefan" w:date="2021-12-30T16:35:00Z"/>
                <w:rFonts w:cs="Arial"/>
                <w:sz w:val="23"/>
                <w:szCs w:val="23"/>
              </w:rPr>
            </w:pPr>
          </w:p>
          <w:p w14:paraId="16A11092" w14:textId="77777777" w:rsidR="009B33AD" w:rsidRPr="00622A7F" w:rsidRDefault="009B33AD" w:rsidP="00625AE0">
            <w:pPr>
              <w:spacing w:line="276" w:lineRule="auto"/>
              <w:rPr>
                <w:ins w:id="1212" w:author="Haskamp, Stefan" w:date="2021-12-30T16:35:00Z"/>
                <w:rFonts w:cs="Arial"/>
                <w:sz w:val="23"/>
                <w:szCs w:val="23"/>
              </w:rPr>
            </w:pPr>
            <w:ins w:id="1213" w:author="Haskamp, Stefan" w:date="2021-12-30T16:35:00Z">
              <w:r w:rsidRPr="00622A7F">
                <w:rPr>
                  <w:rFonts w:cs="Arial"/>
                  <w:sz w:val="23"/>
                  <w:szCs w:val="23"/>
                </w:rPr>
                <w:t>4 (36.4%)</w:t>
              </w:r>
            </w:ins>
          </w:p>
          <w:p w14:paraId="3C057F31" w14:textId="77777777" w:rsidR="009B33AD" w:rsidRPr="00622A7F" w:rsidRDefault="009B33AD" w:rsidP="00625AE0">
            <w:pPr>
              <w:spacing w:line="276" w:lineRule="auto"/>
              <w:rPr>
                <w:ins w:id="1214" w:author="Haskamp, Stefan" w:date="2021-12-30T16:35:00Z"/>
                <w:rFonts w:cs="Arial"/>
                <w:sz w:val="23"/>
                <w:szCs w:val="23"/>
              </w:rPr>
            </w:pPr>
            <w:ins w:id="1215" w:author="Haskamp, Stefan" w:date="2021-12-30T16:35:00Z">
              <w:r w:rsidRPr="00622A7F">
                <w:rPr>
                  <w:rFonts w:cs="Arial"/>
                  <w:sz w:val="23"/>
                  <w:szCs w:val="23"/>
                </w:rPr>
                <w:t>7 (63.6%)</w:t>
              </w:r>
            </w:ins>
          </w:p>
        </w:tc>
        <w:tc>
          <w:tcPr>
            <w:tcW w:w="1984" w:type="dxa"/>
          </w:tcPr>
          <w:p w14:paraId="39ED3F96" w14:textId="77777777" w:rsidR="009B33AD" w:rsidRPr="00622A7F" w:rsidRDefault="009B33AD" w:rsidP="00625AE0">
            <w:pPr>
              <w:spacing w:line="276" w:lineRule="auto"/>
              <w:rPr>
                <w:ins w:id="1216" w:author="Haskamp, Stefan" w:date="2021-12-30T16:35:00Z"/>
                <w:rFonts w:cs="Arial"/>
                <w:sz w:val="23"/>
                <w:szCs w:val="23"/>
              </w:rPr>
            </w:pPr>
          </w:p>
          <w:p w14:paraId="5DAD2D97" w14:textId="77777777" w:rsidR="009B33AD" w:rsidRPr="00622A7F" w:rsidRDefault="009B33AD" w:rsidP="00625AE0">
            <w:pPr>
              <w:spacing w:line="276" w:lineRule="auto"/>
              <w:rPr>
                <w:ins w:id="1217" w:author="Haskamp, Stefan" w:date="2021-12-30T16:35:00Z"/>
                <w:rFonts w:cs="Arial"/>
                <w:sz w:val="23"/>
                <w:szCs w:val="23"/>
              </w:rPr>
            </w:pPr>
            <w:ins w:id="1218" w:author="Haskamp, Stefan" w:date="2021-12-30T16:35:00Z">
              <w:r w:rsidRPr="00622A7F">
                <w:rPr>
                  <w:rFonts w:cs="Arial"/>
                  <w:sz w:val="23"/>
                  <w:szCs w:val="23"/>
                </w:rPr>
                <w:t>26 (42.6%)</w:t>
              </w:r>
            </w:ins>
          </w:p>
          <w:p w14:paraId="57BADA5D" w14:textId="77777777" w:rsidR="009B33AD" w:rsidRPr="00622A7F" w:rsidRDefault="009B33AD" w:rsidP="00625AE0">
            <w:pPr>
              <w:spacing w:line="276" w:lineRule="auto"/>
              <w:rPr>
                <w:ins w:id="1219" w:author="Haskamp, Stefan" w:date="2021-12-30T16:35:00Z"/>
                <w:rFonts w:cs="Arial"/>
                <w:sz w:val="23"/>
                <w:szCs w:val="23"/>
              </w:rPr>
            </w:pPr>
            <w:ins w:id="1220" w:author="Haskamp, Stefan" w:date="2021-12-30T16:35:00Z">
              <w:r w:rsidRPr="00622A7F">
                <w:rPr>
                  <w:rFonts w:cs="Arial"/>
                  <w:sz w:val="23"/>
                  <w:szCs w:val="23"/>
                </w:rPr>
                <w:t>35 (57.4%)</w:t>
              </w:r>
            </w:ins>
          </w:p>
        </w:tc>
      </w:tr>
      <w:tr w:rsidR="009B33AD" w:rsidRPr="00622A7F" w14:paraId="79D1C5E3" w14:textId="77777777" w:rsidTr="00625AE0">
        <w:trPr>
          <w:ins w:id="1221" w:author="Haskamp, Stefan" w:date="2021-12-30T16:35:00Z"/>
        </w:trPr>
        <w:tc>
          <w:tcPr>
            <w:tcW w:w="2689" w:type="dxa"/>
          </w:tcPr>
          <w:p w14:paraId="6817FDE6" w14:textId="77777777" w:rsidR="009B33AD" w:rsidRPr="00622A7F" w:rsidRDefault="009B33AD" w:rsidP="00625AE0">
            <w:pPr>
              <w:spacing w:line="276" w:lineRule="auto"/>
              <w:rPr>
                <w:ins w:id="1222" w:author="Haskamp, Stefan" w:date="2021-12-30T16:35:00Z"/>
                <w:rFonts w:cs="Arial"/>
                <w:sz w:val="23"/>
                <w:szCs w:val="23"/>
              </w:rPr>
            </w:pPr>
            <w:ins w:id="1223" w:author="Haskamp, Stefan" w:date="2021-12-30T16:35:00Z">
              <w:r w:rsidRPr="00622A7F">
                <w:rPr>
                  <w:rFonts w:cs="Arial"/>
                  <w:sz w:val="23"/>
                  <w:szCs w:val="23"/>
                </w:rPr>
                <w:t xml:space="preserve">inflammatory joint involvement  </w:t>
              </w:r>
              <w:r w:rsidRPr="00622A7F">
                <w:rPr>
                  <w:rFonts w:cs="Arial"/>
                  <w:sz w:val="23"/>
                  <w:szCs w:val="23"/>
                </w:rPr>
                <w:tab/>
              </w:r>
              <w:r w:rsidRPr="00622A7F">
                <w:rPr>
                  <w:rFonts w:cs="Arial"/>
                  <w:sz w:val="23"/>
                  <w:szCs w:val="23"/>
                </w:rPr>
                <w:tab/>
              </w:r>
              <w:r w:rsidRPr="00622A7F">
                <w:rPr>
                  <w:rFonts w:cs="Arial"/>
                  <w:sz w:val="23"/>
                  <w:szCs w:val="23"/>
                </w:rPr>
                <w:tab/>
              </w:r>
              <w:r w:rsidRPr="00622A7F">
                <w:rPr>
                  <w:rFonts w:cs="Arial"/>
                  <w:sz w:val="23"/>
                  <w:szCs w:val="23"/>
                </w:rPr>
                <w:tab/>
                <w:t>yes</w:t>
              </w:r>
            </w:ins>
          </w:p>
          <w:p w14:paraId="7B74501F" w14:textId="77777777" w:rsidR="009B33AD" w:rsidRPr="00622A7F" w:rsidRDefault="009B33AD" w:rsidP="00625AE0">
            <w:pPr>
              <w:spacing w:line="276" w:lineRule="auto"/>
              <w:rPr>
                <w:ins w:id="1224" w:author="Haskamp, Stefan" w:date="2021-12-30T16:35:00Z"/>
                <w:rFonts w:cs="Arial"/>
                <w:sz w:val="23"/>
                <w:szCs w:val="23"/>
              </w:rPr>
            </w:pPr>
            <w:ins w:id="1225" w:author="Haskamp, Stefan" w:date="2021-12-30T16:35:00Z">
              <w:r w:rsidRPr="00622A7F">
                <w:rPr>
                  <w:rFonts w:cs="Arial"/>
                  <w:sz w:val="23"/>
                  <w:szCs w:val="23"/>
                </w:rPr>
                <w:tab/>
              </w:r>
              <w:r w:rsidRPr="00622A7F">
                <w:rPr>
                  <w:rFonts w:cs="Arial"/>
                  <w:sz w:val="23"/>
                  <w:szCs w:val="23"/>
                </w:rPr>
                <w:tab/>
                <w:t>no</w:t>
              </w:r>
            </w:ins>
          </w:p>
        </w:tc>
        <w:tc>
          <w:tcPr>
            <w:tcW w:w="1701" w:type="dxa"/>
          </w:tcPr>
          <w:p w14:paraId="3832A0DC" w14:textId="77777777" w:rsidR="009B33AD" w:rsidRPr="00622A7F" w:rsidRDefault="009B33AD" w:rsidP="00625AE0">
            <w:pPr>
              <w:spacing w:line="276" w:lineRule="auto"/>
              <w:rPr>
                <w:ins w:id="1226" w:author="Haskamp, Stefan" w:date="2021-12-30T16:35:00Z"/>
                <w:rFonts w:cs="Arial"/>
                <w:sz w:val="23"/>
                <w:szCs w:val="23"/>
              </w:rPr>
            </w:pPr>
          </w:p>
          <w:p w14:paraId="0951EB78" w14:textId="77777777" w:rsidR="009B33AD" w:rsidRPr="00622A7F" w:rsidRDefault="009B33AD" w:rsidP="00625AE0">
            <w:pPr>
              <w:spacing w:line="276" w:lineRule="auto"/>
              <w:rPr>
                <w:ins w:id="1227" w:author="Haskamp, Stefan" w:date="2021-12-30T16:35:00Z"/>
                <w:rFonts w:cs="Arial"/>
                <w:sz w:val="23"/>
                <w:szCs w:val="23"/>
              </w:rPr>
            </w:pPr>
            <w:ins w:id="1228" w:author="Haskamp, Stefan" w:date="2021-12-30T16:35:00Z">
              <w:r w:rsidRPr="00622A7F">
                <w:rPr>
                  <w:rFonts w:cs="Arial"/>
                  <w:sz w:val="23"/>
                  <w:szCs w:val="23"/>
                </w:rPr>
                <w:t>19 (24.7%)</w:t>
              </w:r>
            </w:ins>
          </w:p>
          <w:p w14:paraId="26C32260" w14:textId="77777777" w:rsidR="009B33AD" w:rsidRPr="00622A7F" w:rsidRDefault="009B33AD" w:rsidP="00625AE0">
            <w:pPr>
              <w:spacing w:line="276" w:lineRule="auto"/>
              <w:rPr>
                <w:ins w:id="1229" w:author="Haskamp, Stefan" w:date="2021-12-30T16:35:00Z"/>
                <w:rFonts w:cs="Arial"/>
                <w:sz w:val="23"/>
                <w:szCs w:val="23"/>
              </w:rPr>
            </w:pPr>
            <w:ins w:id="1230" w:author="Haskamp, Stefan" w:date="2021-12-30T16:35:00Z">
              <w:r w:rsidRPr="00622A7F">
                <w:rPr>
                  <w:rFonts w:cs="Arial"/>
                  <w:sz w:val="23"/>
                  <w:szCs w:val="23"/>
                </w:rPr>
                <w:t>58 (75.3%)</w:t>
              </w:r>
            </w:ins>
          </w:p>
        </w:tc>
        <w:tc>
          <w:tcPr>
            <w:tcW w:w="1842" w:type="dxa"/>
          </w:tcPr>
          <w:p w14:paraId="270A972A" w14:textId="77777777" w:rsidR="009B33AD" w:rsidRPr="00622A7F" w:rsidRDefault="009B33AD" w:rsidP="00625AE0">
            <w:pPr>
              <w:spacing w:line="276" w:lineRule="auto"/>
              <w:rPr>
                <w:ins w:id="1231" w:author="Haskamp, Stefan" w:date="2021-12-30T16:35:00Z"/>
                <w:rFonts w:cs="Arial"/>
                <w:sz w:val="23"/>
                <w:szCs w:val="23"/>
              </w:rPr>
            </w:pPr>
          </w:p>
          <w:p w14:paraId="5C55FB60" w14:textId="77777777" w:rsidR="009B33AD" w:rsidRPr="00622A7F" w:rsidRDefault="009B33AD" w:rsidP="00625AE0">
            <w:pPr>
              <w:spacing w:line="276" w:lineRule="auto"/>
              <w:rPr>
                <w:ins w:id="1232" w:author="Haskamp, Stefan" w:date="2021-12-30T16:35:00Z"/>
                <w:rFonts w:cs="Arial"/>
                <w:sz w:val="23"/>
                <w:szCs w:val="23"/>
              </w:rPr>
            </w:pPr>
            <w:ins w:id="1233" w:author="Haskamp, Stefan" w:date="2021-12-30T16:35:00Z">
              <w:r w:rsidRPr="00622A7F">
                <w:rPr>
                  <w:rFonts w:cs="Arial"/>
                  <w:sz w:val="23"/>
                  <w:szCs w:val="23"/>
                </w:rPr>
                <w:t>1 (25.0%)</w:t>
              </w:r>
            </w:ins>
          </w:p>
          <w:p w14:paraId="699978E6" w14:textId="77777777" w:rsidR="009B33AD" w:rsidRPr="00622A7F" w:rsidRDefault="009B33AD" w:rsidP="00625AE0">
            <w:pPr>
              <w:spacing w:line="276" w:lineRule="auto"/>
              <w:rPr>
                <w:ins w:id="1234" w:author="Haskamp, Stefan" w:date="2021-12-30T16:35:00Z"/>
                <w:rFonts w:cs="Arial"/>
                <w:sz w:val="23"/>
                <w:szCs w:val="23"/>
              </w:rPr>
            </w:pPr>
            <w:ins w:id="1235" w:author="Haskamp, Stefan" w:date="2021-12-30T16:35:00Z">
              <w:r w:rsidRPr="00622A7F">
                <w:rPr>
                  <w:rFonts w:cs="Arial"/>
                  <w:sz w:val="23"/>
                  <w:szCs w:val="23"/>
                </w:rPr>
                <w:t>3 (75.0%)</w:t>
              </w:r>
            </w:ins>
          </w:p>
        </w:tc>
        <w:tc>
          <w:tcPr>
            <w:tcW w:w="1843" w:type="dxa"/>
          </w:tcPr>
          <w:p w14:paraId="3FC00664" w14:textId="77777777" w:rsidR="009B33AD" w:rsidRPr="00622A7F" w:rsidRDefault="009B33AD" w:rsidP="00625AE0">
            <w:pPr>
              <w:spacing w:line="276" w:lineRule="auto"/>
              <w:rPr>
                <w:ins w:id="1236" w:author="Haskamp, Stefan" w:date="2021-12-30T16:35:00Z"/>
                <w:rFonts w:cs="Arial"/>
                <w:sz w:val="23"/>
                <w:szCs w:val="23"/>
              </w:rPr>
            </w:pPr>
          </w:p>
          <w:p w14:paraId="44C20750" w14:textId="77777777" w:rsidR="009B33AD" w:rsidRPr="00622A7F" w:rsidRDefault="009B33AD" w:rsidP="00625AE0">
            <w:pPr>
              <w:spacing w:line="276" w:lineRule="auto"/>
              <w:rPr>
                <w:ins w:id="1237" w:author="Haskamp, Stefan" w:date="2021-12-30T16:35:00Z"/>
                <w:rFonts w:cs="Arial"/>
                <w:sz w:val="23"/>
                <w:szCs w:val="23"/>
              </w:rPr>
            </w:pPr>
            <w:ins w:id="1238" w:author="Haskamp, Stefan" w:date="2021-12-30T16:35:00Z">
              <w:r w:rsidRPr="00622A7F">
                <w:rPr>
                  <w:rFonts w:cs="Arial"/>
                  <w:sz w:val="23"/>
                  <w:szCs w:val="23"/>
                </w:rPr>
                <w:t>2 (16.7%)</w:t>
              </w:r>
            </w:ins>
          </w:p>
          <w:p w14:paraId="629F71DC" w14:textId="77777777" w:rsidR="009B33AD" w:rsidRPr="00622A7F" w:rsidRDefault="009B33AD" w:rsidP="00625AE0">
            <w:pPr>
              <w:spacing w:line="276" w:lineRule="auto"/>
              <w:rPr>
                <w:ins w:id="1239" w:author="Haskamp, Stefan" w:date="2021-12-30T16:35:00Z"/>
                <w:rFonts w:cs="Arial"/>
                <w:sz w:val="23"/>
                <w:szCs w:val="23"/>
              </w:rPr>
            </w:pPr>
            <w:ins w:id="1240" w:author="Haskamp, Stefan" w:date="2021-12-30T16:35:00Z">
              <w:r w:rsidRPr="00622A7F">
                <w:rPr>
                  <w:rFonts w:cs="Arial"/>
                  <w:sz w:val="23"/>
                  <w:szCs w:val="23"/>
                </w:rPr>
                <w:t>10 (83.3%)</w:t>
              </w:r>
            </w:ins>
          </w:p>
        </w:tc>
        <w:tc>
          <w:tcPr>
            <w:tcW w:w="2055" w:type="dxa"/>
          </w:tcPr>
          <w:p w14:paraId="19DFF10C" w14:textId="77777777" w:rsidR="009B33AD" w:rsidRPr="00622A7F" w:rsidRDefault="009B33AD" w:rsidP="00625AE0">
            <w:pPr>
              <w:spacing w:line="276" w:lineRule="auto"/>
              <w:rPr>
                <w:ins w:id="1241" w:author="Haskamp, Stefan" w:date="2021-12-30T16:35:00Z"/>
                <w:rFonts w:cs="Arial"/>
                <w:sz w:val="23"/>
                <w:szCs w:val="23"/>
              </w:rPr>
            </w:pPr>
          </w:p>
          <w:p w14:paraId="3F2F10F5" w14:textId="77777777" w:rsidR="009B33AD" w:rsidRPr="00622A7F" w:rsidRDefault="009B33AD" w:rsidP="00625AE0">
            <w:pPr>
              <w:spacing w:line="276" w:lineRule="auto"/>
              <w:rPr>
                <w:ins w:id="1242" w:author="Haskamp, Stefan" w:date="2021-12-30T16:35:00Z"/>
                <w:rFonts w:cs="Arial"/>
                <w:sz w:val="23"/>
                <w:szCs w:val="23"/>
              </w:rPr>
            </w:pPr>
            <w:ins w:id="1243" w:author="Haskamp, Stefan" w:date="2021-12-30T16:35:00Z">
              <w:r w:rsidRPr="00622A7F">
                <w:rPr>
                  <w:rFonts w:cs="Arial"/>
                  <w:sz w:val="23"/>
                  <w:szCs w:val="23"/>
                </w:rPr>
                <w:t>2 (40%)</w:t>
              </w:r>
            </w:ins>
          </w:p>
          <w:p w14:paraId="0BAA584E" w14:textId="77777777" w:rsidR="009B33AD" w:rsidRPr="00622A7F" w:rsidRDefault="009B33AD" w:rsidP="00625AE0">
            <w:pPr>
              <w:spacing w:line="276" w:lineRule="auto"/>
              <w:rPr>
                <w:ins w:id="1244" w:author="Haskamp, Stefan" w:date="2021-12-30T16:35:00Z"/>
                <w:rFonts w:cs="Arial"/>
                <w:sz w:val="23"/>
                <w:szCs w:val="23"/>
              </w:rPr>
            </w:pPr>
            <w:ins w:id="1245" w:author="Haskamp, Stefan" w:date="2021-12-30T16:35:00Z">
              <w:r w:rsidRPr="00622A7F">
                <w:rPr>
                  <w:rFonts w:cs="Arial"/>
                  <w:sz w:val="23"/>
                  <w:szCs w:val="23"/>
                </w:rPr>
                <w:t>3 (60%)</w:t>
              </w:r>
            </w:ins>
          </w:p>
        </w:tc>
        <w:tc>
          <w:tcPr>
            <w:tcW w:w="2056" w:type="dxa"/>
          </w:tcPr>
          <w:p w14:paraId="210A5EE3" w14:textId="77777777" w:rsidR="009B33AD" w:rsidRPr="00622A7F" w:rsidRDefault="009B33AD" w:rsidP="00625AE0">
            <w:pPr>
              <w:spacing w:line="276" w:lineRule="auto"/>
              <w:rPr>
                <w:ins w:id="1246" w:author="Haskamp, Stefan" w:date="2021-12-30T16:35:00Z"/>
                <w:rFonts w:cs="Arial"/>
                <w:sz w:val="23"/>
                <w:szCs w:val="23"/>
              </w:rPr>
            </w:pPr>
          </w:p>
          <w:p w14:paraId="25E6E6EF" w14:textId="77777777" w:rsidR="009B33AD" w:rsidRPr="00622A7F" w:rsidRDefault="009B33AD" w:rsidP="00625AE0">
            <w:pPr>
              <w:spacing w:line="276" w:lineRule="auto"/>
              <w:rPr>
                <w:ins w:id="1247" w:author="Haskamp, Stefan" w:date="2021-12-30T16:35:00Z"/>
                <w:rFonts w:cs="Arial"/>
                <w:sz w:val="23"/>
                <w:szCs w:val="23"/>
              </w:rPr>
            </w:pPr>
            <w:ins w:id="1248" w:author="Haskamp, Stefan" w:date="2021-12-30T16:35:00Z">
              <w:r w:rsidRPr="00622A7F">
                <w:rPr>
                  <w:rFonts w:cs="Arial"/>
                  <w:sz w:val="23"/>
                  <w:szCs w:val="23"/>
                </w:rPr>
                <w:t>1 (9.1%)</w:t>
              </w:r>
            </w:ins>
          </w:p>
          <w:p w14:paraId="263628B5" w14:textId="77777777" w:rsidR="009B33AD" w:rsidRPr="00622A7F" w:rsidRDefault="009B33AD" w:rsidP="00625AE0">
            <w:pPr>
              <w:spacing w:line="276" w:lineRule="auto"/>
              <w:rPr>
                <w:ins w:id="1249" w:author="Haskamp, Stefan" w:date="2021-12-30T16:35:00Z"/>
                <w:rFonts w:cs="Arial"/>
                <w:sz w:val="23"/>
                <w:szCs w:val="23"/>
              </w:rPr>
            </w:pPr>
            <w:ins w:id="1250" w:author="Haskamp, Stefan" w:date="2021-12-30T16:35:00Z">
              <w:r w:rsidRPr="00622A7F">
                <w:rPr>
                  <w:rFonts w:cs="Arial"/>
                  <w:sz w:val="23"/>
                  <w:szCs w:val="23"/>
                </w:rPr>
                <w:t>10 (90.9%)</w:t>
              </w:r>
            </w:ins>
          </w:p>
        </w:tc>
        <w:tc>
          <w:tcPr>
            <w:tcW w:w="1984" w:type="dxa"/>
          </w:tcPr>
          <w:p w14:paraId="06C45EFB" w14:textId="77777777" w:rsidR="009B33AD" w:rsidRPr="00622A7F" w:rsidRDefault="009B33AD" w:rsidP="00625AE0">
            <w:pPr>
              <w:spacing w:line="276" w:lineRule="auto"/>
              <w:rPr>
                <w:ins w:id="1251" w:author="Haskamp, Stefan" w:date="2021-12-30T16:35:00Z"/>
                <w:rFonts w:cs="Arial"/>
                <w:sz w:val="23"/>
                <w:szCs w:val="23"/>
              </w:rPr>
            </w:pPr>
          </w:p>
          <w:p w14:paraId="367C71A4" w14:textId="77777777" w:rsidR="009B33AD" w:rsidRPr="00622A7F" w:rsidRDefault="009B33AD" w:rsidP="00625AE0">
            <w:pPr>
              <w:spacing w:line="276" w:lineRule="auto"/>
              <w:rPr>
                <w:ins w:id="1252" w:author="Haskamp, Stefan" w:date="2021-12-30T16:35:00Z"/>
                <w:rFonts w:cs="Arial"/>
                <w:sz w:val="23"/>
                <w:szCs w:val="23"/>
              </w:rPr>
            </w:pPr>
            <w:ins w:id="1253" w:author="Haskamp, Stefan" w:date="2021-12-30T16:35:00Z">
              <w:r w:rsidRPr="00622A7F">
                <w:rPr>
                  <w:rFonts w:cs="Arial"/>
                  <w:sz w:val="23"/>
                  <w:szCs w:val="23"/>
                </w:rPr>
                <w:t>16 (26.2%)</w:t>
              </w:r>
            </w:ins>
          </w:p>
          <w:p w14:paraId="5F206BBB" w14:textId="77777777" w:rsidR="009B33AD" w:rsidRPr="00622A7F" w:rsidRDefault="009B33AD" w:rsidP="00625AE0">
            <w:pPr>
              <w:spacing w:line="276" w:lineRule="auto"/>
              <w:rPr>
                <w:ins w:id="1254" w:author="Haskamp, Stefan" w:date="2021-12-30T16:35:00Z"/>
                <w:rFonts w:cs="Arial"/>
                <w:sz w:val="23"/>
                <w:szCs w:val="23"/>
              </w:rPr>
            </w:pPr>
            <w:ins w:id="1255" w:author="Haskamp, Stefan" w:date="2021-12-30T16:35:00Z">
              <w:r w:rsidRPr="00622A7F">
                <w:rPr>
                  <w:rFonts w:cs="Arial"/>
                  <w:sz w:val="23"/>
                  <w:szCs w:val="23"/>
                </w:rPr>
                <w:t>45 (73.8%)</w:t>
              </w:r>
            </w:ins>
          </w:p>
        </w:tc>
      </w:tr>
      <w:tr w:rsidR="009B33AD" w:rsidRPr="00622A7F" w14:paraId="239A0038" w14:textId="77777777" w:rsidTr="00625AE0">
        <w:trPr>
          <w:ins w:id="1256" w:author="Haskamp, Stefan" w:date="2021-12-30T16:35:00Z"/>
        </w:trPr>
        <w:tc>
          <w:tcPr>
            <w:tcW w:w="2689" w:type="dxa"/>
          </w:tcPr>
          <w:p w14:paraId="7FA19750" w14:textId="77777777" w:rsidR="009B33AD" w:rsidRPr="00622A7F" w:rsidRDefault="009B33AD" w:rsidP="00625AE0">
            <w:pPr>
              <w:spacing w:line="276" w:lineRule="auto"/>
              <w:rPr>
                <w:ins w:id="1257" w:author="Haskamp, Stefan" w:date="2021-12-30T16:35:00Z"/>
                <w:rFonts w:cs="Arial"/>
                <w:sz w:val="23"/>
                <w:szCs w:val="23"/>
              </w:rPr>
            </w:pPr>
            <w:ins w:id="1258" w:author="Haskamp, Stefan" w:date="2021-12-30T16:35:00Z">
              <w:r w:rsidRPr="00622A7F">
                <w:rPr>
                  <w:rFonts w:cs="Arial"/>
                  <w:sz w:val="23"/>
                  <w:szCs w:val="23"/>
                </w:rPr>
                <w:t xml:space="preserve">nail involvement  </w:t>
              </w:r>
              <w:r w:rsidRPr="00622A7F">
                <w:rPr>
                  <w:rFonts w:cs="Arial"/>
                  <w:sz w:val="23"/>
                  <w:szCs w:val="23"/>
                </w:rPr>
                <w:tab/>
              </w:r>
              <w:r w:rsidRPr="00622A7F">
                <w:rPr>
                  <w:rFonts w:cs="Arial"/>
                  <w:sz w:val="23"/>
                  <w:szCs w:val="23"/>
                </w:rPr>
                <w:tab/>
              </w:r>
              <w:r w:rsidRPr="00622A7F">
                <w:rPr>
                  <w:rFonts w:cs="Arial"/>
                  <w:sz w:val="23"/>
                  <w:szCs w:val="23"/>
                </w:rPr>
                <w:tab/>
                <w:t>yes</w:t>
              </w:r>
            </w:ins>
          </w:p>
          <w:p w14:paraId="7536D005" w14:textId="77777777" w:rsidR="009B33AD" w:rsidRPr="00622A7F" w:rsidRDefault="009B33AD" w:rsidP="00625AE0">
            <w:pPr>
              <w:spacing w:line="276" w:lineRule="auto"/>
              <w:rPr>
                <w:ins w:id="1259" w:author="Haskamp, Stefan" w:date="2021-12-30T16:35:00Z"/>
                <w:rFonts w:cs="Arial"/>
                <w:sz w:val="23"/>
                <w:szCs w:val="23"/>
              </w:rPr>
            </w:pPr>
            <w:ins w:id="1260" w:author="Haskamp, Stefan" w:date="2021-12-30T16:35:00Z">
              <w:r w:rsidRPr="00622A7F">
                <w:rPr>
                  <w:rFonts w:cs="Arial"/>
                  <w:sz w:val="23"/>
                  <w:szCs w:val="23"/>
                </w:rPr>
                <w:tab/>
              </w:r>
              <w:r w:rsidRPr="00622A7F">
                <w:rPr>
                  <w:rFonts w:cs="Arial"/>
                  <w:sz w:val="23"/>
                  <w:szCs w:val="23"/>
                </w:rPr>
                <w:tab/>
                <w:t>no</w:t>
              </w:r>
            </w:ins>
          </w:p>
        </w:tc>
        <w:tc>
          <w:tcPr>
            <w:tcW w:w="1701" w:type="dxa"/>
          </w:tcPr>
          <w:p w14:paraId="52D748AD" w14:textId="77777777" w:rsidR="009B33AD" w:rsidRPr="00622A7F" w:rsidRDefault="009B33AD" w:rsidP="00625AE0">
            <w:pPr>
              <w:spacing w:line="276" w:lineRule="auto"/>
              <w:rPr>
                <w:ins w:id="1261" w:author="Haskamp, Stefan" w:date="2021-12-30T16:35:00Z"/>
                <w:rFonts w:cs="Arial"/>
                <w:sz w:val="23"/>
                <w:szCs w:val="23"/>
              </w:rPr>
            </w:pPr>
          </w:p>
          <w:p w14:paraId="280BEE3D" w14:textId="77777777" w:rsidR="009B33AD" w:rsidRPr="00622A7F" w:rsidRDefault="009B33AD" w:rsidP="00625AE0">
            <w:pPr>
              <w:spacing w:line="276" w:lineRule="auto"/>
              <w:rPr>
                <w:ins w:id="1262" w:author="Haskamp, Stefan" w:date="2021-12-30T16:35:00Z"/>
                <w:rFonts w:cs="Arial"/>
                <w:sz w:val="23"/>
                <w:szCs w:val="23"/>
              </w:rPr>
            </w:pPr>
            <w:ins w:id="1263" w:author="Haskamp, Stefan" w:date="2021-12-30T16:35:00Z">
              <w:r w:rsidRPr="00622A7F">
                <w:rPr>
                  <w:rFonts w:cs="Arial"/>
                  <w:sz w:val="23"/>
                  <w:szCs w:val="23"/>
                </w:rPr>
                <w:t>21 (27.3%)</w:t>
              </w:r>
            </w:ins>
          </w:p>
          <w:p w14:paraId="6CBF6862" w14:textId="77777777" w:rsidR="009B33AD" w:rsidRPr="00622A7F" w:rsidRDefault="009B33AD" w:rsidP="00625AE0">
            <w:pPr>
              <w:spacing w:line="276" w:lineRule="auto"/>
              <w:rPr>
                <w:ins w:id="1264" w:author="Haskamp, Stefan" w:date="2021-12-30T16:35:00Z"/>
                <w:rFonts w:cs="Arial"/>
                <w:sz w:val="23"/>
                <w:szCs w:val="23"/>
              </w:rPr>
            </w:pPr>
            <w:ins w:id="1265" w:author="Haskamp, Stefan" w:date="2021-12-30T16:35:00Z">
              <w:r w:rsidRPr="00622A7F">
                <w:rPr>
                  <w:rFonts w:cs="Arial"/>
                  <w:sz w:val="23"/>
                  <w:szCs w:val="23"/>
                </w:rPr>
                <w:t>56 (72.7%)</w:t>
              </w:r>
            </w:ins>
          </w:p>
        </w:tc>
        <w:tc>
          <w:tcPr>
            <w:tcW w:w="1842" w:type="dxa"/>
          </w:tcPr>
          <w:p w14:paraId="061469B9" w14:textId="77777777" w:rsidR="009B33AD" w:rsidRPr="00622A7F" w:rsidRDefault="009B33AD" w:rsidP="00625AE0">
            <w:pPr>
              <w:spacing w:line="276" w:lineRule="auto"/>
              <w:rPr>
                <w:ins w:id="1266" w:author="Haskamp, Stefan" w:date="2021-12-30T16:35:00Z"/>
                <w:rFonts w:cs="Arial"/>
                <w:sz w:val="23"/>
                <w:szCs w:val="23"/>
              </w:rPr>
            </w:pPr>
          </w:p>
          <w:p w14:paraId="582883E5" w14:textId="77777777" w:rsidR="009B33AD" w:rsidRPr="00622A7F" w:rsidRDefault="009B33AD" w:rsidP="00625AE0">
            <w:pPr>
              <w:spacing w:line="276" w:lineRule="auto"/>
              <w:rPr>
                <w:ins w:id="1267" w:author="Haskamp, Stefan" w:date="2021-12-30T16:35:00Z"/>
                <w:rFonts w:cs="Arial"/>
                <w:sz w:val="23"/>
                <w:szCs w:val="23"/>
              </w:rPr>
            </w:pPr>
            <w:ins w:id="1268" w:author="Haskamp, Stefan" w:date="2021-12-30T16:35:00Z">
              <w:r w:rsidRPr="00622A7F">
                <w:rPr>
                  <w:rFonts w:cs="Arial"/>
                  <w:sz w:val="23"/>
                  <w:szCs w:val="23"/>
                </w:rPr>
                <w:t>1 (25.0%)</w:t>
              </w:r>
            </w:ins>
          </w:p>
          <w:p w14:paraId="2558D00B" w14:textId="77777777" w:rsidR="009B33AD" w:rsidRPr="00622A7F" w:rsidRDefault="009B33AD" w:rsidP="00625AE0">
            <w:pPr>
              <w:spacing w:line="276" w:lineRule="auto"/>
              <w:rPr>
                <w:ins w:id="1269" w:author="Haskamp, Stefan" w:date="2021-12-30T16:35:00Z"/>
                <w:rFonts w:cs="Arial"/>
                <w:sz w:val="23"/>
                <w:szCs w:val="23"/>
              </w:rPr>
            </w:pPr>
            <w:ins w:id="1270" w:author="Haskamp, Stefan" w:date="2021-12-30T16:35:00Z">
              <w:r w:rsidRPr="00622A7F">
                <w:rPr>
                  <w:rFonts w:cs="Arial"/>
                  <w:sz w:val="23"/>
                  <w:szCs w:val="23"/>
                </w:rPr>
                <w:t>3 (75.0%)</w:t>
              </w:r>
            </w:ins>
          </w:p>
        </w:tc>
        <w:tc>
          <w:tcPr>
            <w:tcW w:w="1843" w:type="dxa"/>
          </w:tcPr>
          <w:p w14:paraId="5B320665" w14:textId="77777777" w:rsidR="009B33AD" w:rsidRPr="00622A7F" w:rsidRDefault="009B33AD" w:rsidP="00625AE0">
            <w:pPr>
              <w:spacing w:line="276" w:lineRule="auto"/>
              <w:rPr>
                <w:ins w:id="1271" w:author="Haskamp, Stefan" w:date="2021-12-30T16:35:00Z"/>
                <w:rFonts w:cs="Arial"/>
                <w:sz w:val="23"/>
                <w:szCs w:val="23"/>
              </w:rPr>
            </w:pPr>
          </w:p>
          <w:p w14:paraId="292C26B6" w14:textId="77777777" w:rsidR="009B33AD" w:rsidRPr="00622A7F" w:rsidRDefault="009B33AD" w:rsidP="00625AE0">
            <w:pPr>
              <w:spacing w:line="276" w:lineRule="auto"/>
              <w:rPr>
                <w:ins w:id="1272" w:author="Haskamp, Stefan" w:date="2021-12-30T16:35:00Z"/>
                <w:rFonts w:cs="Arial"/>
                <w:sz w:val="23"/>
                <w:szCs w:val="23"/>
              </w:rPr>
            </w:pPr>
            <w:ins w:id="1273" w:author="Haskamp, Stefan" w:date="2021-12-30T16:35:00Z">
              <w:r w:rsidRPr="00622A7F">
                <w:rPr>
                  <w:rFonts w:cs="Arial"/>
                  <w:sz w:val="23"/>
                  <w:szCs w:val="23"/>
                </w:rPr>
                <w:t>3 (25.0%)</w:t>
              </w:r>
            </w:ins>
          </w:p>
          <w:p w14:paraId="1DD5DBAD" w14:textId="77777777" w:rsidR="009B33AD" w:rsidRPr="00622A7F" w:rsidRDefault="009B33AD" w:rsidP="00625AE0">
            <w:pPr>
              <w:spacing w:line="276" w:lineRule="auto"/>
              <w:rPr>
                <w:ins w:id="1274" w:author="Haskamp, Stefan" w:date="2021-12-30T16:35:00Z"/>
                <w:rFonts w:cs="Arial"/>
                <w:sz w:val="23"/>
                <w:szCs w:val="23"/>
              </w:rPr>
            </w:pPr>
            <w:ins w:id="1275" w:author="Haskamp, Stefan" w:date="2021-12-30T16:35:00Z">
              <w:r w:rsidRPr="00622A7F">
                <w:rPr>
                  <w:rFonts w:cs="Arial"/>
                  <w:sz w:val="23"/>
                  <w:szCs w:val="23"/>
                </w:rPr>
                <w:t>9 (75.0%)</w:t>
              </w:r>
            </w:ins>
          </w:p>
        </w:tc>
        <w:tc>
          <w:tcPr>
            <w:tcW w:w="2055" w:type="dxa"/>
          </w:tcPr>
          <w:p w14:paraId="3059413C" w14:textId="77777777" w:rsidR="009B33AD" w:rsidRPr="00622A7F" w:rsidRDefault="009B33AD" w:rsidP="00625AE0">
            <w:pPr>
              <w:spacing w:line="276" w:lineRule="auto"/>
              <w:rPr>
                <w:ins w:id="1276" w:author="Haskamp, Stefan" w:date="2021-12-30T16:35:00Z"/>
                <w:rFonts w:cs="Arial"/>
                <w:sz w:val="23"/>
                <w:szCs w:val="23"/>
              </w:rPr>
            </w:pPr>
          </w:p>
          <w:p w14:paraId="6B2855EA" w14:textId="77777777" w:rsidR="009B33AD" w:rsidRPr="00622A7F" w:rsidRDefault="009B33AD" w:rsidP="00625AE0">
            <w:pPr>
              <w:spacing w:line="276" w:lineRule="auto"/>
              <w:rPr>
                <w:ins w:id="1277" w:author="Haskamp, Stefan" w:date="2021-12-30T16:35:00Z"/>
                <w:rFonts w:cs="Arial"/>
                <w:sz w:val="23"/>
                <w:szCs w:val="23"/>
              </w:rPr>
            </w:pPr>
            <w:ins w:id="1278" w:author="Haskamp, Stefan" w:date="2021-12-30T16:35:00Z">
              <w:r w:rsidRPr="00622A7F">
                <w:rPr>
                  <w:rFonts w:cs="Arial"/>
                  <w:sz w:val="23"/>
                  <w:szCs w:val="23"/>
                </w:rPr>
                <w:t>2 (40%)</w:t>
              </w:r>
            </w:ins>
          </w:p>
          <w:p w14:paraId="0574D7EA" w14:textId="77777777" w:rsidR="009B33AD" w:rsidRPr="00622A7F" w:rsidRDefault="009B33AD" w:rsidP="00625AE0">
            <w:pPr>
              <w:spacing w:line="276" w:lineRule="auto"/>
              <w:rPr>
                <w:ins w:id="1279" w:author="Haskamp, Stefan" w:date="2021-12-30T16:35:00Z"/>
                <w:rFonts w:cs="Arial"/>
                <w:sz w:val="23"/>
                <w:szCs w:val="23"/>
              </w:rPr>
            </w:pPr>
            <w:ins w:id="1280" w:author="Haskamp, Stefan" w:date="2021-12-30T16:35:00Z">
              <w:r w:rsidRPr="00622A7F">
                <w:rPr>
                  <w:rFonts w:cs="Arial"/>
                  <w:sz w:val="23"/>
                  <w:szCs w:val="23"/>
                </w:rPr>
                <w:t>3 (60%)</w:t>
              </w:r>
            </w:ins>
          </w:p>
        </w:tc>
        <w:tc>
          <w:tcPr>
            <w:tcW w:w="2056" w:type="dxa"/>
          </w:tcPr>
          <w:p w14:paraId="6E8BE0AE" w14:textId="77777777" w:rsidR="009B33AD" w:rsidRPr="00622A7F" w:rsidRDefault="009B33AD" w:rsidP="00625AE0">
            <w:pPr>
              <w:spacing w:line="276" w:lineRule="auto"/>
              <w:rPr>
                <w:ins w:id="1281" w:author="Haskamp, Stefan" w:date="2021-12-30T16:35:00Z"/>
                <w:rFonts w:cs="Arial"/>
                <w:sz w:val="23"/>
                <w:szCs w:val="23"/>
              </w:rPr>
            </w:pPr>
          </w:p>
          <w:p w14:paraId="073767A7" w14:textId="77777777" w:rsidR="009B33AD" w:rsidRPr="00622A7F" w:rsidRDefault="009B33AD" w:rsidP="00625AE0">
            <w:pPr>
              <w:spacing w:line="276" w:lineRule="auto"/>
              <w:rPr>
                <w:ins w:id="1282" w:author="Haskamp, Stefan" w:date="2021-12-30T16:35:00Z"/>
                <w:rFonts w:cs="Arial"/>
                <w:sz w:val="23"/>
                <w:szCs w:val="23"/>
              </w:rPr>
            </w:pPr>
            <w:ins w:id="1283" w:author="Haskamp, Stefan" w:date="2021-12-30T16:35:00Z">
              <w:r w:rsidRPr="00622A7F">
                <w:rPr>
                  <w:rFonts w:cs="Arial"/>
                  <w:sz w:val="23"/>
                  <w:szCs w:val="23"/>
                </w:rPr>
                <w:t>2 (18.2%)</w:t>
              </w:r>
            </w:ins>
          </w:p>
          <w:p w14:paraId="73902FA1" w14:textId="77777777" w:rsidR="009B33AD" w:rsidRPr="00622A7F" w:rsidRDefault="009B33AD" w:rsidP="00625AE0">
            <w:pPr>
              <w:spacing w:line="276" w:lineRule="auto"/>
              <w:rPr>
                <w:ins w:id="1284" w:author="Haskamp, Stefan" w:date="2021-12-30T16:35:00Z"/>
                <w:rFonts w:cs="Arial"/>
                <w:sz w:val="23"/>
                <w:szCs w:val="23"/>
              </w:rPr>
            </w:pPr>
            <w:ins w:id="1285" w:author="Haskamp, Stefan" w:date="2021-12-30T16:35:00Z">
              <w:r w:rsidRPr="00622A7F">
                <w:rPr>
                  <w:rFonts w:cs="Arial"/>
                  <w:sz w:val="23"/>
                  <w:szCs w:val="23"/>
                </w:rPr>
                <w:t>9 (81.8%)</w:t>
              </w:r>
            </w:ins>
          </w:p>
        </w:tc>
        <w:tc>
          <w:tcPr>
            <w:tcW w:w="1984" w:type="dxa"/>
          </w:tcPr>
          <w:p w14:paraId="7D803C01" w14:textId="77777777" w:rsidR="009B33AD" w:rsidRPr="00622A7F" w:rsidRDefault="009B33AD" w:rsidP="00625AE0">
            <w:pPr>
              <w:spacing w:line="276" w:lineRule="auto"/>
              <w:rPr>
                <w:ins w:id="1286" w:author="Haskamp, Stefan" w:date="2021-12-30T16:35:00Z"/>
                <w:rFonts w:cs="Arial"/>
                <w:sz w:val="23"/>
                <w:szCs w:val="23"/>
              </w:rPr>
            </w:pPr>
          </w:p>
          <w:p w14:paraId="3B8AF0C5" w14:textId="77777777" w:rsidR="009B33AD" w:rsidRPr="00622A7F" w:rsidRDefault="009B33AD" w:rsidP="00625AE0">
            <w:pPr>
              <w:spacing w:line="276" w:lineRule="auto"/>
              <w:rPr>
                <w:ins w:id="1287" w:author="Haskamp, Stefan" w:date="2021-12-30T16:35:00Z"/>
                <w:rFonts w:cs="Arial"/>
                <w:sz w:val="23"/>
                <w:szCs w:val="23"/>
              </w:rPr>
            </w:pPr>
            <w:ins w:id="1288" w:author="Haskamp, Stefan" w:date="2021-12-30T16:35:00Z">
              <w:r w:rsidRPr="00622A7F">
                <w:rPr>
                  <w:rFonts w:cs="Arial"/>
                  <w:sz w:val="23"/>
                  <w:szCs w:val="23"/>
                </w:rPr>
                <w:t>17 (27.9%)</w:t>
              </w:r>
            </w:ins>
          </w:p>
          <w:p w14:paraId="5C437986" w14:textId="77777777" w:rsidR="009B33AD" w:rsidRPr="00622A7F" w:rsidRDefault="009B33AD" w:rsidP="00625AE0">
            <w:pPr>
              <w:spacing w:line="276" w:lineRule="auto"/>
              <w:rPr>
                <w:ins w:id="1289" w:author="Haskamp, Stefan" w:date="2021-12-30T16:35:00Z"/>
                <w:rFonts w:cs="Arial"/>
                <w:sz w:val="23"/>
                <w:szCs w:val="23"/>
              </w:rPr>
            </w:pPr>
            <w:ins w:id="1290" w:author="Haskamp, Stefan" w:date="2021-12-30T16:35:00Z">
              <w:r w:rsidRPr="00622A7F">
                <w:rPr>
                  <w:rFonts w:cs="Arial"/>
                  <w:sz w:val="23"/>
                  <w:szCs w:val="23"/>
                </w:rPr>
                <w:t>44 (72.1%)</w:t>
              </w:r>
            </w:ins>
          </w:p>
        </w:tc>
      </w:tr>
      <w:tr w:rsidR="009B33AD" w:rsidRPr="00622A7F" w14:paraId="29F38DFA" w14:textId="77777777" w:rsidTr="00625AE0">
        <w:trPr>
          <w:ins w:id="1291" w:author="Haskamp, Stefan" w:date="2021-12-30T16:35:00Z"/>
        </w:trPr>
        <w:tc>
          <w:tcPr>
            <w:tcW w:w="2689" w:type="dxa"/>
          </w:tcPr>
          <w:p w14:paraId="66072574" w14:textId="77777777" w:rsidR="009B33AD" w:rsidRPr="00622A7F" w:rsidRDefault="009B33AD" w:rsidP="00625AE0">
            <w:pPr>
              <w:spacing w:line="276" w:lineRule="auto"/>
              <w:rPr>
                <w:ins w:id="1292" w:author="Haskamp, Stefan" w:date="2021-12-30T16:35:00Z"/>
                <w:rFonts w:cs="Arial"/>
                <w:sz w:val="23"/>
                <w:szCs w:val="23"/>
              </w:rPr>
            </w:pPr>
            <w:ins w:id="1293" w:author="Haskamp, Stefan" w:date="2021-12-30T16:35:00Z">
              <w:r w:rsidRPr="00622A7F">
                <w:rPr>
                  <w:rFonts w:cs="Arial"/>
                  <w:sz w:val="23"/>
                  <w:szCs w:val="23"/>
                </w:rPr>
                <w:t xml:space="preserve">tongue involvement </w:t>
              </w:r>
              <w:r w:rsidRPr="00622A7F">
                <w:rPr>
                  <w:rFonts w:cs="Arial"/>
                  <w:sz w:val="23"/>
                  <w:szCs w:val="23"/>
                </w:rPr>
                <w:tab/>
              </w:r>
              <w:r w:rsidRPr="00622A7F">
                <w:rPr>
                  <w:rFonts w:cs="Arial"/>
                  <w:sz w:val="23"/>
                  <w:szCs w:val="23"/>
                </w:rPr>
                <w:tab/>
              </w:r>
              <w:r w:rsidRPr="00622A7F">
                <w:rPr>
                  <w:rFonts w:cs="Arial"/>
                  <w:sz w:val="23"/>
                  <w:szCs w:val="23"/>
                </w:rPr>
                <w:tab/>
                <w:t>yes</w:t>
              </w:r>
            </w:ins>
          </w:p>
          <w:p w14:paraId="3B34CD6D" w14:textId="77777777" w:rsidR="009B33AD" w:rsidRPr="00622A7F" w:rsidRDefault="009B33AD" w:rsidP="00625AE0">
            <w:pPr>
              <w:spacing w:line="276" w:lineRule="auto"/>
              <w:rPr>
                <w:ins w:id="1294" w:author="Haskamp, Stefan" w:date="2021-12-30T16:35:00Z"/>
                <w:rFonts w:cs="Arial"/>
                <w:sz w:val="23"/>
                <w:szCs w:val="23"/>
              </w:rPr>
            </w:pPr>
            <w:ins w:id="1295" w:author="Haskamp, Stefan" w:date="2021-12-30T16:35:00Z">
              <w:r w:rsidRPr="00622A7F">
                <w:rPr>
                  <w:rFonts w:cs="Arial"/>
                  <w:sz w:val="23"/>
                  <w:szCs w:val="23"/>
                </w:rPr>
                <w:tab/>
              </w:r>
              <w:r w:rsidRPr="00622A7F">
                <w:rPr>
                  <w:rFonts w:cs="Arial"/>
                  <w:sz w:val="23"/>
                  <w:szCs w:val="23"/>
                </w:rPr>
                <w:tab/>
                <w:t>no</w:t>
              </w:r>
            </w:ins>
          </w:p>
        </w:tc>
        <w:tc>
          <w:tcPr>
            <w:tcW w:w="1701" w:type="dxa"/>
          </w:tcPr>
          <w:p w14:paraId="73B992DB" w14:textId="77777777" w:rsidR="009B33AD" w:rsidRPr="00622A7F" w:rsidRDefault="009B33AD" w:rsidP="00625AE0">
            <w:pPr>
              <w:spacing w:line="276" w:lineRule="auto"/>
              <w:rPr>
                <w:ins w:id="1296" w:author="Haskamp, Stefan" w:date="2021-12-30T16:35:00Z"/>
                <w:rFonts w:cs="Arial"/>
                <w:sz w:val="23"/>
                <w:szCs w:val="23"/>
              </w:rPr>
            </w:pPr>
          </w:p>
          <w:p w14:paraId="3143C79B" w14:textId="77777777" w:rsidR="009B33AD" w:rsidRPr="00622A7F" w:rsidRDefault="009B33AD" w:rsidP="00625AE0">
            <w:pPr>
              <w:spacing w:line="276" w:lineRule="auto"/>
              <w:rPr>
                <w:ins w:id="1297" w:author="Haskamp, Stefan" w:date="2021-12-30T16:35:00Z"/>
                <w:rFonts w:cs="Arial"/>
                <w:sz w:val="23"/>
                <w:szCs w:val="23"/>
              </w:rPr>
            </w:pPr>
            <w:ins w:id="1298" w:author="Haskamp, Stefan" w:date="2021-12-30T16:35:00Z">
              <w:r w:rsidRPr="00622A7F">
                <w:rPr>
                  <w:rFonts w:cs="Arial"/>
                  <w:sz w:val="23"/>
                  <w:szCs w:val="23"/>
                </w:rPr>
                <w:t>20 (27.0%)</w:t>
              </w:r>
            </w:ins>
          </w:p>
          <w:p w14:paraId="104D5C74" w14:textId="77777777" w:rsidR="009B33AD" w:rsidRPr="00622A7F" w:rsidRDefault="009B33AD" w:rsidP="00625AE0">
            <w:pPr>
              <w:spacing w:line="276" w:lineRule="auto"/>
              <w:rPr>
                <w:ins w:id="1299" w:author="Haskamp, Stefan" w:date="2021-12-30T16:35:00Z"/>
                <w:rFonts w:cs="Arial"/>
                <w:sz w:val="23"/>
                <w:szCs w:val="23"/>
              </w:rPr>
            </w:pPr>
            <w:ins w:id="1300" w:author="Haskamp, Stefan" w:date="2021-12-30T16:35:00Z">
              <w:r w:rsidRPr="00622A7F">
                <w:rPr>
                  <w:rFonts w:cs="Arial"/>
                  <w:sz w:val="23"/>
                  <w:szCs w:val="23"/>
                </w:rPr>
                <w:t>54 (73.0%)</w:t>
              </w:r>
            </w:ins>
          </w:p>
        </w:tc>
        <w:tc>
          <w:tcPr>
            <w:tcW w:w="1842" w:type="dxa"/>
          </w:tcPr>
          <w:p w14:paraId="02E08B23" w14:textId="77777777" w:rsidR="009B33AD" w:rsidRPr="00622A7F" w:rsidRDefault="009B33AD" w:rsidP="00625AE0">
            <w:pPr>
              <w:spacing w:line="276" w:lineRule="auto"/>
              <w:rPr>
                <w:ins w:id="1301" w:author="Haskamp, Stefan" w:date="2021-12-30T16:35:00Z"/>
                <w:rFonts w:cs="Arial"/>
                <w:sz w:val="23"/>
                <w:szCs w:val="23"/>
              </w:rPr>
            </w:pPr>
          </w:p>
          <w:p w14:paraId="7B466BA5" w14:textId="77777777" w:rsidR="009B33AD" w:rsidRPr="00622A7F" w:rsidRDefault="009B33AD" w:rsidP="00625AE0">
            <w:pPr>
              <w:spacing w:line="276" w:lineRule="auto"/>
              <w:rPr>
                <w:ins w:id="1302" w:author="Haskamp, Stefan" w:date="2021-12-30T16:35:00Z"/>
                <w:rFonts w:cs="Arial"/>
                <w:sz w:val="23"/>
                <w:szCs w:val="23"/>
              </w:rPr>
            </w:pPr>
            <w:ins w:id="1303" w:author="Haskamp, Stefan" w:date="2021-12-30T16:35:00Z">
              <w:r w:rsidRPr="00622A7F">
                <w:rPr>
                  <w:rFonts w:cs="Arial"/>
                  <w:sz w:val="23"/>
                  <w:szCs w:val="23"/>
                </w:rPr>
                <w:t>3 (75.0%)</w:t>
              </w:r>
            </w:ins>
          </w:p>
          <w:p w14:paraId="579C800B" w14:textId="77777777" w:rsidR="009B33AD" w:rsidRPr="00622A7F" w:rsidRDefault="009B33AD" w:rsidP="00625AE0">
            <w:pPr>
              <w:spacing w:line="276" w:lineRule="auto"/>
              <w:rPr>
                <w:ins w:id="1304" w:author="Haskamp, Stefan" w:date="2021-12-30T16:35:00Z"/>
                <w:rFonts w:cs="Arial"/>
                <w:sz w:val="23"/>
                <w:szCs w:val="23"/>
              </w:rPr>
            </w:pPr>
            <w:ins w:id="1305" w:author="Haskamp, Stefan" w:date="2021-12-30T16:35:00Z">
              <w:r w:rsidRPr="00622A7F">
                <w:rPr>
                  <w:rFonts w:cs="Arial"/>
                  <w:sz w:val="23"/>
                  <w:szCs w:val="23"/>
                </w:rPr>
                <w:t>1 (25.0%)</w:t>
              </w:r>
            </w:ins>
          </w:p>
        </w:tc>
        <w:tc>
          <w:tcPr>
            <w:tcW w:w="1843" w:type="dxa"/>
          </w:tcPr>
          <w:p w14:paraId="29E91484" w14:textId="77777777" w:rsidR="009B33AD" w:rsidRPr="00622A7F" w:rsidRDefault="009B33AD" w:rsidP="00625AE0">
            <w:pPr>
              <w:spacing w:line="276" w:lineRule="auto"/>
              <w:rPr>
                <w:ins w:id="1306" w:author="Haskamp, Stefan" w:date="2021-12-30T16:35:00Z"/>
                <w:rFonts w:cs="Arial"/>
                <w:sz w:val="23"/>
                <w:szCs w:val="23"/>
              </w:rPr>
            </w:pPr>
          </w:p>
          <w:p w14:paraId="6DC4E2B8" w14:textId="77777777" w:rsidR="009B33AD" w:rsidRPr="00622A7F" w:rsidRDefault="009B33AD" w:rsidP="00625AE0">
            <w:pPr>
              <w:spacing w:line="276" w:lineRule="auto"/>
              <w:rPr>
                <w:ins w:id="1307" w:author="Haskamp, Stefan" w:date="2021-12-30T16:35:00Z"/>
                <w:rFonts w:cs="Arial"/>
                <w:sz w:val="23"/>
                <w:szCs w:val="23"/>
              </w:rPr>
            </w:pPr>
            <w:ins w:id="1308" w:author="Haskamp, Stefan" w:date="2021-12-30T16:35:00Z">
              <w:r w:rsidRPr="00622A7F">
                <w:rPr>
                  <w:rFonts w:cs="Arial"/>
                  <w:sz w:val="23"/>
                  <w:szCs w:val="23"/>
                </w:rPr>
                <w:t>5 (41.7%)</w:t>
              </w:r>
            </w:ins>
          </w:p>
          <w:p w14:paraId="353A93B9" w14:textId="77777777" w:rsidR="009B33AD" w:rsidRPr="00622A7F" w:rsidRDefault="009B33AD" w:rsidP="00625AE0">
            <w:pPr>
              <w:spacing w:line="276" w:lineRule="auto"/>
              <w:rPr>
                <w:ins w:id="1309" w:author="Haskamp, Stefan" w:date="2021-12-30T16:35:00Z"/>
                <w:rFonts w:cs="Arial"/>
                <w:sz w:val="23"/>
                <w:szCs w:val="23"/>
              </w:rPr>
            </w:pPr>
            <w:ins w:id="1310" w:author="Haskamp, Stefan" w:date="2021-12-30T16:35:00Z">
              <w:r w:rsidRPr="00622A7F">
                <w:rPr>
                  <w:rFonts w:cs="Arial"/>
                  <w:sz w:val="23"/>
                  <w:szCs w:val="23"/>
                </w:rPr>
                <w:t>7 (58.3%)</w:t>
              </w:r>
            </w:ins>
          </w:p>
        </w:tc>
        <w:tc>
          <w:tcPr>
            <w:tcW w:w="2055" w:type="dxa"/>
          </w:tcPr>
          <w:p w14:paraId="2341E2D2" w14:textId="77777777" w:rsidR="009B33AD" w:rsidRPr="00622A7F" w:rsidRDefault="009B33AD" w:rsidP="00625AE0">
            <w:pPr>
              <w:spacing w:line="276" w:lineRule="auto"/>
              <w:rPr>
                <w:ins w:id="1311" w:author="Haskamp, Stefan" w:date="2021-12-30T16:35:00Z"/>
                <w:rFonts w:cs="Arial"/>
                <w:sz w:val="23"/>
                <w:szCs w:val="23"/>
              </w:rPr>
            </w:pPr>
          </w:p>
          <w:p w14:paraId="31A75820" w14:textId="77777777" w:rsidR="009B33AD" w:rsidRPr="00622A7F" w:rsidRDefault="009B33AD" w:rsidP="00625AE0">
            <w:pPr>
              <w:spacing w:line="276" w:lineRule="auto"/>
              <w:rPr>
                <w:ins w:id="1312" w:author="Haskamp, Stefan" w:date="2021-12-30T16:35:00Z"/>
                <w:rFonts w:cs="Arial"/>
                <w:sz w:val="23"/>
                <w:szCs w:val="23"/>
              </w:rPr>
            </w:pPr>
            <w:ins w:id="1313" w:author="Haskamp, Stefan" w:date="2021-12-30T16:35:00Z">
              <w:r w:rsidRPr="00622A7F">
                <w:rPr>
                  <w:rFonts w:cs="Arial"/>
                  <w:sz w:val="23"/>
                  <w:szCs w:val="23"/>
                </w:rPr>
                <w:t>3 (60%)</w:t>
              </w:r>
            </w:ins>
          </w:p>
          <w:p w14:paraId="7BEC8230" w14:textId="77777777" w:rsidR="009B33AD" w:rsidRPr="00622A7F" w:rsidRDefault="009B33AD" w:rsidP="00625AE0">
            <w:pPr>
              <w:spacing w:line="276" w:lineRule="auto"/>
              <w:rPr>
                <w:ins w:id="1314" w:author="Haskamp, Stefan" w:date="2021-12-30T16:35:00Z"/>
                <w:rFonts w:cs="Arial"/>
                <w:sz w:val="23"/>
                <w:szCs w:val="23"/>
              </w:rPr>
            </w:pPr>
            <w:ins w:id="1315" w:author="Haskamp, Stefan" w:date="2021-12-30T16:35:00Z">
              <w:r w:rsidRPr="00622A7F">
                <w:rPr>
                  <w:rFonts w:cs="Arial"/>
                  <w:sz w:val="23"/>
                  <w:szCs w:val="23"/>
                </w:rPr>
                <w:t>2 (40%)</w:t>
              </w:r>
            </w:ins>
          </w:p>
        </w:tc>
        <w:tc>
          <w:tcPr>
            <w:tcW w:w="2056" w:type="dxa"/>
          </w:tcPr>
          <w:p w14:paraId="3B4B5EFA" w14:textId="77777777" w:rsidR="009B33AD" w:rsidRPr="00622A7F" w:rsidRDefault="009B33AD" w:rsidP="00625AE0">
            <w:pPr>
              <w:spacing w:line="276" w:lineRule="auto"/>
              <w:rPr>
                <w:ins w:id="1316" w:author="Haskamp, Stefan" w:date="2021-12-30T16:35:00Z"/>
                <w:rFonts w:cs="Arial"/>
                <w:sz w:val="23"/>
                <w:szCs w:val="23"/>
              </w:rPr>
            </w:pPr>
          </w:p>
          <w:p w14:paraId="55877A41" w14:textId="77777777" w:rsidR="009B33AD" w:rsidRPr="00622A7F" w:rsidRDefault="009B33AD" w:rsidP="00625AE0">
            <w:pPr>
              <w:spacing w:line="276" w:lineRule="auto"/>
              <w:rPr>
                <w:ins w:id="1317" w:author="Haskamp, Stefan" w:date="2021-12-30T16:35:00Z"/>
                <w:rFonts w:cs="Arial"/>
                <w:sz w:val="23"/>
                <w:szCs w:val="23"/>
              </w:rPr>
            </w:pPr>
            <w:ins w:id="1318" w:author="Haskamp, Stefan" w:date="2021-12-30T16:35:00Z">
              <w:r w:rsidRPr="00622A7F">
                <w:rPr>
                  <w:rFonts w:cs="Arial"/>
                  <w:sz w:val="23"/>
                  <w:szCs w:val="23"/>
                </w:rPr>
                <w:t>5 (45.5%)</w:t>
              </w:r>
            </w:ins>
          </w:p>
          <w:p w14:paraId="4969FCDC" w14:textId="77777777" w:rsidR="009B33AD" w:rsidRPr="00622A7F" w:rsidRDefault="009B33AD" w:rsidP="00625AE0">
            <w:pPr>
              <w:spacing w:line="276" w:lineRule="auto"/>
              <w:rPr>
                <w:ins w:id="1319" w:author="Haskamp, Stefan" w:date="2021-12-30T16:35:00Z"/>
                <w:rFonts w:cs="Arial"/>
                <w:sz w:val="23"/>
                <w:szCs w:val="23"/>
              </w:rPr>
            </w:pPr>
            <w:ins w:id="1320" w:author="Haskamp, Stefan" w:date="2021-12-30T16:35:00Z">
              <w:r w:rsidRPr="00622A7F">
                <w:rPr>
                  <w:rFonts w:cs="Arial"/>
                  <w:sz w:val="23"/>
                  <w:szCs w:val="23"/>
                </w:rPr>
                <w:t>6 (54.5%)</w:t>
              </w:r>
            </w:ins>
          </w:p>
        </w:tc>
        <w:tc>
          <w:tcPr>
            <w:tcW w:w="1984" w:type="dxa"/>
          </w:tcPr>
          <w:p w14:paraId="02165752" w14:textId="77777777" w:rsidR="009B33AD" w:rsidRPr="00622A7F" w:rsidRDefault="009B33AD" w:rsidP="00625AE0">
            <w:pPr>
              <w:spacing w:line="276" w:lineRule="auto"/>
              <w:rPr>
                <w:ins w:id="1321" w:author="Haskamp, Stefan" w:date="2021-12-30T16:35:00Z"/>
                <w:rFonts w:cs="Arial"/>
                <w:sz w:val="23"/>
                <w:szCs w:val="23"/>
              </w:rPr>
            </w:pPr>
          </w:p>
          <w:p w14:paraId="2E209EA3" w14:textId="77777777" w:rsidR="009B33AD" w:rsidRPr="00622A7F" w:rsidRDefault="009B33AD" w:rsidP="00625AE0">
            <w:pPr>
              <w:spacing w:line="276" w:lineRule="auto"/>
              <w:rPr>
                <w:ins w:id="1322" w:author="Haskamp, Stefan" w:date="2021-12-30T16:35:00Z"/>
                <w:rFonts w:cs="Arial"/>
                <w:sz w:val="23"/>
                <w:szCs w:val="23"/>
              </w:rPr>
            </w:pPr>
            <w:ins w:id="1323" w:author="Haskamp, Stefan" w:date="2021-12-30T16:35:00Z">
              <w:r w:rsidRPr="00622A7F">
                <w:rPr>
                  <w:rFonts w:cs="Arial"/>
                  <w:sz w:val="23"/>
                  <w:szCs w:val="23"/>
                </w:rPr>
                <w:t>12 (20.7%)</w:t>
              </w:r>
            </w:ins>
          </w:p>
          <w:p w14:paraId="34728F63" w14:textId="77777777" w:rsidR="009B33AD" w:rsidRPr="00622A7F" w:rsidRDefault="009B33AD" w:rsidP="00625AE0">
            <w:pPr>
              <w:spacing w:line="276" w:lineRule="auto"/>
              <w:rPr>
                <w:ins w:id="1324" w:author="Haskamp, Stefan" w:date="2021-12-30T16:35:00Z"/>
                <w:rFonts w:cs="Arial"/>
                <w:sz w:val="23"/>
                <w:szCs w:val="23"/>
              </w:rPr>
            </w:pPr>
            <w:ins w:id="1325" w:author="Haskamp, Stefan" w:date="2021-12-30T16:35:00Z">
              <w:r w:rsidRPr="00622A7F">
                <w:rPr>
                  <w:rFonts w:cs="Arial"/>
                  <w:sz w:val="23"/>
                  <w:szCs w:val="23"/>
                </w:rPr>
                <w:t>46 (79.3%)</w:t>
              </w:r>
            </w:ins>
          </w:p>
        </w:tc>
      </w:tr>
      <w:tr w:rsidR="009B33AD" w:rsidRPr="00622A7F" w14:paraId="3BBC12AB" w14:textId="77777777" w:rsidTr="00625AE0">
        <w:trPr>
          <w:ins w:id="1326" w:author="Haskamp, Stefan" w:date="2021-12-30T16:35:00Z"/>
        </w:trPr>
        <w:tc>
          <w:tcPr>
            <w:tcW w:w="2689" w:type="dxa"/>
          </w:tcPr>
          <w:p w14:paraId="7F9A6E75" w14:textId="77777777" w:rsidR="009B33AD" w:rsidRPr="00622A7F" w:rsidRDefault="009B33AD" w:rsidP="00625AE0">
            <w:pPr>
              <w:spacing w:line="276" w:lineRule="auto"/>
              <w:rPr>
                <w:ins w:id="1327" w:author="Haskamp, Stefan" w:date="2021-12-30T16:35:00Z"/>
                <w:rFonts w:cs="Arial"/>
                <w:sz w:val="23"/>
                <w:szCs w:val="23"/>
              </w:rPr>
            </w:pPr>
            <w:ins w:id="1328" w:author="Haskamp, Stefan" w:date="2021-12-30T16:35:00Z">
              <w:r w:rsidRPr="00622A7F">
                <w:rPr>
                  <w:rFonts w:cs="Arial"/>
                  <w:sz w:val="23"/>
                  <w:szCs w:val="23"/>
                </w:rPr>
                <w:t xml:space="preserve">cholangitis </w:t>
              </w:r>
              <w:r w:rsidRPr="00622A7F">
                <w:rPr>
                  <w:rFonts w:cs="Arial"/>
                  <w:sz w:val="23"/>
                  <w:szCs w:val="23"/>
                </w:rPr>
                <w:tab/>
              </w:r>
              <w:r w:rsidRPr="00622A7F">
                <w:rPr>
                  <w:rFonts w:cs="Arial"/>
                  <w:sz w:val="23"/>
                  <w:szCs w:val="23"/>
                </w:rPr>
                <w:tab/>
              </w:r>
              <w:r w:rsidRPr="00622A7F">
                <w:rPr>
                  <w:rFonts w:cs="Arial"/>
                  <w:sz w:val="23"/>
                  <w:szCs w:val="23"/>
                </w:rPr>
                <w:tab/>
              </w:r>
              <w:r w:rsidRPr="00622A7F">
                <w:rPr>
                  <w:rFonts w:cs="Arial"/>
                  <w:sz w:val="23"/>
                  <w:szCs w:val="23"/>
                </w:rPr>
                <w:tab/>
                <w:t>yes</w:t>
              </w:r>
            </w:ins>
          </w:p>
          <w:p w14:paraId="628C7903" w14:textId="77777777" w:rsidR="009B33AD" w:rsidRPr="00622A7F" w:rsidRDefault="009B33AD" w:rsidP="00625AE0">
            <w:pPr>
              <w:spacing w:line="276" w:lineRule="auto"/>
              <w:rPr>
                <w:ins w:id="1329" w:author="Haskamp, Stefan" w:date="2021-12-30T16:35:00Z"/>
                <w:rFonts w:cs="Arial"/>
                <w:sz w:val="23"/>
                <w:szCs w:val="23"/>
              </w:rPr>
            </w:pPr>
            <w:ins w:id="1330" w:author="Haskamp, Stefan" w:date="2021-12-30T16:35:00Z">
              <w:r w:rsidRPr="00622A7F">
                <w:rPr>
                  <w:rFonts w:cs="Arial"/>
                  <w:sz w:val="23"/>
                  <w:szCs w:val="23"/>
                </w:rPr>
                <w:tab/>
              </w:r>
              <w:r w:rsidRPr="00622A7F">
                <w:rPr>
                  <w:rFonts w:cs="Arial"/>
                  <w:sz w:val="23"/>
                  <w:szCs w:val="23"/>
                </w:rPr>
                <w:tab/>
                <w:t>no</w:t>
              </w:r>
            </w:ins>
          </w:p>
        </w:tc>
        <w:tc>
          <w:tcPr>
            <w:tcW w:w="1701" w:type="dxa"/>
          </w:tcPr>
          <w:p w14:paraId="420B4154" w14:textId="77777777" w:rsidR="009B33AD" w:rsidRPr="00622A7F" w:rsidRDefault="009B33AD" w:rsidP="00625AE0">
            <w:pPr>
              <w:spacing w:line="276" w:lineRule="auto"/>
              <w:rPr>
                <w:ins w:id="1331" w:author="Haskamp, Stefan" w:date="2021-12-30T16:35:00Z"/>
                <w:rFonts w:cs="Arial"/>
                <w:sz w:val="23"/>
                <w:szCs w:val="23"/>
              </w:rPr>
            </w:pPr>
          </w:p>
          <w:p w14:paraId="44D61A2B" w14:textId="77777777" w:rsidR="009B33AD" w:rsidRPr="00622A7F" w:rsidRDefault="009B33AD" w:rsidP="00625AE0">
            <w:pPr>
              <w:spacing w:line="276" w:lineRule="auto"/>
              <w:rPr>
                <w:ins w:id="1332" w:author="Haskamp, Stefan" w:date="2021-12-30T16:35:00Z"/>
                <w:rFonts w:cs="Arial"/>
                <w:sz w:val="23"/>
                <w:szCs w:val="23"/>
              </w:rPr>
            </w:pPr>
            <w:ins w:id="1333" w:author="Haskamp, Stefan" w:date="2021-12-30T16:35:00Z">
              <w:r w:rsidRPr="00622A7F">
                <w:rPr>
                  <w:rFonts w:cs="Arial"/>
                  <w:sz w:val="23"/>
                  <w:szCs w:val="23"/>
                </w:rPr>
                <w:t>2 (2.6%)</w:t>
              </w:r>
            </w:ins>
          </w:p>
          <w:p w14:paraId="64B6B79D" w14:textId="77777777" w:rsidR="009B33AD" w:rsidRPr="00622A7F" w:rsidRDefault="009B33AD" w:rsidP="00625AE0">
            <w:pPr>
              <w:spacing w:line="276" w:lineRule="auto"/>
              <w:rPr>
                <w:ins w:id="1334" w:author="Haskamp, Stefan" w:date="2021-12-30T16:35:00Z"/>
                <w:rFonts w:cs="Arial"/>
                <w:sz w:val="23"/>
                <w:szCs w:val="23"/>
              </w:rPr>
            </w:pPr>
            <w:ins w:id="1335" w:author="Haskamp, Stefan" w:date="2021-12-30T16:35:00Z">
              <w:r w:rsidRPr="00622A7F">
                <w:rPr>
                  <w:rFonts w:cs="Arial"/>
                  <w:sz w:val="23"/>
                  <w:szCs w:val="23"/>
                </w:rPr>
                <w:t>75 (97.4%)</w:t>
              </w:r>
            </w:ins>
          </w:p>
        </w:tc>
        <w:tc>
          <w:tcPr>
            <w:tcW w:w="1842" w:type="dxa"/>
          </w:tcPr>
          <w:p w14:paraId="50AEF3A0" w14:textId="77777777" w:rsidR="009B33AD" w:rsidRPr="00622A7F" w:rsidRDefault="009B33AD" w:rsidP="00625AE0">
            <w:pPr>
              <w:spacing w:line="276" w:lineRule="auto"/>
              <w:rPr>
                <w:ins w:id="1336" w:author="Haskamp, Stefan" w:date="2021-12-30T16:35:00Z"/>
                <w:rFonts w:cs="Arial"/>
                <w:sz w:val="23"/>
                <w:szCs w:val="23"/>
              </w:rPr>
            </w:pPr>
          </w:p>
          <w:p w14:paraId="62C5290C" w14:textId="77777777" w:rsidR="009B33AD" w:rsidRPr="00622A7F" w:rsidRDefault="009B33AD" w:rsidP="00625AE0">
            <w:pPr>
              <w:spacing w:line="276" w:lineRule="auto"/>
              <w:rPr>
                <w:ins w:id="1337" w:author="Haskamp, Stefan" w:date="2021-12-30T16:35:00Z"/>
                <w:rFonts w:cs="Arial"/>
                <w:sz w:val="23"/>
                <w:szCs w:val="23"/>
              </w:rPr>
            </w:pPr>
            <w:ins w:id="1338" w:author="Haskamp, Stefan" w:date="2021-12-30T16:35:00Z">
              <w:r w:rsidRPr="00622A7F">
                <w:rPr>
                  <w:rFonts w:cs="Arial"/>
                  <w:sz w:val="23"/>
                  <w:szCs w:val="23"/>
                </w:rPr>
                <w:t>0 (0%)</w:t>
              </w:r>
            </w:ins>
          </w:p>
          <w:p w14:paraId="40C4AF17" w14:textId="77777777" w:rsidR="009B33AD" w:rsidRPr="00622A7F" w:rsidRDefault="009B33AD" w:rsidP="00625AE0">
            <w:pPr>
              <w:spacing w:line="276" w:lineRule="auto"/>
              <w:rPr>
                <w:ins w:id="1339" w:author="Haskamp, Stefan" w:date="2021-12-30T16:35:00Z"/>
                <w:rFonts w:cs="Arial"/>
                <w:sz w:val="23"/>
                <w:szCs w:val="23"/>
              </w:rPr>
            </w:pPr>
            <w:ins w:id="1340" w:author="Haskamp, Stefan" w:date="2021-12-30T16:35:00Z">
              <w:r w:rsidRPr="00622A7F">
                <w:rPr>
                  <w:rFonts w:cs="Arial"/>
                  <w:sz w:val="23"/>
                  <w:szCs w:val="23"/>
                </w:rPr>
                <w:t>4 (100%)</w:t>
              </w:r>
            </w:ins>
          </w:p>
        </w:tc>
        <w:tc>
          <w:tcPr>
            <w:tcW w:w="1843" w:type="dxa"/>
          </w:tcPr>
          <w:p w14:paraId="547DD740" w14:textId="77777777" w:rsidR="009B33AD" w:rsidRPr="00622A7F" w:rsidRDefault="009B33AD" w:rsidP="00625AE0">
            <w:pPr>
              <w:spacing w:line="276" w:lineRule="auto"/>
              <w:rPr>
                <w:ins w:id="1341" w:author="Haskamp, Stefan" w:date="2021-12-30T16:35:00Z"/>
                <w:rFonts w:cs="Arial"/>
                <w:sz w:val="23"/>
                <w:szCs w:val="23"/>
              </w:rPr>
            </w:pPr>
          </w:p>
          <w:p w14:paraId="7AB7A08B" w14:textId="77777777" w:rsidR="009B33AD" w:rsidRPr="00622A7F" w:rsidRDefault="009B33AD" w:rsidP="00625AE0">
            <w:pPr>
              <w:spacing w:line="276" w:lineRule="auto"/>
              <w:rPr>
                <w:ins w:id="1342" w:author="Haskamp, Stefan" w:date="2021-12-30T16:35:00Z"/>
                <w:rFonts w:cs="Arial"/>
                <w:sz w:val="23"/>
                <w:szCs w:val="23"/>
              </w:rPr>
            </w:pPr>
            <w:ins w:id="1343" w:author="Haskamp, Stefan" w:date="2021-12-30T16:35:00Z">
              <w:r w:rsidRPr="00622A7F">
                <w:rPr>
                  <w:rFonts w:cs="Arial"/>
                  <w:sz w:val="23"/>
                  <w:szCs w:val="23"/>
                </w:rPr>
                <w:t>0 (0%)</w:t>
              </w:r>
            </w:ins>
          </w:p>
          <w:p w14:paraId="7196DCB8" w14:textId="77777777" w:rsidR="009B33AD" w:rsidRPr="00622A7F" w:rsidRDefault="009B33AD" w:rsidP="00625AE0">
            <w:pPr>
              <w:spacing w:line="276" w:lineRule="auto"/>
              <w:rPr>
                <w:ins w:id="1344" w:author="Haskamp, Stefan" w:date="2021-12-30T16:35:00Z"/>
                <w:rFonts w:cs="Arial"/>
                <w:sz w:val="23"/>
                <w:szCs w:val="23"/>
              </w:rPr>
            </w:pPr>
            <w:ins w:id="1345" w:author="Haskamp, Stefan" w:date="2021-12-30T16:35:00Z">
              <w:r w:rsidRPr="00622A7F">
                <w:rPr>
                  <w:rFonts w:cs="Arial"/>
                  <w:sz w:val="23"/>
                  <w:szCs w:val="23"/>
                </w:rPr>
                <w:t>12 (100%)</w:t>
              </w:r>
            </w:ins>
          </w:p>
        </w:tc>
        <w:tc>
          <w:tcPr>
            <w:tcW w:w="2055" w:type="dxa"/>
          </w:tcPr>
          <w:p w14:paraId="439E7229" w14:textId="77777777" w:rsidR="009B33AD" w:rsidRPr="00622A7F" w:rsidRDefault="009B33AD" w:rsidP="00625AE0">
            <w:pPr>
              <w:spacing w:line="276" w:lineRule="auto"/>
              <w:rPr>
                <w:ins w:id="1346" w:author="Haskamp, Stefan" w:date="2021-12-30T16:35:00Z"/>
                <w:rFonts w:cs="Arial"/>
                <w:sz w:val="23"/>
                <w:szCs w:val="23"/>
              </w:rPr>
            </w:pPr>
          </w:p>
          <w:p w14:paraId="308E575A" w14:textId="77777777" w:rsidR="009B33AD" w:rsidRPr="00622A7F" w:rsidRDefault="009B33AD" w:rsidP="00625AE0">
            <w:pPr>
              <w:spacing w:line="276" w:lineRule="auto"/>
              <w:rPr>
                <w:ins w:id="1347" w:author="Haskamp, Stefan" w:date="2021-12-30T16:35:00Z"/>
                <w:rFonts w:cs="Arial"/>
                <w:sz w:val="23"/>
                <w:szCs w:val="23"/>
              </w:rPr>
            </w:pPr>
            <w:ins w:id="1348" w:author="Haskamp, Stefan" w:date="2021-12-30T16:35:00Z">
              <w:r w:rsidRPr="00622A7F">
                <w:rPr>
                  <w:rFonts w:cs="Arial"/>
                  <w:sz w:val="23"/>
                  <w:szCs w:val="23"/>
                </w:rPr>
                <w:t>0 (0%)</w:t>
              </w:r>
            </w:ins>
          </w:p>
          <w:p w14:paraId="5FB9E3F9" w14:textId="77777777" w:rsidR="009B33AD" w:rsidRPr="00622A7F" w:rsidRDefault="009B33AD" w:rsidP="00625AE0">
            <w:pPr>
              <w:spacing w:line="276" w:lineRule="auto"/>
              <w:rPr>
                <w:ins w:id="1349" w:author="Haskamp, Stefan" w:date="2021-12-30T16:35:00Z"/>
                <w:rFonts w:cs="Arial"/>
                <w:sz w:val="23"/>
                <w:szCs w:val="23"/>
              </w:rPr>
            </w:pPr>
            <w:ins w:id="1350" w:author="Haskamp, Stefan" w:date="2021-12-30T16:35:00Z">
              <w:r w:rsidRPr="00622A7F">
                <w:rPr>
                  <w:rFonts w:cs="Arial"/>
                  <w:sz w:val="23"/>
                  <w:szCs w:val="23"/>
                </w:rPr>
                <w:t>5 (100%)</w:t>
              </w:r>
            </w:ins>
          </w:p>
        </w:tc>
        <w:tc>
          <w:tcPr>
            <w:tcW w:w="2056" w:type="dxa"/>
          </w:tcPr>
          <w:p w14:paraId="796B9DD9" w14:textId="77777777" w:rsidR="009B33AD" w:rsidRPr="00622A7F" w:rsidRDefault="009B33AD" w:rsidP="00625AE0">
            <w:pPr>
              <w:spacing w:line="276" w:lineRule="auto"/>
              <w:rPr>
                <w:ins w:id="1351" w:author="Haskamp, Stefan" w:date="2021-12-30T16:35:00Z"/>
                <w:rFonts w:cs="Arial"/>
                <w:sz w:val="23"/>
                <w:szCs w:val="23"/>
              </w:rPr>
            </w:pPr>
          </w:p>
          <w:p w14:paraId="3093783B" w14:textId="77777777" w:rsidR="009B33AD" w:rsidRPr="00622A7F" w:rsidRDefault="009B33AD" w:rsidP="00625AE0">
            <w:pPr>
              <w:spacing w:line="276" w:lineRule="auto"/>
              <w:rPr>
                <w:ins w:id="1352" w:author="Haskamp, Stefan" w:date="2021-12-30T16:35:00Z"/>
                <w:rFonts w:cs="Arial"/>
                <w:sz w:val="23"/>
                <w:szCs w:val="23"/>
              </w:rPr>
            </w:pPr>
            <w:ins w:id="1353" w:author="Haskamp, Stefan" w:date="2021-12-30T16:35:00Z">
              <w:r w:rsidRPr="00622A7F">
                <w:rPr>
                  <w:rFonts w:cs="Arial"/>
                  <w:sz w:val="23"/>
                  <w:szCs w:val="23"/>
                </w:rPr>
                <w:t>0 (0%)</w:t>
              </w:r>
            </w:ins>
          </w:p>
          <w:p w14:paraId="24784694" w14:textId="77777777" w:rsidR="009B33AD" w:rsidRPr="00622A7F" w:rsidRDefault="009B33AD" w:rsidP="00625AE0">
            <w:pPr>
              <w:spacing w:line="276" w:lineRule="auto"/>
              <w:rPr>
                <w:ins w:id="1354" w:author="Haskamp, Stefan" w:date="2021-12-30T16:35:00Z"/>
                <w:rFonts w:cs="Arial"/>
                <w:sz w:val="23"/>
                <w:szCs w:val="23"/>
              </w:rPr>
            </w:pPr>
            <w:ins w:id="1355" w:author="Haskamp, Stefan" w:date="2021-12-30T16:35:00Z">
              <w:r w:rsidRPr="00622A7F">
                <w:rPr>
                  <w:rFonts w:cs="Arial"/>
                  <w:sz w:val="23"/>
                  <w:szCs w:val="23"/>
                </w:rPr>
                <w:t>11 (100%)</w:t>
              </w:r>
            </w:ins>
          </w:p>
        </w:tc>
        <w:tc>
          <w:tcPr>
            <w:tcW w:w="1984" w:type="dxa"/>
          </w:tcPr>
          <w:p w14:paraId="353858C2" w14:textId="77777777" w:rsidR="009B33AD" w:rsidRPr="00622A7F" w:rsidRDefault="009B33AD" w:rsidP="00625AE0">
            <w:pPr>
              <w:spacing w:line="276" w:lineRule="auto"/>
              <w:rPr>
                <w:ins w:id="1356" w:author="Haskamp, Stefan" w:date="2021-12-30T16:35:00Z"/>
                <w:rFonts w:cs="Arial"/>
                <w:sz w:val="23"/>
                <w:szCs w:val="23"/>
              </w:rPr>
            </w:pPr>
            <w:ins w:id="1357" w:author="Haskamp, Stefan" w:date="2021-12-30T16:35:00Z">
              <w:r w:rsidRPr="00622A7F">
                <w:rPr>
                  <w:rFonts w:cs="Arial"/>
                  <w:sz w:val="23"/>
                  <w:szCs w:val="23"/>
                </w:rPr>
                <w:t>2 (3.3%)</w:t>
              </w:r>
            </w:ins>
          </w:p>
          <w:p w14:paraId="4DB1DEC5" w14:textId="77777777" w:rsidR="009B33AD" w:rsidRPr="00622A7F" w:rsidRDefault="009B33AD" w:rsidP="00625AE0">
            <w:pPr>
              <w:spacing w:line="276" w:lineRule="auto"/>
              <w:rPr>
                <w:ins w:id="1358" w:author="Haskamp, Stefan" w:date="2021-12-30T16:35:00Z"/>
                <w:rFonts w:cs="Arial"/>
                <w:sz w:val="23"/>
                <w:szCs w:val="23"/>
              </w:rPr>
            </w:pPr>
            <w:ins w:id="1359" w:author="Haskamp, Stefan" w:date="2021-12-30T16:35:00Z">
              <w:r w:rsidRPr="00622A7F">
                <w:rPr>
                  <w:rFonts w:cs="Arial"/>
                  <w:sz w:val="23"/>
                  <w:szCs w:val="23"/>
                </w:rPr>
                <w:t>59 (96.7%)</w:t>
              </w:r>
            </w:ins>
          </w:p>
        </w:tc>
      </w:tr>
      <w:tr w:rsidR="009B33AD" w:rsidRPr="00622A7F" w14:paraId="5FF1EC66" w14:textId="77777777" w:rsidTr="00625AE0">
        <w:trPr>
          <w:ins w:id="1360" w:author="Haskamp, Stefan" w:date="2021-12-30T16:35:00Z"/>
        </w:trPr>
        <w:tc>
          <w:tcPr>
            <w:tcW w:w="2689" w:type="dxa"/>
          </w:tcPr>
          <w:p w14:paraId="39250190" w14:textId="77777777" w:rsidR="009B33AD" w:rsidRPr="00622A7F" w:rsidRDefault="009B33AD" w:rsidP="00625AE0">
            <w:pPr>
              <w:spacing w:line="276" w:lineRule="auto"/>
              <w:rPr>
                <w:ins w:id="1361" w:author="Haskamp, Stefan" w:date="2021-12-30T16:35:00Z"/>
                <w:rFonts w:cs="Arial"/>
                <w:sz w:val="23"/>
                <w:szCs w:val="23"/>
              </w:rPr>
            </w:pPr>
            <w:ins w:id="1362" w:author="Haskamp, Stefan" w:date="2021-12-30T16:35:00Z">
              <w:r w:rsidRPr="00622A7F">
                <w:rPr>
                  <w:rFonts w:cs="Arial"/>
                  <w:sz w:val="23"/>
                  <w:szCs w:val="23"/>
                </w:rPr>
                <w:t xml:space="preserve">family history </w:t>
              </w:r>
              <w:r w:rsidRPr="00622A7F">
                <w:rPr>
                  <w:rFonts w:cs="Arial"/>
                  <w:sz w:val="23"/>
                  <w:szCs w:val="23"/>
                </w:rPr>
                <w:tab/>
                <w:t xml:space="preserve"> </w:t>
              </w:r>
              <w:r w:rsidRPr="00622A7F">
                <w:rPr>
                  <w:rFonts w:cs="Arial"/>
                  <w:sz w:val="23"/>
                  <w:szCs w:val="23"/>
                </w:rPr>
                <w:tab/>
              </w:r>
              <w:r w:rsidRPr="00622A7F">
                <w:rPr>
                  <w:rFonts w:cs="Arial"/>
                  <w:sz w:val="23"/>
                  <w:szCs w:val="23"/>
                </w:rPr>
                <w:tab/>
                <w:t>positive</w:t>
              </w:r>
            </w:ins>
          </w:p>
          <w:p w14:paraId="5BB9CA2D" w14:textId="77777777" w:rsidR="009B33AD" w:rsidRPr="00622A7F" w:rsidRDefault="009B33AD" w:rsidP="00625AE0">
            <w:pPr>
              <w:spacing w:line="276" w:lineRule="auto"/>
              <w:rPr>
                <w:ins w:id="1363" w:author="Haskamp, Stefan" w:date="2021-12-30T16:35:00Z"/>
                <w:rFonts w:cs="Arial"/>
                <w:sz w:val="23"/>
                <w:szCs w:val="23"/>
              </w:rPr>
            </w:pPr>
            <w:ins w:id="1364" w:author="Haskamp, Stefan" w:date="2021-12-30T16:35:00Z">
              <w:r w:rsidRPr="00622A7F">
                <w:rPr>
                  <w:rFonts w:cs="Arial"/>
                  <w:sz w:val="23"/>
                  <w:szCs w:val="23"/>
                </w:rPr>
                <w:tab/>
                <w:t>negative</w:t>
              </w:r>
            </w:ins>
          </w:p>
        </w:tc>
        <w:tc>
          <w:tcPr>
            <w:tcW w:w="1701" w:type="dxa"/>
          </w:tcPr>
          <w:p w14:paraId="018E0A86" w14:textId="77777777" w:rsidR="009B33AD" w:rsidRPr="00622A7F" w:rsidRDefault="009B33AD" w:rsidP="00625AE0">
            <w:pPr>
              <w:spacing w:line="276" w:lineRule="auto"/>
              <w:rPr>
                <w:ins w:id="1365" w:author="Haskamp, Stefan" w:date="2021-12-30T16:35:00Z"/>
                <w:rFonts w:cs="Arial"/>
                <w:sz w:val="23"/>
                <w:szCs w:val="23"/>
              </w:rPr>
            </w:pPr>
          </w:p>
          <w:p w14:paraId="413678EB" w14:textId="77777777" w:rsidR="009B33AD" w:rsidRPr="00622A7F" w:rsidRDefault="009B33AD" w:rsidP="00625AE0">
            <w:pPr>
              <w:spacing w:line="276" w:lineRule="auto"/>
              <w:rPr>
                <w:ins w:id="1366" w:author="Haskamp, Stefan" w:date="2021-12-30T16:35:00Z"/>
                <w:rFonts w:cs="Arial"/>
                <w:sz w:val="23"/>
                <w:szCs w:val="23"/>
              </w:rPr>
            </w:pPr>
            <w:ins w:id="1367" w:author="Haskamp, Stefan" w:date="2021-12-30T16:35:00Z">
              <w:r w:rsidRPr="00622A7F">
                <w:rPr>
                  <w:rFonts w:cs="Arial"/>
                  <w:sz w:val="23"/>
                  <w:szCs w:val="23"/>
                </w:rPr>
                <w:t>31 (40.3%)</w:t>
              </w:r>
            </w:ins>
          </w:p>
          <w:p w14:paraId="61C998BA" w14:textId="77777777" w:rsidR="009B33AD" w:rsidRPr="00622A7F" w:rsidRDefault="009B33AD" w:rsidP="00625AE0">
            <w:pPr>
              <w:spacing w:line="276" w:lineRule="auto"/>
              <w:rPr>
                <w:ins w:id="1368" w:author="Haskamp, Stefan" w:date="2021-12-30T16:35:00Z"/>
                <w:rFonts w:cs="Arial"/>
                <w:sz w:val="23"/>
                <w:szCs w:val="23"/>
              </w:rPr>
            </w:pPr>
            <w:ins w:id="1369" w:author="Haskamp, Stefan" w:date="2021-12-30T16:35:00Z">
              <w:r w:rsidRPr="00622A7F">
                <w:rPr>
                  <w:rFonts w:cs="Arial"/>
                  <w:sz w:val="23"/>
                  <w:szCs w:val="23"/>
                </w:rPr>
                <w:t>46 (59.7%)</w:t>
              </w:r>
            </w:ins>
          </w:p>
        </w:tc>
        <w:tc>
          <w:tcPr>
            <w:tcW w:w="1842" w:type="dxa"/>
          </w:tcPr>
          <w:p w14:paraId="0DF4F635" w14:textId="77777777" w:rsidR="009B33AD" w:rsidRPr="00622A7F" w:rsidRDefault="009B33AD" w:rsidP="00625AE0">
            <w:pPr>
              <w:spacing w:line="276" w:lineRule="auto"/>
              <w:rPr>
                <w:ins w:id="1370" w:author="Haskamp, Stefan" w:date="2021-12-30T16:35:00Z"/>
                <w:rFonts w:cs="Arial"/>
                <w:sz w:val="23"/>
                <w:szCs w:val="23"/>
              </w:rPr>
            </w:pPr>
          </w:p>
          <w:p w14:paraId="0996128B" w14:textId="77777777" w:rsidR="009B33AD" w:rsidRPr="00622A7F" w:rsidRDefault="009B33AD" w:rsidP="00625AE0">
            <w:pPr>
              <w:spacing w:line="276" w:lineRule="auto"/>
              <w:rPr>
                <w:ins w:id="1371" w:author="Haskamp, Stefan" w:date="2021-12-30T16:35:00Z"/>
                <w:rFonts w:cs="Arial"/>
                <w:sz w:val="23"/>
                <w:szCs w:val="23"/>
              </w:rPr>
            </w:pPr>
            <w:ins w:id="1372" w:author="Haskamp, Stefan" w:date="2021-12-30T16:35:00Z">
              <w:r w:rsidRPr="00622A7F">
                <w:rPr>
                  <w:rFonts w:cs="Arial"/>
                  <w:sz w:val="23"/>
                  <w:szCs w:val="23"/>
                </w:rPr>
                <w:t>2 (50.0%)</w:t>
              </w:r>
            </w:ins>
          </w:p>
          <w:p w14:paraId="5D521651" w14:textId="77777777" w:rsidR="009B33AD" w:rsidRPr="00622A7F" w:rsidRDefault="009B33AD" w:rsidP="00625AE0">
            <w:pPr>
              <w:spacing w:line="276" w:lineRule="auto"/>
              <w:rPr>
                <w:ins w:id="1373" w:author="Haskamp, Stefan" w:date="2021-12-30T16:35:00Z"/>
                <w:rFonts w:cs="Arial"/>
                <w:sz w:val="23"/>
                <w:szCs w:val="23"/>
              </w:rPr>
            </w:pPr>
            <w:ins w:id="1374" w:author="Haskamp, Stefan" w:date="2021-12-30T16:35:00Z">
              <w:r w:rsidRPr="00622A7F">
                <w:rPr>
                  <w:rFonts w:cs="Arial"/>
                  <w:sz w:val="23"/>
                  <w:szCs w:val="23"/>
                </w:rPr>
                <w:t>2 (50.0%)</w:t>
              </w:r>
            </w:ins>
          </w:p>
        </w:tc>
        <w:tc>
          <w:tcPr>
            <w:tcW w:w="1843" w:type="dxa"/>
          </w:tcPr>
          <w:p w14:paraId="312F07A1" w14:textId="77777777" w:rsidR="009B33AD" w:rsidRPr="00622A7F" w:rsidRDefault="009B33AD" w:rsidP="00625AE0">
            <w:pPr>
              <w:spacing w:line="276" w:lineRule="auto"/>
              <w:rPr>
                <w:ins w:id="1375" w:author="Haskamp, Stefan" w:date="2021-12-30T16:35:00Z"/>
                <w:rFonts w:cs="Arial"/>
                <w:sz w:val="23"/>
                <w:szCs w:val="23"/>
              </w:rPr>
            </w:pPr>
          </w:p>
          <w:p w14:paraId="74447C09" w14:textId="77777777" w:rsidR="009B33AD" w:rsidRPr="00622A7F" w:rsidRDefault="009B33AD" w:rsidP="00625AE0">
            <w:pPr>
              <w:spacing w:line="276" w:lineRule="auto"/>
              <w:rPr>
                <w:ins w:id="1376" w:author="Haskamp, Stefan" w:date="2021-12-30T16:35:00Z"/>
                <w:rFonts w:cs="Arial"/>
                <w:sz w:val="23"/>
                <w:szCs w:val="23"/>
              </w:rPr>
            </w:pPr>
            <w:ins w:id="1377" w:author="Haskamp, Stefan" w:date="2021-12-30T16:35:00Z">
              <w:r w:rsidRPr="00622A7F">
                <w:rPr>
                  <w:rFonts w:cs="Arial"/>
                  <w:sz w:val="23"/>
                  <w:szCs w:val="23"/>
                </w:rPr>
                <w:t>7 (58.3%)</w:t>
              </w:r>
            </w:ins>
          </w:p>
          <w:p w14:paraId="0257493A" w14:textId="77777777" w:rsidR="009B33AD" w:rsidRPr="00622A7F" w:rsidRDefault="009B33AD" w:rsidP="00625AE0">
            <w:pPr>
              <w:spacing w:line="276" w:lineRule="auto"/>
              <w:rPr>
                <w:ins w:id="1378" w:author="Haskamp, Stefan" w:date="2021-12-30T16:35:00Z"/>
                <w:rFonts w:cs="Arial"/>
                <w:sz w:val="23"/>
                <w:szCs w:val="23"/>
              </w:rPr>
            </w:pPr>
            <w:ins w:id="1379" w:author="Haskamp, Stefan" w:date="2021-12-30T16:35:00Z">
              <w:r w:rsidRPr="00622A7F">
                <w:rPr>
                  <w:rFonts w:cs="Arial"/>
                  <w:sz w:val="23"/>
                  <w:szCs w:val="23"/>
                </w:rPr>
                <w:t>5 (41.7%)</w:t>
              </w:r>
            </w:ins>
          </w:p>
        </w:tc>
        <w:tc>
          <w:tcPr>
            <w:tcW w:w="2055" w:type="dxa"/>
          </w:tcPr>
          <w:p w14:paraId="69A0F588" w14:textId="77777777" w:rsidR="009B33AD" w:rsidRPr="00622A7F" w:rsidRDefault="009B33AD" w:rsidP="00625AE0">
            <w:pPr>
              <w:spacing w:line="276" w:lineRule="auto"/>
              <w:rPr>
                <w:ins w:id="1380" w:author="Haskamp, Stefan" w:date="2021-12-30T16:35:00Z"/>
                <w:rFonts w:cs="Arial"/>
                <w:sz w:val="23"/>
                <w:szCs w:val="23"/>
              </w:rPr>
            </w:pPr>
          </w:p>
          <w:p w14:paraId="5EF85CD7" w14:textId="77777777" w:rsidR="009B33AD" w:rsidRPr="00622A7F" w:rsidRDefault="009B33AD" w:rsidP="00625AE0">
            <w:pPr>
              <w:spacing w:line="276" w:lineRule="auto"/>
              <w:rPr>
                <w:ins w:id="1381" w:author="Haskamp, Stefan" w:date="2021-12-30T16:35:00Z"/>
                <w:rFonts w:cs="Arial"/>
                <w:sz w:val="23"/>
                <w:szCs w:val="23"/>
              </w:rPr>
            </w:pPr>
            <w:ins w:id="1382" w:author="Haskamp, Stefan" w:date="2021-12-30T16:35:00Z">
              <w:r w:rsidRPr="00622A7F">
                <w:rPr>
                  <w:rFonts w:cs="Arial"/>
                  <w:sz w:val="23"/>
                  <w:szCs w:val="23"/>
                </w:rPr>
                <w:t>4 (80%)</w:t>
              </w:r>
            </w:ins>
          </w:p>
          <w:p w14:paraId="790E8D4D" w14:textId="77777777" w:rsidR="009B33AD" w:rsidRPr="00622A7F" w:rsidRDefault="009B33AD" w:rsidP="00625AE0">
            <w:pPr>
              <w:spacing w:line="276" w:lineRule="auto"/>
              <w:rPr>
                <w:ins w:id="1383" w:author="Haskamp, Stefan" w:date="2021-12-30T16:35:00Z"/>
                <w:rFonts w:cs="Arial"/>
                <w:sz w:val="23"/>
                <w:szCs w:val="23"/>
              </w:rPr>
            </w:pPr>
            <w:ins w:id="1384" w:author="Haskamp, Stefan" w:date="2021-12-30T16:35:00Z">
              <w:r w:rsidRPr="00622A7F">
                <w:rPr>
                  <w:rFonts w:cs="Arial"/>
                  <w:sz w:val="23"/>
                  <w:szCs w:val="23"/>
                </w:rPr>
                <w:t>1 (20%)</w:t>
              </w:r>
            </w:ins>
          </w:p>
        </w:tc>
        <w:tc>
          <w:tcPr>
            <w:tcW w:w="2056" w:type="dxa"/>
          </w:tcPr>
          <w:p w14:paraId="3E4FC413" w14:textId="77777777" w:rsidR="009B33AD" w:rsidRPr="00622A7F" w:rsidRDefault="009B33AD" w:rsidP="00625AE0">
            <w:pPr>
              <w:spacing w:line="276" w:lineRule="auto"/>
              <w:rPr>
                <w:ins w:id="1385" w:author="Haskamp, Stefan" w:date="2021-12-30T16:35:00Z"/>
                <w:rFonts w:cs="Arial"/>
                <w:sz w:val="23"/>
                <w:szCs w:val="23"/>
              </w:rPr>
            </w:pPr>
          </w:p>
          <w:p w14:paraId="1521E58C" w14:textId="77777777" w:rsidR="009B33AD" w:rsidRPr="00622A7F" w:rsidRDefault="009B33AD" w:rsidP="00625AE0">
            <w:pPr>
              <w:spacing w:line="276" w:lineRule="auto"/>
              <w:rPr>
                <w:ins w:id="1386" w:author="Haskamp, Stefan" w:date="2021-12-30T16:35:00Z"/>
                <w:rFonts w:cs="Arial"/>
                <w:sz w:val="23"/>
                <w:szCs w:val="23"/>
              </w:rPr>
            </w:pPr>
            <w:ins w:id="1387" w:author="Haskamp, Stefan" w:date="2021-12-30T16:35:00Z">
              <w:r w:rsidRPr="00622A7F">
                <w:rPr>
                  <w:rFonts w:cs="Arial"/>
                  <w:sz w:val="23"/>
                  <w:szCs w:val="23"/>
                </w:rPr>
                <w:t>5 (45.5%)</w:t>
              </w:r>
            </w:ins>
          </w:p>
          <w:p w14:paraId="506FDAC4" w14:textId="77777777" w:rsidR="009B33AD" w:rsidRPr="00622A7F" w:rsidRDefault="009B33AD" w:rsidP="00625AE0">
            <w:pPr>
              <w:spacing w:line="276" w:lineRule="auto"/>
              <w:rPr>
                <w:ins w:id="1388" w:author="Haskamp, Stefan" w:date="2021-12-30T16:35:00Z"/>
                <w:rFonts w:cs="Arial"/>
                <w:sz w:val="23"/>
                <w:szCs w:val="23"/>
              </w:rPr>
            </w:pPr>
            <w:ins w:id="1389" w:author="Haskamp, Stefan" w:date="2021-12-30T16:35:00Z">
              <w:r w:rsidRPr="00622A7F">
                <w:rPr>
                  <w:rFonts w:cs="Arial"/>
                  <w:sz w:val="23"/>
                  <w:szCs w:val="23"/>
                </w:rPr>
                <w:t>6 (54.5)</w:t>
              </w:r>
            </w:ins>
          </w:p>
        </w:tc>
        <w:tc>
          <w:tcPr>
            <w:tcW w:w="1984" w:type="dxa"/>
          </w:tcPr>
          <w:p w14:paraId="6E285FCD" w14:textId="77777777" w:rsidR="009B33AD" w:rsidRPr="00622A7F" w:rsidRDefault="009B33AD" w:rsidP="00625AE0">
            <w:pPr>
              <w:spacing w:line="276" w:lineRule="auto"/>
              <w:rPr>
                <w:ins w:id="1390" w:author="Haskamp, Stefan" w:date="2021-12-30T16:35:00Z"/>
                <w:rFonts w:cs="Arial"/>
                <w:sz w:val="23"/>
                <w:szCs w:val="23"/>
              </w:rPr>
            </w:pPr>
          </w:p>
          <w:p w14:paraId="1DF02A12" w14:textId="77777777" w:rsidR="009B33AD" w:rsidRPr="00622A7F" w:rsidRDefault="009B33AD" w:rsidP="00625AE0">
            <w:pPr>
              <w:spacing w:line="276" w:lineRule="auto"/>
              <w:rPr>
                <w:ins w:id="1391" w:author="Haskamp, Stefan" w:date="2021-12-30T16:35:00Z"/>
                <w:rFonts w:cs="Arial"/>
                <w:sz w:val="23"/>
                <w:szCs w:val="23"/>
              </w:rPr>
            </w:pPr>
            <w:ins w:id="1392" w:author="Haskamp, Stefan" w:date="2021-12-30T16:35:00Z">
              <w:r w:rsidRPr="00622A7F">
                <w:rPr>
                  <w:rFonts w:cs="Arial"/>
                  <w:sz w:val="23"/>
                  <w:szCs w:val="23"/>
                </w:rPr>
                <w:t>22 (36.1%)</w:t>
              </w:r>
            </w:ins>
          </w:p>
          <w:p w14:paraId="218AABEA" w14:textId="77777777" w:rsidR="009B33AD" w:rsidRPr="00622A7F" w:rsidRDefault="009B33AD" w:rsidP="00625AE0">
            <w:pPr>
              <w:spacing w:line="276" w:lineRule="auto"/>
              <w:rPr>
                <w:ins w:id="1393" w:author="Haskamp, Stefan" w:date="2021-12-30T16:35:00Z"/>
                <w:rFonts w:cs="Arial"/>
                <w:sz w:val="23"/>
                <w:szCs w:val="23"/>
              </w:rPr>
            </w:pPr>
            <w:ins w:id="1394" w:author="Haskamp, Stefan" w:date="2021-12-30T16:35:00Z">
              <w:r w:rsidRPr="00622A7F">
                <w:rPr>
                  <w:rFonts w:cs="Arial"/>
                  <w:sz w:val="23"/>
                  <w:szCs w:val="23"/>
                </w:rPr>
                <w:t>39 (63.9%)</w:t>
              </w:r>
            </w:ins>
          </w:p>
        </w:tc>
      </w:tr>
    </w:tbl>
    <w:p w14:paraId="179C9EE3" w14:textId="3496A0F9" w:rsidR="009B33AD" w:rsidDel="009B33AD" w:rsidRDefault="009B33AD" w:rsidP="00622A7F">
      <w:pPr>
        <w:rPr>
          <w:del w:id="1395" w:author="Haskamp, Stefan" w:date="2021-12-30T16:29:00Z"/>
          <w:rFonts w:cs="Arial"/>
        </w:rPr>
      </w:pPr>
    </w:p>
    <w:p w14:paraId="11AA491A" w14:textId="77777777" w:rsidR="009B33AD" w:rsidRPr="00622A7F" w:rsidRDefault="009B33AD" w:rsidP="00622A7F">
      <w:pPr>
        <w:rPr>
          <w:ins w:id="1396" w:author="Haskamp, Stefan" w:date="2021-12-30T16:34:00Z"/>
          <w:rFonts w:cs="Arial"/>
        </w:rPr>
      </w:pPr>
    </w:p>
    <w:p w14:paraId="45929C98" w14:textId="77777777" w:rsidR="009B33AD" w:rsidRDefault="009B33AD" w:rsidP="00622A7F">
      <w:pPr>
        <w:rPr>
          <w:ins w:id="1397" w:author="Haskamp, Stefan" w:date="2021-12-30T16:34:00Z"/>
          <w:rFonts w:cs="Arial"/>
        </w:rPr>
        <w:sectPr w:rsidR="009B33AD" w:rsidSect="009B33AD">
          <w:pgSz w:w="16838" w:h="11906" w:orient="landscape"/>
          <w:pgMar w:top="1417" w:right="1417" w:bottom="1417" w:left="1134" w:header="708" w:footer="708" w:gutter="0"/>
          <w:cols w:space="708"/>
          <w:titlePg/>
          <w:docGrid w:linePitch="360"/>
          <w:sectPrChange w:id="1398" w:author="Haskamp, Stefan" w:date="2021-12-30T16:35:00Z">
            <w:sectPr w:rsidR="009B33AD" w:rsidSect="009B33AD">
              <w:pgSz w:w="11906" w:h="16838" w:orient="portrait"/>
              <w:pgMar w:top="1417" w:right="1417" w:bottom="1134" w:left="1417" w:header="708" w:footer="708" w:gutter="0"/>
            </w:sectPr>
          </w:sectPrChange>
        </w:sectPr>
      </w:pPr>
    </w:p>
    <w:p w14:paraId="19D823D7" w14:textId="1B206A16" w:rsidR="00D555C3" w:rsidRPr="00622A7F" w:rsidRDefault="00D555C3" w:rsidP="00622A7F">
      <w:pPr>
        <w:rPr>
          <w:rFonts w:cs="Arial"/>
        </w:rPr>
      </w:pPr>
    </w:p>
    <w:p w14:paraId="13E3AB20" w14:textId="77777777" w:rsidR="00D555C3" w:rsidRPr="00622A7F" w:rsidRDefault="00D555C3" w:rsidP="00622A7F">
      <w:pPr>
        <w:pStyle w:val="berschrift2"/>
        <w:rPr>
          <w:rFonts w:cs="Arial"/>
        </w:rPr>
      </w:pPr>
      <w:bookmarkStart w:id="1399" w:name="_Toc72229631"/>
      <w:bookmarkStart w:id="1400" w:name="_Ref86160023"/>
      <w:bookmarkStart w:id="1401" w:name="_Toc91488885"/>
      <w:r w:rsidRPr="00622A7F">
        <w:rPr>
          <w:rFonts w:cs="Arial"/>
        </w:rPr>
        <w:t>Pathomechanisms in GPP triggered by MPO-deficiency</w:t>
      </w:r>
      <w:bookmarkEnd w:id="1399"/>
      <w:bookmarkEnd w:id="1400"/>
      <w:bookmarkEnd w:id="1401"/>
    </w:p>
    <w:p w14:paraId="2028B10F" w14:textId="77777777" w:rsidR="00D555C3" w:rsidRPr="00622A7F" w:rsidRDefault="00D555C3" w:rsidP="00622A7F">
      <w:pPr>
        <w:pStyle w:val="berschrift3"/>
        <w:rPr>
          <w:rFonts w:cs="Arial"/>
        </w:rPr>
      </w:pPr>
      <w:ins w:id="1402" w:author="Hüffmeier, Ulrike" w:date="2021-08-03T14:45:00Z">
        <w:r w:rsidRPr="00622A7F">
          <w:rPr>
            <w:rFonts w:cs="Arial"/>
          </w:rPr>
          <w:t xml:space="preserve"> </w:t>
        </w:r>
      </w:ins>
      <w:bookmarkStart w:id="1403" w:name="_Toc91488886"/>
      <w:r w:rsidRPr="00622A7F">
        <w:rPr>
          <w:rFonts w:cs="Arial"/>
        </w:rPr>
        <w:t xml:space="preserve">Enzyme activity of serine proteases inversely </w:t>
      </w:r>
      <w:del w:id="1404" w:author="Hüffmeier, Ulrike" w:date="2021-08-03T15:06:00Z">
        <w:r w:rsidRPr="00622A7F" w:rsidDel="006B61F6">
          <w:rPr>
            <w:rFonts w:cs="Arial"/>
          </w:rPr>
          <w:delText xml:space="preserve">correlates </w:delText>
        </w:r>
      </w:del>
      <w:ins w:id="1405" w:author="Hüffmeier, Ulrike" w:date="2021-08-03T15:06:00Z">
        <w:r w:rsidRPr="00622A7F">
          <w:rPr>
            <w:rFonts w:cs="Arial"/>
          </w:rPr>
          <w:t xml:space="preserve">correlated </w:t>
        </w:r>
      </w:ins>
      <w:r w:rsidRPr="00622A7F">
        <w:rPr>
          <w:rFonts w:cs="Arial"/>
        </w:rPr>
        <w:t>with MPO activity</w:t>
      </w:r>
      <w:bookmarkEnd w:id="1403"/>
    </w:p>
    <w:p w14:paraId="541D5C66" w14:textId="789E9571" w:rsidR="00D555C3" w:rsidRPr="00622A7F" w:rsidRDefault="00D555C3" w:rsidP="00622A7F">
      <w:pPr>
        <w:rPr>
          <w:rFonts w:cs="Arial"/>
        </w:rPr>
      </w:pPr>
      <w:del w:id="1406" w:author="Haskamp, Stefan (extern)" w:date="2021-08-14T10:02:00Z">
        <w:r w:rsidRPr="00622A7F" w:rsidDel="002E2565">
          <w:rPr>
            <w:rFonts w:cs="Arial"/>
          </w:rPr>
          <w:delText xml:space="preserve">IL-36 is a key cytokine in GPP and </w:delText>
        </w:r>
        <w:commentRangeStart w:id="1407"/>
        <w:r w:rsidRPr="00622A7F" w:rsidDel="002E2565">
          <w:rPr>
            <w:rFonts w:cs="Arial"/>
          </w:rPr>
          <w:delText>needs to be activated after secretion by serine proteases (e.g., NE)</w:delText>
        </w:r>
        <w:commentRangeEnd w:id="1407"/>
        <w:r w:rsidRPr="00622A7F" w:rsidDel="002E2565">
          <w:rPr>
            <w:rStyle w:val="Kommentarzeichen"/>
            <w:rFonts w:cs="Arial"/>
          </w:rPr>
          <w:commentReference w:id="1407"/>
        </w:r>
        <w:r w:rsidRPr="00622A7F" w:rsidDel="002E2565">
          <w:rPr>
            <w:rFonts w:cs="Arial"/>
          </w:rPr>
          <w:delText xml:space="preserve">. </w:delText>
        </w:r>
      </w:del>
      <w:commentRangeStart w:id="1408"/>
      <w:del w:id="1409" w:author="Haskamp, Stefan (extern)" w:date="2021-08-14T10:01:00Z">
        <w:r w:rsidRPr="00622A7F" w:rsidDel="002E2565">
          <w:rPr>
            <w:rFonts w:cs="Arial"/>
          </w:rPr>
          <w:delText xml:space="preserve">The activity of the serine proteases NE has been shown to be increased in </w:delText>
        </w:r>
        <w:r w:rsidRPr="00622A7F" w:rsidDel="002E2565">
          <w:rPr>
            <w:rFonts w:cs="Arial"/>
            <w:i/>
          </w:rPr>
          <w:delText>Mpo</w:delText>
        </w:r>
        <w:r w:rsidRPr="00622A7F" w:rsidDel="002E2565">
          <w:rPr>
            <w:rFonts w:cs="Arial"/>
          </w:rPr>
          <w:delText xml:space="preserve">-deficient neutrophils in mice. </w:delText>
        </w:r>
        <w:commentRangeEnd w:id="1408"/>
        <w:r w:rsidRPr="00622A7F" w:rsidDel="002E2565">
          <w:rPr>
            <w:rStyle w:val="Kommentarzeichen"/>
            <w:rFonts w:cs="Arial"/>
          </w:rPr>
          <w:commentReference w:id="1408"/>
        </w:r>
      </w:del>
      <w:del w:id="1410" w:author="Haskamp, Stefan (extern)" w:date="2021-08-14T10:02:00Z">
        <w:r w:rsidRPr="00622A7F" w:rsidDel="002E2565">
          <w:rPr>
            <w:rFonts w:cs="Arial"/>
          </w:rPr>
          <w:delText>Ther</w:delText>
        </w:r>
      </w:del>
      <w:r w:rsidR="00422959">
        <w:rPr>
          <w:rFonts w:cs="Arial"/>
        </w:rPr>
        <w:t>T</w:t>
      </w:r>
      <w:ins w:id="1411" w:author="Hüffmeier, Ulrike" w:date="2021-11-25T17:18:00Z">
        <w:r w:rsidR="009E18EC">
          <w:rPr>
            <w:rFonts w:cs="Arial"/>
          </w:rPr>
          <w:t xml:space="preserve">he </w:t>
        </w:r>
      </w:ins>
      <w:ins w:id="1412" w:author="Haskamp, Stefan (extern)" w:date="2021-08-14T10:03:00Z">
        <w:del w:id="1413" w:author="Hüffmeier, Ulrike" w:date="2021-11-25T17:18:00Z">
          <w:r w:rsidRPr="00622A7F" w:rsidDel="009E18EC">
            <w:rPr>
              <w:rFonts w:cs="Arial"/>
            </w:rPr>
            <w:delText xml:space="preserve">The </w:delText>
          </w:r>
        </w:del>
        <w:r w:rsidRPr="00622A7F">
          <w:rPr>
            <w:rFonts w:cs="Arial"/>
          </w:rPr>
          <w:t xml:space="preserve">activity of </w:t>
        </w:r>
      </w:ins>
      <w:ins w:id="1414" w:author="Haskamp, Stefan (extern)" w:date="2021-08-14T10:02:00Z">
        <w:del w:id="1415" w:author="Hüffmeier, Ulrike" w:date="2021-11-25T17:19:00Z">
          <w:r w:rsidRPr="00622A7F" w:rsidDel="009E18EC">
            <w:rPr>
              <w:rFonts w:cs="Arial"/>
            </w:rPr>
            <w:delText xml:space="preserve">IL-36 activating </w:delText>
          </w:r>
        </w:del>
      </w:ins>
      <w:del w:id="1416" w:author="Hüffmeier, Ulrike" w:date="2021-11-25T17:19:00Z">
        <w:r w:rsidRPr="00622A7F" w:rsidDel="009E18EC">
          <w:rPr>
            <w:rFonts w:cs="Arial"/>
          </w:rPr>
          <w:delText xml:space="preserve"> </w:delText>
        </w:r>
      </w:del>
      <w:del w:id="1417" w:author="Haskamp, Stefan (extern)" w:date="2021-08-14T10:03:00Z">
        <w:r w:rsidRPr="00622A7F" w:rsidDel="002E2565">
          <w:rPr>
            <w:rFonts w:cs="Arial"/>
          </w:rPr>
          <w:delText xml:space="preserve">we analyzed the MPO activity in conjunction with the </w:delText>
        </w:r>
      </w:del>
      <w:r w:rsidRPr="00622A7F">
        <w:rPr>
          <w:rFonts w:cs="Arial"/>
        </w:rPr>
        <w:t>serine proteases NE, CTSG, PR3 and the monocytic protease CTSS</w:t>
      </w:r>
      <w:ins w:id="1418" w:author="Haskamp, Stefan (extern)" w:date="2021-08-14T10:04:00Z">
        <w:r w:rsidRPr="00622A7F">
          <w:rPr>
            <w:rFonts w:cs="Arial"/>
          </w:rPr>
          <w:t xml:space="preserve"> was analysed</w:t>
        </w:r>
      </w:ins>
      <w:r w:rsidRPr="00622A7F">
        <w:rPr>
          <w:rFonts w:cs="Arial"/>
        </w:rPr>
        <w:t xml:space="preserve"> in neutrophilic</w:t>
      </w:r>
      <w:ins w:id="1419" w:author="Hüffmeier, Ulrike" w:date="2021-11-25T17:19:00Z">
        <w:r w:rsidR="009E18EC">
          <w:rPr>
            <w:rFonts w:cs="Arial"/>
          </w:rPr>
          <w:t xml:space="preserve"> or monocytic</w:t>
        </w:r>
      </w:ins>
      <w:r w:rsidRPr="00622A7F">
        <w:rPr>
          <w:rFonts w:cs="Arial"/>
        </w:rPr>
        <w:t xml:space="preserve"> lysate of patients</w:t>
      </w:r>
      <w:ins w:id="1420" w:author="Haskamp, Stefan (extern)" w:date="2021-08-14T10:04:00Z">
        <w:r w:rsidRPr="00622A7F">
          <w:rPr>
            <w:rFonts w:cs="Arial"/>
          </w:rPr>
          <w:t xml:space="preserve"> </w:t>
        </w:r>
      </w:ins>
      <w:ins w:id="1421" w:author="Hüffmeier, Ulrike" w:date="2021-11-25T17:19:00Z">
        <w:r w:rsidR="009E18EC">
          <w:rPr>
            <w:rFonts w:cs="Arial"/>
          </w:rPr>
          <w:t xml:space="preserve">and correlated it with </w:t>
        </w:r>
      </w:ins>
      <w:ins w:id="1422" w:author="Haskamp, Stefan (extern)" w:date="2021-08-14T10:04:00Z">
        <w:del w:id="1423" w:author="Hüffmeier, Ulrike" w:date="2021-11-25T17:19:00Z">
          <w:r w:rsidRPr="00622A7F" w:rsidDel="009E18EC">
            <w:rPr>
              <w:rFonts w:cs="Arial"/>
            </w:rPr>
            <w:delText xml:space="preserve">in conjunction with </w:delText>
          </w:r>
        </w:del>
      </w:ins>
      <w:ins w:id="1424" w:author="Hüffmeier, Ulrike" w:date="2021-11-25T17:19:00Z">
        <w:r w:rsidR="009E18EC">
          <w:rPr>
            <w:rFonts w:cs="Arial"/>
          </w:rPr>
          <w:t xml:space="preserve">the </w:t>
        </w:r>
      </w:ins>
      <w:ins w:id="1425" w:author="Haskamp, Stefan (extern)" w:date="2021-08-14T10:05:00Z">
        <w:r w:rsidRPr="00622A7F">
          <w:rPr>
            <w:rFonts w:cs="Arial"/>
          </w:rPr>
          <w:t>MPO activity</w:t>
        </w:r>
      </w:ins>
      <w:r w:rsidRPr="00622A7F">
        <w:rPr>
          <w:rFonts w:cs="Arial"/>
        </w:rPr>
        <w:t xml:space="preserve">. The activity of all four </w:t>
      </w:r>
      <w:del w:id="1426" w:author="Haskamp, Stefan (extern)" w:date="2021-08-14T10:05:00Z">
        <w:r w:rsidRPr="00622A7F" w:rsidDel="002E2565">
          <w:rPr>
            <w:rFonts w:cs="Arial"/>
          </w:rPr>
          <w:delText xml:space="preserve">IL-36 activating </w:delText>
        </w:r>
      </w:del>
      <w:r w:rsidRPr="00622A7F">
        <w:rPr>
          <w:rFonts w:cs="Arial"/>
        </w:rPr>
        <w:t xml:space="preserve">proteases negatively </w:t>
      </w:r>
      <w:del w:id="1427" w:author="Hüffmeier, Ulrike" w:date="2021-08-03T15:00:00Z">
        <w:r w:rsidRPr="00622A7F" w:rsidDel="006B61F6">
          <w:rPr>
            <w:rFonts w:cs="Arial"/>
          </w:rPr>
          <w:delText xml:space="preserve">correlates </w:delText>
        </w:r>
      </w:del>
      <w:ins w:id="1428" w:author="Hüffmeier, Ulrike" w:date="2021-08-03T15:00:00Z">
        <w:r w:rsidRPr="00622A7F">
          <w:rPr>
            <w:rFonts w:cs="Arial"/>
          </w:rPr>
          <w:t xml:space="preserve">correlated </w:t>
        </w:r>
      </w:ins>
      <w:r w:rsidRPr="00622A7F">
        <w:rPr>
          <w:rFonts w:cs="Arial"/>
        </w:rPr>
        <w:t>with MPO activity (</w:t>
      </w:r>
      <w:commentRangeStart w:id="1429"/>
      <w:commentRangeEnd w:id="1429"/>
      <w:r w:rsidR="0032221A">
        <w:rPr>
          <w:rStyle w:val="Kommentarzeichen"/>
        </w:rPr>
        <w:commentReference w:id="1429"/>
      </w:r>
      <w:r w:rsidRPr="00622A7F">
        <w:rPr>
          <w:rFonts w:cs="Arial"/>
        </w:rPr>
        <w:fldChar w:fldCharType="begin"/>
      </w:r>
      <w:r w:rsidRPr="00622A7F">
        <w:rPr>
          <w:rFonts w:cs="Arial"/>
        </w:rPr>
        <w:instrText xml:space="preserve"> REF _Ref73287617 \h </w:instrText>
      </w:r>
      <w:r w:rsidR="00622A7F">
        <w:rPr>
          <w:rFonts w:cs="Arial"/>
        </w:rPr>
        <w:instrText xml:space="preserve"> \* MERGEFORMAT </w:instrText>
      </w:r>
      <w:r w:rsidRPr="00622A7F">
        <w:rPr>
          <w:rFonts w:cs="Arial"/>
        </w:rPr>
      </w:r>
      <w:r w:rsidRPr="00622A7F">
        <w:rPr>
          <w:rFonts w:cs="Arial"/>
        </w:rPr>
        <w:fldChar w:fldCharType="separate"/>
      </w:r>
      <w:ins w:id="1430" w:author="Haskamp, Stefan (extern)" w:date="2022-01-29T13:25:00Z">
        <w:r w:rsidR="002D4AD7" w:rsidRPr="00622A7F">
          <w:rPr>
            <w:rFonts w:cs="Arial"/>
          </w:rPr>
          <w:t xml:space="preserve">Figure </w:t>
        </w:r>
        <w:r w:rsidR="002D4AD7">
          <w:rPr>
            <w:rFonts w:cs="Arial"/>
            <w:noProof/>
          </w:rPr>
          <w:t>5</w:t>
        </w:r>
      </w:ins>
      <w:r w:rsidRPr="00622A7F">
        <w:rPr>
          <w:rFonts w:cs="Arial"/>
        </w:rPr>
        <w:fldChar w:fldCharType="end"/>
      </w:r>
      <w:r w:rsidRPr="00622A7F">
        <w:rPr>
          <w:rFonts w:cs="Arial"/>
        </w:rPr>
        <w:t xml:space="preserve">a). </w:t>
      </w:r>
      <w:commentRangeStart w:id="1431"/>
      <w:r w:rsidRPr="00622A7F">
        <w:rPr>
          <w:rFonts w:cs="Arial"/>
        </w:rPr>
        <w:t>The correlation</w:t>
      </w:r>
      <w:ins w:id="1432" w:author="Haskamp, Stefan (extern)" w:date="2021-08-14T10:06:00Z">
        <w:r w:rsidRPr="00622A7F">
          <w:rPr>
            <w:rFonts w:cs="Arial"/>
          </w:rPr>
          <w:t xml:space="preserve"> may</w:t>
        </w:r>
      </w:ins>
      <w:ins w:id="1433" w:author="Haskamp, Stefan (extern)" w:date="2021-08-14T10:07:00Z">
        <w:r w:rsidRPr="00622A7F">
          <w:rPr>
            <w:rFonts w:cs="Arial"/>
          </w:rPr>
          <w:t xml:space="preserve"> be </w:t>
        </w:r>
      </w:ins>
      <w:ins w:id="1434" w:author="Haskamp, Stefan (extern)" w:date="2021-08-14T10:17:00Z">
        <w:r w:rsidRPr="00622A7F">
          <w:rPr>
            <w:rFonts w:cs="Arial"/>
          </w:rPr>
          <w:t xml:space="preserve">rather </w:t>
        </w:r>
      </w:ins>
      <w:ins w:id="1435" w:author="Haskamp, Stefan (extern)" w:date="2021-08-14T10:07:00Z">
        <w:r w:rsidRPr="00622A7F">
          <w:rPr>
            <w:rFonts w:cs="Arial"/>
          </w:rPr>
          <w:t xml:space="preserve">exponential </w:t>
        </w:r>
      </w:ins>
      <w:ins w:id="1436" w:author="Haskamp, Stefan (extern)" w:date="2021-08-14T10:18:00Z">
        <w:r w:rsidRPr="00622A7F">
          <w:rPr>
            <w:rFonts w:cs="Arial"/>
          </w:rPr>
          <w:t>than</w:t>
        </w:r>
      </w:ins>
      <w:ins w:id="1437" w:author="Haskamp, Stefan (extern)" w:date="2021-08-14T10:06:00Z">
        <w:r w:rsidRPr="00622A7F">
          <w:rPr>
            <w:rFonts w:cs="Arial"/>
          </w:rPr>
          <w:t xml:space="preserve"> linear, especially in the case</w:t>
        </w:r>
      </w:ins>
      <w:r w:rsidRPr="00622A7F">
        <w:rPr>
          <w:rFonts w:cs="Arial"/>
        </w:rPr>
        <w:t xml:space="preserve"> of MPO and the monocytic protease CTSS</w:t>
      </w:r>
      <w:del w:id="1438" w:author="Haskamp, Stefan (extern)" w:date="2021-08-14T10:07:00Z">
        <w:r w:rsidRPr="00622A7F" w:rsidDel="002E2565">
          <w:rPr>
            <w:rFonts w:cs="Arial"/>
          </w:rPr>
          <w:delText>may even be exponential and was steeper compared to the other three</w:delText>
        </w:r>
      </w:del>
      <w:r w:rsidRPr="00622A7F">
        <w:rPr>
          <w:rFonts w:cs="Arial"/>
        </w:rPr>
        <w:t xml:space="preserve">. </w:t>
      </w:r>
      <w:commentRangeEnd w:id="1431"/>
      <w:r w:rsidRPr="00622A7F">
        <w:rPr>
          <w:rStyle w:val="Kommentarzeichen"/>
          <w:rFonts w:cs="Arial"/>
        </w:rPr>
        <w:commentReference w:id="1431"/>
      </w:r>
      <w:r w:rsidRPr="00622A7F">
        <w:rPr>
          <w:rFonts w:cs="Arial"/>
        </w:rPr>
        <w:t xml:space="preserve">These findings </w:t>
      </w:r>
      <w:del w:id="1439" w:author="Hüffmeier, Ulrike" w:date="2021-08-03T15:07:00Z">
        <w:r w:rsidRPr="00622A7F" w:rsidDel="006B61F6">
          <w:rPr>
            <w:rFonts w:cs="Arial"/>
          </w:rPr>
          <w:delText xml:space="preserve">imply </w:delText>
        </w:r>
      </w:del>
      <w:ins w:id="1440" w:author="Hüffmeier, Ulrike" w:date="2021-08-03T15:07:00Z">
        <w:r w:rsidRPr="00622A7F">
          <w:rPr>
            <w:rFonts w:cs="Arial"/>
          </w:rPr>
          <w:t xml:space="preserve">suggest </w:t>
        </w:r>
      </w:ins>
      <w:r w:rsidRPr="00622A7F">
        <w:rPr>
          <w:rFonts w:cs="Arial"/>
        </w:rPr>
        <w:t>that, at high MPO activity, fewer IL-36 cytokines are activated by those enzymes, but at low MPO activity, many IL-36 cytokines are activated. The overall activity of these proteases was not different compared to four HDs (</w:t>
      </w:r>
      <w:r w:rsidRPr="00622A7F">
        <w:rPr>
          <w:rFonts w:cs="Arial"/>
        </w:rPr>
        <w:fldChar w:fldCharType="begin"/>
      </w:r>
      <w:r w:rsidRPr="00622A7F">
        <w:rPr>
          <w:rFonts w:cs="Arial"/>
        </w:rPr>
        <w:instrText xml:space="preserve"> REF _Ref73287617 \h </w:instrText>
      </w:r>
      <w:r w:rsidR="00622A7F">
        <w:rPr>
          <w:rFonts w:cs="Arial"/>
        </w:rPr>
        <w:instrText xml:space="preserve"> \* MERGEFORMAT </w:instrText>
      </w:r>
      <w:r w:rsidRPr="00622A7F">
        <w:rPr>
          <w:rFonts w:cs="Arial"/>
        </w:rPr>
      </w:r>
      <w:r w:rsidRPr="00622A7F">
        <w:rPr>
          <w:rFonts w:cs="Arial"/>
        </w:rPr>
        <w:fldChar w:fldCharType="separate"/>
      </w:r>
      <w:ins w:id="1441" w:author="Haskamp, Stefan (extern)" w:date="2022-01-29T13:25:00Z">
        <w:r w:rsidR="002D4AD7" w:rsidRPr="00622A7F">
          <w:rPr>
            <w:rFonts w:cs="Arial"/>
          </w:rPr>
          <w:t xml:space="preserve">Figure </w:t>
        </w:r>
        <w:r w:rsidR="002D4AD7">
          <w:rPr>
            <w:rFonts w:cs="Arial"/>
            <w:noProof/>
          </w:rPr>
          <w:t>5</w:t>
        </w:r>
      </w:ins>
      <w:r w:rsidRPr="00622A7F">
        <w:rPr>
          <w:rFonts w:cs="Arial"/>
        </w:rPr>
        <w:fldChar w:fldCharType="end"/>
      </w:r>
      <w:r w:rsidRPr="00622A7F">
        <w:rPr>
          <w:rFonts w:cs="Arial"/>
        </w:rPr>
        <w:t>b). This prompted the investigation of further potential mechanisms.</w:t>
      </w:r>
    </w:p>
    <w:p w14:paraId="056E87A1" w14:textId="77777777" w:rsidR="00D555C3" w:rsidRPr="00622A7F" w:rsidRDefault="00382E14" w:rsidP="00622A7F">
      <w:pPr>
        <w:keepNext/>
        <w:rPr>
          <w:rFonts w:cs="Arial"/>
        </w:rPr>
      </w:pPr>
      <w:r>
        <w:rPr>
          <w:rFonts w:cs="Arial"/>
        </w:rPr>
        <w:lastRenderedPageBreak/>
        <w:pict w14:anchorId="75089A2D">
          <v:shape id="_x0000_i1029" type="#_x0000_t75" style="width:454.45pt;height:365.75pt">
            <v:imagedata r:id="rId22" o:title="serine"/>
          </v:shape>
        </w:pict>
      </w:r>
      <w:commentRangeStart w:id="1442"/>
      <w:commentRangeEnd w:id="1442"/>
      <w:r w:rsidR="00D555C3" w:rsidRPr="00622A7F">
        <w:rPr>
          <w:rStyle w:val="Kommentarzeichen"/>
          <w:rFonts w:cs="Arial"/>
        </w:rPr>
        <w:commentReference w:id="1442"/>
      </w:r>
    </w:p>
    <w:p w14:paraId="7C55E568" w14:textId="0987ADB8" w:rsidR="00D555C3" w:rsidRPr="00622A7F" w:rsidRDefault="00D555C3" w:rsidP="00622A7F">
      <w:pPr>
        <w:pStyle w:val="Beschriftung"/>
        <w:rPr>
          <w:rFonts w:cs="Arial"/>
        </w:rPr>
      </w:pPr>
      <w:bookmarkStart w:id="1443" w:name="_Ref73287617"/>
      <w:bookmarkStart w:id="1444" w:name="_Toc94355222"/>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5</w:t>
      </w:r>
      <w:r w:rsidRPr="00622A7F">
        <w:rPr>
          <w:rFonts w:cs="Arial"/>
        </w:rPr>
        <w:fldChar w:fldCharType="end"/>
      </w:r>
      <w:bookmarkEnd w:id="1443"/>
      <w:r w:rsidRPr="00622A7F">
        <w:rPr>
          <w:rFonts w:cs="Arial"/>
        </w:rPr>
        <w:t xml:space="preserve">: </w:t>
      </w:r>
      <w:ins w:id="1445" w:author="Hüffmeier, Ulrike" w:date="2021-08-03T15:03:00Z">
        <w:r w:rsidRPr="00622A7F">
          <w:rPr>
            <w:rFonts w:cs="Arial"/>
          </w:rPr>
          <w:t xml:space="preserve">Correlation of </w:t>
        </w:r>
      </w:ins>
      <w:del w:id="1446" w:author="Hüffmeier, Ulrike" w:date="2021-08-03T15:04:00Z">
        <w:r w:rsidRPr="00622A7F" w:rsidDel="006B61F6">
          <w:rPr>
            <w:rFonts w:cs="Arial"/>
          </w:rPr>
          <w:delText>T</w:delText>
        </w:r>
      </w:del>
      <w:ins w:id="1447" w:author="Hüffmeier, Ulrike" w:date="2021-08-03T15:04:00Z">
        <w:r w:rsidRPr="00622A7F">
          <w:rPr>
            <w:rFonts w:cs="Arial"/>
          </w:rPr>
          <w:t>t</w:t>
        </w:r>
      </w:ins>
      <w:r w:rsidRPr="00622A7F">
        <w:rPr>
          <w:rFonts w:cs="Arial"/>
        </w:rPr>
        <w:t xml:space="preserve">he enzyme activity of MPO and </w:t>
      </w:r>
      <w:ins w:id="1448" w:author="Hüffmeier, Ulrike" w:date="2021-08-03T15:04:00Z">
        <w:r w:rsidRPr="00622A7F">
          <w:rPr>
            <w:rFonts w:cs="Arial"/>
          </w:rPr>
          <w:t xml:space="preserve">the activities of </w:t>
        </w:r>
      </w:ins>
      <w:r w:rsidRPr="00622A7F">
        <w:rPr>
          <w:rFonts w:cs="Arial"/>
        </w:rPr>
        <w:t>four serine proteases in patients and healthy donors.</w:t>
      </w:r>
      <w:bookmarkEnd w:id="1444"/>
      <w:r w:rsidRPr="00622A7F">
        <w:rPr>
          <w:rFonts w:cs="Arial"/>
        </w:rPr>
        <w:t xml:space="preserve"> </w:t>
      </w:r>
    </w:p>
    <w:p w14:paraId="064EB049" w14:textId="77777777" w:rsidR="00D555C3" w:rsidRPr="00622A7F" w:rsidRDefault="00D555C3" w:rsidP="00622A7F">
      <w:pPr>
        <w:pStyle w:val="Beschriftung"/>
        <w:rPr>
          <w:rStyle w:val="UntertitelZchn"/>
          <w:rFonts w:cs="Arial"/>
          <w:b w:val="0"/>
        </w:rPr>
      </w:pPr>
      <w:r w:rsidRPr="00622A7F">
        <w:rPr>
          <w:rStyle w:val="UntertitelZchn"/>
          <w:rFonts w:cs="Arial"/>
        </w:rPr>
        <w:t>a</w:t>
      </w:r>
      <w:r w:rsidRPr="00622A7F">
        <w:rPr>
          <w:rStyle w:val="UntertitelZchn"/>
          <w:rFonts w:cs="Arial"/>
          <w:b w:val="0"/>
        </w:rPr>
        <w:t xml:space="preserve"> Negative correlation of enzyme activity of MPO and four serine proteases</w:t>
      </w:r>
      <w:ins w:id="1449" w:author="Hüffmeier, Ulrike" w:date="2021-08-03T15:04:00Z">
        <w:r w:rsidRPr="00622A7F">
          <w:rPr>
            <w:rStyle w:val="UntertitelZchn"/>
            <w:rFonts w:cs="Arial"/>
            <w:b w:val="0"/>
          </w:rPr>
          <w:t xml:space="preserve"> in </w:t>
        </w:r>
      </w:ins>
      <w:ins w:id="1450" w:author="Hüffmeier, Ulrike" w:date="2021-08-03T15:12:00Z">
        <w:r w:rsidRPr="00622A7F">
          <w:rPr>
            <w:rStyle w:val="UntertitelZchn"/>
            <w:rFonts w:cs="Arial"/>
            <w:b w:val="0"/>
          </w:rPr>
          <w:t xml:space="preserve">four </w:t>
        </w:r>
      </w:ins>
      <w:ins w:id="1451" w:author="Hüffmeier, Ulrike" w:date="2021-08-03T15:04:00Z">
        <w:r w:rsidRPr="00622A7F">
          <w:rPr>
            <w:rStyle w:val="UntertitelZchn"/>
            <w:rFonts w:cs="Arial"/>
            <w:b w:val="0"/>
          </w:rPr>
          <w:t>patients</w:t>
        </w:r>
      </w:ins>
      <w:r w:rsidRPr="00622A7F">
        <w:rPr>
          <w:rStyle w:val="UntertitelZchn"/>
          <w:rFonts w:cs="Arial"/>
          <w:b w:val="0"/>
        </w:rPr>
        <w:t>. R= Spearman’s correlation coefficient, p-value according to Pearson’s correlation.</w:t>
      </w:r>
      <w:r w:rsidRPr="00622A7F">
        <w:rPr>
          <w:rFonts w:cs="Arial"/>
        </w:rPr>
        <w:t xml:space="preserve"> </w:t>
      </w:r>
      <w:r w:rsidRPr="00622A7F">
        <w:rPr>
          <w:rStyle w:val="UntertitelZchn"/>
          <w:rFonts w:cs="Arial"/>
        </w:rPr>
        <w:t>b</w:t>
      </w:r>
      <w:r w:rsidRPr="00622A7F">
        <w:rPr>
          <w:rStyle w:val="UntertitelZchn"/>
          <w:rFonts w:cs="Arial"/>
          <w:b w:val="0"/>
        </w:rPr>
        <w:t xml:space="preserve"> Enzyme activity of four different serine proteases. Data obtained from five healthy donors and four patients with different degrees of MPO-deficiency. Units of enzyme activities are the same as in </w:t>
      </w:r>
      <w:r w:rsidRPr="00622A7F">
        <w:rPr>
          <w:rStyle w:val="UntertitelZchn"/>
          <w:rFonts w:cs="Arial"/>
          <w:rPrChange w:id="1452" w:author="Hüffmeier, Ulrike" w:date="2021-08-03T15:09:00Z">
            <w:rPr>
              <w:rStyle w:val="UntertitelZchn"/>
              <w:b w:val="0"/>
            </w:rPr>
          </w:rPrChange>
        </w:rPr>
        <w:t>a</w:t>
      </w:r>
      <w:r w:rsidRPr="00622A7F">
        <w:rPr>
          <w:rStyle w:val="UntertitelZchn"/>
          <w:rFonts w:cs="Arial"/>
          <w:b w:val="0"/>
        </w:rPr>
        <w:t>. w/o= without</w:t>
      </w:r>
    </w:p>
    <w:p w14:paraId="13CD8A68" w14:textId="4E441954" w:rsidR="00D555C3" w:rsidRPr="00622A7F" w:rsidRDefault="00D555C3" w:rsidP="00622A7F">
      <w:pPr>
        <w:pStyle w:val="berschrift3"/>
        <w:rPr>
          <w:rFonts w:cs="Arial"/>
        </w:rPr>
      </w:pPr>
      <w:r w:rsidRPr="00622A7F">
        <w:rPr>
          <w:rFonts w:cs="Arial"/>
        </w:rPr>
        <w:t xml:space="preserve"> </w:t>
      </w:r>
      <w:bookmarkStart w:id="1453" w:name="_Toc91488887"/>
      <w:r w:rsidRPr="00622A7F">
        <w:rPr>
          <w:rFonts w:cs="Arial"/>
        </w:rPr>
        <w:t xml:space="preserve">MPO-deficiency </w:t>
      </w:r>
      <w:del w:id="1454" w:author="Hüffmeier, Ulrike" w:date="2021-08-03T15:18:00Z">
        <w:r w:rsidRPr="00622A7F" w:rsidDel="000616AC">
          <w:rPr>
            <w:rFonts w:cs="Arial"/>
          </w:rPr>
          <w:delText xml:space="preserve">impairs </w:delText>
        </w:r>
      </w:del>
      <w:ins w:id="1455" w:author="Hüffmeier, Ulrike" w:date="2021-08-03T15:18:00Z">
        <w:r w:rsidRPr="00622A7F">
          <w:rPr>
            <w:rFonts w:cs="Arial"/>
          </w:rPr>
          <w:t xml:space="preserve">impaired </w:t>
        </w:r>
      </w:ins>
      <w:r w:rsidRPr="00622A7F">
        <w:rPr>
          <w:rFonts w:cs="Arial"/>
        </w:rPr>
        <w:t xml:space="preserve">the formation of neutrophil extracellular traps </w:t>
      </w:r>
      <w:del w:id="1456" w:author="Hüffmeier, Ulrike" w:date="2021-11-25T17:22:00Z">
        <w:r w:rsidRPr="00622A7F" w:rsidDel="0032221A">
          <w:rPr>
            <w:rFonts w:cs="Arial"/>
          </w:rPr>
          <w:delText>(NET)</w:delText>
        </w:r>
      </w:del>
      <w:bookmarkEnd w:id="1453"/>
    </w:p>
    <w:p w14:paraId="4F437FDD" w14:textId="1BB27B29" w:rsidR="00D555C3" w:rsidRPr="00622A7F" w:rsidRDefault="00D555C3" w:rsidP="00622A7F">
      <w:pPr>
        <w:rPr>
          <w:rFonts w:cs="Arial"/>
        </w:rPr>
      </w:pPr>
      <w:ins w:id="1457" w:author="Haskamp, Stefan (extern)" w:date="2021-08-14T10:43:00Z">
        <w:r w:rsidRPr="00622A7F">
          <w:rPr>
            <w:rFonts w:eastAsia="Calibri" w:cs="Arial"/>
          </w:rPr>
          <w:t>As MPO is the main neutrophilic enzyme, the formation of neutrophil extracellular traps</w:t>
        </w:r>
      </w:ins>
      <w:ins w:id="1458" w:author="Haskamp, Stefan (extern)" w:date="2021-08-14T10:46:00Z">
        <w:r w:rsidRPr="00622A7F">
          <w:rPr>
            <w:rFonts w:eastAsia="Calibri" w:cs="Arial"/>
          </w:rPr>
          <w:t xml:space="preserve"> </w:t>
        </w:r>
      </w:ins>
      <w:ins w:id="1459" w:author="Haskamp, Stefan (extern)" w:date="2021-08-14T10:43:00Z">
        <w:r w:rsidRPr="00622A7F">
          <w:rPr>
            <w:rFonts w:eastAsia="Calibri" w:cs="Arial"/>
          </w:rPr>
          <w:t xml:space="preserve">(NETs) </w:t>
        </w:r>
      </w:ins>
      <w:ins w:id="1460" w:author="Haskamp, Stefan (extern)" w:date="2021-08-14T10:46:00Z">
        <w:r w:rsidRPr="00622A7F">
          <w:rPr>
            <w:rFonts w:eastAsia="Calibri" w:cs="Arial"/>
          </w:rPr>
          <w:t xml:space="preserve">induced by two pathways </w:t>
        </w:r>
      </w:ins>
      <w:ins w:id="1461" w:author="Haskamp, Stefan (extern)" w:date="2021-08-14T10:43:00Z">
        <w:r w:rsidRPr="00622A7F">
          <w:rPr>
            <w:rFonts w:eastAsia="Calibri" w:cs="Arial"/>
          </w:rPr>
          <w:t>was investigated.</w:t>
        </w:r>
      </w:ins>
      <w:r w:rsidRPr="00622A7F">
        <w:rPr>
          <w:rFonts w:cs="Arial"/>
        </w:rPr>
        <w:t xml:space="preserve"> </w:t>
      </w:r>
      <w:commentRangeStart w:id="1462"/>
      <w:del w:id="1463" w:author="Haskamp, Stefan (extern)" w:date="2021-08-14T10:43:00Z">
        <w:r w:rsidRPr="00622A7F" w:rsidDel="00FD3848">
          <w:rPr>
            <w:rFonts w:cs="Arial"/>
          </w:rPr>
          <w:delText>NET formation has anti-inflammatory effects and was described as altered in MPO-deficiency</w:delText>
        </w:r>
      </w:del>
      <w:r w:rsidR="007C5D97">
        <w:rPr>
          <w:rFonts w:cs="Arial"/>
        </w:rPr>
        <w:t>P</w:t>
      </w:r>
      <w:r w:rsidRPr="00622A7F">
        <w:rPr>
          <w:rFonts w:cs="Arial"/>
        </w:rPr>
        <w:t xml:space="preserve">MA-stimulated </w:t>
      </w:r>
      <w:commentRangeEnd w:id="1462"/>
      <w:r w:rsidRPr="00622A7F">
        <w:rPr>
          <w:rStyle w:val="Kommentarzeichen"/>
          <w:rFonts w:cs="Arial"/>
        </w:rPr>
        <w:commentReference w:id="1462"/>
      </w:r>
      <w:r w:rsidRPr="00622A7F">
        <w:rPr>
          <w:rFonts w:cs="Arial"/>
        </w:rPr>
        <w:t xml:space="preserve">neutrophils of MPO-deficient patients showed a significantly reduced NET formation compared to HDs (p=0.015, </w:t>
      </w:r>
      <w:r w:rsidRPr="00622A7F">
        <w:rPr>
          <w:rFonts w:cs="Arial"/>
        </w:rPr>
        <w:fldChar w:fldCharType="begin"/>
      </w:r>
      <w:r w:rsidRPr="00622A7F">
        <w:rPr>
          <w:rFonts w:cs="Arial"/>
        </w:rPr>
        <w:instrText xml:space="preserve"> REF _Ref73356667 \h </w:instrText>
      </w:r>
      <w:r w:rsidR="00622A7F">
        <w:rPr>
          <w:rFonts w:cs="Arial"/>
        </w:rPr>
        <w:instrText xml:space="preserve"> \* MERGEFORMAT </w:instrText>
      </w:r>
      <w:r w:rsidRPr="00622A7F">
        <w:rPr>
          <w:rFonts w:cs="Arial"/>
        </w:rPr>
      </w:r>
      <w:r w:rsidRPr="00622A7F">
        <w:rPr>
          <w:rFonts w:cs="Arial"/>
        </w:rPr>
        <w:fldChar w:fldCharType="separate"/>
      </w:r>
      <w:ins w:id="1464" w:author="Haskamp, Stefan (extern)" w:date="2022-01-29T13:25:00Z">
        <w:r w:rsidR="002D4AD7" w:rsidRPr="00622A7F">
          <w:rPr>
            <w:rFonts w:cs="Arial"/>
          </w:rPr>
          <w:t xml:space="preserve">Figure </w:t>
        </w:r>
        <w:r w:rsidR="002D4AD7">
          <w:rPr>
            <w:rFonts w:cs="Arial"/>
            <w:noProof/>
          </w:rPr>
          <w:t>6</w:t>
        </w:r>
      </w:ins>
      <w:r w:rsidRPr="00622A7F">
        <w:rPr>
          <w:rFonts w:cs="Arial"/>
        </w:rPr>
        <w:fldChar w:fldCharType="end"/>
      </w:r>
      <w:r w:rsidRPr="00622A7F">
        <w:rPr>
          <w:rFonts w:cs="Arial"/>
        </w:rPr>
        <w:t xml:space="preserve">). No difference was observed after adding the calcium ionophore A23187 or in unstimulated neutrophils. </w:t>
      </w:r>
    </w:p>
    <w:p w14:paraId="6B8D1115" w14:textId="77777777" w:rsidR="00D555C3" w:rsidRPr="00622A7F" w:rsidRDefault="00382E14" w:rsidP="00622A7F">
      <w:pPr>
        <w:keepNext/>
        <w:rPr>
          <w:rFonts w:cs="Arial"/>
        </w:rPr>
      </w:pPr>
      <w:r>
        <w:rPr>
          <w:rFonts w:cs="Arial"/>
        </w:rPr>
        <w:lastRenderedPageBreak/>
        <w:pict w14:anchorId="660FACCD">
          <v:shape id="_x0000_i1030" type="#_x0000_t75" style="width:453.3pt;height:129.6pt">
            <v:imagedata r:id="rId23" o:title="NETs"/>
          </v:shape>
        </w:pict>
      </w:r>
    </w:p>
    <w:p w14:paraId="1DD53DA1" w14:textId="17559FC8" w:rsidR="00D555C3" w:rsidRPr="00622A7F" w:rsidRDefault="00D555C3" w:rsidP="00622A7F">
      <w:pPr>
        <w:pStyle w:val="Beschriftung"/>
        <w:rPr>
          <w:rFonts w:cs="Arial"/>
        </w:rPr>
      </w:pPr>
      <w:bookmarkStart w:id="1465" w:name="_Ref73356667"/>
      <w:bookmarkStart w:id="1466" w:name="_Toc94355223"/>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6</w:t>
      </w:r>
      <w:r w:rsidRPr="00622A7F">
        <w:rPr>
          <w:rFonts w:cs="Arial"/>
        </w:rPr>
        <w:fldChar w:fldCharType="end"/>
      </w:r>
      <w:bookmarkEnd w:id="1465"/>
      <w:r w:rsidRPr="00622A7F">
        <w:rPr>
          <w:rFonts w:cs="Arial"/>
        </w:rPr>
        <w:t>: Analysis of the formation of neutrophil extracellular traps</w:t>
      </w:r>
      <w:del w:id="1467" w:author="Hüffmeier, Ulrike" w:date="2021-11-25T17:23:00Z">
        <w:r w:rsidRPr="00622A7F" w:rsidDel="0032221A">
          <w:rPr>
            <w:rFonts w:cs="Arial"/>
          </w:rPr>
          <w:delText xml:space="preserve"> (NETs) </w:delText>
        </w:r>
      </w:del>
      <w:ins w:id="1468" w:author="Hüffmeier, Ulrike" w:date="2021-11-25T17:23:00Z">
        <w:r w:rsidR="0032221A">
          <w:rPr>
            <w:rFonts w:cs="Arial"/>
          </w:rPr>
          <w:t xml:space="preserve"> </w:t>
        </w:r>
      </w:ins>
      <w:r w:rsidRPr="00622A7F">
        <w:rPr>
          <w:rFonts w:cs="Arial"/>
        </w:rPr>
        <w:t>in three MPO-deficient patients and four healthy donors (HDs).</w:t>
      </w:r>
      <w:bookmarkEnd w:id="1466"/>
      <w:r w:rsidRPr="00622A7F">
        <w:rPr>
          <w:rFonts w:cs="Arial"/>
        </w:rPr>
        <w:t xml:space="preserve"> </w:t>
      </w:r>
    </w:p>
    <w:p w14:paraId="18AA0BA7" w14:textId="77777777" w:rsidR="00D555C3" w:rsidRPr="00622A7F" w:rsidRDefault="00D555C3" w:rsidP="00622A7F">
      <w:pPr>
        <w:pStyle w:val="Beschriftung"/>
        <w:rPr>
          <w:rFonts w:cs="Arial"/>
        </w:rPr>
      </w:pPr>
      <w:r w:rsidRPr="00622A7F">
        <w:rPr>
          <w:rStyle w:val="UntertitelZchn"/>
          <w:rFonts w:cs="Arial"/>
        </w:rPr>
        <w:t xml:space="preserve">a-c </w:t>
      </w:r>
      <w:r w:rsidRPr="00622A7F">
        <w:rPr>
          <w:rStyle w:val="UntertitelZchn"/>
          <w:rFonts w:cs="Arial"/>
          <w:b w:val="0"/>
        </w:rPr>
        <w:t>NET formation was investigated without stimulation (</w:t>
      </w:r>
      <w:r w:rsidRPr="00622A7F">
        <w:rPr>
          <w:rStyle w:val="UntertitelZchn"/>
          <w:rFonts w:cs="Arial"/>
          <w:rPrChange w:id="1469" w:author="Hüffmeier, Ulrike" w:date="2021-08-03T15:18:00Z">
            <w:rPr>
              <w:rStyle w:val="UntertitelZchn"/>
              <w:b w:val="0"/>
            </w:rPr>
          </w:rPrChange>
        </w:rPr>
        <w:t>a</w:t>
      </w:r>
      <w:r w:rsidRPr="00622A7F">
        <w:rPr>
          <w:rStyle w:val="UntertitelZchn"/>
          <w:rFonts w:cs="Arial"/>
          <w:b w:val="0"/>
        </w:rPr>
        <w:t xml:space="preserve">), with </w:t>
      </w:r>
      <w:commentRangeStart w:id="1470"/>
      <w:r w:rsidRPr="00622A7F">
        <w:rPr>
          <w:rStyle w:val="UntertitelZchn"/>
          <w:rFonts w:cs="Arial"/>
          <w:b w:val="0"/>
        </w:rPr>
        <w:t xml:space="preserve">PMA </w:t>
      </w:r>
      <w:ins w:id="1471" w:author="Haskamp, Stefan (extern)" w:date="2021-08-14T10:49:00Z">
        <w:r w:rsidRPr="00622A7F">
          <w:rPr>
            <w:rStyle w:val="UntertitelZchn"/>
            <w:rFonts w:cs="Arial"/>
            <w:b w:val="0"/>
          </w:rPr>
          <w:t>(</w:t>
        </w:r>
        <w:r w:rsidRPr="00622A7F">
          <w:rPr>
            <w:rStyle w:val="UntertitelZchn"/>
            <w:rFonts w:cs="Arial"/>
            <w:rPrChange w:id="1472" w:author="Haskamp, Stefan (extern)" w:date="2021-08-14T10:49:00Z">
              <w:rPr>
                <w:rStyle w:val="UntertitelZchn"/>
                <w:b w:val="0"/>
              </w:rPr>
            </w:rPrChange>
          </w:rPr>
          <w:t>b</w:t>
        </w:r>
        <w:r w:rsidRPr="00622A7F">
          <w:rPr>
            <w:rStyle w:val="UntertitelZchn"/>
            <w:rFonts w:cs="Arial"/>
            <w:b w:val="0"/>
          </w:rPr>
          <w:t xml:space="preserve">) </w:t>
        </w:r>
      </w:ins>
      <w:r w:rsidRPr="00622A7F">
        <w:rPr>
          <w:rStyle w:val="UntertitelZchn"/>
          <w:rFonts w:cs="Arial"/>
          <w:b w:val="0"/>
        </w:rPr>
        <w:t>and A23187</w:t>
      </w:r>
      <w:commentRangeEnd w:id="1470"/>
      <w:ins w:id="1473" w:author="Haskamp, Stefan (extern)" w:date="2021-08-14T10:49:00Z">
        <w:r w:rsidRPr="00622A7F">
          <w:rPr>
            <w:rStyle w:val="UntertitelZchn"/>
            <w:rFonts w:cs="Arial"/>
            <w:b w:val="0"/>
          </w:rPr>
          <w:t xml:space="preserve"> (</w:t>
        </w:r>
        <w:r w:rsidRPr="00622A7F">
          <w:rPr>
            <w:rStyle w:val="UntertitelZchn"/>
            <w:rFonts w:cs="Arial"/>
            <w:rPrChange w:id="1474" w:author="Haskamp, Stefan (extern)" w:date="2021-08-14T10:49:00Z">
              <w:rPr>
                <w:rStyle w:val="UntertitelZchn"/>
                <w:b w:val="0"/>
              </w:rPr>
            </w:rPrChange>
          </w:rPr>
          <w:t>c</w:t>
        </w:r>
        <w:r w:rsidRPr="00622A7F">
          <w:rPr>
            <w:rStyle w:val="UntertitelZchn"/>
            <w:rFonts w:cs="Arial"/>
            <w:b w:val="0"/>
          </w:rPr>
          <w:t>)</w:t>
        </w:r>
      </w:ins>
      <w:r w:rsidRPr="00622A7F">
        <w:rPr>
          <w:rStyle w:val="Kommentarzeichen"/>
          <w:rFonts w:cs="Arial"/>
          <w:b w:val="0"/>
          <w:iCs w:val="0"/>
          <w:color w:val="auto"/>
        </w:rPr>
        <w:commentReference w:id="1470"/>
      </w:r>
      <w:r w:rsidRPr="00622A7F">
        <w:rPr>
          <w:rStyle w:val="UntertitelZchn"/>
          <w:rFonts w:cs="Arial"/>
          <w:b w:val="0"/>
        </w:rPr>
        <w:t>. Data normalized to vehicle control and shown as fold induction compared to the starting point. MPO def.= MPO-deficient</w:t>
      </w:r>
    </w:p>
    <w:p w14:paraId="4E8DC80E" w14:textId="77777777" w:rsidR="00D555C3" w:rsidRPr="00622A7F" w:rsidRDefault="00D555C3" w:rsidP="00622A7F">
      <w:pPr>
        <w:rPr>
          <w:rFonts w:cs="Arial"/>
        </w:rPr>
      </w:pPr>
    </w:p>
    <w:p w14:paraId="30409861" w14:textId="77777777" w:rsidR="00D555C3" w:rsidRPr="00622A7F" w:rsidRDefault="00D555C3" w:rsidP="00622A7F">
      <w:pPr>
        <w:pStyle w:val="berschrift3"/>
        <w:rPr>
          <w:rFonts w:cs="Arial"/>
        </w:rPr>
      </w:pPr>
      <w:r w:rsidRPr="00622A7F">
        <w:rPr>
          <w:rFonts w:cs="Arial"/>
        </w:rPr>
        <w:t xml:space="preserve"> </w:t>
      </w:r>
      <w:bookmarkStart w:id="1475" w:name="_Toc72229634"/>
      <w:bookmarkStart w:id="1476" w:name="_Ref86164440"/>
      <w:bookmarkStart w:id="1477" w:name="_Ref86164948"/>
      <w:bookmarkStart w:id="1478" w:name="_Toc91488888"/>
      <w:r w:rsidRPr="00622A7F">
        <w:rPr>
          <w:rFonts w:cs="Arial"/>
        </w:rPr>
        <w:t xml:space="preserve">MPO-deficiency </w:t>
      </w:r>
      <w:del w:id="1479" w:author="Hüffmeier, Ulrike" w:date="2021-08-03T15:18:00Z">
        <w:r w:rsidRPr="00622A7F" w:rsidDel="000616AC">
          <w:rPr>
            <w:rFonts w:cs="Arial"/>
          </w:rPr>
          <w:delText xml:space="preserve">reduces </w:delText>
        </w:r>
      </w:del>
      <w:ins w:id="1480" w:author="Hüffmeier, Ulrike" w:date="2021-08-03T15:18:00Z">
        <w:r w:rsidRPr="00622A7F">
          <w:rPr>
            <w:rFonts w:cs="Arial"/>
          </w:rPr>
          <w:t xml:space="preserve">reduced </w:t>
        </w:r>
      </w:ins>
      <w:r w:rsidRPr="00622A7F">
        <w:rPr>
          <w:rFonts w:cs="Arial"/>
        </w:rPr>
        <w:t>phagocytosis of neutrophils by monocytes</w:t>
      </w:r>
      <w:bookmarkEnd w:id="1475"/>
      <w:bookmarkEnd w:id="1476"/>
      <w:bookmarkEnd w:id="1477"/>
      <w:bookmarkEnd w:id="1478"/>
    </w:p>
    <w:p w14:paraId="39228C2B" w14:textId="540B94EF" w:rsidR="00D555C3" w:rsidRPr="00622A7F" w:rsidRDefault="00D555C3" w:rsidP="00622A7F">
      <w:pPr>
        <w:rPr>
          <w:rFonts w:cs="Arial"/>
        </w:rPr>
      </w:pPr>
      <w:r w:rsidRPr="00622A7F">
        <w:rPr>
          <w:rFonts w:cs="Arial"/>
        </w:rPr>
        <w:t xml:space="preserve">Histologically, </w:t>
      </w:r>
      <w:del w:id="1481" w:author="Hüffmeier, Ulrike" w:date="2021-08-03T15:22:00Z">
        <w:r w:rsidRPr="00622A7F" w:rsidDel="009A3FA3">
          <w:rPr>
            <w:rFonts w:cs="Arial"/>
          </w:rPr>
          <w:delText xml:space="preserve">GPP is characterized by </w:delText>
        </w:r>
      </w:del>
      <w:r w:rsidRPr="00622A7F">
        <w:rPr>
          <w:rFonts w:cs="Arial"/>
        </w:rPr>
        <w:t>pustules filled with neutrophils</w:t>
      </w:r>
      <w:ins w:id="1482" w:author="Hüffmeier, Ulrike" w:date="2021-08-03T15:22:00Z">
        <w:r w:rsidRPr="00622A7F">
          <w:rPr>
            <w:rFonts w:cs="Arial"/>
          </w:rPr>
          <w:t xml:space="preserve"> are typical for GPP</w:t>
        </w:r>
      </w:ins>
      <w:r w:rsidRPr="00622A7F">
        <w:rPr>
          <w:rFonts w:cs="Arial"/>
        </w:rPr>
        <w:t xml:space="preserve">. </w:t>
      </w:r>
      <w:ins w:id="1483" w:author="Hüffmeier, Ulrike" w:date="2021-08-03T15:22:00Z">
        <w:r w:rsidRPr="00622A7F">
          <w:rPr>
            <w:rFonts w:cs="Arial"/>
          </w:rPr>
          <w:t xml:space="preserve">The process </w:t>
        </w:r>
      </w:ins>
      <w:ins w:id="1484" w:author="Hüffmeier, Ulrike" w:date="2021-08-03T15:23:00Z">
        <w:r w:rsidRPr="00622A7F">
          <w:rPr>
            <w:rFonts w:cs="Arial"/>
          </w:rPr>
          <w:t>of removal of d</w:t>
        </w:r>
      </w:ins>
      <w:del w:id="1485" w:author="Hüffmeier, Ulrike" w:date="2021-08-03T15:23:00Z">
        <w:r w:rsidRPr="00622A7F" w:rsidDel="009A3FA3">
          <w:rPr>
            <w:rFonts w:cs="Arial"/>
          </w:rPr>
          <w:delText>D</w:delText>
        </w:r>
      </w:del>
      <w:r w:rsidRPr="00622A7F">
        <w:rPr>
          <w:rFonts w:cs="Arial"/>
        </w:rPr>
        <w:t xml:space="preserve">ying neutrophils </w:t>
      </w:r>
      <w:del w:id="1486" w:author="Hüffmeier, Ulrike" w:date="2021-08-03T15:23:00Z">
        <w:r w:rsidRPr="00622A7F" w:rsidDel="009A3FA3">
          <w:rPr>
            <w:rFonts w:cs="Arial"/>
          </w:rPr>
          <w:delText xml:space="preserve">can be removed </w:delText>
        </w:r>
      </w:del>
      <w:r w:rsidRPr="00622A7F">
        <w:rPr>
          <w:rFonts w:cs="Arial"/>
        </w:rPr>
        <w:t xml:space="preserve">by phagocytes (e.g. monocytes) </w:t>
      </w:r>
      <w:del w:id="1487" w:author="Hüffmeier, Ulrike" w:date="2021-08-03T15:22:00Z">
        <w:r w:rsidRPr="00622A7F" w:rsidDel="009A3FA3">
          <w:rPr>
            <w:rFonts w:cs="Arial"/>
          </w:rPr>
          <w:delText xml:space="preserve">in a process </w:delText>
        </w:r>
      </w:del>
      <w:ins w:id="1488" w:author="Hüffmeier, Ulrike" w:date="2021-08-03T15:23:00Z">
        <w:r w:rsidRPr="00622A7F">
          <w:rPr>
            <w:rFonts w:cs="Arial"/>
          </w:rPr>
          <w:t xml:space="preserve">is </w:t>
        </w:r>
      </w:ins>
      <w:r w:rsidRPr="00622A7F">
        <w:rPr>
          <w:rFonts w:cs="Arial"/>
        </w:rPr>
        <w:t>called efferocytosis</w:t>
      </w:r>
      <w:del w:id="1489" w:author="Hüffmeier, Ulrike" w:date="2021-08-03T15:23:00Z">
        <w:r w:rsidRPr="00622A7F" w:rsidDel="009A3FA3">
          <w:rPr>
            <w:rFonts w:cs="Arial"/>
          </w:rPr>
          <w:delText xml:space="preserve"> </w:delText>
        </w:r>
      </w:del>
      <w:del w:id="1490" w:author="Hüffmeier, Ulrike" w:date="2021-08-03T15:19:00Z">
        <w:r w:rsidRPr="00622A7F" w:rsidDel="000616AC">
          <w:rPr>
            <w:rFonts w:cs="Arial"/>
          </w:rPr>
          <w:delText xml:space="preserve">and </w:delText>
        </w:r>
      </w:del>
      <w:del w:id="1491" w:author="Hüffmeier, Ulrike" w:date="2021-08-03T15:23:00Z">
        <w:r w:rsidRPr="00622A7F" w:rsidDel="009A3FA3">
          <w:rPr>
            <w:rFonts w:cs="Arial"/>
          </w:rPr>
          <w:delText>thereby suppressing inflammation</w:delText>
        </w:r>
      </w:del>
      <w:r w:rsidRPr="00622A7F">
        <w:rPr>
          <w:rFonts w:cs="Arial"/>
        </w:rPr>
        <w:t xml:space="preserve">. In order to investigate whether the accumulation of neutrophils is due to reduced efferocytosis, murine </w:t>
      </w:r>
      <w:r w:rsidRPr="00E35686">
        <w:rPr>
          <w:rFonts w:cs="Arial"/>
          <w:i/>
        </w:rPr>
        <w:t>Mpo</w:t>
      </w:r>
      <w:r w:rsidRPr="00622A7F">
        <w:rPr>
          <w:rFonts w:cs="Arial"/>
          <w:vertAlign w:val="superscript"/>
        </w:rPr>
        <w:t>-/-</w:t>
      </w:r>
      <w:r w:rsidRPr="00622A7F">
        <w:rPr>
          <w:rFonts w:cs="Arial"/>
        </w:rPr>
        <w:t xml:space="preserve"> monocytes and neutrophils were co-cultured for one day and the number of residual neutrophils was determined. The number of </w:t>
      </w:r>
      <w:del w:id="1492" w:author="Hüffmeier, Ulrike" w:date="2021-08-03T15:24:00Z">
        <w:r w:rsidRPr="00622A7F" w:rsidDel="009A3FA3">
          <w:rPr>
            <w:rFonts w:cs="Arial"/>
          </w:rPr>
          <w:delText>non-eaten</w:delText>
        </w:r>
      </w:del>
      <w:ins w:id="1493" w:author="Hüffmeier, Ulrike" w:date="2021-08-03T15:24:00Z">
        <w:r w:rsidRPr="00622A7F">
          <w:rPr>
            <w:rFonts w:cs="Arial"/>
          </w:rPr>
          <w:t>remaining</w:t>
        </w:r>
      </w:ins>
      <w:r w:rsidRPr="00622A7F">
        <w:rPr>
          <w:rFonts w:cs="Arial"/>
        </w:rPr>
        <w:t xml:space="preserve"> neutrophils was significantly higher compared to WT controls (p=0.02, </w:t>
      </w:r>
      <w:r w:rsidRPr="00622A7F">
        <w:rPr>
          <w:rFonts w:cs="Arial"/>
        </w:rPr>
        <w:fldChar w:fldCharType="begin"/>
      </w:r>
      <w:r w:rsidRPr="00622A7F">
        <w:rPr>
          <w:rFonts w:cs="Arial"/>
        </w:rPr>
        <w:instrText xml:space="preserve"> REF _Ref73350114 \h </w:instrText>
      </w:r>
      <w:r w:rsidR="00622A7F">
        <w:rPr>
          <w:rFonts w:cs="Arial"/>
        </w:rPr>
        <w:instrText xml:space="preserve"> \* MERGEFORMAT </w:instrText>
      </w:r>
      <w:r w:rsidRPr="00622A7F">
        <w:rPr>
          <w:rFonts w:cs="Arial"/>
        </w:rPr>
      </w:r>
      <w:r w:rsidRPr="00622A7F">
        <w:rPr>
          <w:rFonts w:cs="Arial"/>
        </w:rPr>
        <w:fldChar w:fldCharType="separate"/>
      </w:r>
      <w:ins w:id="1494" w:author="Haskamp, Stefan (extern)" w:date="2022-01-29T13:25:00Z">
        <w:r w:rsidR="002D4AD7" w:rsidRPr="00622A7F">
          <w:rPr>
            <w:rFonts w:cs="Arial"/>
          </w:rPr>
          <w:t xml:space="preserve">Figure </w:t>
        </w:r>
        <w:r w:rsidR="002D4AD7">
          <w:rPr>
            <w:rFonts w:cs="Arial"/>
            <w:noProof/>
          </w:rPr>
          <w:t>7</w:t>
        </w:r>
      </w:ins>
      <w:r w:rsidRPr="00622A7F">
        <w:rPr>
          <w:rFonts w:cs="Arial"/>
        </w:rPr>
        <w:fldChar w:fldCharType="end"/>
      </w:r>
      <w:r w:rsidRPr="00622A7F">
        <w:rPr>
          <w:rFonts w:cs="Arial"/>
        </w:rPr>
        <w:t xml:space="preserve">a). When </w:t>
      </w:r>
      <w:del w:id="1495" w:author="Hüffmeier, Ulrike" w:date="2021-08-03T15:24:00Z">
        <w:r w:rsidRPr="00622A7F" w:rsidDel="009A3FA3">
          <w:rPr>
            <w:rFonts w:cs="Arial"/>
          </w:rPr>
          <w:delText xml:space="preserve">the </w:delText>
        </w:r>
      </w:del>
      <w:r w:rsidRPr="00622A7F">
        <w:rPr>
          <w:rFonts w:cs="Arial"/>
        </w:rPr>
        <w:t>efferocytosis</w:t>
      </w:r>
      <w:ins w:id="1496" w:author="Hüffmeier, Ulrike" w:date="2021-08-03T15:24:00Z">
        <w:r w:rsidRPr="00622A7F">
          <w:rPr>
            <w:rFonts w:cs="Arial"/>
          </w:rPr>
          <w:t xml:space="preserve"> of neutrophil</w:t>
        </w:r>
      </w:ins>
      <w:ins w:id="1497" w:author="Hüffmeier, Ulrike" w:date="2021-08-03T15:25:00Z">
        <w:r w:rsidRPr="00622A7F">
          <w:rPr>
            <w:rFonts w:cs="Arial"/>
          </w:rPr>
          <w:t>s</w:t>
        </w:r>
      </w:ins>
      <w:ins w:id="1498" w:author="Hüffmeier, Ulrike" w:date="2021-08-03T15:24:00Z">
        <w:r w:rsidRPr="00622A7F">
          <w:rPr>
            <w:rFonts w:cs="Arial"/>
          </w:rPr>
          <w:t xml:space="preserve"> by CD1</w:t>
        </w:r>
      </w:ins>
      <w:ins w:id="1499" w:author="Haskamp, Stefan (extern)" w:date="2021-08-14T10:51:00Z">
        <w:r w:rsidRPr="00622A7F">
          <w:rPr>
            <w:rFonts w:cs="Arial"/>
          </w:rPr>
          <w:t>4</w:t>
        </w:r>
      </w:ins>
      <w:ins w:id="1500" w:author="Hüffmeier, Ulrike" w:date="2021-08-03T15:24:00Z">
        <w:del w:id="1501" w:author="Haskamp, Stefan (extern)" w:date="2021-08-14T10:51:00Z">
          <w:r w:rsidRPr="00622A7F" w:rsidDel="00916BA9">
            <w:rPr>
              <w:rFonts w:cs="Arial"/>
            </w:rPr>
            <w:delText>X</w:delText>
          </w:r>
        </w:del>
        <w:r w:rsidRPr="00622A7F">
          <w:rPr>
            <w:rFonts w:cs="Arial"/>
            <w:vertAlign w:val="superscript"/>
            <w:rPrChange w:id="1502" w:author="Hüffmeier, Ulrike" w:date="2021-08-03T15:25:00Z">
              <w:rPr/>
            </w:rPrChange>
          </w:rPr>
          <w:t>+</w:t>
        </w:r>
        <w:r w:rsidRPr="00622A7F">
          <w:rPr>
            <w:rFonts w:cs="Arial"/>
          </w:rPr>
          <w:t xml:space="preserve"> monocytes</w:t>
        </w:r>
      </w:ins>
      <w:r w:rsidRPr="00622A7F">
        <w:rPr>
          <w:rFonts w:cs="Arial"/>
        </w:rPr>
        <w:t xml:space="preserve"> was assessed in cells of MPO-deficient patients compared to healthy donors (HDs), the difference was even more significant compared to the </w:t>
      </w:r>
      <w:del w:id="1503" w:author="Hüffmeier, Ulrike" w:date="2021-08-03T15:25:00Z">
        <w:r w:rsidRPr="00622A7F" w:rsidDel="009A3FA3">
          <w:rPr>
            <w:rFonts w:cs="Arial"/>
          </w:rPr>
          <w:delText xml:space="preserve">mouse </w:delText>
        </w:r>
      </w:del>
      <w:ins w:id="1504" w:author="Hüffmeier, Ulrike" w:date="2021-08-03T15:25:00Z">
        <w:r w:rsidRPr="00622A7F">
          <w:rPr>
            <w:rFonts w:cs="Arial"/>
          </w:rPr>
          <w:t xml:space="preserve">murine </w:t>
        </w:r>
      </w:ins>
      <w:r w:rsidRPr="00622A7F">
        <w:rPr>
          <w:rFonts w:cs="Arial"/>
        </w:rPr>
        <w:t xml:space="preserve">model (p= 0.0046, </w:t>
      </w:r>
      <w:r w:rsidRPr="00622A7F">
        <w:rPr>
          <w:rFonts w:cs="Arial"/>
        </w:rPr>
        <w:fldChar w:fldCharType="begin"/>
      </w:r>
      <w:r w:rsidRPr="00622A7F">
        <w:rPr>
          <w:rFonts w:cs="Arial"/>
        </w:rPr>
        <w:instrText xml:space="preserve"> REF _Ref73350114 \h </w:instrText>
      </w:r>
      <w:r w:rsidR="00622A7F">
        <w:rPr>
          <w:rFonts w:cs="Arial"/>
        </w:rPr>
        <w:instrText xml:space="preserve"> \* MERGEFORMAT </w:instrText>
      </w:r>
      <w:r w:rsidRPr="00622A7F">
        <w:rPr>
          <w:rFonts w:cs="Arial"/>
        </w:rPr>
      </w:r>
      <w:r w:rsidRPr="00622A7F">
        <w:rPr>
          <w:rFonts w:cs="Arial"/>
        </w:rPr>
        <w:fldChar w:fldCharType="separate"/>
      </w:r>
      <w:ins w:id="1505" w:author="Haskamp, Stefan (extern)" w:date="2022-01-29T13:25:00Z">
        <w:r w:rsidR="002D4AD7" w:rsidRPr="00622A7F">
          <w:rPr>
            <w:rFonts w:cs="Arial"/>
          </w:rPr>
          <w:t xml:space="preserve">Figure </w:t>
        </w:r>
        <w:r w:rsidR="002D4AD7">
          <w:rPr>
            <w:rFonts w:cs="Arial"/>
            <w:noProof/>
          </w:rPr>
          <w:t>7</w:t>
        </w:r>
      </w:ins>
      <w:r w:rsidRPr="00622A7F">
        <w:rPr>
          <w:rFonts w:cs="Arial"/>
        </w:rPr>
        <w:fldChar w:fldCharType="end"/>
      </w:r>
      <w:r w:rsidRPr="00622A7F">
        <w:rPr>
          <w:rFonts w:cs="Arial"/>
        </w:rPr>
        <w:t xml:space="preserve">b). </w:t>
      </w:r>
      <w:commentRangeStart w:id="1506"/>
      <w:del w:id="1507" w:author="Haskamp, Stefan (extern)" w:date="2021-08-14T10:52:00Z">
        <w:r w:rsidRPr="00622A7F" w:rsidDel="00916BA9">
          <w:rPr>
            <w:rFonts w:cs="Arial"/>
          </w:rPr>
          <w:delText xml:space="preserve">This could be explained by a disease-related effect, as residual neutrophils of one patient without </w:delText>
        </w:r>
        <w:r w:rsidRPr="00622A7F" w:rsidDel="00916BA9">
          <w:rPr>
            <w:rFonts w:cs="Arial"/>
            <w:i/>
          </w:rPr>
          <w:delText>MPO</w:delText>
        </w:r>
        <w:r w:rsidRPr="00622A7F" w:rsidDel="00916BA9">
          <w:rPr>
            <w:rFonts w:cs="Arial"/>
          </w:rPr>
          <w:delText xml:space="preserve"> variants were also more abundant compared to HD, but lower than MPO-deficient patients. </w:delText>
        </w:r>
        <w:commentRangeEnd w:id="1506"/>
        <w:r w:rsidRPr="00622A7F" w:rsidDel="00916BA9">
          <w:rPr>
            <w:rStyle w:val="Kommentarzeichen"/>
            <w:rFonts w:cs="Arial"/>
          </w:rPr>
          <w:commentReference w:id="1506"/>
        </w:r>
      </w:del>
      <w:ins w:id="1508" w:author="Haskamp, Stefan (extern)" w:date="2021-08-14T10:54:00Z">
        <w:r w:rsidRPr="00622A7F">
          <w:rPr>
            <w:rFonts w:cs="Arial"/>
          </w:rPr>
          <w:t xml:space="preserve">The number of remaining neutrophils of the </w:t>
        </w:r>
      </w:ins>
      <w:ins w:id="1509" w:author="Haskamp, Stefan (extern)" w:date="2021-08-14T10:52:00Z">
        <w:r w:rsidRPr="00622A7F">
          <w:rPr>
            <w:rFonts w:cs="Arial"/>
          </w:rPr>
          <w:t xml:space="preserve">patient without </w:t>
        </w:r>
      </w:ins>
      <w:ins w:id="1510" w:author="Haskamp, Stefan (extern)" w:date="2021-08-14T10:53:00Z">
        <w:r w:rsidRPr="00622A7F">
          <w:rPr>
            <w:rFonts w:cs="Arial"/>
            <w:i/>
            <w:rPrChange w:id="1511" w:author="Haskamp, Stefan (extern)" w:date="2021-08-14T10:53:00Z">
              <w:rPr/>
            </w:rPrChange>
          </w:rPr>
          <w:t>MPO</w:t>
        </w:r>
        <w:r w:rsidRPr="00622A7F">
          <w:rPr>
            <w:rFonts w:cs="Arial"/>
          </w:rPr>
          <w:t xml:space="preserve"> variants was </w:t>
        </w:r>
      </w:ins>
      <w:ins w:id="1512" w:author="Haskamp, Stefan (extern)" w:date="2021-08-14T10:54:00Z">
        <w:r w:rsidRPr="00622A7F">
          <w:rPr>
            <w:rFonts w:cs="Arial"/>
          </w:rPr>
          <w:t>lower compared to MPO</w:t>
        </w:r>
      </w:ins>
      <w:ins w:id="1513" w:author="Haskamp, Stefan (extern)" w:date="2021-08-14T10:55:00Z">
        <w:r w:rsidRPr="00622A7F">
          <w:rPr>
            <w:rFonts w:cs="Arial"/>
          </w:rPr>
          <w:t xml:space="preserve">-deficient patients but higher than </w:t>
        </w:r>
      </w:ins>
      <w:ins w:id="1514" w:author="Hüffmeier, Ulrike" w:date="2021-11-25T17:23:00Z">
        <w:r w:rsidR="0032221A">
          <w:rPr>
            <w:rFonts w:cs="Arial"/>
          </w:rPr>
          <w:t xml:space="preserve">in </w:t>
        </w:r>
      </w:ins>
      <w:ins w:id="1515" w:author="Haskamp, Stefan (extern)" w:date="2021-08-14T10:55:00Z">
        <w:r w:rsidRPr="00622A7F">
          <w:rPr>
            <w:rFonts w:cs="Arial"/>
          </w:rPr>
          <w:t>healthy donors.</w:t>
        </w:r>
      </w:ins>
      <w:ins w:id="1516" w:author="Haskamp, Stefan (extern)" w:date="2021-08-14T10:52:00Z">
        <w:r w:rsidRPr="00622A7F">
          <w:rPr>
            <w:rFonts w:cs="Arial"/>
          </w:rPr>
          <w:t xml:space="preserve"> </w:t>
        </w:r>
      </w:ins>
      <w:r w:rsidRPr="00622A7F">
        <w:rPr>
          <w:rFonts w:cs="Arial"/>
        </w:rPr>
        <w:t xml:space="preserve">Since </w:t>
      </w:r>
      <w:r w:rsidRPr="00622A7F">
        <w:rPr>
          <w:rFonts w:cs="Arial"/>
          <w:i/>
        </w:rPr>
        <w:t>MPO</w:t>
      </w:r>
      <w:r w:rsidRPr="00622A7F">
        <w:rPr>
          <w:rFonts w:cs="Arial"/>
        </w:rPr>
        <w:t xml:space="preserve"> is expressed in neutrophils and monocytes, neutrophils of HDs were combined with MPO-deficient monocytes and vice versa. The results suggested that MPO-deficiency of </w:t>
      </w:r>
      <w:ins w:id="1517" w:author="Hüffmeier, Ulrike" w:date="2021-08-03T15:37:00Z">
        <w:r w:rsidRPr="00622A7F">
          <w:rPr>
            <w:rFonts w:cs="Arial"/>
          </w:rPr>
          <w:t xml:space="preserve">both - </w:t>
        </w:r>
      </w:ins>
      <w:r w:rsidRPr="00622A7F">
        <w:rPr>
          <w:rFonts w:cs="Arial"/>
        </w:rPr>
        <w:t xml:space="preserve">monocytes and neutrophils </w:t>
      </w:r>
      <w:ins w:id="1518" w:author="Hüffmeier, Ulrike" w:date="2021-08-03T15:37:00Z">
        <w:r w:rsidRPr="00622A7F">
          <w:rPr>
            <w:rFonts w:cs="Arial"/>
          </w:rPr>
          <w:t xml:space="preserve">- </w:t>
        </w:r>
      </w:ins>
      <w:r w:rsidRPr="00622A7F">
        <w:rPr>
          <w:rFonts w:cs="Arial"/>
        </w:rPr>
        <w:t>contributed to reduced efferocytosis (</w:t>
      </w:r>
      <w:r w:rsidRPr="00622A7F">
        <w:rPr>
          <w:rFonts w:cs="Arial"/>
        </w:rPr>
        <w:fldChar w:fldCharType="begin"/>
      </w:r>
      <w:r w:rsidRPr="00622A7F">
        <w:rPr>
          <w:rFonts w:cs="Arial"/>
        </w:rPr>
        <w:instrText xml:space="preserve"> REF _Ref73350114 \h </w:instrText>
      </w:r>
      <w:r w:rsidR="00622A7F">
        <w:rPr>
          <w:rFonts w:cs="Arial"/>
        </w:rPr>
        <w:instrText xml:space="preserve"> \* MERGEFORMAT </w:instrText>
      </w:r>
      <w:r w:rsidRPr="00622A7F">
        <w:rPr>
          <w:rFonts w:cs="Arial"/>
        </w:rPr>
      </w:r>
      <w:r w:rsidRPr="00622A7F">
        <w:rPr>
          <w:rFonts w:cs="Arial"/>
        </w:rPr>
        <w:fldChar w:fldCharType="separate"/>
      </w:r>
      <w:ins w:id="1519" w:author="Haskamp, Stefan (extern)" w:date="2022-01-29T13:25:00Z">
        <w:r w:rsidR="002D4AD7" w:rsidRPr="00622A7F">
          <w:rPr>
            <w:rFonts w:cs="Arial"/>
          </w:rPr>
          <w:t xml:space="preserve">Figure </w:t>
        </w:r>
        <w:r w:rsidR="002D4AD7">
          <w:rPr>
            <w:rFonts w:cs="Arial"/>
            <w:noProof/>
          </w:rPr>
          <w:t>7</w:t>
        </w:r>
      </w:ins>
      <w:r w:rsidRPr="00622A7F">
        <w:rPr>
          <w:rFonts w:cs="Arial"/>
        </w:rPr>
        <w:fldChar w:fldCharType="end"/>
      </w:r>
      <w:r w:rsidRPr="00622A7F">
        <w:rPr>
          <w:rFonts w:cs="Arial"/>
        </w:rPr>
        <w:t xml:space="preserve">c). </w:t>
      </w:r>
    </w:p>
    <w:p w14:paraId="7D6819AB" w14:textId="77777777" w:rsidR="00D555C3" w:rsidRPr="00622A7F" w:rsidRDefault="00382E14" w:rsidP="00622A7F">
      <w:pPr>
        <w:keepNext/>
        <w:rPr>
          <w:rFonts w:cs="Arial"/>
        </w:rPr>
      </w:pPr>
      <w:r>
        <w:rPr>
          <w:rFonts w:cs="Arial"/>
        </w:rPr>
        <w:lastRenderedPageBreak/>
        <w:pict w14:anchorId="02652971">
          <v:shape id="_x0000_i1031" type="#_x0000_t75" style="width:452.15pt;height:186.6pt">
            <v:imagedata r:id="rId24" o:title="Effero"/>
          </v:shape>
        </w:pict>
      </w:r>
      <w:commentRangeStart w:id="1520"/>
      <w:commentRangeEnd w:id="1520"/>
      <w:r w:rsidR="00D555C3" w:rsidRPr="00622A7F">
        <w:rPr>
          <w:rStyle w:val="Kommentarzeichen"/>
          <w:rFonts w:cs="Arial"/>
        </w:rPr>
        <w:commentReference w:id="1520"/>
      </w:r>
    </w:p>
    <w:p w14:paraId="1DADC356" w14:textId="1892A9C4" w:rsidR="00D555C3" w:rsidRPr="00622A7F" w:rsidRDefault="00D555C3" w:rsidP="00622A7F">
      <w:pPr>
        <w:pStyle w:val="Beschriftung"/>
        <w:rPr>
          <w:rFonts w:cs="Arial"/>
        </w:rPr>
      </w:pPr>
      <w:bookmarkStart w:id="1521" w:name="_Ref73350114"/>
      <w:bookmarkStart w:id="1522" w:name="_Toc94355224"/>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7</w:t>
      </w:r>
      <w:r w:rsidRPr="00622A7F">
        <w:rPr>
          <w:rFonts w:cs="Arial"/>
        </w:rPr>
        <w:fldChar w:fldCharType="end"/>
      </w:r>
      <w:bookmarkEnd w:id="1521"/>
      <w:r w:rsidRPr="00622A7F">
        <w:rPr>
          <w:rFonts w:cs="Arial"/>
        </w:rPr>
        <w:t>: Phagocytosis of neutrophils by monocytes in mice and human with MPO-deficiency.</w:t>
      </w:r>
      <w:bookmarkEnd w:id="1522"/>
      <w:r w:rsidRPr="00622A7F">
        <w:rPr>
          <w:rFonts w:cs="Arial"/>
        </w:rPr>
        <w:t xml:space="preserve"> </w:t>
      </w:r>
    </w:p>
    <w:p w14:paraId="2E2B8ACB" w14:textId="77777777" w:rsidR="00D555C3" w:rsidRPr="00622A7F" w:rsidRDefault="00D555C3" w:rsidP="00622A7F">
      <w:pPr>
        <w:pStyle w:val="Beschriftung"/>
        <w:rPr>
          <w:rFonts w:cs="Arial"/>
        </w:rPr>
      </w:pPr>
      <w:r w:rsidRPr="00622A7F">
        <w:rPr>
          <w:rStyle w:val="UntertitelZchn"/>
          <w:rFonts w:cs="Arial"/>
        </w:rPr>
        <w:t>a-c</w:t>
      </w:r>
      <w:r w:rsidRPr="00622A7F">
        <w:rPr>
          <w:rStyle w:val="UntertitelZchn"/>
          <w:rFonts w:cs="Arial"/>
          <w:b w:val="0"/>
        </w:rPr>
        <w:t xml:space="preserve"> Number of residual neutrophils indicating non phagocytosed neutrophils after one day of co-incubation of monocytes and neutrophils (</w:t>
      </w:r>
      <w:commentRangeStart w:id="1523"/>
      <w:r w:rsidRPr="00622A7F">
        <w:rPr>
          <w:rStyle w:val="UntertitelZchn"/>
          <w:rFonts w:cs="Arial"/>
          <w:rPrChange w:id="1524" w:author="Hüffmeier, Ulrike" w:date="2021-08-03T15:30:00Z">
            <w:rPr>
              <w:rStyle w:val="UntertitelZchn"/>
              <w:b w:val="0"/>
            </w:rPr>
          </w:rPrChange>
        </w:rPr>
        <w:t>a</w:t>
      </w:r>
      <w:commentRangeEnd w:id="1523"/>
      <w:r w:rsidRPr="00622A7F">
        <w:rPr>
          <w:rStyle w:val="Kommentarzeichen"/>
          <w:rFonts w:cs="Arial"/>
          <w:b w:val="0"/>
          <w:iCs w:val="0"/>
          <w:color w:val="auto"/>
        </w:rPr>
        <w:commentReference w:id="1523"/>
      </w:r>
      <w:r w:rsidRPr="00622A7F">
        <w:rPr>
          <w:rStyle w:val="UntertitelZchn"/>
          <w:rFonts w:cs="Arial"/>
          <w:b w:val="0"/>
        </w:rPr>
        <w:t xml:space="preserve">) in wild type (+/+) and </w:t>
      </w:r>
      <w:r w:rsidRPr="00622A7F">
        <w:rPr>
          <w:rStyle w:val="UntertitelZchn"/>
          <w:rFonts w:cs="Arial"/>
          <w:b w:val="0"/>
          <w:i/>
        </w:rPr>
        <w:t>Mpo</w:t>
      </w:r>
      <w:r w:rsidRPr="00622A7F">
        <w:rPr>
          <w:rStyle w:val="UntertitelZchn"/>
          <w:rFonts w:cs="Arial"/>
          <w:b w:val="0"/>
        </w:rPr>
        <w:t>-deficient mice (-/-), (</w:t>
      </w:r>
      <w:r w:rsidRPr="00622A7F">
        <w:rPr>
          <w:rStyle w:val="UntertitelZchn"/>
          <w:rFonts w:cs="Arial"/>
          <w:rPrChange w:id="1525" w:author="Haskamp, Stefan (extern)" w:date="2021-08-14T10:58:00Z">
            <w:rPr>
              <w:rStyle w:val="UntertitelZchn"/>
              <w:b w:val="0"/>
            </w:rPr>
          </w:rPrChange>
        </w:rPr>
        <w:t>b</w:t>
      </w:r>
      <w:r w:rsidRPr="00622A7F">
        <w:rPr>
          <w:rStyle w:val="UntertitelZchn"/>
          <w:rFonts w:cs="Arial"/>
          <w:b w:val="0"/>
        </w:rPr>
        <w:t>) in human donors including four healthy donor (HDs), one patient without and three patients with MPO-deficiency and (</w:t>
      </w:r>
      <w:r w:rsidRPr="00622A7F">
        <w:rPr>
          <w:rStyle w:val="UntertitelZchn"/>
          <w:rFonts w:cs="Arial"/>
          <w:rPrChange w:id="1526" w:author="Haskamp, Stefan (extern)" w:date="2021-08-14T10:58:00Z">
            <w:rPr>
              <w:rStyle w:val="UntertitelZchn"/>
              <w:b w:val="0"/>
            </w:rPr>
          </w:rPrChange>
        </w:rPr>
        <w:t>c</w:t>
      </w:r>
      <w:r w:rsidRPr="00622A7F">
        <w:rPr>
          <w:rStyle w:val="UntertitelZchn"/>
          <w:rFonts w:cs="Arial"/>
          <w:b w:val="0"/>
        </w:rPr>
        <w:t>) with combinations of neutrophils and monocytes from patients and HDs. Each of the separated parts contains two autologous combinations of one patient and one HD together with the corresponding allogenic one (orange or yellow). P-values were calculated with Welch Two Sample t-test. MPO def.= MPO-deficient, w/o= without</w:t>
      </w:r>
    </w:p>
    <w:p w14:paraId="57784B56" w14:textId="4FB1ED2B" w:rsidR="00D555C3" w:rsidRPr="00622A7F" w:rsidRDefault="00D555C3" w:rsidP="00622A7F">
      <w:pPr>
        <w:rPr>
          <w:rFonts w:cs="Arial"/>
        </w:rPr>
      </w:pPr>
      <w:commentRangeStart w:id="1527"/>
      <w:del w:id="1528" w:author="Haskamp, Stefan (extern)" w:date="2021-08-14T10:58:00Z">
        <w:r w:rsidRPr="00622A7F" w:rsidDel="00916BA9">
          <w:rPr>
            <w:rFonts w:cs="Arial"/>
          </w:rPr>
          <w:delText xml:space="preserve">Numerous molecules are involved in efferocytosis, including CD47 on the cell surface of neutrophils also known as “don’t eat me” signal in the field of oncology </w:delText>
        </w:r>
      </w:del>
      <w:del w:id="1529" w:author="Hüffmeier, Ulrike" w:date="2021-11-25T17:30:00Z">
        <w:r w:rsidRPr="00622A7F" w:rsidDel="002F251B">
          <w:rPr>
            <w:rFonts w:cs="Arial"/>
          </w:rPr>
          <w:delText xml:space="preserve">. </w:delText>
        </w:r>
        <w:commentRangeEnd w:id="1527"/>
        <w:r w:rsidRPr="00622A7F" w:rsidDel="002F251B">
          <w:rPr>
            <w:rStyle w:val="Kommentarzeichen"/>
            <w:rFonts w:cs="Arial"/>
          </w:rPr>
          <w:commentReference w:id="1527"/>
        </w:r>
      </w:del>
      <w:r w:rsidRPr="00622A7F">
        <w:rPr>
          <w:rFonts w:cs="Arial"/>
        </w:rPr>
        <w:t>Flow cytometry analysis demonstrated that CD47</w:t>
      </w:r>
      <w:ins w:id="1530" w:author="Hüffmeier, Ulrike" w:date="2021-08-03T15:38:00Z">
        <w:r w:rsidRPr="00622A7F">
          <w:rPr>
            <w:rFonts w:cs="Arial"/>
          </w:rPr>
          <w:t>, one of the molecules known to be involved in efferocytosis,</w:t>
        </w:r>
      </w:ins>
      <w:r w:rsidRPr="00622A7F">
        <w:rPr>
          <w:rFonts w:cs="Arial"/>
        </w:rPr>
        <w:t xml:space="preserve"> was </w:t>
      </w:r>
      <w:ins w:id="1531" w:author="Hüffmeier, Ulrike" w:date="2021-08-03T15:38:00Z">
        <w:r w:rsidRPr="00622A7F">
          <w:rPr>
            <w:rFonts w:cs="Arial"/>
          </w:rPr>
          <w:t xml:space="preserve">nominally, </w:t>
        </w:r>
      </w:ins>
      <w:ins w:id="1532" w:author="Hüffmeier, Ulrike" w:date="2021-08-03T15:39:00Z">
        <w:r w:rsidRPr="00622A7F">
          <w:rPr>
            <w:rFonts w:cs="Arial"/>
          </w:rPr>
          <w:t xml:space="preserve">but not significantly </w:t>
        </w:r>
      </w:ins>
      <w:r w:rsidRPr="00622A7F">
        <w:rPr>
          <w:rFonts w:cs="Arial"/>
        </w:rPr>
        <w:t>higher expressed on MPO-deficient neutrophils compared to neutrophils of HDs</w:t>
      </w:r>
      <w:del w:id="1533" w:author="Hüffmeier, Ulrike" w:date="2021-08-03T15:39:00Z">
        <w:r w:rsidRPr="00622A7F" w:rsidDel="005D3E11">
          <w:rPr>
            <w:rFonts w:cs="Arial"/>
          </w:rPr>
          <w:delText>,</w:delText>
        </w:r>
      </w:del>
      <w:r w:rsidRPr="00622A7F">
        <w:rPr>
          <w:rFonts w:cs="Arial"/>
        </w:rPr>
        <w:t xml:space="preserve"> </w:t>
      </w:r>
      <w:del w:id="1534" w:author="Hüffmeier, Ulrike" w:date="2021-08-03T15:39:00Z">
        <w:r w:rsidRPr="00622A7F" w:rsidDel="005D3E11">
          <w:rPr>
            <w:rFonts w:cs="Arial"/>
          </w:rPr>
          <w:delText xml:space="preserve">but not significantly </w:delText>
        </w:r>
      </w:del>
      <w:r w:rsidRPr="00622A7F">
        <w:rPr>
          <w:rFonts w:cs="Arial"/>
        </w:rPr>
        <w:t xml:space="preserve">(p=0.17, </w:t>
      </w:r>
      <w:r w:rsidRPr="00622A7F">
        <w:rPr>
          <w:rFonts w:cs="Arial"/>
        </w:rPr>
        <w:fldChar w:fldCharType="begin"/>
      </w:r>
      <w:r w:rsidRPr="00622A7F">
        <w:rPr>
          <w:rFonts w:cs="Arial"/>
        </w:rPr>
        <w:instrText xml:space="preserve"> REF _Ref73351632 \h </w:instrText>
      </w:r>
      <w:r w:rsidR="00622A7F">
        <w:rPr>
          <w:rFonts w:cs="Arial"/>
        </w:rPr>
        <w:instrText xml:space="preserve"> \* MERGEFORMAT </w:instrText>
      </w:r>
      <w:r w:rsidRPr="00622A7F">
        <w:rPr>
          <w:rFonts w:cs="Arial"/>
        </w:rPr>
      </w:r>
      <w:r w:rsidRPr="00622A7F">
        <w:rPr>
          <w:rFonts w:cs="Arial"/>
        </w:rPr>
        <w:fldChar w:fldCharType="separate"/>
      </w:r>
      <w:ins w:id="1535" w:author="Haskamp, Stefan (extern)" w:date="2022-01-29T13:25:00Z">
        <w:r w:rsidR="002D4AD7" w:rsidRPr="00622A7F">
          <w:rPr>
            <w:rFonts w:cs="Arial"/>
          </w:rPr>
          <w:t xml:space="preserve">Figure </w:t>
        </w:r>
        <w:r w:rsidR="002D4AD7">
          <w:rPr>
            <w:rFonts w:cs="Arial"/>
            <w:noProof/>
          </w:rPr>
          <w:t>8</w:t>
        </w:r>
      </w:ins>
      <w:r w:rsidRPr="00622A7F">
        <w:rPr>
          <w:rFonts w:cs="Arial"/>
        </w:rPr>
        <w:fldChar w:fldCharType="end"/>
      </w:r>
      <w:r w:rsidRPr="00622A7F">
        <w:rPr>
          <w:rFonts w:cs="Arial"/>
        </w:rPr>
        <w:t xml:space="preserve">a). </w:t>
      </w:r>
      <w:ins w:id="1536" w:author="Haskamp, Stefan (extern)" w:date="2021-08-14T10:59:00Z">
        <w:r w:rsidRPr="00622A7F">
          <w:rPr>
            <w:rFonts w:cs="Arial"/>
          </w:rPr>
          <w:t>When</w:t>
        </w:r>
      </w:ins>
      <w:del w:id="1537" w:author="Haskamp, Stefan (extern)" w:date="2021-08-14T10:59:00Z">
        <w:r w:rsidRPr="00622A7F" w:rsidDel="00916BA9">
          <w:rPr>
            <w:rFonts w:cs="Arial"/>
          </w:rPr>
          <w:delText xml:space="preserve">Impaired </w:delText>
        </w:r>
        <w:commentRangeStart w:id="1538"/>
        <w:r w:rsidRPr="00622A7F" w:rsidDel="00916BA9">
          <w:rPr>
            <w:rFonts w:cs="Arial"/>
          </w:rPr>
          <w:delText>eff</w:delText>
        </w:r>
      </w:del>
      <w:del w:id="1539" w:author="Haskamp, Stefan (extern)" w:date="2021-08-14T11:00:00Z">
        <w:r w:rsidRPr="00622A7F" w:rsidDel="00916BA9">
          <w:rPr>
            <w:rFonts w:cs="Arial"/>
          </w:rPr>
          <w:delText>erocytosis</w:delText>
        </w:r>
        <w:r w:rsidRPr="00622A7F" w:rsidDel="00720C85">
          <w:rPr>
            <w:rFonts w:cs="Arial"/>
          </w:rPr>
          <w:delText xml:space="preserve"> was also revealed by</w:delText>
        </w:r>
      </w:del>
      <w:r w:rsidRPr="00622A7F">
        <w:rPr>
          <w:rFonts w:cs="Arial"/>
        </w:rPr>
        <w:t xml:space="preserve"> pathway analysis of differentially expressed genes (DEGs) based on scRNAseq in CD14</w:t>
      </w:r>
      <w:r w:rsidRPr="00622A7F">
        <w:rPr>
          <w:rFonts w:cs="Arial"/>
          <w:vertAlign w:val="superscript"/>
          <w:rPrChange w:id="1540" w:author="Hüffmeier, Ulrike" w:date="2021-08-03T15:42:00Z">
            <w:rPr/>
          </w:rPrChange>
        </w:rPr>
        <w:t>+</w:t>
      </w:r>
      <w:r w:rsidRPr="00622A7F">
        <w:rPr>
          <w:rFonts w:cs="Arial"/>
        </w:rPr>
        <w:t xml:space="preserve"> monocytes</w:t>
      </w:r>
      <w:ins w:id="1541" w:author="Haskamp, Stefan (extern)" w:date="2021-08-14T11:00:00Z">
        <w:r w:rsidRPr="00622A7F">
          <w:rPr>
            <w:rFonts w:cs="Arial"/>
          </w:rPr>
          <w:t xml:space="preserve"> was performed</w:t>
        </w:r>
      </w:ins>
      <w:r w:rsidRPr="00622A7F">
        <w:rPr>
          <w:rFonts w:cs="Arial"/>
        </w:rPr>
        <w:t xml:space="preserve"> (</w:t>
      </w:r>
      <w:r w:rsidRPr="00622A7F">
        <w:rPr>
          <w:rFonts w:cs="Arial"/>
        </w:rPr>
        <w:fldChar w:fldCharType="begin"/>
      </w:r>
      <w:r w:rsidRPr="00622A7F">
        <w:rPr>
          <w:rFonts w:cs="Arial"/>
        </w:rPr>
        <w:instrText xml:space="preserve"> REF _Ref73351632 \h </w:instrText>
      </w:r>
      <w:r w:rsidR="00622A7F">
        <w:rPr>
          <w:rFonts w:cs="Arial"/>
        </w:rPr>
        <w:instrText xml:space="preserve"> \* MERGEFORMAT </w:instrText>
      </w:r>
      <w:r w:rsidRPr="00622A7F">
        <w:rPr>
          <w:rFonts w:cs="Arial"/>
        </w:rPr>
      </w:r>
      <w:r w:rsidRPr="00622A7F">
        <w:rPr>
          <w:rFonts w:cs="Arial"/>
        </w:rPr>
        <w:fldChar w:fldCharType="separate"/>
      </w:r>
      <w:ins w:id="1542" w:author="Haskamp, Stefan (extern)" w:date="2022-01-29T13:25:00Z">
        <w:r w:rsidR="002D4AD7" w:rsidRPr="00622A7F">
          <w:rPr>
            <w:rFonts w:cs="Arial"/>
          </w:rPr>
          <w:t xml:space="preserve">Figure </w:t>
        </w:r>
        <w:r w:rsidR="002D4AD7">
          <w:rPr>
            <w:rFonts w:cs="Arial"/>
            <w:noProof/>
          </w:rPr>
          <w:t>8</w:t>
        </w:r>
      </w:ins>
      <w:r w:rsidRPr="00622A7F">
        <w:rPr>
          <w:rFonts w:cs="Arial"/>
        </w:rPr>
        <w:fldChar w:fldCharType="end"/>
      </w:r>
      <w:r w:rsidRPr="00622A7F">
        <w:rPr>
          <w:rFonts w:cs="Arial"/>
        </w:rPr>
        <w:t>b)</w:t>
      </w:r>
      <w:ins w:id="1543" w:author="Haskamp, Stefan (extern)" w:date="2021-08-14T11:00:00Z">
        <w:r w:rsidRPr="00622A7F">
          <w:rPr>
            <w:rFonts w:cs="Arial"/>
          </w:rPr>
          <w:t xml:space="preserve">, </w:t>
        </w:r>
      </w:ins>
      <w:ins w:id="1544" w:author="Hüffmeier, Ulrike" w:date="2021-11-25T17:31:00Z">
        <w:r w:rsidR="002F251B">
          <w:rPr>
            <w:rFonts w:cs="Arial"/>
          </w:rPr>
          <w:t xml:space="preserve">several </w:t>
        </w:r>
      </w:ins>
      <w:ins w:id="1545" w:author="Haskamp, Stefan (extern)" w:date="2021-08-14T11:00:00Z">
        <w:r w:rsidRPr="00622A7F">
          <w:rPr>
            <w:rFonts w:cs="Arial"/>
          </w:rPr>
          <w:t>pathways</w:t>
        </w:r>
      </w:ins>
      <w:ins w:id="1546" w:author="Haskamp, Stefan (extern)" w:date="2021-08-14T11:01:00Z">
        <w:r w:rsidRPr="00622A7F">
          <w:rPr>
            <w:rFonts w:cs="Arial"/>
          </w:rPr>
          <w:t xml:space="preserve"> </w:t>
        </w:r>
        <w:del w:id="1547" w:author="Hüffmeier, Ulrike" w:date="2021-11-25T17:31:00Z">
          <w:r w:rsidRPr="00622A7F" w:rsidDel="002F251B">
            <w:rPr>
              <w:rFonts w:cs="Arial"/>
            </w:rPr>
            <w:delText xml:space="preserve">closely </w:delText>
          </w:r>
        </w:del>
        <w:r w:rsidRPr="00622A7F">
          <w:rPr>
            <w:rFonts w:cs="Arial"/>
          </w:rPr>
          <w:t xml:space="preserve">related to </w:t>
        </w:r>
        <w:del w:id="1548" w:author="Hüffmeier, Ulrike" w:date="2021-11-25T17:31:00Z">
          <w:r w:rsidRPr="00622A7F" w:rsidDel="002F251B">
            <w:rPr>
              <w:rFonts w:cs="Arial"/>
            </w:rPr>
            <w:delText>effero</w:delText>
          </w:r>
        </w:del>
      </w:ins>
      <w:ins w:id="1549" w:author="Hüffmeier, Ulrike" w:date="2021-11-25T17:31:00Z">
        <w:r w:rsidR="002F251B">
          <w:rPr>
            <w:rFonts w:cs="Arial"/>
          </w:rPr>
          <w:t>phago</w:t>
        </w:r>
      </w:ins>
      <w:ins w:id="1550" w:author="Haskamp, Stefan (extern)" w:date="2021-08-14T11:01:00Z">
        <w:r w:rsidRPr="00622A7F">
          <w:rPr>
            <w:rFonts w:cs="Arial"/>
          </w:rPr>
          <w:t xml:space="preserve">cytosis were </w:t>
        </w:r>
        <w:del w:id="1551" w:author="Hüffmeier, Ulrike" w:date="2021-11-25T17:31:00Z">
          <w:r w:rsidRPr="00622A7F" w:rsidDel="002F251B">
            <w:rPr>
              <w:rFonts w:cs="Arial"/>
            </w:rPr>
            <w:delText>reveal</w:delText>
          </w:r>
        </w:del>
      </w:ins>
      <w:ins w:id="1552" w:author="Hüffmeier, Ulrike" w:date="2021-11-25T17:31:00Z">
        <w:r w:rsidR="002F251B">
          <w:rPr>
            <w:rFonts w:cs="Arial"/>
          </w:rPr>
          <w:t>detect</w:t>
        </w:r>
      </w:ins>
      <w:ins w:id="1553" w:author="Haskamp, Stefan (extern)" w:date="2021-08-14T11:01:00Z">
        <w:r w:rsidRPr="00622A7F">
          <w:rPr>
            <w:rFonts w:cs="Arial"/>
          </w:rPr>
          <w:t>ed as significantly downregulated</w:t>
        </w:r>
      </w:ins>
      <w:ins w:id="1554" w:author="Haskamp, Stefan (extern)" w:date="2021-08-14T11:02:00Z">
        <w:r w:rsidRPr="00622A7F">
          <w:rPr>
            <w:rFonts w:cs="Arial"/>
          </w:rPr>
          <w:t xml:space="preserve">: </w:t>
        </w:r>
      </w:ins>
      <w:ins w:id="1555" w:author="Haskamp, Stefan (extern)" w:date="2021-08-14T11:03:00Z">
        <w:r w:rsidRPr="00622A7F">
          <w:rPr>
            <w:rFonts w:cs="Arial"/>
          </w:rPr>
          <w:t>“</w:t>
        </w:r>
      </w:ins>
      <w:ins w:id="1556" w:author="Haskamp, Stefan (extern)" w:date="2021-08-14T11:04:00Z">
        <w:del w:id="1557" w:author="Hüffmeier, Ulrike" w:date="2021-11-25T17:31:00Z">
          <w:r w:rsidRPr="00622A7F" w:rsidDel="002F251B">
            <w:rPr>
              <w:rFonts w:cs="Arial"/>
            </w:rPr>
            <w:delText>A</w:delText>
          </w:r>
        </w:del>
      </w:ins>
      <w:ins w:id="1558" w:author="Hüffmeier, Ulrike" w:date="2021-11-25T17:31:00Z">
        <w:r w:rsidR="002F251B">
          <w:rPr>
            <w:rFonts w:cs="Arial"/>
          </w:rPr>
          <w:t>a</w:t>
        </w:r>
      </w:ins>
      <w:ins w:id="1559" w:author="Haskamp, Stefan (extern)" w:date="2021-08-14T11:02:00Z">
        <w:r w:rsidRPr="00622A7F">
          <w:rPr>
            <w:rFonts w:cs="Arial"/>
          </w:rPr>
          <w:t>utophagy</w:t>
        </w:r>
      </w:ins>
      <w:ins w:id="1560" w:author="Haskamp, Stefan (extern)" w:date="2021-08-14T11:03:00Z">
        <w:r w:rsidRPr="00622A7F">
          <w:rPr>
            <w:rFonts w:cs="Arial"/>
          </w:rPr>
          <w:t>”</w:t>
        </w:r>
      </w:ins>
      <w:ins w:id="1561" w:author="Haskamp, Stefan (extern)" w:date="2021-08-14T11:02:00Z">
        <w:r w:rsidRPr="00622A7F">
          <w:rPr>
            <w:rFonts w:cs="Arial"/>
          </w:rPr>
          <w:t xml:space="preserve">, </w:t>
        </w:r>
      </w:ins>
      <w:ins w:id="1562" w:author="Haskamp, Stefan (extern)" w:date="2021-08-14T11:03:00Z">
        <w:r w:rsidRPr="00622A7F">
          <w:rPr>
            <w:rFonts w:cs="Arial"/>
          </w:rPr>
          <w:t>“</w:t>
        </w:r>
      </w:ins>
      <w:ins w:id="1563" w:author="Haskamp, Stefan (extern)" w:date="2021-08-14T11:04:00Z">
        <w:del w:id="1564" w:author="Hüffmeier, Ulrike" w:date="2021-11-25T17:31:00Z">
          <w:r w:rsidRPr="00622A7F" w:rsidDel="002F251B">
            <w:rPr>
              <w:rFonts w:cs="Arial"/>
            </w:rPr>
            <w:delText>P</w:delText>
          </w:r>
        </w:del>
      </w:ins>
      <w:ins w:id="1565" w:author="Hüffmeier, Ulrike" w:date="2021-11-25T17:31:00Z">
        <w:r w:rsidR="002F251B">
          <w:rPr>
            <w:rFonts w:cs="Arial"/>
          </w:rPr>
          <w:t>p</w:t>
        </w:r>
      </w:ins>
      <w:ins w:id="1566" w:author="Haskamp, Stefan (extern)" w:date="2021-08-14T11:02:00Z">
        <w:r w:rsidRPr="00622A7F">
          <w:rPr>
            <w:rFonts w:cs="Arial"/>
          </w:rPr>
          <w:t>hagocytosis of phagocytes</w:t>
        </w:r>
      </w:ins>
      <w:ins w:id="1567" w:author="Haskamp, Stefan (extern)" w:date="2021-08-14T11:04:00Z">
        <w:r w:rsidRPr="00622A7F">
          <w:rPr>
            <w:rFonts w:cs="Arial"/>
          </w:rPr>
          <w:t>”</w:t>
        </w:r>
      </w:ins>
      <w:ins w:id="1568" w:author="Haskamp, Stefan (extern)" w:date="2021-08-14T11:02:00Z">
        <w:r w:rsidRPr="00622A7F">
          <w:rPr>
            <w:rFonts w:cs="Arial"/>
          </w:rPr>
          <w:t xml:space="preserve">, </w:t>
        </w:r>
      </w:ins>
      <w:ins w:id="1569" w:author="Haskamp, Stefan (extern)" w:date="2021-08-14T11:04:00Z">
        <w:r w:rsidRPr="00622A7F">
          <w:rPr>
            <w:rFonts w:cs="Arial"/>
          </w:rPr>
          <w:t>“</w:t>
        </w:r>
      </w:ins>
      <w:ins w:id="1570" w:author="Hüffmeier, Ulrike" w:date="2021-11-25T17:31:00Z">
        <w:r w:rsidR="002F251B">
          <w:rPr>
            <w:rFonts w:cs="Arial"/>
          </w:rPr>
          <w:t>i</w:t>
        </w:r>
      </w:ins>
      <w:ins w:id="1571" w:author="Haskamp, Stefan (extern)" w:date="2021-08-14T11:02:00Z">
        <w:del w:id="1572" w:author="Hüffmeier, Ulrike" w:date="2021-11-25T17:31:00Z">
          <w:r w:rsidRPr="00622A7F" w:rsidDel="002F251B">
            <w:rPr>
              <w:rFonts w:cs="Arial"/>
            </w:rPr>
            <w:delText>I</w:delText>
          </w:r>
        </w:del>
        <w:r w:rsidRPr="00622A7F">
          <w:rPr>
            <w:rFonts w:cs="Arial"/>
          </w:rPr>
          <w:t>mmune responses of phagocytes</w:t>
        </w:r>
      </w:ins>
      <w:ins w:id="1573" w:author="Haskamp, Stefan (extern)" w:date="2021-08-14T11:04:00Z">
        <w:r w:rsidRPr="00622A7F">
          <w:rPr>
            <w:rFonts w:cs="Arial"/>
          </w:rPr>
          <w:t>”</w:t>
        </w:r>
      </w:ins>
      <w:ins w:id="1574" w:author="Haskamp, Stefan (extern)" w:date="2021-08-14T11:02:00Z">
        <w:r w:rsidRPr="00622A7F">
          <w:rPr>
            <w:rFonts w:cs="Arial"/>
          </w:rPr>
          <w:t xml:space="preserve">, </w:t>
        </w:r>
      </w:ins>
      <w:ins w:id="1575" w:author="Haskamp, Stefan (extern)" w:date="2021-08-14T11:04:00Z">
        <w:r w:rsidRPr="00622A7F">
          <w:rPr>
            <w:rFonts w:cs="Arial"/>
          </w:rPr>
          <w:t>“</w:t>
        </w:r>
      </w:ins>
      <w:ins w:id="1576" w:author="Haskamp, Stefan (extern)" w:date="2021-08-14T11:03:00Z">
        <w:r w:rsidRPr="00622A7F">
          <w:rPr>
            <w:rFonts w:cs="Arial"/>
          </w:rPr>
          <w:t>phagocytosis of myeloid cells</w:t>
        </w:r>
      </w:ins>
      <w:ins w:id="1577" w:author="Haskamp, Stefan (extern)" w:date="2021-08-14T11:04:00Z">
        <w:r w:rsidRPr="00622A7F">
          <w:rPr>
            <w:rFonts w:cs="Arial"/>
          </w:rPr>
          <w:t>”</w:t>
        </w:r>
      </w:ins>
      <w:r w:rsidRPr="00622A7F">
        <w:rPr>
          <w:rFonts w:cs="Arial"/>
        </w:rPr>
        <w:t>. Four of 20 most downregulated pathways were related to efferocytosis</w:t>
      </w:r>
      <w:commentRangeEnd w:id="1538"/>
      <w:r w:rsidRPr="00622A7F">
        <w:rPr>
          <w:rStyle w:val="Kommentarzeichen"/>
          <w:rFonts w:cs="Arial"/>
        </w:rPr>
        <w:commentReference w:id="1538"/>
      </w:r>
      <w:r w:rsidRPr="00622A7F">
        <w:rPr>
          <w:rFonts w:cs="Arial"/>
        </w:rPr>
        <w:t xml:space="preserve">. Two exemplary genes </w:t>
      </w:r>
      <w:del w:id="1578" w:author="Hüffmeier, Ulrike" w:date="2021-11-25T17:34:00Z">
        <w:r w:rsidRPr="00622A7F" w:rsidDel="002F251B">
          <w:rPr>
            <w:rFonts w:cs="Arial"/>
          </w:rPr>
          <w:delText xml:space="preserve">for </w:delText>
        </w:r>
      </w:del>
      <w:r w:rsidRPr="00622A7F">
        <w:rPr>
          <w:rFonts w:cs="Arial"/>
        </w:rPr>
        <w:t xml:space="preserve">contributing to the enrichment of these pathways were </w:t>
      </w:r>
      <w:r w:rsidRPr="00622A7F">
        <w:rPr>
          <w:rFonts w:cs="Arial"/>
          <w:i/>
        </w:rPr>
        <w:t>SPI1</w:t>
      </w:r>
      <w:r w:rsidRPr="00622A7F">
        <w:rPr>
          <w:rFonts w:cs="Arial"/>
        </w:rPr>
        <w:t xml:space="preserve"> and </w:t>
      </w:r>
      <w:r w:rsidRPr="00622A7F">
        <w:rPr>
          <w:rFonts w:cs="Arial"/>
          <w:i/>
        </w:rPr>
        <w:t>CYBA</w:t>
      </w:r>
      <w:r w:rsidRPr="00622A7F">
        <w:rPr>
          <w:rFonts w:cs="Arial"/>
        </w:rPr>
        <w:t xml:space="preserve"> (</w:t>
      </w:r>
      <w:commentRangeStart w:id="1579"/>
      <w:r w:rsidRPr="00622A7F">
        <w:rPr>
          <w:rFonts w:cs="Arial"/>
        </w:rPr>
        <w:fldChar w:fldCharType="begin"/>
      </w:r>
      <w:r w:rsidRPr="00622A7F">
        <w:rPr>
          <w:rFonts w:cs="Arial"/>
        </w:rPr>
        <w:instrText xml:space="preserve"> REF _Ref73351632 \h </w:instrText>
      </w:r>
      <w:r w:rsidR="00622A7F">
        <w:rPr>
          <w:rFonts w:cs="Arial"/>
        </w:rPr>
        <w:instrText xml:space="preserve"> \* MERGEFORMAT </w:instrText>
      </w:r>
      <w:r w:rsidRPr="00622A7F">
        <w:rPr>
          <w:rFonts w:cs="Arial"/>
        </w:rPr>
      </w:r>
      <w:r w:rsidRPr="00622A7F">
        <w:rPr>
          <w:rFonts w:cs="Arial"/>
        </w:rPr>
        <w:fldChar w:fldCharType="separate"/>
      </w:r>
      <w:ins w:id="1580" w:author="Haskamp, Stefan (extern)" w:date="2022-01-29T13:25:00Z">
        <w:r w:rsidR="002D4AD7" w:rsidRPr="00622A7F">
          <w:rPr>
            <w:rFonts w:cs="Arial"/>
          </w:rPr>
          <w:t xml:space="preserve">Figure </w:t>
        </w:r>
        <w:r w:rsidR="002D4AD7">
          <w:rPr>
            <w:rFonts w:cs="Arial"/>
            <w:noProof/>
          </w:rPr>
          <w:t>8</w:t>
        </w:r>
      </w:ins>
      <w:r w:rsidRPr="00622A7F">
        <w:rPr>
          <w:rFonts w:cs="Arial"/>
        </w:rPr>
        <w:fldChar w:fldCharType="end"/>
      </w:r>
      <w:r w:rsidRPr="00622A7F">
        <w:rPr>
          <w:rFonts w:cs="Arial"/>
        </w:rPr>
        <w:t>c</w:t>
      </w:r>
      <w:commentRangeEnd w:id="1579"/>
      <w:r w:rsidRPr="00622A7F">
        <w:rPr>
          <w:rStyle w:val="Kommentarzeichen"/>
          <w:rFonts w:cs="Arial"/>
        </w:rPr>
        <w:commentReference w:id="1579"/>
      </w:r>
      <w:r w:rsidRPr="00622A7F">
        <w:rPr>
          <w:rFonts w:cs="Arial"/>
        </w:rPr>
        <w:t xml:space="preserve">). </w:t>
      </w:r>
      <w:ins w:id="1581" w:author="Haskamp, Stefan (extern)" w:date="2021-08-14T11:10:00Z">
        <w:del w:id="1582" w:author="Hüffmeier, Ulrike" w:date="2021-11-25T17:34:00Z">
          <w:r w:rsidRPr="00622A7F" w:rsidDel="002F251B">
            <w:rPr>
              <w:rFonts w:cs="Arial"/>
            </w:rPr>
            <w:delText>Both</w:delText>
          </w:r>
        </w:del>
      </w:ins>
      <w:ins w:id="1583" w:author="Hüffmeier, Ulrike" w:date="2021-11-25T17:34:00Z">
        <w:r w:rsidR="002F251B">
          <w:rPr>
            <w:rFonts w:cs="Arial"/>
          </w:rPr>
          <w:t>These</w:t>
        </w:r>
      </w:ins>
      <w:ins w:id="1584" w:author="Haskamp, Stefan (extern)" w:date="2021-08-14T11:10:00Z">
        <w:r w:rsidRPr="00622A7F">
          <w:rPr>
            <w:rFonts w:cs="Arial"/>
          </w:rPr>
          <w:t xml:space="preserve"> genes were </w:t>
        </w:r>
      </w:ins>
      <w:ins w:id="1585" w:author="Hüffmeier, Ulrike" w:date="2021-11-25T17:34:00Z">
        <w:r w:rsidR="002F251B" w:rsidRPr="00622A7F">
          <w:rPr>
            <w:rFonts w:cs="Arial"/>
          </w:rPr>
          <w:t xml:space="preserve">downregulated </w:t>
        </w:r>
      </w:ins>
      <w:ins w:id="1586" w:author="Haskamp, Stefan (extern)" w:date="2021-08-14T11:10:00Z">
        <w:r w:rsidRPr="00622A7F">
          <w:rPr>
            <w:rFonts w:cs="Arial"/>
          </w:rPr>
          <w:t xml:space="preserve">1.93-fold and 2.63-fold </w:t>
        </w:r>
        <w:del w:id="1587" w:author="Hüffmeier, Ulrike" w:date="2021-11-25T17:34:00Z">
          <w:r w:rsidRPr="00622A7F" w:rsidDel="002F251B">
            <w:rPr>
              <w:rFonts w:cs="Arial"/>
            </w:rPr>
            <w:delText xml:space="preserve">downregulated </w:delText>
          </w:r>
        </w:del>
        <w:r w:rsidRPr="00622A7F">
          <w:rPr>
            <w:rFonts w:cs="Arial"/>
          </w:rPr>
          <w:t>in MPO-deficient patients</w:t>
        </w:r>
      </w:ins>
      <w:ins w:id="1588" w:author="Hüffmeier, Ulrike" w:date="2021-11-25T17:33:00Z">
        <w:r w:rsidR="002F251B">
          <w:rPr>
            <w:rFonts w:cs="Arial"/>
          </w:rPr>
          <w:t>, respectively</w:t>
        </w:r>
      </w:ins>
      <w:ins w:id="1589" w:author="Haskamp, Stefan (extern)" w:date="2021-08-14T11:11:00Z">
        <w:r w:rsidRPr="00622A7F">
          <w:rPr>
            <w:rFonts w:cs="Arial"/>
          </w:rPr>
          <w:t>.</w:t>
        </w:r>
      </w:ins>
      <w:ins w:id="1590" w:author="Haskamp, Stefan (extern)" w:date="2021-08-14T11:10:00Z">
        <w:r w:rsidRPr="00622A7F">
          <w:rPr>
            <w:rFonts w:cs="Arial"/>
          </w:rPr>
          <w:t xml:space="preserve"> </w:t>
        </w:r>
      </w:ins>
    </w:p>
    <w:p w14:paraId="3CEF07EC" w14:textId="77777777" w:rsidR="00D555C3" w:rsidRPr="00622A7F" w:rsidRDefault="00D555C3" w:rsidP="00622A7F">
      <w:pPr>
        <w:rPr>
          <w:rFonts w:cs="Arial"/>
        </w:rPr>
      </w:pPr>
      <w:r w:rsidRPr="00622A7F">
        <w:rPr>
          <w:rFonts w:cs="Arial"/>
          <w:szCs w:val="24"/>
        </w:rPr>
        <w:t>To sum up, MPO-</w:t>
      </w:r>
      <w:r w:rsidRPr="00622A7F">
        <w:rPr>
          <w:rFonts w:cs="Arial"/>
        </w:rPr>
        <w:t xml:space="preserve">deficiency altered neutrophilic and monocytic functions. Consequently, the activity of IL-36 activating enzymes </w:t>
      </w:r>
      <w:del w:id="1591" w:author="Hüffmeier, Ulrike" w:date="2021-08-03T15:42:00Z">
        <w:r w:rsidRPr="00622A7F" w:rsidDel="00B21CB1">
          <w:rPr>
            <w:rFonts w:cs="Arial"/>
          </w:rPr>
          <w:delText xml:space="preserve">are </w:delText>
        </w:r>
      </w:del>
      <w:ins w:id="1592" w:author="Hüffmeier, Ulrike" w:date="2021-08-03T15:42:00Z">
        <w:r w:rsidRPr="00622A7F">
          <w:rPr>
            <w:rFonts w:cs="Arial"/>
          </w:rPr>
          <w:t xml:space="preserve">were </w:t>
        </w:r>
      </w:ins>
      <w:r w:rsidRPr="00622A7F">
        <w:rPr>
          <w:rFonts w:cs="Arial"/>
        </w:rPr>
        <w:t xml:space="preserve">increased and NET formation as well as the phagocytosis of neutrophils by monocytes </w:t>
      </w:r>
      <w:del w:id="1593" w:author="Hüffmeier, Ulrike" w:date="2021-08-03T15:43:00Z">
        <w:r w:rsidRPr="00622A7F" w:rsidDel="00B21CB1">
          <w:rPr>
            <w:rFonts w:cs="Arial"/>
          </w:rPr>
          <w:delText xml:space="preserve">is </w:delText>
        </w:r>
      </w:del>
      <w:ins w:id="1594" w:author="Hüffmeier, Ulrike" w:date="2021-08-03T15:43:00Z">
        <w:r w:rsidRPr="00622A7F">
          <w:rPr>
            <w:rFonts w:cs="Arial"/>
          </w:rPr>
          <w:t xml:space="preserve">was </w:t>
        </w:r>
      </w:ins>
      <w:r w:rsidRPr="00622A7F">
        <w:rPr>
          <w:rFonts w:cs="Arial"/>
        </w:rPr>
        <w:t xml:space="preserve">impaired </w:t>
      </w:r>
      <w:r w:rsidRPr="00622A7F">
        <w:rPr>
          <w:rFonts w:cs="Arial"/>
          <w:i/>
        </w:rPr>
        <w:t>in vitro</w:t>
      </w:r>
      <w:r w:rsidRPr="00622A7F">
        <w:rPr>
          <w:rFonts w:cs="Arial"/>
        </w:rPr>
        <w:t>.</w:t>
      </w:r>
    </w:p>
    <w:p w14:paraId="390FAEDE" w14:textId="77777777" w:rsidR="00D555C3" w:rsidRPr="00622A7F" w:rsidRDefault="00382E14" w:rsidP="00622A7F">
      <w:pPr>
        <w:keepNext/>
        <w:rPr>
          <w:rFonts w:cs="Arial"/>
        </w:rPr>
      </w:pPr>
      <w:r>
        <w:rPr>
          <w:rFonts w:cs="Arial"/>
        </w:rPr>
        <w:lastRenderedPageBreak/>
        <w:pict w14:anchorId="7DF375EA">
          <v:shape id="_x0000_i1032" type="#_x0000_t75" style="width:396.85pt;height:341.55pt">
            <v:imagedata r:id="rId25" o:title="CD47"/>
          </v:shape>
        </w:pict>
      </w:r>
    </w:p>
    <w:p w14:paraId="29B45517" w14:textId="35ABB4A3" w:rsidR="00D555C3" w:rsidRPr="00622A7F" w:rsidRDefault="00D555C3" w:rsidP="00622A7F">
      <w:pPr>
        <w:pStyle w:val="Beschriftung"/>
        <w:rPr>
          <w:rFonts w:cs="Arial"/>
          <w:noProof/>
        </w:rPr>
      </w:pPr>
      <w:bookmarkStart w:id="1595" w:name="_Ref73351632"/>
      <w:bookmarkStart w:id="1596" w:name="_Toc94355225"/>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8</w:t>
      </w:r>
      <w:r w:rsidRPr="00622A7F">
        <w:rPr>
          <w:rFonts w:cs="Arial"/>
        </w:rPr>
        <w:fldChar w:fldCharType="end"/>
      </w:r>
      <w:bookmarkEnd w:id="1595"/>
      <w:r w:rsidRPr="00622A7F">
        <w:rPr>
          <w:rFonts w:cs="Arial"/>
        </w:rPr>
        <w:t>: Staining of CD47 on neutrophils and transcriptional analysis of monocytes of MPO-deficient patients and healthy donors</w:t>
      </w:r>
      <w:r w:rsidRPr="00622A7F">
        <w:rPr>
          <w:rFonts w:cs="Arial"/>
          <w:noProof/>
        </w:rPr>
        <w:t>.</w:t>
      </w:r>
      <w:bookmarkEnd w:id="1596"/>
    </w:p>
    <w:p w14:paraId="0631100D" w14:textId="77777777" w:rsidR="00D555C3" w:rsidRPr="00622A7F" w:rsidRDefault="00D555C3" w:rsidP="00622A7F">
      <w:pPr>
        <w:pStyle w:val="Beschriftung"/>
        <w:rPr>
          <w:rStyle w:val="UntertitelZchn"/>
          <w:rFonts w:cs="Arial"/>
          <w:b w:val="0"/>
        </w:rPr>
      </w:pPr>
      <w:r w:rsidRPr="00622A7F">
        <w:rPr>
          <w:rFonts w:cs="Arial"/>
          <w:noProof/>
        </w:rPr>
        <w:t xml:space="preserve">a </w:t>
      </w:r>
      <w:r w:rsidRPr="00622A7F">
        <w:rPr>
          <w:rStyle w:val="UntertitelZchn"/>
          <w:rFonts w:cs="Arial"/>
          <w:b w:val="0"/>
        </w:rPr>
        <w:t xml:space="preserve">Mean fluorescent intensity (MFI) of CD47 expression on neutrophils of four healthy donors (HDs) and three MPO-deficient (MPO def.) patients. P-value was calculated with Welch Two Sample t-test. </w:t>
      </w:r>
      <w:r w:rsidRPr="00622A7F">
        <w:rPr>
          <w:rStyle w:val="UntertitelZchn"/>
          <w:rFonts w:cs="Arial"/>
        </w:rPr>
        <w:t>b</w:t>
      </w:r>
      <w:r w:rsidRPr="00622A7F">
        <w:rPr>
          <w:rStyle w:val="UntertitelZchn"/>
          <w:rFonts w:cs="Arial"/>
          <w:b w:val="0"/>
        </w:rPr>
        <w:t xml:space="preserve"> The most downregulated pathway in CD14</w:t>
      </w:r>
      <w:r w:rsidRPr="00622A7F">
        <w:rPr>
          <w:rStyle w:val="UntertitelZchn"/>
          <w:rFonts w:cs="Arial"/>
          <w:b w:val="0"/>
          <w:vertAlign w:val="superscript"/>
          <w:rPrChange w:id="1597" w:author="Hüffmeier, Ulrike" w:date="2021-08-03T15:41:00Z">
            <w:rPr>
              <w:rStyle w:val="UntertitelZchn"/>
              <w:b w:val="0"/>
            </w:rPr>
          </w:rPrChange>
        </w:rPr>
        <w:t>+</w:t>
      </w:r>
      <w:r w:rsidRPr="00622A7F">
        <w:rPr>
          <w:rStyle w:val="UntertitelZchn"/>
          <w:rFonts w:cs="Arial"/>
          <w:b w:val="0"/>
        </w:rPr>
        <w:t xml:space="preserve"> monocytes of patients compared to HDs resulted from Ingenuity pathway analysis (Qiagen) based on differentially expressed genes. Only the most downregulated pathways are listed and pathways connected to phagocytosis are colored in blue. </w:t>
      </w:r>
      <w:r w:rsidRPr="00622A7F">
        <w:rPr>
          <w:rStyle w:val="UntertitelZchn"/>
          <w:rFonts w:cs="Arial"/>
        </w:rPr>
        <w:t xml:space="preserve">c </w:t>
      </w:r>
      <w:r w:rsidRPr="00622A7F">
        <w:rPr>
          <w:rStyle w:val="UntertitelZchn"/>
          <w:rFonts w:cs="Arial"/>
          <w:b w:val="0"/>
        </w:rPr>
        <w:t>Violin plot illustrating the expression level of each cell (dots) and the distribution of the expression in HDs and MPO-deficient patients. Both genes are part of downregulated phagocytosis pathways. MPO def.= MPO-deficient</w:t>
      </w:r>
    </w:p>
    <w:p w14:paraId="23417B25" w14:textId="77777777" w:rsidR="00D555C3" w:rsidRPr="00622A7F" w:rsidRDefault="00D555C3" w:rsidP="00622A7F">
      <w:pPr>
        <w:pStyle w:val="berschrift2"/>
        <w:rPr>
          <w:rFonts w:cs="Arial"/>
        </w:rPr>
      </w:pPr>
      <w:bookmarkStart w:id="1598" w:name="_Toc72229635"/>
      <w:bookmarkStart w:id="1599" w:name="_Ref86160012"/>
      <w:bookmarkStart w:id="1600" w:name="_Toc91488889"/>
      <w:r w:rsidRPr="00622A7F">
        <w:rPr>
          <w:rFonts w:cs="Arial"/>
        </w:rPr>
        <w:t xml:space="preserve">The role of </w:t>
      </w:r>
      <w:r w:rsidRPr="00622A7F">
        <w:rPr>
          <w:rFonts w:cs="Arial"/>
          <w:i/>
        </w:rPr>
        <w:t>MPO</w:t>
      </w:r>
      <w:r w:rsidRPr="00622A7F">
        <w:rPr>
          <w:rFonts w:cs="Arial"/>
        </w:rPr>
        <w:t xml:space="preserve"> in other psoriatic diseases</w:t>
      </w:r>
      <w:bookmarkEnd w:id="1598"/>
      <w:bookmarkEnd w:id="1599"/>
      <w:bookmarkEnd w:id="1600"/>
    </w:p>
    <w:p w14:paraId="221E0BAA" w14:textId="672F09F1" w:rsidR="00D555C3" w:rsidRPr="00622A7F" w:rsidRDefault="00D555C3" w:rsidP="00622A7F">
      <w:pPr>
        <w:pStyle w:val="berschrift3"/>
        <w:rPr>
          <w:rFonts w:cs="Arial"/>
        </w:rPr>
      </w:pPr>
      <w:bookmarkStart w:id="1601" w:name="_Ref86316565"/>
      <w:bookmarkStart w:id="1602" w:name="_Toc91488890"/>
      <w:r w:rsidRPr="00622A7F">
        <w:rPr>
          <w:rFonts w:cs="Arial"/>
        </w:rPr>
        <w:t xml:space="preserve">Segregation analysis in </w:t>
      </w:r>
      <w:r w:rsidR="007C5D97">
        <w:rPr>
          <w:rFonts w:cs="Arial"/>
        </w:rPr>
        <w:t>eight</w:t>
      </w:r>
      <w:r w:rsidRPr="00622A7F">
        <w:rPr>
          <w:rFonts w:cs="Arial"/>
        </w:rPr>
        <w:t xml:space="preserve"> families of MPO-deficient patients</w:t>
      </w:r>
      <w:bookmarkEnd w:id="1601"/>
      <w:bookmarkEnd w:id="1602"/>
    </w:p>
    <w:p w14:paraId="75B24EB3" w14:textId="0DE5DA92" w:rsidR="00D555C3" w:rsidRPr="00622A7F" w:rsidRDefault="00D555C3" w:rsidP="00622A7F">
      <w:pPr>
        <w:rPr>
          <w:rFonts w:cs="Arial"/>
        </w:rPr>
      </w:pPr>
      <w:r w:rsidRPr="00622A7F">
        <w:rPr>
          <w:rFonts w:cs="Arial"/>
        </w:rPr>
        <w:t xml:space="preserve">As described in chapter </w:t>
      </w:r>
      <w:r w:rsidRPr="00622A7F">
        <w:rPr>
          <w:rFonts w:cs="Arial"/>
        </w:rPr>
        <w:fldChar w:fldCharType="begin"/>
      </w:r>
      <w:r w:rsidRPr="00622A7F">
        <w:rPr>
          <w:rFonts w:cs="Arial"/>
        </w:rPr>
        <w:instrText xml:space="preserve"> REF _Ref73966278 \r \h </w:instrText>
      </w:r>
      <w:r w:rsidR="00622A7F">
        <w:rPr>
          <w:rFonts w:cs="Arial"/>
        </w:rPr>
        <w:instrText xml:space="preserve"> \* MERGEFORMAT </w:instrText>
      </w:r>
      <w:r w:rsidRPr="00622A7F">
        <w:rPr>
          <w:rFonts w:cs="Arial"/>
        </w:rPr>
      </w:r>
      <w:r w:rsidRPr="00622A7F">
        <w:rPr>
          <w:rFonts w:cs="Arial"/>
        </w:rPr>
        <w:fldChar w:fldCharType="separate"/>
      </w:r>
      <w:r w:rsidR="002D4AD7">
        <w:rPr>
          <w:rFonts w:cs="Arial"/>
        </w:rPr>
        <w:t>4.1.3</w:t>
      </w:r>
      <w:r w:rsidRPr="00622A7F">
        <w:rPr>
          <w:rFonts w:cs="Arial"/>
        </w:rPr>
        <w:fldChar w:fldCharType="end"/>
      </w:r>
      <w:r w:rsidRPr="00622A7F">
        <w:rPr>
          <w:rFonts w:cs="Arial"/>
        </w:rPr>
        <w:t xml:space="preserve">, GPP patients with </w:t>
      </w:r>
      <w:r w:rsidRPr="00622A7F">
        <w:rPr>
          <w:rFonts w:cs="Arial"/>
          <w:i/>
        </w:rPr>
        <w:t>MPO</w:t>
      </w:r>
      <w:r w:rsidRPr="00622A7F">
        <w:rPr>
          <w:rFonts w:cs="Arial"/>
        </w:rPr>
        <w:t xml:space="preserve"> variants were </w:t>
      </w:r>
      <w:del w:id="1603" w:author="Hüffmeier, Ulrike" w:date="2021-11-25T17:36:00Z">
        <w:r w:rsidRPr="00622A7F" w:rsidDel="002F251B">
          <w:rPr>
            <w:rFonts w:cs="Arial"/>
          </w:rPr>
          <w:delText xml:space="preserve">more </w:delText>
        </w:r>
      </w:del>
      <w:r w:rsidRPr="00622A7F">
        <w:rPr>
          <w:rFonts w:cs="Arial"/>
        </w:rPr>
        <w:t xml:space="preserve">affected </w:t>
      </w:r>
      <w:ins w:id="1604" w:author="Hüffmeier, Ulrike" w:date="2021-11-25T17:36:00Z">
        <w:r w:rsidR="002F251B" w:rsidRPr="00622A7F">
          <w:rPr>
            <w:rFonts w:cs="Arial"/>
          </w:rPr>
          <w:t xml:space="preserve">more </w:t>
        </w:r>
        <w:r w:rsidR="002F251B">
          <w:rPr>
            <w:rFonts w:cs="Arial"/>
          </w:rPr>
          <w:t xml:space="preserve">often </w:t>
        </w:r>
      </w:ins>
      <w:r w:rsidRPr="00622A7F">
        <w:rPr>
          <w:rFonts w:cs="Arial"/>
        </w:rPr>
        <w:t>by PPP and exhibited more often a family history of psoriasis than those without (</w:t>
      </w:r>
      <w:r w:rsidRPr="00622A7F">
        <w:rPr>
          <w:rFonts w:cs="Arial"/>
        </w:rPr>
        <w:fldChar w:fldCharType="begin"/>
      </w:r>
      <w:r w:rsidRPr="00622A7F">
        <w:rPr>
          <w:rFonts w:cs="Arial"/>
        </w:rPr>
        <w:instrText xml:space="preserve"> REF _Ref73959518 \h </w:instrText>
      </w:r>
      <w:r w:rsidR="00622A7F">
        <w:rPr>
          <w:rFonts w:cs="Arial"/>
        </w:rPr>
        <w:instrText xml:space="preserve"> \* MERGEFORMAT </w:instrText>
      </w:r>
      <w:r w:rsidRPr="00622A7F">
        <w:rPr>
          <w:rFonts w:cs="Arial"/>
        </w:rPr>
      </w:r>
      <w:r w:rsidRPr="00622A7F">
        <w:rPr>
          <w:rFonts w:cs="Arial"/>
        </w:rPr>
        <w:fldChar w:fldCharType="separate"/>
      </w:r>
      <w:ins w:id="1605" w:author="Haskamp, Stefan (extern)" w:date="2022-01-29T13:25:00Z">
        <w:r w:rsidR="002D4AD7" w:rsidRPr="00622A7F" w:rsidDel="009B33AD">
          <w:rPr>
            <w:rFonts w:cs="Arial"/>
          </w:rPr>
          <w:t xml:space="preserve">Table </w:t>
        </w:r>
        <w:r w:rsidR="002D4AD7" w:rsidDel="009B33AD">
          <w:rPr>
            <w:rFonts w:cs="Arial"/>
            <w:noProof/>
          </w:rPr>
          <w:t>5</w:t>
        </w:r>
      </w:ins>
      <w:r w:rsidRPr="00622A7F">
        <w:rPr>
          <w:rFonts w:cs="Arial"/>
        </w:rPr>
        <w:fldChar w:fldCharType="end"/>
      </w:r>
      <w:r w:rsidRPr="00622A7F">
        <w:rPr>
          <w:rFonts w:cs="Arial"/>
        </w:rPr>
        <w:t xml:space="preserve">). </w:t>
      </w:r>
      <w:commentRangeStart w:id="1606"/>
      <w:del w:id="1607" w:author="Haskamp, Stefan (extern)" w:date="2021-08-14T11:12:00Z">
        <w:r w:rsidRPr="00622A7F" w:rsidDel="003876FE">
          <w:rPr>
            <w:rFonts w:cs="Arial"/>
          </w:rPr>
          <w:delText xml:space="preserve">Additionally, concentrations of MPO in serum of patients with PsV and PsA were elevated compared to </w:delText>
        </w:r>
      </w:del>
      <w:del w:id="1608" w:author="Hüffmeier, Ulrike" w:date="2021-11-25T17:36:00Z">
        <w:r w:rsidRPr="00622A7F" w:rsidDel="002F251B">
          <w:rPr>
            <w:rFonts w:cs="Arial"/>
          </w:rPr>
          <w:delText xml:space="preserve">controls </w:delText>
        </w:r>
      </w:del>
      <w:r w:rsidR="009A7AD4">
        <w:rPr>
          <w:rFonts w:cs="Arial"/>
        </w:rPr>
        <w:t>}</w:t>
      </w:r>
      <w:del w:id="1609" w:author="Hüffmeier, Ulrike" w:date="2021-11-25T17:36:00Z">
        <w:r w:rsidRPr="00622A7F" w:rsidDel="002F251B">
          <w:rPr>
            <w:rFonts w:cs="Arial"/>
          </w:rPr>
          <w:delText xml:space="preserve">. </w:delText>
        </w:r>
        <w:commentRangeEnd w:id="1606"/>
        <w:r w:rsidRPr="00622A7F" w:rsidDel="002F251B">
          <w:rPr>
            <w:rStyle w:val="Kommentarzeichen"/>
            <w:rFonts w:cs="Arial"/>
          </w:rPr>
          <w:commentReference w:id="1606"/>
        </w:r>
      </w:del>
      <w:r w:rsidRPr="00622A7F">
        <w:rPr>
          <w:rFonts w:cs="Arial"/>
        </w:rPr>
        <w:t xml:space="preserve">Therefore, the association of variants in </w:t>
      </w:r>
      <w:r w:rsidRPr="00622A7F">
        <w:rPr>
          <w:rFonts w:cs="Arial"/>
          <w:i/>
        </w:rPr>
        <w:t>MPO</w:t>
      </w:r>
      <w:r w:rsidRPr="00622A7F">
        <w:rPr>
          <w:rFonts w:cs="Arial"/>
        </w:rPr>
        <w:t xml:space="preserve"> and other psoriatic diseases was investigated. Segregation analysis of variants in </w:t>
      </w:r>
      <w:r w:rsidRPr="00622A7F">
        <w:rPr>
          <w:rFonts w:cs="Arial"/>
          <w:i/>
        </w:rPr>
        <w:t>MPO</w:t>
      </w:r>
      <w:r w:rsidRPr="00622A7F">
        <w:rPr>
          <w:rFonts w:cs="Arial"/>
        </w:rPr>
        <w:t xml:space="preserve">, </w:t>
      </w:r>
      <w:r w:rsidRPr="00622A7F">
        <w:rPr>
          <w:rFonts w:cs="Arial"/>
          <w:i/>
        </w:rPr>
        <w:t>IL36RN</w:t>
      </w:r>
      <w:r w:rsidRPr="00622A7F">
        <w:rPr>
          <w:rFonts w:cs="Arial"/>
        </w:rPr>
        <w:t xml:space="preserve">, and </w:t>
      </w:r>
      <w:r w:rsidRPr="00622A7F">
        <w:rPr>
          <w:rFonts w:cs="Arial"/>
          <w:i/>
        </w:rPr>
        <w:t>CARD14</w:t>
      </w:r>
      <w:r w:rsidRPr="00622A7F">
        <w:rPr>
          <w:rFonts w:cs="Arial"/>
        </w:rPr>
        <w:t xml:space="preserve"> was performed in 25 available family members of seven patients with GPP and one with AGEP (</w:t>
      </w:r>
      <w:r w:rsidRPr="00622A7F">
        <w:rPr>
          <w:rFonts w:cs="Arial"/>
        </w:rPr>
        <w:fldChar w:fldCharType="begin"/>
      </w:r>
      <w:r w:rsidRPr="00622A7F">
        <w:rPr>
          <w:rFonts w:cs="Arial"/>
        </w:rPr>
        <w:instrText xml:space="preserve"> REF _Ref73354583 \h </w:instrText>
      </w:r>
      <w:r w:rsidR="00622A7F">
        <w:rPr>
          <w:rFonts w:cs="Arial"/>
        </w:rPr>
        <w:instrText xml:space="preserve"> \* MERGEFORMAT </w:instrText>
      </w:r>
      <w:r w:rsidRPr="00622A7F">
        <w:rPr>
          <w:rFonts w:cs="Arial"/>
        </w:rPr>
      </w:r>
      <w:r w:rsidRPr="00622A7F">
        <w:rPr>
          <w:rFonts w:cs="Arial"/>
        </w:rPr>
        <w:fldChar w:fldCharType="separate"/>
      </w:r>
      <w:ins w:id="1610" w:author="Haskamp, Stefan (extern)" w:date="2022-01-29T13:25:00Z">
        <w:r w:rsidR="002D4AD7" w:rsidRPr="00622A7F">
          <w:rPr>
            <w:rFonts w:cs="Arial"/>
          </w:rPr>
          <w:t xml:space="preserve">Figure </w:t>
        </w:r>
        <w:r w:rsidR="002D4AD7">
          <w:rPr>
            <w:rFonts w:cs="Arial"/>
            <w:noProof/>
          </w:rPr>
          <w:t>9</w:t>
        </w:r>
      </w:ins>
      <w:r w:rsidRPr="00622A7F">
        <w:rPr>
          <w:rFonts w:cs="Arial"/>
        </w:rPr>
        <w:fldChar w:fldCharType="end"/>
      </w:r>
      <w:r w:rsidRPr="00622A7F">
        <w:rPr>
          <w:rFonts w:cs="Arial"/>
        </w:rPr>
        <w:t xml:space="preserve">). Four index patients carried a heterozygous </w:t>
      </w:r>
      <w:r w:rsidRPr="00622A7F">
        <w:rPr>
          <w:rFonts w:cs="Arial"/>
          <w:i/>
        </w:rPr>
        <w:t>MPO</w:t>
      </w:r>
      <w:r w:rsidRPr="00622A7F">
        <w:rPr>
          <w:rFonts w:cs="Arial"/>
        </w:rPr>
        <w:t xml:space="preserve"> variant, while two </w:t>
      </w:r>
      <w:r w:rsidRPr="00622A7F">
        <w:rPr>
          <w:rFonts w:cs="Arial"/>
        </w:rPr>
        <w:lastRenderedPageBreak/>
        <w:t xml:space="preserve">were homozygous and one compound heterozygous for </w:t>
      </w:r>
      <w:r w:rsidRPr="00622A7F">
        <w:rPr>
          <w:rFonts w:cs="Arial"/>
          <w:i/>
        </w:rPr>
        <w:t xml:space="preserve">MPO </w:t>
      </w:r>
      <w:r w:rsidRPr="00622A7F">
        <w:rPr>
          <w:rFonts w:cs="Arial"/>
        </w:rPr>
        <w:t xml:space="preserve">variants. Only the index patients were affected by GPP or AGEP in their families. Out of 25 family members, one was affected by PPP, two by inflammatory joint disease and 14 by PsV. Six out of twelve sequenced members with PsV were heterozygous for </w:t>
      </w:r>
      <w:r w:rsidRPr="00622A7F">
        <w:rPr>
          <w:rFonts w:cs="Arial"/>
          <w:i/>
        </w:rPr>
        <w:t>MPO</w:t>
      </w:r>
      <w:r w:rsidRPr="00622A7F">
        <w:rPr>
          <w:rFonts w:cs="Arial"/>
        </w:rPr>
        <w:t xml:space="preserve"> variants (50%), while eight of 13 healthy members were heterozygous for </w:t>
      </w:r>
      <w:r w:rsidRPr="00622A7F">
        <w:rPr>
          <w:rFonts w:cs="Arial"/>
          <w:i/>
        </w:rPr>
        <w:t>MPO</w:t>
      </w:r>
      <w:r w:rsidRPr="00622A7F">
        <w:rPr>
          <w:rFonts w:cs="Arial"/>
        </w:rPr>
        <w:t xml:space="preserve"> variants (62%). </w:t>
      </w:r>
      <w:commentRangeStart w:id="1611"/>
      <w:commentRangeEnd w:id="1611"/>
      <w:r w:rsidRPr="00622A7F">
        <w:rPr>
          <w:rStyle w:val="Kommentarzeichen"/>
          <w:rFonts w:cs="Arial"/>
        </w:rPr>
        <w:commentReference w:id="1611"/>
      </w:r>
      <w:commentRangeStart w:id="1612"/>
      <w:commentRangeEnd w:id="1612"/>
      <w:r w:rsidRPr="00622A7F">
        <w:rPr>
          <w:rStyle w:val="Kommentarzeichen"/>
          <w:rFonts w:cs="Arial"/>
        </w:rPr>
        <w:commentReference w:id="1612"/>
      </w:r>
    </w:p>
    <w:p w14:paraId="54820FFA" w14:textId="53BA77B8" w:rsidR="00D555C3" w:rsidRPr="00622A7F" w:rsidRDefault="00D555C3" w:rsidP="00622A7F">
      <w:pPr>
        <w:rPr>
          <w:rFonts w:cs="Arial"/>
        </w:rPr>
      </w:pPr>
      <w:r w:rsidRPr="00622A7F">
        <w:rPr>
          <w:rFonts w:cs="Arial"/>
        </w:rPr>
        <w:t xml:space="preserve">Considering </w:t>
      </w:r>
      <w:del w:id="1613" w:author="Hüffmeier, Ulrike" w:date="2021-11-25T17:38:00Z">
        <w:r w:rsidRPr="00622A7F" w:rsidDel="002F251B">
          <w:rPr>
            <w:rFonts w:cs="Arial"/>
          </w:rPr>
          <w:delText xml:space="preserve">those </w:delText>
        </w:r>
      </w:del>
      <w:ins w:id="1614" w:author="Hüffmeier, Ulrike" w:date="2021-11-25T17:38:00Z">
        <w:r w:rsidR="002F251B">
          <w:rPr>
            <w:rFonts w:cs="Arial"/>
          </w:rPr>
          <w:t>only</w:t>
        </w:r>
        <w:r w:rsidR="002F251B" w:rsidRPr="00622A7F">
          <w:rPr>
            <w:rFonts w:cs="Arial"/>
          </w:rPr>
          <w:t xml:space="preserve"> </w:t>
        </w:r>
      </w:ins>
      <w:r w:rsidRPr="00622A7F">
        <w:rPr>
          <w:rFonts w:cs="Arial"/>
        </w:rPr>
        <w:t xml:space="preserve">variants leading to complete deficiency, the majority of members with PsV were heterozygous (6 of 10, 60%), while the proportion of healthy members with those </w:t>
      </w:r>
      <w:r w:rsidRPr="00622A7F">
        <w:rPr>
          <w:rFonts w:cs="Arial"/>
          <w:i/>
        </w:rPr>
        <w:t>MPO</w:t>
      </w:r>
      <w:r w:rsidRPr="00622A7F">
        <w:rPr>
          <w:rFonts w:cs="Arial"/>
        </w:rPr>
        <w:t xml:space="preserve"> variants was </w:t>
      </w:r>
      <w:del w:id="1615" w:author="Hüffmeier, Ulrike" w:date="2021-08-04T14:12:00Z">
        <w:r w:rsidRPr="00622A7F" w:rsidDel="0012162B">
          <w:rPr>
            <w:rFonts w:cs="Arial"/>
          </w:rPr>
          <w:delText xml:space="preserve">even </w:delText>
        </w:r>
      </w:del>
      <w:ins w:id="1616" w:author="Hüffmeier, Ulrike" w:date="2021-08-04T14:12:00Z">
        <w:r w:rsidRPr="00622A7F">
          <w:rPr>
            <w:rFonts w:cs="Arial"/>
          </w:rPr>
          <w:t xml:space="preserve">slightly </w:t>
        </w:r>
      </w:ins>
      <w:r w:rsidRPr="00622A7F">
        <w:rPr>
          <w:rFonts w:cs="Arial"/>
        </w:rPr>
        <w:t xml:space="preserve">higher (7 of 11, 64%). In </w:t>
      </w:r>
      <w:del w:id="1617" w:author="Hüffmeier, Ulrike" w:date="2021-11-25T17:38:00Z">
        <w:r w:rsidRPr="00622A7F" w:rsidDel="002F251B">
          <w:rPr>
            <w:rFonts w:cs="Arial"/>
          </w:rPr>
          <w:delText xml:space="preserve">Pedigree </w:delText>
        </w:r>
      </w:del>
      <w:ins w:id="1618" w:author="Hüffmeier, Ulrike" w:date="2021-11-25T17:38:00Z">
        <w:r w:rsidR="002F251B">
          <w:rPr>
            <w:rFonts w:cs="Arial"/>
          </w:rPr>
          <w:t>p</w:t>
        </w:r>
        <w:r w:rsidR="002F251B" w:rsidRPr="00622A7F">
          <w:rPr>
            <w:rFonts w:cs="Arial"/>
          </w:rPr>
          <w:t xml:space="preserve">edigree </w:t>
        </w:r>
      </w:ins>
      <w:r w:rsidRPr="00622A7F">
        <w:rPr>
          <w:rFonts w:cs="Arial"/>
        </w:rPr>
        <w:t xml:space="preserve">VI &amp; VII, </w:t>
      </w:r>
      <w:del w:id="1619" w:author="Hüffmeier, Ulrike" w:date="2021-11-25T17:38:00Z">
        <w:r w:rsidRPr="00622A7F" w:rsidDel="002F251B">
          <w:rPr>
            <w:rFonts w:cs="Arial"/>
          </w:rPr>
          <w:delText xml:space="preserve">the </w:delText>
        </w:r>
      </w:del>
      <w:r w:rsidRPr="00622A7F">
        <w:rPr>
          <w:rFonts w:cs="Arial"/>
        </w:rPr>
        <w:t xml:space="preserve">two </w:t>
      </w:r>
      <w:del w:id="1620" w:author="Hüffmeier, Ulrike" w:date="2021-11-25T17:42:00Z">
        <w:r w:rsidRPr="00622A7F" w:rsidDel="00E252DD">
          <w:rPr>
            <w:rFonts w:cs="Arial"/>
          </w:rPr>
          <w:delText>male parents</w:delText>
        </w:r>
      </w:del>
      <w:ins w:id="1621" w:author="Hüffmeier, Ulrike" w:date="2021-11-25T17:42:00Z">
        <w:r w:rsidR="00E252DD">
          <w:rPr>
            <w:rFonts w:cs="Arial"/>
          </w:rPr>
          <w:t>fathers</w:t>
        </w:r>
      </w:ins>
      <w:r w:rsidRPr="00622A7F">
        <w:rPr>
          <w:rFonts w:cs="Arial"/>
        </w:rPr>
        <w:t xml:space="preserve"> with two heterozygous variants in </w:t>
      </w:r>
      <w:r w:rsidRPr="00622A7F">
        <w:rPr>
          <w:rFonts w:cs="Arial"/>
          <w:i/>
        </w:rPr>
        <w:t>IL36RN</w:t>
      </w:r>
      <w:r w:rsidRPr="00622A7F">
        <w:rPr>
          <w:rFonts w:cs="Arial"/>
        </w:rPr>
        <w:t xml:space="preserve"> and </w:t>
      </w:r>
      <w:r w:rsidRPr="00622A7F">
        <w:rPr>
          <w:rFonts w:cs="Arial"/>
          <w:i/>
        </w:rPr>
        <w:t>MPO</w:t>
      </w:r>
      <w:r w:rsidRPr="00622A7F">
        <w:rPr>
          <w:rFonts w:cs="Arial"/>
        </w:rPr>
        <w:t xml:space="preserve"> were unaffected</w:t>
      </w:r>
      <w:r w:rsidRPr="00ED5473">
        <w:rPr>
          <w:rFonts w:cs="Arial"/>
        </w:rPr>
        <w:t xml:space="preserve">, </w:t>
      </w:r>
      <w:commentRangeStart w:id="1622"/>
      <w:r w:rsidRPr="00ED5473">
        <w:rPr>
          <w:rFonts w:cs="Arial"/>
        </w:rPr>
        <w:t xml:space="preserve">while the corresponding </w:t>
      </w:r>
      <w:del w:id="1623" w:author="Hüffmeier, Ulrike" w:date="2021-11-25T17:42:00Z">
        <w:r w:rsidRPr="00ED5473" w:rsidDel="00E252DD">
          <w:rPr>
            <w:rFonts w:cs="Arial"/>
          </w:rPr>
          <w:delText>female parents</w:delText>
        </w:r>
      </w:del>
      <w:ins w:id="1624" w:author="Hüffmeier, Ulrike" w:date="2021-11-25T17:42:00Z">
        <w:r w:rsidR="00E252DD" w:rsidRPr="00ED5473">
          <w:rPr>
            <w:rFonts w:cs="Arial"/>
          </w:rPr>
          <w:t>mothers</w:t>
        </w:r>
      </w:ins>
      <w:r w:rsidRPr="00ED5473">
        <w:rPr>
          <w:rFonts w:cs="Arial"/>
        </w:rPr>
        <w:t xml:space="preserve"> carrying one</w:t>
      </w:r>
      <w:ins w:id="1625" w:author="Haskamp, Stefan (extern)" w:date="2022-01-29T15:59:00Z">
        <w:r w:rsidR="00ED5473" w:rsidRPr="00ED5473">
          <w:rPr>
            <w:rFonts w:cs="Arial"/>
          </w:rPr>
          <w:t xml:space="preserve"> and two</w:t>
        </w:r>
      </w:ins>
      <w:r w:rsidRPr="00ED5473">
        <w:rPr>
          <w:rFonts w:cs="Arial"/>
        </w:rPr>
        <w:t xml:space="preserve"> </w:t>
      </w:r>
      <w:r w:rsidRPr="00ED5473">
        <w:rPr>
          <w:rFonts w:cs="Arial"/>
          <w:i/>
        </w:rPr>
        <w:t>IL36RN</w:t>
      </w:r>
      <w:r w:rsidRPr="00ED5473">
        <w:rPr>
          <w:rFonts w:cs="Arial"/>
        </w:rPr>
        <w:t xml:space="preserve"> variant were affected by PsV </w:t>
      </w:r>
      <w:commentRangeEnd w:id="1622"/>
      <w:r w:rsidR="00E252DD" w:rsidRPr="00ED5473">
        <w:rPr>
          <w:rStyle w:val="Kommentarzeichen"/>
        </w:rPr>
        <w:commentReference w:id="1622"/>
      </w:r>
      <w:r w:rsidRPr="00ED5473">
        <w:rPr>
          <w:rFonts w:cs="Arial"/>
        </w:rPr>
        <w:t>(</w:t>
      </w:r>
      <w:r w:rsidRPr="00ED5473">
        <w:rPr>
          <w:rFonts w:cs="Arial"/>
        </w:rPr>
        <w:fldChar w:fldCharType="begin"/>
      </w:r>
      <w:r w:rsidRPr="00ED5473">
        <w:rPr>
          <w:rFonts w:cs="Arial"/>
        </w:rPr>
        <w:instrText xml:space="preserve"> REF _Ref73354583 \h </w:instrText>
      </w:r>
      <w:r w:rsidR="00622A7F" w:rsidRPr="00ED5473">
        <w:rPr>
          <w:rFonts w:cs="Arial"/>
        </w:rPr>
        <w:instrText xml:space="preserve"> \* MERGEFORMAT </w:instrText>
      </w:r>
      <w:r w:rsidRPr="00ED5473">
        <w:rPr>
          <w:rFonts w:cs="Arial"/>
        </w:rPr>
      </w:r>
      <w:r w:rsidRPr="00ED5473">
        <w:rPr>
          <w:rFonts w:cs="Arial"/>
        </w:rPr>
        <w:fldChar w:fldCharType="separate"/>
      </w:r>
      <w:ins w:id="1626" w:author="Haskamp, Stefan (extern)" w:date="2022-01-29T13:25:00Z">
        <w:r w:rsidR="002D4AD7" w:rsidRPr="00ED5473">
          <w:rPr>
            <w:rFonts w:cs="Arial"/>
          </w:rPr>
          <w:t xml:space="preserve">Figure </w:t>
        </w:r>
        <w:r w:rsidR="002D4AD7" w:rsidRPr="00ED5473">
          <w:rPr>
            <w:rFonts w:cs="Arial"/>
            <w:noProof/>
          </w:rPr>
          <w:t>9</w:t>
        </w:r>
      </w:ins>
      <w:r w:rsidRPr="00ED5473">
        <w:rPr>
          <w:rFonts w:cs="Arial"/>
        </w:rPr>
        <w:fldChar w:fldCharType="end"/>
      </w:r>
      <w:ins w:id="1627" w:author="Hüffmeier, Ulrike" w:date="2021-11-25T17:38:00Z">
        <w:r w:rsidR="002F251B" w:rsidRPr="00ED5473">
          <w:rPr>
            <w:rFonts w:cs="Arial"/>
          </w:rPr>
          <w:t>,</w:t>
        </w:r>
      </w:ins>
      <w:r w:rsidRPr="00ED5473">
        <w:rPr>
          <w:rFonts w:cs="Arial"/>
        </w:rPr>
        <w:t xml:space="preserve"> Pedigree VI &amp; VII).</w:t>
      </w:r>
    </w:p>
    <w:p w14:paraId="1CABD9D7" w14:textId="77777777" w:rsidR="00D555C3" w:rsidRPr="00622A7F" w:rsidRDefault="00D555C3" w:rsidP="00622A7F">
      <w:pPr>
        <w:pStyle w:val="berschrift3"/>
        <w:rPr>
          <w:rFonts w:cs="Arial"/>
        </w:rPr>
      </w:pPr>
      <w:bookmarkStart w:id="1628" w:name="_Toc91488891"/>
      <w:r w:rsidRPr="00622A7F">
        <w:rPr>
          <w:rFonts w:cs="Arial"/>
        </w:rPr>
        <w:t xml:space="preserve">Genetic analysis of </w:t>
      </w:r>
      <w:r w:rsidRPr="00622A7F">
        <w:rPr>
          <w:rFonts w:cs="Arial"/>
          <w:i/>
        </w:rPr>
        <w:t>MPO</w:t>
      </w:r>
      <w:r w:rsidRPr="00622A7F">
        <w:rPr>
          <w:rFonts w:cs="Arial"/>
        </w:rPr>
        <w:t xml:space="preserve"> variants in four psoriatic subtypes</w:t>
      </w:r>
      <w:bookmarkEnd w:id="1628"/>
    </w:p>
    <w:p w14:paraId="07D0D5CA" w14:textId="28139C7B" w:rsidR="00D555C3" w:rsidRPr="00622A7F" w:rsidRDefault="00D555C3" w:rsidP="00622A7F">
      <w:pPr>
        <w:rPr>
          <w:rFonts w:cs="Arial"/>
          <w:szCs w:val="24"/>
        </w:rPr>
      </w:pPr>
      <w:r w:rsidRPr="00622A7F">
        <w:rPr>
          <w:rFonts w:cs="Arial"/>
        </w:rPr>
        <w:t xml:space="preserve">The segregation analysis was inconclusive as to whether variants in </w:t>
      </w:r>
      <w:r w:rsidRPr="00622A7F">
        <w:rPr>
          <w:rFonts w:cs="Arial"/>
          <w:i/>
        </w:rPr>
        <w:t>MPO</w:t>
      </w:r>
      <w:r w:rsidRPr="00622A7F">
        <w:rPr>
          <w:rFonts w:cs="Arial"/>
        </w:rPr>
        <w:t xml:space="preserve"> may contribute to susceptibility for psoriatic diseases. Therefore, we genotyped 3,663 individuals affected by PsV (n=1,105), PsA (n=1,313), PPP (n=271) and by SAPHO syndrome (n=52) as </w:t>
      </w:r>
      <w:commentRangeStart w:id="1629"/>
      <w:r w:rsidRPr="00622A7F">
        <w:rPr>
          <w:rFonts w:cs="Arial"/>
        </w:rPr>
        <w:t xml:space="preserve">well as </w:t>
      </w:r>
      <w:r w:rsidRPr="00622A7F">
        <w:rPr>
          <w:rFonts w:cs="Arial"/>
          <w:szCs w:val="24"/>
        </w:rPr>
        <w:t>922 control individuals</w:t>
      </w:r>
      <w:r w:rsidRPr="00622A7F">
        <w:rPr>
          <w:rFonts w:cs="Arial"/>
        </w:rPr>
        <w:t xml:space="preserve"> for the seven most common variants in </w:t>
      </w:r>
      <w:r w:rsidRPr="00622A7F">
        <w:rPr>
          <w:rFonts w:cs="Arial"/>
          <w:i/>
        </w:rPr>
        <w:t>MPO</w:t>
      </w:r>
      <w:r w:rsidRPr="00622A7F">
        <w:rPr>
          <w:rFonts w:cs="Arial"/>
        </w:rPr>
        <w:t xml:space="preserve"> (</w:t>
      </w:r>
      <w:r w:rsidRPr="00622A7F">
        <w:rPr>
          <w:rFonts w:cs="Arial"/>
          <w:b/>
        </w:rPr>
        <w:fldChar w:fldCharType="begin"/>
      </w:r>
      <w:r w:rsidRPr="00622A7F">
        <w:rPr>
          <w:rFonts w:cs="Arial"/>
          <w:b/>
        </w:rPr>
        <w:instrText xml:space="preserve"> REF _Ref73356685 \h </w:instrText>
      </w:r>
      <w:r w:rsidR="00622A7F">
        <w:rPr>
          <w:rFonts w:cs="Arial"/>
          <w:b/>
        </w:rPr>
        <w:instrText xml:space="preserve"> \* MERGEFORMAT </w:instrText>
      </w:r>
      <w:r w:rsidRPr="00622A7F">
        <w:rPr>
          <w:rFonts w:cs="Arial"/>
          <w:b/>
        </w:rPr>
      </w:r>
      <w:r w:rsidRPr="00622A7F">
        <w:rPr>
          <w:rFonts w:cs="Arial"/>
          <w:b/>
        </w:rPr>
        <w:fldChar w:fldCharType="separate"/>
      </w:r>
      <w:ins w:id="1630" w:author="Haskamp, Stefan (extern)" w:date="2022-01-29T13:25:00Z">
        <w:r w:rsidR="002D4AD7" w:rsidRPr="00622A7F">
          <w:rPr>
            <w:rFonts w:cs="Arial"/>
          </w:rPr>
          <w:t xml:space="preserve">Table </w:t>
        </w:r>
        <w:r w:rsidR="002D4AD7">
          <w:rPr>
            <w:rFonts w:cs="Arial"/>
            <w:noProof/>
          </w:rPr>
          <w:t>6</w:t>
        </w:r>
      </w:ins>
      <w:r w:rsidRPr="00622A7F">
        <w:rPr>
          <w:rFonts w:cs="Arial"/>
          <w:b/>
        </w:rPr>
        <w:fldChar w:fldCharType="end"/>
      </w:r>
      <w:r w:rsidRPr="00622A7F">
        <w:rPr>
          <w:rFonts w:cs="Arial"/>
        </w:rPr>
        <w:t xml:space="preserve">). </w:t>
      </w:r>
      <w:ins w:id="1631" w:author="Haskamp, Stefan" w:date="2021-12-30T17:39:00Z">
        <w:r w:rsidR="000721B7">
          <w:rPr>
            <w:rFonts w:cs="Arial"/>
          </w:rPr>
          <w:t>Qua</w:t>
        </w:r>
        <w:r w:rsidR="0076455B">
          <w:rPr>
            <w:rFonts w:cs="Arial"/>
          </w:rPr>
          <w:t xml:space="preserve">lity control </w:t>
        </w:r>
      </w:ins>
      <w:ins w:id="1632" w:author="Haskamp, Stefan" w:date="2021-12-30T17:40:00Z">
        <w:r w:rsidR="0076455B">
          <w:rPr>
            <w:rFonts w:cs="Arial"/>
          </w:rPr>
          <w:t>was performed by additional sanger sequencing of all rare genotypes and random controls a</w:t>
        </w:r>
      </w:ins>
      <w:ins w:id="1633" w:author="Haskamp, Stefan" w:date="2021-12-30T17:41:00Z">
        <w:r w:rsidR="0076455B">
          <w:rPr>
            <w:rFonts w:cs="Arial"/>
          </w:rPr>
          <w:t xml:space="preserve">s well as genotyping the </w:t>
        </w:r>
      </w:ins>
      <w:ins w:id="1634" w:author="Haskamp, Stefan" w:date="2021-12-30T17:44:00Z">
        <w:r w:rsidR="0076455B">
          <w:rPr>
            <w:rFonts w:cs="Arial"/>
          </w:rPr>
          <w:t>numerous</w:t>
        </w:r>
      </w:ins>
      <w:ins w:id="1635" w:author="Haskamp, Stefan" w:date="2021-12-30T17:41:00Z">
        <w:r w:rsidR="0076455B">
          <w:rPr>
            <w:rFonts w:cs="Arial"/>
          </w:rPr>
          <w:t xml:space="preserve"> subjets with </w:t>
        </w:r>
      </w:ins>
      <w:ins w:id="1636" w:author="Haskamp, Stefan" w:date="2021-12-30T17:42:00Z">
        <w:r w:rsidR="0076455B">
          <w:rPr>
            <w:rFonts w:cs="Arial"/>
          </w:rPr>
          <w:t>different assays.</w:t>
        </w:r>
      </w:ins>
      <w:ins w:id="1637" w:author="Haskamp, Stefan" w:date="2021-12-30T17:40:00Z">
        <w:r w:rsidR="0076455B">
          <w:rPr>
            <w:rFonts w:cs="Arial"/>
          </w:rPr>
          <w:t xml:space="preserve"> </w:t>
        </w:r>
      </w:ins>
      <w:r w:rsidRPr="00622A7F">
        <w:rPr>
          <w:rFonts w:cs="Arial"/>
        </w:rPr>
        <w:t xml:space="preserve">We determined the cumulative </w:t>
      </w:r>
      <w:commentRangeEnd w:id="1629"/>
      <w:r w:rsidR="009575B2">
        <w:rPr>
          <w:rStyle w:val="Kommentarzeichen"/>
        </w:rPr>
        <w:commentReference w:id="1629"/>
      </w:r>
      <w:del w:id="1638" w:author="Hüffmeier, Ulrike" w:date="2021-11-25T17:44:00Z">
        <w:r w:rsidRPr="00622A7F" w:rsidDel="00E252DD">
          <w:rPr>
            <w:rFonts w:cs="Arial"/>
          </w:rPr>
          <w:delText xml:space="preserve">frequency </w:delText>
        </w:r>
      </w:del>
      <w:ins w:id="1639" w:author="Hüffmeier, Ulrike" w:date="2021-11-25T17:44:00Z">
        <w:r w:rsidR="00E252DD" w:rsidRPr="00622A7F">
          <w:rPr>
            <w:rFonts w:cs="Arial"/>
          </w:rPr>
          <w:t>frequenc</w:t>
        </w:r>
        <w:r w:rsidR="00E252DD">
          <w:rPr>
            <w:rFonts w:cs="Arial"/>
          </w:rPr>
          <w:t>ies</w:t>
        </w:r>
        <w:r w:rsidR="00E252DD" w:rsidRPr="00622A7F">
          <w:rPr>
            <w:rFonts w:cs="Arial"/>
          </w:rPr>
          <w:t xml:space="preserve"> </w:t>
        </w:r>
      </w:ins>
      <w:r w:rsidRPr="00622A7F">
        <w:rPr>
          <w:rFonts w:cs="Arial"/>
        </w:rPr>
        <w:t xml:space="preserve">of these </w:t>
      </w:r>
      <w:r w:rsidRPr="00622A7F">
        <w:rPr>
          <w:rFonts w:cs="Arial"/>
          <w:i/>
        </w:rPr>
        <w:t>MPO</w:t>
      </w:r>
      <w:r w:rsidRPr="00622A7F">
        <w:rPr>
          <w:rFonts w:cs="Arial"/>
        </w:rPr>
        <w:t xml:space="preserve"> variants in four psoriatic subtypes and two control groups including German individuals and 64,591 non-Finnish Europeans from gnomAD. The cumulative frequencies in PsA and PsV were comparable to the two control groups, while the one in SAPHO syndrome was slightly increased. In contrast, the frequency of </w:t>
      </w:r>
      <w:r w:rsidRPr="00622A7F">
        <w:rPr>
          <w:rFonts w:cs="Arial"/>
          <w:i/>
        </w:rPr>
        <w:t>MPO</w:t>
      </w:r>
      <w:r w:rsidRPr="00622A7F">
        <w:rPr>
          <w:rFonts w:cs="Arial"/>
        </w:rPr>
        <w:t xml:space="preserve"> variants was significantly increased in patients with PPP (controls: 4.35%, PPP: 6.7%, p=0.015, </w:t>
      </w:r>
      <w:r w:rsidRPr="00622A7F">
        <w:rPr>
          <w:rFonts w:cs="Arial"/>
          <w:b/>
        </w:rPr>
        <w:fldChar w:fldCharType="begin"/>
      </w:r>
      <w:r w:rsidRPr="00622A7F">
        <w:rPr>
          <w:rFonts w:cs="Arial"/>
          <w:b/>
        </w:rPr>
        <w:instrText xml:space="preserve"> REF _Ref73356685 \h </w:instrText>
      </w:r>
      <w:r w:rsidR="00622A7F">
        <w:rPr>
          <w:rFonts w:cs="Arial"/>
          <w:b/>
        </w:rPr>
        <w:instrText xml:space="preserve"> \* MERGEFORMAT </w:instrText>
      </w:r>
      <w:r w:rsidRPr="00622A7F">
        <w:rPr>
          <w:rFonts w:cs="Arial"/>
          <w:b/>
        </w:rPr>
      </w:r>
      <w:r w:rsidRPr="00622A7F">
        <w:rPr>
          <w:rFonts w:cs="Arial"/>
          <w:b/>
        </w:rPr>
        <w:fldChar w:fldCharType="separate"/>
      </w:r>
      <w:ins w:id="1640" w:author="Haskamp, Stefan (extern)" w:date="2022-01-29T13:25:00Z">
        <w:r w:rsidR="002D4AD7" w:rsidRPr="00622A7F">
          <w:rPr>
            <w:rFonts w:cs="Arial"/>
          </w:rPr>
          <w:t xml:space="preserve">Table </w:t>
        </w:r>
        <w:r w:rsidR="002D4AD7">
          <w:rPr>
            <w:rFonts w:cs="Arial"/>
            <w:noProof/>
          </w:rPr>
          <w:t>6</w:t>
        </w:r>
      </w:ins>
      <w:r w:rsidRPr="00622A7F">
        <w:rPr>
          <w:rFonts w:cs="Arial"/>
          <w:b/>
        </w:rPr>
        <w:fldChar w:fldCharType="end"/>
      </w:r>
      <w:r w:rsidRPr="00622A7F">
        <w:rPr>
          <w:rFonts w:cs="Arial"/>
        </w:rPr>
        <w:t xml:space="preserve">). </w:t>
      </w:r>
      <w:del w:id="1641" w:author="Hüffmeier, Ulrike" w:date="2021-08-04T14:27:00Z">
        <w:r w:rsidRPr="00622A7F" w:rsidDel="006E2092">
          <w:rPr>
            <w:rFonts w:cs="Arial"/>
          </w:rPr>
          <w:delText xml:space="preserve">On </w:delText>
        </w:r>
      </w:del>
      <w:ins w:id="1642" w:author="Hüffmeier, Ulrike" w:date="2021-08-04T14:27:00Z">
        <w:r w:rsidRPr="00622A7F">
          <w:rPr>
            <w:rFonts w:cs="Arial"/>
          </w:rPr>
          <w:t xml:space="preserve">At single </w:t>
        </w:r>
      </w:ins>
      <w:r w:rsidRPr="00622A7F">
        <w:rPr>
          <w:rFonts w:cs="Arial"/>
        </w:rPr>
        <w:t>SNP level, the variant</w:t>
      </w:r>
      <w:del w:id="1643" w:author="Hüffmeier, Ulrike" w:date="2021-08-04T14:33:00Z">
        <w:r w:rsidRPr="00622A7F" w:rsidDel="004876EE">
          <w:rPr>
            <w:rFonts w:cs="Arial"/>
          </w:rPr>
          <w:delText>s</w:delText>
        </w:r>
      </w:del>
      <w:r w:rsidRPr="00622A7F">
        <w:rPr>
          <w:rFonts w:cs="Arial"/>
        </w:rPr>
        <w:t xml:space="preserve"> </w:t>
      </w:r>
      <w:r w:rsidRPr="00622A7F">
        <w:rPr>
          <w:rFonts w:cs="Arial"/>
          <w:szCs w:val="24"/>
        </w:rPr>
        <w:t xml:space="preserve">c.995C&gt;T/p.(Ala332Val) </w:t>
      </w:r>
      <w:del w:id="1644" w:author="Hüffmeier, Ulrike" w:date="2021-11-25T17:45:00Z">
        <w:r w:rsidRPr="00622A7F" w:rsidDel="00E252DD">
          <w:rPr>
            <w:rFonts w:cs="Arial"/>
            <w:szCs w:val="24"/>
          </w:rPr>
          <w:delText xml:space="preserve">and </w:delText>
        </w:r>
      </w:del>
      <w:del w:id="1645" w:author="Hüffmeier, Ulrike" w:date="2021-08-04T14:33:00Z">
        <w:r w:rsidRPr="00622A7F" w:rsidDel="004876EE">
          <w:rPr>
            <w:rFonts w:cs="Arial"/>
            <w:szCs w:val="24"/>
          </w:rPr>
          <w:delText xml:space="preserve">c.1555_1568del/p.(Met519Profs*21) were </w:delText>
        </w:r>
      </w:del>
      <w:ins w:id="1646" w:author="Hüffmeier, Ulrike" w:date="2021-08-04T14:33:00Z">
        <w:r w:rsidRPr="00622A7F">
          <w:rPr>
            <w:rFonts w:cs="Arial"/>
            <w:szCs w:val="24"/>
          </w:rPr>
          <w:t xml:space="preserve">was </w:t>
        </w:r>
      </w:ins>
      <w:r w:rsidRPr="00622A7F">
        <w:rPr>
          <w:rFonts w:cs="Arial"/>
          <w:szCs w:val="24"/>
        </w:rPr>
        <w:t>significantly more frequent in PPP patients (p= 0.008)</w:t>
      </w:r>
      <w:ins w:id="1647" w:author="Hüffmeier, Ulrike" w:date="2021-11-25T17:45:00Z">
        <w:r w:rsidR="00E252DD">
          <w:rPr>
            <w:rFonts w:cs="Arial"/>
            <w:szCs w:val="24"/>
          </w:rPr>
          <w:t>,</w:t>
        </w:r>
      </w:ins>
      <w:r w:rsidRPr="00622A7F">
        <w:rPr>
          <w:rFonts w:cs="Arial"/>
          <w:szCs w:val="24"/>
        </w:rPr>
        <w:t xml:space="preserve"> and </w:t>
      </w:r>
      <w:ins w:id="1648" w:author="Hüffmeier, Ulrike" w:date="2021-08-04T14:33:00Z">
        <w:r w:rsidRPr="00622A7F">
          <w:rPr>
            <w:rFonts w:cs="Arial"/>
            <w:szCs w:val="24"/>
          </w:rPr>
          <w:t xml:space="preserve">c.1555_1568del/p.(Met519Profs*21) in </w:t>
        </w:r>
      </w:ins>
      <w:r w:rsidRPr="00622A7F">
        <w:rPr>
          <w:rFonts w:cs="Arial"/>
          <w:szCs w:val="24"/>
        </w:rPr>
        <w:t>PsV patients (p=0.032)</w:t>
      </w:r>
      <w:del w:id="1649" w:author="Hüffmeier, Ulrike" w:date="2021-08-04T14:33:00Z">
        <w:r w:rsidRPr="00622A7F" w:rsidDel="004876EE">
          <w:rPr>
            <w:rFonts w:cs="Arial"/>
            <w:szCs w:val="24"/>
          </w:rPr>
          <w:delText>, respectively</w:delText>
        </w:r>
      </w:del>
      <w:r w:rsidRPr="00622A7F">
        <w:rPr>
          <w:rFonts w:cs="Arial"/>
          <w:szCs w:val="24"/>
        </w:rPr>
        <w:t xml:space="preserve">. </w:t>
      </w:r>
    </w:p>
    <w:p w14:paraId="71A66133" w14:textId="77777777" w:rsidR="00D555C3" w:rsidRPr="00622A7F" w:rsidRDefault="00D555C3" w:rsidP="00622A7F">
      <w:pPr>
        <w:rPr>
          <w:rFonts w:cs="Arial"/>
        </w:rPr>
      </w:pPr>
    </w:p>
    <w:p w14:paraId="16EBD1EC" w14:textId="77777777" w:rsidR="00D555C3" w:rsidRPr="00622A7F" w:rsidRDefault="00D555C3" w:rsidP="00622A7F">
      <w:pPr>
        <w:rPr>
          <w:rFonts w:cs="Arial"/>
          <w:szCs w:val="24"/>
        </w:rPr>
        <w:sectPr w:rsidR="00D555C3" w:rsidRPr="00622A7F" w:rsidSect="00622A7F">
          <w:pgSz w:w="11906" w:h="16838"/>
          <w:pgMar w:top="1417" w:right="1417" w:bottom="1134" w:left="1417" w:header="708" w:footer="708" w:gutter="0"/>
          <w:cols w:space="708"/>
          <w:titlePg/>
          <w:docGrid w:linePitch="360"/>
        </w:sectPr>
      </w:pPr>
    </w:p>
    <w:p w14:paraId="7B00892D" w14:textId="5347AEF0" w:rsidR="006267A3" w:rsidRDefault="00382E14" w:rsidP="00622A7F">
      <w:pPr>
        <w:rPr>
          <w:rFonts w:cs="Arial"/>
          <w:bCs/>
          <w:szCs w:val="24"/>
        </w:rPr>
      </w:pPr>
      <w:r>
        <w:rPr>
          <w:noProof/>
        </w:rPr>
        <w:lastRenderedPageBreak/>
        <w:pict w14:anchorId="13AC47B5">
          <v:shape id="_x0000_s1056" type="#_x0000_t75" style="position:absolute;left:0;text-align:left;margin-left:0;margin-top:0;width:660.45pt;height:349.7pt;z-index:251659264;mso-position-horizontal:center;mso-position-horizontal-relative:margin;mso-position-vertical:top;mso-position-vertical-relative:margin">
            <v:imagedata r:id="rId26" o:title="Bild1"/>
            <w10:wrap type="square" anchorx="margin" anchory="margin"/>
          </v:shape>
        </w:pict>
      </w:r>
    </w:p>
    <w:p w14:paraId="282B90C5" w14:textId="03270583" w:rsidR="00D555C3" w:rsidRPr="00622A7F" w:rsidRDefault="00D555C3" w:rsidP="00622A7F">
      <w:pPr>
        <w:pStyle w:val="Beschriftung"/>
        <w:rPr>
          <w:rFonts w:cs="Arial"/>
        </w:rPr>
      </w:pPr>
      <w:bookmarkStart w:id="1650" w:name="_Ref73354583"/>
      <w:bookmarkStart w:id="1651" w:name="_Toc94355226"/>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9</w:t>
      </w:r>
      <w:r w:rsidRPr="00622A7F">
        <w:rPr>
          <w:rFonts w:cs="Arial"/>
        </w:rPr>
        <w:fldChar w:fldCharType="end"/>
      </w:r>
      <w:bookmarkEnd w:id="1650"/>
      <w:r w:rsidRPr="00622A7F">
        <w:rPr>
          <w:rFonts w:cs="Arial"/>
        </w:rPr>
        <w:t xml:space="preserve">: Segregation analysis of </w:t>
      </w:r>
      <w:r w:rsidRPr="00622A7F">
        <w:rPr>
          <w:rFonts w:cs="Arial"/>
          <w:i/>
        </w:rPr>
        <w:t>MPO</w:t>
      </w:r>
      <w:r w:rsidRPr="00622A7F">
        <w:rPr>
          <w:rFonts w:cs="Arial"/>
        </w:rPr>
        <w:t xml:space="preserve"> and </w:t>
      </w:r>
      <w:r w:rsidRPr="00622A7F">
        <w:rPr>
          <w:rFonts w:cs="Arial"/>
          <w:i/>
        </w:rPr>
        <w:t>IL36RN</w:t>
      </w:r>
      <w:r w:rsidRPr="00622A7F">
        <w:rPr>
          <w:rFonts w:cs="Arial"/>
        </w:rPr>
        <w:t xml:space="preserve"> variants in eight families of </w:t>
      </w:r>
      <w:r w:rsidRPr="00622A7F">
        <w:rPr>
          <w:rFonts w:cs="Arial"/>
          <w:i/>
        </w:rPr>
        <w:t>MPO</w:t>
      </w:r>
      <w:r w:rsidRPr="00622A7F">
        <w:rPr>
          <w:rFonts w:cs="Arial"/>
        </w:rPr>
        <w:t>-</w:t>
      </w:r>
      <w:commentRangeStart w:id="1652"/>
      <w:commentRangeStart w:id="1653"/>
      <w:r w:rsidRPr="00622A7F">
        <w:rPr>
          <w:rFonts w:cs="Arial"/>
        </w:rPr>
        <w:t>deficient</w:t>
      </w:r>
      <w:commentRangeEnd w:id="1652"/>
      <w:r w:rsidR="002B30BD">
        <w:rPr>
          <w:rStyle w:val="Kommentarzeichen"/>
          <w:b w:val="0"/>
          <w:iCs w:val="0"/>
          <w:color w:val="auto"/>
        </w:rPr>
        <w:commentReference w:id="1652"/>
      </w:r>
      <w:commentRangeEnd w:id="1653"/>
      <w:r w:rsidR="006267A3">
        <w:rPr>
          <w:rStyle w:val="Kommentarzeichen"/>
          <w:b w:val="0"/>
          <w:iCs w:val="0"/>
          <w:color w:val="auto"/>
        </w:rPr>
        <w:commentReference w:id="1653"/>
      </w:r>
      <w:r w:rsidRPr="00622A7F">
        <w:rPr>
          <w:rFonts w:cs="Arial"/>
        </w:rPr>
        <w:t xml:space="preserve"> GPP </w:t>
      </w:r>
      <w:ins w:id="1654" w:author="Hüffmeier, Ulrike" w:date="2021-08-04T14:11:00Z">
        <w:r w:rsidRPr="00622A7F">
          <w:rPr>
            <w:rFonts w:cs="Arial"/>
          </w:rPr>
          <w:t xml:space="preserve">and AGEP </w:t>
        </w:r>
      </w:ins>
      <w:r w:rsidRPr="00622A7F">
        <w:rPr>
          <w:rFonts w:cs="Arial"/>
        </w:rPr>
        <w:t>patients.</w:t>
      </w:r>
      <w:bookmarkEnd w:id="1651"/>
      <w:r w:rsidRPr="00622A7F">
        <w:rPr>
          <w:rFonts w:cs="Arial"/>
        </w:rPr>
        <w:t xml:space="preserve"> </w:t>
      </w:r>
    </w:p>
    <w:p w14:paraId="2A5DA19F" w14:textId="61BF5BC6" w:rsidR="00D555C3" w:rsidRPr="00622A7F" w:rsidRDefault="00D555C3" w:rsidP="00622A7F">
      <w:pPr>
        <w:pStyle w:val="Beschriftung"/>
        <w:rPr>
          <w:rFonts w:cs="Arial"/>
        </w:rPr>
      </w:pPr>
      <w:r w:rsidRPr="00622A7F">
        <w:rPr>
          <w:rStyle w:val="UntertitelZchn"/>
          <w:rFonts w:cs="Arial"/>
          <w:b w:val="0"/>
        </w:rPr>
        <w:t xml:space="preserve">The legend </w:t>
      </w:r>
      <w:del w:id="1655" w:author="Hüffmeier, Ulrike" w:date="2021-08-04T14:11:00Z">
        <w:r w:rsidRPr="00622A7F" w:rsidDel="0012162B">
          <w:rPr>
            <w:rStyle w:val="UntertitelZchn"/>
            <w:rFonts w:cs="Arial"/>
            <w:b w:val="0"/>
          </w:rPr>
          <w:delText>on the</w:delText>
        </w:r>
      </w:del>
      <w:ins w:id="1656" w:author="Hüffmeier, Ulrike" w:date="2021-08-04T14:11:00Z">
        <w:r w:rsidRPr="00622A7F">
          <w:rPr>
            <w:rStyle w:val="UntertitelZchn"/>
            <w:rFonts w:cs="Arial"/>
            <w:b w:val="0"/>
          </w:rPr>
          <w:t>(right lower corner)</w:t>
        </w:r>
      </w:ins>
      <w:r w:rsidRPr="00622A7F">
        <w:rPr>
          <w:rStyle w:val="UntertitelZchn"/>
          <w:rFonts w:cs="Arial"/>
          <w:b w:val="0"/>
        </w:rPr>
        <w:t xml:space="preserve"> </w:t>
      </w:r>
      <w:del w:id="1657" w:author="Hüffmeier, Ulrike" w:date="2021-08-04T14:11:00Z">
        <w:r w:rsidRPr="00622A7F" w:rsidDel="0012162B">
          <w:rPr>
            <w:rStyle w:val="UntertitelZchn"/>
            <w:rFonts w:cs="Arial"/>
            <w:b w:val="0"/>
          </w:rPr>
          <w:delText xml:space="preserve">bottom right </w:delText>
        </w:r>
      </w:del>
      <w:r w:rsidRPr="00622A7F">
        <w:rPr>
          <w:rStyle w:val="UntertitelZchn"/>
          <w:rFonts w:cs="Arial"/>
          <w:b w:val="0"/>
        </w:rPr>
        <w:t xml:space="preserve">explains the meaning of different symbols. Faded symbols </w:t>
      </w:r>
      <w:del w:id="1658" w:author="Hüffmeier, Ulrike" w:date="2021-08-04T14:12:00Z">
        <w:r w:rsidRPr="00622A7F" w:rsidDel="0012162B">
          <w:rPr>
            <w:rStyle w:val="UntertitelZchn"/>
            <w:rFonts w:cs="Arial"/>
            <w:b w:val="0"/>
          </w:rPr>
          <w:delText xml:space="preserve">were </w:delText>
        </w:r>
      </w:del>
      <w:ins w:id="1659" w:author="Hüffmeier, Ulrike" w:date="2021-08-04T14:12:00Z">
        <w:r w:rsidRPr="00622A7F">
          <w:rPr>
            <w:rStyle w:val="UntertitelZchn"/>
            <w:rFonts w:cs="Arial"/>
            <w:b w:val="0"/>
          </w:rPr>
          <w:t xml:space="preserve">represent individuals that were </w:t>
        </w:r>
      </w:ins>
      <w:del w:id="1660" w:author="Hüffmeier, Ulrike" w:date="2021-11-25T17:46:00Z">
        <w:r w:rsidRPr="00622A7F" w:rsidDel="00E252DD">
          <w:rPr>
            <w:rStyle w:val="UntertitelZchn"/>
            <w:rFonts w:cs="Arial"/>
            <w:b w:val="0"/>
          </w:rPr>
          <w:delText xml:space="preserve">not </w:delText>
        </w:r>
      </w:del>
      <w:ins w:id="1661" w:author="Hüffmeier, Ulrike" w:date="2021-11-25T17:46:00Z">
        <w:r w:rsidR="00E252DD">
          <w:rPr>
            <w:rStyle w:val="UntertitelZchn"/>
            <w:rFonts w:cs="Arial"/>
            <w:b w:val="0"/>
          </w:rPr>
          <w:t>un</w:t>
        </w:r>
      </w:ins>
      <w:r w:rsidRPr="00622A7F">
        <w:rPr>
          <w:rStyle w:val="UntertitelZchn"/>
          <w:rFonts w:cs="Arial"/>
          <w:b w:val="0"/>
        </w:rPr>
        <w:t xml:space="preserve">available for analysis. Variants in </w:t>
      </w:r>
      <w:r w:rsidRPr="00622A7F">
        <w:rPr>
          <w:rStyle w:val="UntertitelZchn"/>
          <w:rFonts w:cs="Arial"/>
          <w:b w:val="0"/>
          <w:i/>
        </w:rPr>
        <w:t>MPO</w:t>
      </w:r>
      <w:r w:rsidRPr="00622A7F">
        <w:rPr>
          <w:rStyle w:val="UntertitelZchn"/>
          <w:rFonts w:cs="Arial"/>
          <w:b w:val="0"/>
        </w:rPr>
        <w:t xml:space="preserve"> and </w:t>
      </w:r>
      <w:r w:rsidRPr="00622A7F">
        <w:rPr>
          <w:rStyle w:val="UntertitelZchn"/>
          <w:rFonts w:cs="Arial"/>
          <w:b w:val="0"/>
          <w:i/>
        </w:rPr>
        <w:t>IL36RN</w:t>
      </w:r>
      <w:r w:rsidRPr="00622A7F">
        <w:rPr>
          <w:rStyle w:val="UntertitelZchn"/>
          <w:rFonts w:cs="Arial"/>
          <w:b w:val="0"/>
        </w:rPr>
        <w:t xml:space="preserve"> are below each symbol, while </w:t>
      </w:r>
      <w:r w:rsidRPr="00622A7F">
        <w:rPr>
          <w:rStyle w:val="UntertitelZchn"/>
          <w:rFonts w:cs="Arial"/>
          <w:b w:val="0"/>
          <w:i/>
        </w:rPr>
        <w:t>CARD14</w:t>
      </w:r>
      <w:r w:rsidRPr="00622A7F">
        <w:rPr>
          <w:rStyle w:val="UntertitelZchn"/>
          <w:rFonts w:cs="Arial"/>
          <w:b w:val="0"/>
        </w:rPr>
        <w:t xml:space="preserve"> variants were not identified in the index patients. The </w:t>
      </w:r>
      <w:del w:id="1662" w:author="Hüffmeier, Ulrike" w:date="2021-08-04T14:21:00Z">
        <w:r w:rsidRPr="00622A7F" w:rsidDel="0012162B">
          <w:rPr>
            <w:rStyle w:val="UntertitelZchn"/>
            <w:rFonts w:cs="Arial"/>
            <w:b w:val="0"/>
          </w:rPr>
          <w:delText xml:space="preserve">Star </w:delText>
        </w:r>
      </w:del>
      <w:ins w:id="1663" w:author="Hüffmeier, Ulrike" w:date="2021-08-04T14:21:00Z">
        <w:r w:rsidRPr="00622A7F">
          <w:rPr>
            <w:rStyle w:val="UntertitelZchn"/>
            <w:rFonts w:cs="Arial"/>
            <w:b w:val="0"/>
          </w:rPr>
          <w:t xml:space="preserve">star </w:t>
        </w:r>
      </w:ins>
      <w:r w:rsidRPr="00622A7F">
        <w:rPr>
          <w:rStyle w:val="UntertitelZchn"/>
          <w:rFonts w:cs="Arial"/>
          <w:b w:val="0"/>
        </w:rPr>
        <w:t xml:space="preserve">highlights </w:t>
      </w:r>
      <w:r w:rsidRPr="00622A7F">
        <w:rPr>
          <w:rStyle w:val="UntertitelZchn"/>
          <w:rFonts w:cs="Arial"/>
          <w:b w:val="0"/>
          <w:i/>
        </w:rPr>
        <w:t>IL36RN</w:t>
      </w:r>
      <w:r w:rsidRPr="00622A7F">
        <w:rPr>
          <w:rStyle w:val="UntertitelZchn"/>
          <w:rFonts w:cs="Arial"/>
          <w:b w:val="0"/>
        </w:rPr>
        <w:t xml:space="preserve"> variants in compound heterozygous state in family VII. GPP, generalized pustular psoriasis; homoz., homozygous; IJD, inflammatory joint disease; PPP, palmoplantar pustulosis; PsV, psoriasis vulgaris; wt, wild type.</w:t>
      </w:r>
    </w:p>
    <w:p w14:paraId="650E123F" w14:textId="77777777" w:rsidR="00D555C3" w:rsidRPr="00622A7F" w:rsidRDefault="00D555C3" w:rsidP="00622A7F">
      <w:pPr>
        <w:rPr>
          <w:rFonts w:cs="Arial"/>
          <w:szCs w:val="24"/>
        </w:rPr>
        <w:sectPr w:rsidR="00D555C3" w:rsidRPr="00622A7F" w:rsidSect="00622A7F">
          <w:pgSz w:w="16838" w:h="11906" w:orient="landscape"/>
          <w:pgMar w:top="1417" w:right="1417" w:bottom="1417" w:left="1134" w:header="708" w:footer="708" w:gutter="0"/>
          <w:cols w:space="708"/>
          <w:docGrid w:linePitch="360"/>
        </w:sectPr>
      </w:pPr>
    </w:p>
    <w:p w14:paraId="67DEF1A5" w14:textId="4A5DF963" w:rsidR="00D555C3" w:rsidRPr="00622A7F" w:rsidRDefault="00D555C3" w:rsidP="00622A7F">
      <w:pPr>
        <w:rPr>
          <w:rFonts w:cs="Arial"/>
        </w:rPr>
      </w:pPr>
      <w:r w:rsidRPr="00622A7F">
        <w:rPr>
          <w:rFonts w:cs="Arial"/>
        </w:rPr>
        <w:lastRenderedPageBreak/>
        <w:t xml:space="preserve">The number of variants in </w:t>
      </w:r>
      <w:r w:rsidRPr="00622A7F">
        <w:rPr>
          <w:rFonts w:cs="Arial"/>
          <w:i/>
        </w:rPr>
        <w:t>MPO</w:t>
      </w:r>
      <w:r w:rsidRPr="00622A7F">
        <w:rPr>
          <w:rFonts w:cs="Arial"/>
        </w:rPr>
        <w:t xml:space="preserve"> did not differ significantly between patients and controls, even though the overall frequency of patients with two variants was 1.5-fold increased compared to controls (</w:t>
      </w:r>
      <w:r w:rsidRPr="00622A7F">
        <w:rPr>
          <w:rFonts w:cs="Arial"/>
        </w:rPr>
        <w:fldChar w:fldCharType="begin"/>
      </w:r>
      <w:r w:rsidRPr="00622A7F">
        <w:rPr>
          <w:rFonts w:cs="Arial"/>
        </w:rPr>
        <w:instrText xml:space="preserve"> REF _Ref73364594 \h </w:instrText>
      </w:r>
      <w:r w:rsidR="00622A7F">
        <w:rPr>
          <w:rFonts w:cs="Arial"/>
        </w:rPr>
        <w:instrText xml:space="preserve"> \* MERGEFORMAT </w:instrText>
      </w:r>
      <w:r w:rsidRPr="00622A7F">
        <w:rPr>
          <w:rFonts w:cs="Arial"/>
        </w:rPr>
      </w:r>
      <w:r w:rsidRPr="00622A7F">
        <w:rPr>
          <w:rFonts w:cs="Arial"/>
        </w:rPr>
        <w:fldChar w:fldCharType="separate"/>
      </w:r>
      <w:ins w:id="1664" w:author="Haskamp, Stefan (extern)" w:date="2022-01-29T13:25:00Z">
        <w:r w:rsidR="002D4AD7" w:rsidRPr="00622A7F">
          <w:rPr>
            <w:rFonts w:cs="Arial"/>
          </w:rPr>
          <w:t xml:space="preserve">Table </w:t>
        </w:r>
        <w:r w:rsidR="002D4AD7">
          <w:rPr>
            <w:rFonts w:cs="Arial"/>
            <w:noProof/>
          </w:rPr>
          <w:t>7</w:t>
        </w:r>
      </w:ins>
      <w:r w:rsidRPr="00622A7F">
        <w:rPr>
          <w:rFonts w:cs="Arial"/>
        </w:rPr>
        <w:fldChar w:fldCharType="end"/>
      </w:r>
      <w:r w:rsidRPr="00622A7F">
        <w:rPr>
          <w:rFonts w:cs="Arial"/>
        </w:rPr>
        <w:t xml:space="preserve">). The highest frequency of individuals with two variants was in PPP (0.74%) and </w:t>
      </w:r>
      <w:del w:id="1665" w:author="Hüffmeier, Ulrike" w:date="2021-08-04T14:31:00Z">
        <w:r w:rsidRPr="00622A7F" w:rsidDel="004876EE">
          <w:rPr>
            <w:rFonts w:cs="Arial"/>
          </w:rPr>
          <w:delText xml:space="preserve">PsA </w:delText>
        </w:r>
      </w:del>
      <w:ins w:id="1666" w:author="Hüffmeier, Ulrike" w:date="2021-08-04T14:31:00Z">
        <w:r w:rsidRPr="00622A7F">
          <w:rPr>
            <w:rFonts w:cs="Arial"/>
          </w:rPr>
          <w:t xml:space="preserve">PsV </w:t>
        </w:r>
      </w:ins>
      <w:r w:rsidRPr="00622A7F">
        <w:rPr>
          <w:rFonts w:cs="Arial"/>
        </w:rPr>
        <w:t xml:space="preserve">patients (0.54%) compared to controls (0.4%). </w:t>
      </w:r>
      <w:commentRangeStart w:id="1667"/>
      <w:r w:rsidRPr="00622A7F">
        <w:rPr>
          <w:rFonts w:cs="Arial"/>
        </w:rPr>
        <w:t xml:space="preserve">When </w:t>
      </w:r>
      <w:ins w:id="1668" w:author="Haskamp, Stefan (extern)" w:date="2021-08-14T11:24:00Z">
        <w:r w:rsidRPr="00622A7F">
          <w:rPr>
            <w:rFonts w:cs="Arial"/>
          </w:rPr>
          <w:t>number</w:t>
        </w:r>
      </w:ins>
      <w:ins w:id="1669" w:author="Hüffmeier, Ulrike" w:date="2021-11-25T17:46:00Z">
        <w:r w:rsidR="00E252DD">
          <w:rPr>
            <w:rFonts w:cs="Arial"/>
          </w:rPr>
          <w:t>s</w:t>
        </w:r>
      </w:ins>
      <w:ins w:id="1670" w:author="Haskamp, Stefan (extern)" w:date="2021-08-14T11:24:00Z">
        <w:r w:rsidRPr="00622A7F">
          <w:rPr>
            <w:rFonts w:cs="Arial"/>
          </w:rPr>
          <w:t xml:space="preserve"> of </w:t>
        </w:r>
      </w:ins>
      <w:r w:rsidRPr="00622A7F">
        <w:rPr>
          <w:rFonts w:cs="Arial"/>
        </w:rPr>
        <w:t xml:space="preserve">variants in </w:t>
      </w:r>
      <w:ins w:id="1671" w:author="Haskamp, Stefan (extern)" w:date="2021-08-14T11:24:00Z">
        <w:r w:rsidRPr="00622A7F">
          <w:rPr>
            <w:rFonts w:cs="Arial"/>
            <w:i/>
            <w:rPrChange w:id="1672" w:author="Haskamp, Stefan (extern)" w:date="2021-08-14T11:24:00Z">
              <w:rPr/>
            </w:rPrChange>
          </w:rPr>
          <w:t>MPO</w:t>
        </w:r>
        <w:r w:rsidRPr="00622A7F">
          <w:rPr>
            <w:rFonts w:cs="Arial"/>
          </w:rPr>
          <w:t xml:space="preserve"> and </w:t>
        </w:r>
      </w:ins>
      <w:r w:rsidRPr="00622A7F">
        <w:rPr>
          <w:rFonts w:cs="Arial"/>
          <w:i/>
        </w:rPr>
        <w:t>IL36RN</w:t>
      </w:r>
      <w:r w:rsidRPr="00622A7F">
        <w:rPr>
          <w:rFonts w:cs="Arial"/>
        </w:rPr>
        <w:t xml:space="preserve"> were considered </w:t>
      </w:r>
      <w:del w:id="1673" w:author="Haskamp, Stefan (extern)" w:date="2021-08-14T11:25:00Z">
        <w:r w:rsidRPr="00622A7F" w:rsidDel="005E17A2">
          <w:rPr>
            <w:rFonts w:cs="Arial"/>
          </w:rPr>
          <w:delText>additionally</w:delText>
        </w:r>
      </w:del>
      <w:ins w:id="1674" w:author="Haskamp, Stefan (extern)" w:date="2021-08-14T11:25:00Z">
        <w:r w:rsidRPr="00622A7F">
          <w:rPr>
            <w:rFonts w:cs="Arial"/>
          </w:rPr>
          <w:t>together</w:t>
        </w:r>
      </w:ins>
      <w:r w:rsidRPr="00622A7F">
        <w:rPr>
          <w:rFonts w:cs="Arial"/>
        </w:rPr>
        <w:t>, no significant differences were detected (</w:t>
      </w:r>
      <w:r w:rsidRPr="00622A7F">
        <w:rPr>
          <w:rFonts w:cs="Arial"/>
        </w:rPr>
        <w:fldChar w:fldCharType="begin"/>
      </w:r>
      <w:r w:rsidRPr="00622A7F">
        <w:rPr>
          <w:rFonts w:cs="Arial"/>
        </w:rPr>
        <w:instrText xml:space="preserve"> REF _Ref73365343 \h </w:instrText>
      </w:r>
      <w:r w:rsidR="00622A7F">
        <w:rPr>
          <w:rFonts w:cs="Arial"/>
        </w:rPr>
        <w:instrText xml:space="preserve"> \* MERGEFORMAT </w:instrText>
      </w:r>
      <w:r w:rsidRPr="00622A7F">
        <w:rPr>
          <w:rFonts w:cs="Arial"/>
        </w:rPr>
      </w:r>
      <w:r w:rsidRPr="00622A7F">
        <w:rPr>
          <w:rFonts w:cs="Arial"/>
        </w:rPr>
        <w:fldChar w:fldCharType="separate"/>
      </w:r>
      <w:ins w:id="1675" w:author="Haskamp, Stefan (extern)" w:date="2022-01-29T13:25:00Z">
        <w:r w:rsidR="002D4AD7" w:rsidRPr="00622A7F">
          <w:rPr>
            <w:rFonts w:cs="Arial"/>
          </w:rPr>
          <w:t xml:space="preserve">Table </w:t>
        </w:r>
        <w:r w:rsidR="002D4AD7">
          <w:rPr>
            <w:rFonts w:cs="Arial"/>
            <w:noProof/>
          </w:rPr>
          <w:t>8</w:t>
        </w:r>
      </w:ins>
      <w:r w:rsidRPr="00622A7F">
        <w:rPr>
          <w:rFonts w:cs="Arial"/>
        </w:rPr>
        <w:fldChar w:fldCharType="end"/>
      </w:r>
      <w:r w:rsidRPr="00622A7F">
        <w:rPr>
          <w:rFonts w:cs="Arial"/>
        </w:rPr>
        <w:t xml:space="preserve">). </w:t>
      </w:r>
      <w:commentRangeEnd w:id="1667"/>
      <w:r w:rsidRPr="00622A7F">
        <w:rPr>
          <w:rStyle w:val="Kommentarzeichen"/>
          <w:rFonts w:cs="Arial"/>
        </w:rPr>
        <w:commentReference w:id="1667"/>
      </w:r>
    </w:p>
    <w:p w14:paraId="6EE94352" w14:textId="2C257887" w:rsidR="00D555C3" w:rsidRPr="00622A7F" w:rsidRDefault="00D555C3" w:rsidP="00622A7F">
      <w:pPr>
        <w:rPr>
          <w:rFonts w:cs="Arial"/>
        </w:rPr>
      </w:pPr>
      <w:r w:rsidRPr="00622A7F">
        <w:rPr>
          <w:rFonts w:cs="Arial"/>
        </w:rPr>
        <w:t xml:space="preserve">In total, we found eleven patients and two controls with two variants in </w:t>
      </w:r>
      <w:r w:rsidRPr="00622A7F">
        <w:rPr>
          <w:rFonts w:cs="Arial"/>
          <w:i/>
        </w:rPr>
        <w:t>MPO</w:t>
      </w:r>
      <w:r w:rsidRPr="00622A7F">
        <w:rPr>
          <w:rFonts w:cs="Arial"/>
        </w:rPr>
        <w:t xml:space="preserve"> (</w:t>
      </w:r>
      <w:r w:rsidRPr="00622A7F">
        <w:rPr>
          <w:rFonts w:cs="Arial"/>
        </w:rPr>
        <w:fldChar w:fldCharType="begin"/>
      </w:r>
      <w:r w:rsidRPr="00622A7F">
        <w:rPr>
          <w:rFonts w:cs="Arial"/>
        </w:rPr>
        <w:instrText xml:space="preserve"> REF _Ref73370420 \h </w:instrText>
      </w:r>
      <w:r w:rsidR="00622A7F">
        <w:rPr>
          <w:rFonts w:cs="Arial"/>
        </w:rPr>
        <w:instrText xml:space="preserve"> \* MERGEFORMAT </w:instrText>
      </w:r>
      <w:r w:rsidRPr="00622A7F">
        <w:rPr>
          <w:rFonts w:cs="Arial"/>
        </w:rPr>
      </w:r>
      <w:r w:rsidRPr="00622A7F">
        <w:rPr>
          <w:rFonts w:cs="Arial"/>
        </w:rPr>
        <w:fldChar w:fldCharType="separate"/>
      </w:r>
      <w:ins w:id="1676" w:author="Haskamp, Stefan (extern)" w:date="2022-01-29T13:25:00Z">
        <w:r w:rsidR="002D4AD7" w:rsidRPr="00622A7F">
          <w:rPr>
            <w:rFonts w:cs="Arial"/>
          </w:rPr>
          <w:t xml:space="preserve">Table </w:t>
        </w:r>
        <w:r w:rsidR="002D4AD7">
          <w:rPr>
            <w:rFonts w:cs="Arial"/>
            <w:noProof/>
          </w:rPr>
          <w:t>9</w:t>
        </w:r>
      </w:ins>
      <w:r w:rsidRPr="00622A7F">
        <w:rPr>
          <w:rFonts w:cs="Arial"/>
        </w:rPr>
        <w:fldChar w:fldCharType="end"/>
      </w:r>
      <w:r w:rsidRPr="00622A7F">
        <w:rPr>
          <w:rFonts w:cs="Arial"/>
        </w:rPr>
        <w:t xml:space="preserve">). Most combinations lead to an estimated deficiency between 65-90%. Of note, one patient with PsA with </w:t>
      </w:r>
      <w:del w:id="1677" w:author="Hüffmeier, Ulrike" w:date="2021-08-04T14:37:00Z">
        <w:r w:rsidRPr="00622A7F" w:rsidDel="004876EE">
          <w:rPr>
            <w:rFonts w:cs="Arial"/>
          </w:rPr>
          <w:delText>100</w:delText>
        </w:r>
      </w:del>
      <w:del w:id="1678" w:author="Hüffmeier, Ulrike" w:date="2021-08-04T14:36:00Z">
        <w:r w:rsidRPr="00622A7F" w:rsidDel="004876EE">
          <w:rPr>
            <w:rFonts w:cs="Arial"/>
          </w:rPr>
          <w:delText xml:space="preserve"> </w:delText>
        </w:r>
      </w:del>
      <w:del w:id="1679" w:author="Hüffmeier, Ulrike" w:date="2021-08-04T14:37:00Z">
        <w:r w:rsidRPr="00622A7F" w:rsidDel="004876EE">
          <w:rPr>
            <w:rFonts w:cs="Arial"/>
          </w:rPr>
          <w:delText xml:space="preserve">% of </w:delText>
        </w:r>
      </w:del>
      <w:ins w:id="1680" w:author="Hüffmeier, Ulrike" w:date="2021-08-04T14:37:00Z">
        <w:r w:rsidRPr="00622A7F">
          <w:rPr>
            <w:rFonts w:cs="Arial"/>
          </w:rPr>
          <w:t xml:space="preserve">total </w:t>
        </w:r>
      </w:ins>
      <w:r w:rsidRPr="00622A7F">
        <w:rPr>
          <w:rFonts w:cs="Arial"/>
        </w:rPr>
        <w:t>MPO-deficiency (homozygous for c.1555_1568del/ p.(Met519Profs*21)) had the lowest age of onset (10</w:t>
      </w:r>
      <w:ins w:id="1681" w:author="Hüffmeier, Ulrike" w:date="2021-11-25T17:52:00Z">
        <w:r w:rsidR="009575B2">
          <w:rPr>
            <w:rFonts w:cs="Arial"/>
          </w:rPr>
          <w:t xml:space="preserve"> </w:t>
        </w:r>
      </w:ins>
      <w:r w:rsidRPr="00622A7F">
        <w:rPr>
          <w:rFonts w:cs="Arial"/>
        </w:rPr>
        <w:t xml:space="preserve">years). Overall, the age of onset did not correlate with the number of </w:t>
      </w:r>
      <w:r w:rsidRPr="00622A7F">
        <w:rPr>
          <w:rFonts w:cs="Arial"/>
          <w:i/>
        </w:rPr>
        <w:t>MPO</w:t>
      </w:r>
      <w:r w:rsidRPr="00622A7F">
        <w:rPr>
          <w:rFonts w:cs="Arial"/>
        </w:rPr>
        <w:t xml:space="preserve"> variants in each disease group and all patients combined (</w:t>
      </w:r>
      <w:r w:rsidRPr="00622A7F">
        <w:rPr>
          <w:rFonts w:cs="Arial"/>
        </w:rPr>
        <w:fldChar w:fldCharType="begin"/>
      </w:r>
      <w:r w:rsidRPr="00622A7F">
        <w:rPr>
          <w:rFonts w:cs="Arial"/>
        </w:rPr>
        <w:instrText xml:space="preserve"> REF _Ref73370487 \h </w:instrText>
      </w:r>
      <w:r w:rsidR="00622A7F">
        <w:rPr>
          <w:rFonts w:cs="Arial"/>
        </w:rPr>
        <w:instrText xml:space="preserve"> \* MERGEFORMAT </w:instrText>
      </w:r>
      <w:r w:rsidRPr="00622A7F">
        <w:rPr>
          <w:rFonts w:cs="Arial"/>
        </w:rPr>
      </w:r>
      <w:r w:rsidRPr="00622A7F">
        <w:rPr>
          <w:rFonts w:cs="Arial"/>
        </w:rPr>
        <w:fldChar w:fldCharType="separate"/>
      </w:r>
      <w:ins w:id="1682" w:author="Haskamp, Stefan (extern)" w:date="2022-01-29T13:25:00Z">
        <w:r w:rsidR="002D4AD7" w:rsidRPr="00622A7F">
          <w:rPr>
            <w:rFonts w:cs="Arial"/>
          </w:rPr>
          <w:t xml:space="preserve">Figure </w:t>
        </w:r>
        <w:r w:rsidR="002D4AD7">
          <w:rPr>
            <w:rFonts w:cs="Arial"/>
            <w:noProof/>
          </w:rPr>
          <w:t>10</w:t>
        </w:r>
      </w:ins>
      <w:r w:rsidRPr="00622A7F">
        <w:rPr>
          <w:rFonts w:cs="Arial"/>
        </w:rPr>
        <w:fldChar w:fldCharType="end"/>
      </w:r>
      <w:r w:rsidRPr="00622A7F">
        <w:rPr>
          <w:rFonts w:cs="Arial"/>
        </w:rPr>
        <w:t xml:space="preserve">). Moreover, the severity of PsV and a positive family history of psoriasis were not associated with variants in </w:t>
      </w:r>
      <w:r w:rsidRPr="00622A7F">
        <w:rPr>
          <w:rFonts w:cs="Arial"/>
          <w:i/>
        </w:rPr>
        <w:t>MPO</w:t>
      </w:r>
      <w:r w:rsidRPr="00622A7F">
        <w:rPr>
          <w:rFonts w:cs="Arial"/>
        </w:rPr>
        <w:t xml:space="preserve"> (</w:t>
      </w:r>
      <w:r w:rsidRPr="00622A7F">
        <w:rPr>
          <w:rFonts w:cs="Arial"/>
        </w:rPr>
        <w:fldChar w:fldCharType="begin"/>
      </w:r>
      <w:r w:rsidRPr="00622A7F">
        <w:rPr>
          <w:rFonts w:cs="Arial"/>
        </w:rPr>
        <w:instrText xml:space="preserve"> REF _Ref73370528 \h </w:instrText>
      </w:r>
      <w:r w:rsidR="00622A7F">
        <w:rPr>
          <w:rFonts w:cs="Arial"/>
        </w:rPr>
        <w:instrText xml:space="preserve"> \* MERGEFORMAT </w:instrText>
      </w:r>
      <w:r w:rsidRPr="00622A7F">
        <w:rPr>
          <w:rFonts w:cs="Arial"/>
        </w:rPr>
      </w:r>
      <w:r w:rsidRPr="00622A7F">
        <w:rPr>
          <w:rFonts w:cs="Arial"/>
        </w:rPr>
        <w:fldChar w:fldCharType="separate"/>
      </w:r>
      <w:ins w:id="1683" w:author="Haskamp, Stefan (extern)" w:date="2022-01-29T13:25:00Z">
        <w:r w:rsidR="002D4AD7" w:rsidRPr="00622A7F">
          <w:rPr>
            <w:rFonts w:cs="Arial"/>
          </w:rPr>
          <w:t xml:space="preserve">Table </w:t>
        </w:r>
        <w:r w:rsidR="002D4AD7">
          <w:rPr>
            <w:rFonts w:cs="Arial"/>
            <w:noProof/>
          </w:rPr>
          <w:t>10</w:t>
        </w:r>
      </w:ins>
      <w:r w:rsidRPr="00622A7F">
        <w:rPr>
          <w:rFonts w:cs="Arial"/>
        </w:rPr>
        <w:fldChar w:fldCharType="end"/>
      </w:r>
      <w:r w:rsidRPr="00622A7F">
        <w:rPr>
          <w:rFonts w:cs="Arial"/>
        </w:rPr>
        <w:t xml:space="preserve">, </w:t>
      </w:r>
      <w:r w:rsidRPr="00622A7F">
        <w:rPr>
          <w:rFonts w:cs="Arial"/>
        </w:rPr>
        <w:fldChar w:fldCharType="begin"/>
      </w:r>
      <w:r w:rsidRPr="00622A7F">
        <w:rPr>
          <w:rFonts w:cs="Arial"/>
        </w:rPr>
        <w:instrText xml:space="preserve"> REF _Ref73370533 \h </w:instrText>
      </w:r>
      <w:r w:rsidR="00622A7F">
        <w:rPr>
          <w:rFonts w:cs="Arial"/>
        </w:rPr>
        <w:instrText xml:space="preserve"> \* MERGEFORMAT </w:instrText>
      </w:r>
      <w:r w:rsidRPr="00622A7F">
        <w:rPr>
          <w:rFonts w:cs="Arial"/>
        </w:rPr>
      </w:r>
      <w:r w:rsidRPr="00622A7F">
        <w:rPr>
          <w:rFonts w:cs="Arial"/>
        </w:rPr>
        <w:fldChar w:fldCharType="separate"/>
      </w:r>
      <w:ins w:id="1684" w:author="Haskamp, Stefan (extern)" w:date="2022-01-29T13:25:00Z">
        <w:r w:rsidR="002D4AD7" w:rsidRPr="00622A7F">
          <w:rPr>
            <w:rFonts w:cs="Arial"/>
          </w:rPr>
          <w:t xml:space="preserve">Table </w:t>
        </w:r>
        <w:r w:rsidR="002D4AD7">
          <w:rPr>
            <w:rFonts w:cs="Arial"/>
            <w:noProof/>
          </w:rPr>
          <w:t>11</w:t>
        </w:r>
      </w:ins>
      <w:r w:rsidRPr="00622A7F">
        <w:rPr>
          <w:rFonts w:cs="Arial"/>
        </w:rPr>
        <w:fldChar w:fldCharType="end"/>
      </w:r>
      <w:r w:rsidRPr="00622A7F">
        <w:rPr>
          <w:rFonts w:cs="Arial"/>
        </w:rPr>
        <w:t>).</w:t>
      </w:r>
    </w:p>
    <w:p w14:paraId="05C88EB6" w14:textId="77777777" w:rsidR="00D555C3" w:rsidRPr="00622A7F" w:rsidRDefault="00D555C3" w:rsidP="00622A7F">
      <w:pPr>
        <w:rPr>
          <w:rFonts w:cs="Arial"/>
          <w:b/>
          <w:szCs w:val="24"/>
        </w:rPr>
      </w:pPr>
      <w:r w:rsidRPr="00622A7F">
        <w:rPr>
          <w:rFonts w:cs="Arial"/>
        </w:rPr>
        <w:t xml:space="preserve">In summary, variants in </w:t>
      </w:r>
      <w:r w:rsidRPr="00622A7F">
        <w:rPr>
          <w:rFonts w:cs="Arial"/>
          <w:i/>
        </w:rPr>
        <w:t>MPO</w:t>
      </w:r>
      <w:r w:rsidRPr="00622A7F">
        <w:rPr>
          <w:rFonts w:cs="Arial"/>
        </w:rPr>
        <w:t xml:space="preserve"> were significantly associated with PPP due to the variant c.995C&gt;T/ p.(Ala332Val) (p=0.015). However, the p-value did not withstand correction for multiple comparisons according to Bonferroni. Bi-allelic variants in </w:t>
      </w:r>
      <w:r w:rsidRPr="00622A7F">
        <w:rPr>
          <w:rFonts w:cs="Arial"/>
          <w:i/>
        </w:rPr>
        <w:t>MPO</w:t>
      </w:r>
      <w:r w:rsidRPr="00622A7F">
        <w:rPr>
          <w:rFonts w:cs="Arial"/>
        </w:rPr>
        <w:t xml:space="preserve"> may contribute to PPP and PsV.</w:t>
      </w:r>
      <w:r w:rsidRPr="00622A7F">
        <w:rPr>
          <w:rFonts w:cs="Arial"/>
          <w:b/>
          <w:szCs w:val="24"/>
        </w:rPr>
        <w:t xml:space="preserve"> </w:t>
      </w:r>
    </w:p>
    <w:p w14:paraId="7A17A193" w14:textId="77777777" w:rsidR="00D555C3" w:rsidRPr="00622A7F" w:rsidRDefault="00D555C3" w:rsidP="00622A7F">
      <w:pPr>
        <w:rPr>
          <w:rFonts w:cs="Arial"/>
          <w:szCs w:val="24"/>
        </w:rPr>
        <w:sectPr w:rsidR="00D555C3" w:rsidRPr="00622A7F" w:rsidSect="00622A7F">
          <w:footerReference w:type="default" r:id="rId27"/>
          <w:pgSz w:w="11906" w:h="16838"/>
          <w:pgMar w:top="1417" w:right="1417" w:bottom="1134" w:left="1417" w:header="708" w:footer="708" w:gutter="0"/>
          <w:cols w:space="708"/>
          <w:titlePg/>
          <w:docGrid w:linePitch="360"/>
        </w:sectPr>
      </w:pPr>
    </w:p>
    <w:p w14:paraId="779E6CD9" w14:textId="5A19D2B7" w:rsidR="00D555C3" w:rsidRPr="00622A7F" w:rsidRDefault="00D555C3" w:rsidP="00622A7F">
      <w:pPr>
        <w:pStyle w:val="Beschriftung"/>
        <w:keepNext/>
        <w:rPr>
          <w:rFonts w:cs="Arial"/>
        </w:rPr>
      </w:pPr>
      <w:bookmarkStart w:id="1685" w:name="_Ref73356685"/>
      <w:bookmarkStart w:id="1686" w:name="_Toc94355256"/>
      <w:r w:rsidRPr="00622A7F">
        <w:rPr>
          <w:rFonts w:cs="Arial"/>
        </w:rPr>
        <w:lastRenderedPageBreak/>
        <w:t xml:space="preserve">Table </w:t>
      </w:r>
      <w:ins w:id="1687"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1688" w:author="Haskamp, Stefan" w:date="2022-02-05T20:56:00Z">
        <w:r w:rsidR="005A4AC0">
          <w:rPr>
            <w:rFonts w:cs="Arial"/>
            <w:noProof/>
          </w:rPr>
          <w:t>6</w:t>
        </w:r>
        <w:r w:rsidR="005A4AC0">
          <w:rPr>
            <w:rFonts w:cs="Arial"/>
          </w:rPr>
          <w:fldChar w:fldCharType="end"/>
        </w:r>
      </w:ins>
      <w:del w:id="1689"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6</w:delText>
        </w:r>
        <w:r w:rsidRPr="00622A7F" w:rsidDel="005A4AC0">
          <w:rPr>
            <w:rFonts w:cs="Arial"/>
          </w:rPr>
          <w:fldChar w:fldCharType="end"/>
        </w:r>
      </w:del>
      <w:bookmarkEnd w:id="1685"/>
      <w:r w:rsidRPr="00622A7F">
        <w:rPr>
          <w:rFonts w:cs="Arial"/>
        </w:rPr>
        <w:t xml:space="preserve">: Allele numbers and frequencies of pathogenic variants in </w:t>
      </w:r>
      <w:r w:rsidRPr="00622A7F">
        <w:rPr>
          <w:rFonts w:cs="Arial"/>
          <w:i/>
        </w:rPr>
        <w:t>MPO</w:t>
      </w:r>
      <w:r w:rsidRPr="00622A7F">
        <w:rPr>
          <w:rFonts w:cs="Arial"/>
        </w:rPr>
        <w:t xml:space="preserve"> in patients affected with PsV (n= </w:t>
      </w:r>
      <w:r w:rsidRPr="00622A7F">
        <w:rPr>
          <w:rFonts w:cs="Arial"/>
          <w:sz w:val="24"/>
          <w:szCs w:val="24"/>
        </w:rPr>
        <w:t>1,105)</w:t>
      </w:r>
      <w:r w:rsidRPr="00622A7F">
        <w:rPr>
          <w:rFonts w:cs="Arial"/>
        </w:rPr>
        <w:t xml:space="preserve">, PsA (n= </w:t>
      </w:r>
      <w:r w:rsidRPr="00622A7F">
        <w:rPr>
          <w:rFonts w:cs="Arial"/>
          <w:sz w:val="24"/>
          <w:szCs w:val="24"/>
        </w:rPr>
        <w:t>1,313)</w:t>
      </w:r>
      <w:r w:rsidRPr="00622A7F">
        <w:rPr>
          <w:rFonts w:cs="Arial"/>
        </w:rPr>
        <w:t>, PPP (n= 271</w:t>
      </w:r>
      <w:r w:rsidRPr="00622A7F">
        <w:rPr>
          <w:rFonts w:cs="Arial"/>
          <w:sz w:val="24"/>
          <w:szCs w:val="24"/>
        </w:rPr>
        <w:t xml:space="preserve">) </w:t>
      </w:r>
      <w:r w:rsidRPr="00622A7F">
        <w:rPr>
          <w:rFonts w:cs="Arial"/>
        </w:rPr>
        <w:t xml:space="preserve">and SAPHO syndrome (n= </w:t>
      </w:r>
      <w:r w:rsidRPr="00622A7F">
        <w:rPr>
          <w:rFonts w:cs="Arial"/>
          <w:sz w:val="24"/>
          <w:szCs w:val="24"/>
        </w:rPr>
        <w:t>52)</w:t>
      </w:r>
      <w:r w:rsidRPr="00622A7F">
        <w:rPr>
          <w:rFonts w:cs="Arial"/>
        </w:rPr>
        <w:t xml:space="preserve"> compared to 922 German control individuals and 64,591 Non-Finnish European individuals (NFE) of gnomAD </w:t>
      </w:r>
      <w:r w:rsidR="009A7AD4">
        <w:rPr>
          <w:rFonts w:cs="Arial"/>
        </w:rPr>
        <w:t>{Karczewski, 2020 #1771}</w:t>
      </w:r>
      <w:r w:rsidRPr="00622A7F">
        <w:rPr>
          <w:rFonts w:cs="Arial"/>
        </w:rPr>
        <w:t>.</w:t>
      </w:r>
      <w:bookmarkEnd w:id="1686"/>
      <w:r w:rsidRPr="00622A7F">
        <w:rPr>
          <w:rFonts w:cs="Arial"/>
        </w:rPr>
        <w:t xml:space="preserve"> </w:t>
      </w:r>
    </w:p>
    <w:p w14:paraId="13C2C921" w14:textId="77777777" w:rsidR="00D555C3" w:rsidRPr="00622A7F" w:rsidRDefault="00D555C3" w:rsidP="00622A7F">
      <w:pPr>
        <w:pStyle w:val="Beschriftung"/>
        <w:keepNext/>
        <w:rPr>
          <w:rFonts w:cs="Arial"/>
        </w:rPr>
      </w:pPr>
      <w:r w:rsidRPr="00622A7F">
        <w:rPr>
          <w:rStyle w:val="UntertitelZchn"/>
          <w:rFonts w:cs="Arial"/>
          <w:b w:val="0"/>
        </w:rPr>
        <w:t>P-values were calculated with Fisher’s exact test, but not adjusted for the number of tests (four psoriatic subtypes).</w:t>
      </w:r>
    </w:p>
    <w:tbl>
      <w:tblPr>
        <w:tblStyle w:val="Tabellenraster"/>
        <w:tblW w:w="13191" w:type="dxa"/>
        <w:tblLook w:val="04A0" w:firstRow="1" w:lastRow="0" w:firstColumn="1" w:lastColumn="0" w:noHBand="0" w:noVBand="1"/>
        <w:tblPrChange w:id="1690" w:author="Haskamp, Stefan (extern)" w:date="2022-01-02T11:28:00Z">
          <w:tblPr>
            <w:tblW w:w="13191" w:type="dxa"/>
            <w:tblLook w:val="04A0" w:firstRow="1" w:lastRow="0" w:firstColumn="1" w:lastColumn="0" w:noHBand="0" w:noVBand="1"/>
          </w:tblPr>
        </w:tblPrChange>
      </w:tblPr>
      <w:tblGrid>
        <w:gridCol w:w="2830"/>
        <w:gridCol w:w="1648"/>
        <w:gridCol w:w="1648"/>
        <w:gridCol w:w="1464"/>
        <w:gridCol w:w="2234"/>
        <w:gridCol w:w="1815"/>
        <w:gridCol w:w="1552"/>
        <w:tblGridChange w:id="1691">
          <w:tblGrid>
            <w:gridCol w:w="2830"/>
            <w:gridCol w:w="1648"/>
            <w:gridCol w:w="1648"/>
            <w:gridCol w:w="1464"/>
            <w:gridCol w:w="2234"/>
            <w:gridCol w:w="1815"/>
            <w:gridCol w:w="1552"/>
          </w:tblGrid>
        </w:tblGridChange>
      </w:tblGrid>
      <w:tr w:rsidR="00D555C3" w:rsidRPr="00622A7F" w14:paraId="6AC5B219" w14:textId="77777777" w:rsidTr="00E54DA5">
        <w:trPr>
          <w:trHeight w:val="567"/>
          <w:trPrChange w:id="1692" w:author="Haskamp, Stefan (extern)" w:date="2022-01-02T11:28:00Z">
            <w:trPr>
              <w:trHeight w:val="567"/>
            </w:trPr>
          </w:trPrChange>
        </w:trPr>
        <w:tc>
          <w:tcPr>
            <w:tcW w:w="2830" w:type="dxa"/>
            <w:noWrap/>
            <w:hideMark/>
            <w:tcPrChange w:id="1693" w:author="Haskamp, Stefan (extern)" w:date="2022-01-02T11:28:00Z">
              <w:tcPr>
                <w:tcW w:w="2830" w:type="dxa"/>
                <w:noWrap/>
                <w:hideMark/>
              </w:tcPr>
            </w:tcPrChange>
          </w:tcPr>
          <w:p w14:paraId="32AABA0D" w14:textId="77777777" w:rsidR="00D555C3" w:rsidRPr="00622A7F" w:rsidRDefault="00D555C3" w:rsidP="00622A7F">
            <w:pPr>
              <w:pStyle w:val="Titel"/>
              <w:rPr>
                <w:b/>
              </w:rPr>
            </w:pPr>
          </w:p>
        </w:tc>
        <w:tc>
          <w:tcPr>
            <w:tcW w:w="6994" w:type="dxa"/>
            <w:gridSpan w:val="4"/>
            <w:noWrap/>
            <w:hideMark/>
            <w:tcPrChange w:id="1694" w:author="Haskamp, Stefan (extern)" w:date="2022-01-02T11:28:00Z">
              <w:tcPr>
                <w:tcW w:w="6994" w:type="dxa"/>
                <w:gridSpan w:val="4"/>
                <w:noWrap/>
                <w:vAlign w:val="center"/>
                <w:hideMark/>
              </w:tcPr>
            </w:tcPrChange>
          </w:tcPr>
          <w:p w14:paraId="5AB04E00" w14:textId="77777777" w:rsidR="00D555C3" w:rsidRPr="00622A7F" w:rsidRDefault="00D555C3" w:rsidP="00622A7F">
            <w:pPr>
              <w:pStyle w:val="Titel"/>
              <w:rPr>
                <w:b/>
              </w:rPr>
            </w:pPr>
            <w:r w:rsidRPr="00622A7F">
              <w:rPr>
                <w:b/>
              </w:rPr>
              <w:t>Psoriasis subtypes</w:t>
            </w:r>
          </w:p>
        </w:tc>
        <w:tc>
          <w:tcPr>
            <w:tcW w:w="3367" w:type="dxa"/>
            <w:gridSpan w:val="2"/>
            <w:noWrap/>
            <w:hideMark/>
            <w:tcPrChange w:id="1695" w:author="Haskamp, Stefan (extern)" w:date="2022-01-02T11:28:00Z">
              <w:tcPr>
                <w:tcW w:w="3367" w:type="dxa"/>
                <w:gridSpan w:val="2"/>
                <w:noWrap/>
                <w:vAlign w:val="center"/>
                <w:hideMark/>
              </w:tcPr>
            </w:tcPrChange>
          </w:tcPr>
          <w:p w14:paraId="38AD4891" w14:textId="77777777" w:rsidR="00D555C3" w:rsidRPr="00622A7F" w:rsidRDefault="00D555C3" w:rsidP="00622A7F">
            <w:pPr>
              <w:pStyle w:val="Titel"/>
              <w:rPr>
                <w:b/>
              </w:rPr>
            </w:pPr>
            <w:r w:rsidRPr="00622A7F">
              <w:rPr>
                <w:b/>
              </w:rPr>
              <w:t>Control individuals</w:t>
            </w:r>
          </w:p>
        </w:tc>
      </w:tr>
      <w:tr w:rsidR="00D555C3" w:rsidRPr="00622A7F" w14:paraId="3CFE4BEF" w14:textId="77777777" w:rsidTr="00E54DA5">
        <w:trPr>
          <w:trHeight w:val="567"/>
          <w:trPrChange w:id="1696" w:author="Haskamp, Stefan (extern)" w:date="2022-01-02T11:28:00Z">
            <w:trPr>
              <w:trHeight w:val="567"/>
            </w:trPr>
          </w:trPrChange>
        </w:trPr>
        <w:tc>
          <w:tcPr>
            <w:tcW w:w="2830" w:type="dxa"/>
            <w:noWrap/>
            <w:hideMark/>
            <w:tcPrChange w:id="1697" w:author="Haskamp, Stefan (extern)" w:date="2022-01-02T11:28:00Z">
              <w:tcPr>
                <w:tcW w:w="2830" w:type="dxa"/>
                <w:noWrap/>
                <w:vAlign w:val="center"/>
                <w:hideMark/>
              </w:tcPr>
            </w:tcPrChange>
          </w:tcPr>
          <w:p w14:paraId="3D4E579A" w14:textId="77777777" w:rsidR="00D555C3" w:rsidRPr="00622A7F" w:rsidRDefault="00D555C3" w:rsidP="00622A7F">
            <w:pPr>
              <w:pStyle w:val="Titel"/>
              <w:rPr>
                <w:b/>
              </w:rPr>
            </w:pPr>
            <w:r w:rsidRPr="00622A7F">
              <w:rPr>
                <w:b/>
              </w:rPr>
              <w:t>Variant at nucleotide/ protein level</w:t>
            </w:r>
          </w:p>
        </w:tc>
        <w:tc>
          <w:tcPr>
            <w:tcW w:w="1648" w:type="dxa"/>
            <w:noWrap/>
            <w:hideMark/>
            <w:tcPrChange w:id="1698" w:author="Haskamp, Stefan (extern)" w:date="2022-01-02T11:28:00Z">
              <w:tcPr>
                <w:tcW w:w="1648" w:type="dxa"/>
                <w:noWrap/>
                <w:vAlign w:val="center"/>
                <w:hideMark/>
              </w:tcPr>
            </w:tcPrChange>
          </w:tcPr>
          <w:p w14:paraId="018385CB" w14:textId="77777777" w:rsidR="00D555C3" w:rsidRPr="00622A7F" w:rsidRDefault="00D555C3" w:rsidP="00622A7F">
            <w:pPr>
              <w:pStyle w:val="Titel"/>
              <w:rPr>
                <w:b/>
              </w:rPr>
            </w:pPr>
            <w:r w:rsidRPr="00622A7F">
              <w:rPr>
                <w:b/>
              </w:rPr>
              <w:t>PsV</w:t>
            </w:r>
          </w:p>
          <w:p w14:paraId="2DB05DDE" w14:textId="77777777" w:rsidR="00D555C3" w:rsidRPr="00622A7F" w:rsidRDefault="00D555C3" w:rsidP="00622A7F">
            <w:pPr>
              <w:pStyle w:val="Titel"/>
              <w:rPr>
                <w:b/>
              </w:rPr>
            </w:pPr>
            <w:r w:rsidRPr="00622A7F">
              <w:rPr>
                <w:b/>
              </w:rPr>
              <w:t>n (%)</w:t>
            </w:r>
          </w:p>
        </w:tc>
        <w:tc>
          <w:tcPr>
            <w:tcW w:w="1648" w:type="dxa"/>
            <w:noWrap/>
            <w:hideMark/>
            <w:tcPrChange w:id="1699" w:author="Haskamp, Stefan (extern)" w:date="2022-01-02T11:28:00Z">
              <w:tcPr>
                <w:tcW w:w="1648" w:type="dxa"/>
                <w:noWrap/>
                <w:vAlign w:val="center"/>
                <w:hideMark/>
              </w:tcPr>
            </w:tcPrChange>
          </w:tcPr>
          <w:p w14:paraId="620DCC10" w14:textId="77777777" w:rsidR="00D555C3" w:rsidRPr="00622A7F" w:rsidRDefault="00D555C3" w:rsidP="00622A7F">
            <w:pPr>
              <w:pStyle w:val="Titel"/>
              <w:rPr>
                <w:b/>
              </w:rPr>
            </w:pPr>
            <w:r w:rsidRPr="00622A7F">
              <w:rPr>
                <w:b/>
              </w:rPr>
              <w:t>PsA</w:t>
            </w:r>
          </w:p>
          <w:p w14:paraId="465A72EB" w14:textId="77777777" w:rsidR="00D555C3" w:rsidRPr="00622A7F" w:rsidRDefault="00D555C3" w:rsidP="00622A7F">
            <w:pPr>
              <w:pStyle w:val="Titel"/>
              <w:rPr>
                <w:b/>
              </w:rPr>
            </w:pPr>
            <w:r w:rsidRPr="00622A7F">
              <w:rPr>
                <w:b/>
              </w:rPr>
              <w:t>n (%)</w:t>
            </w:r>
          </w:p>
        </w:tc>
        <w:tc>
          <w:tcPr>
            <w:tcW w:w="1464" w:type="dxa"/>
            <w:noWrap/>
            <w:hideMark/>
            <w:tcPrChange w:id="1700" w:author="Haskamp, Stefan (extern)" w:date="2022-01-02T11:28:00Z">
              <w:tcPr>
                <w:tcW w:w="1464" w:type="dxa"/>
                <w:noWrap/>
                <w:vAlign w:val="center"/>
                <w:hideMark/>
              </w:tcPr>
            </w:tcPrChange>
          </w:tcPr>
          <w:p w14:paraId="16F76F26" w14:textId="77777777" w:rsidR="00D555C3" w:rsidRPr="00622A7F" w:rsidRDefault="00D555C3" w:rsidP="00622A7F">
            <w:pPr>
              <w:pStyle w:val="Titel"/>
              <w:rPr>
                <w:b/>
              </w:rPr>
            </w:pPr>
            <w:r w:rsidRPr="00622A7F">
              <w:rPr>
                <w:b/>
              </w:rPr>
              <w:t>PPP</w:t>
            </w:r>
          </w:p>
          <w:p w14:paraId="2D6FCD1D" w14:textId="77777777" w:rsidR="00D555C3" w:rsidRPr="00622A7F" w:rsidRDefault="00D555C3" w:rsidP="00622A7F">
            <w:pPr>
              <w:pStyle w:val="Titel"/>
              <w:rPr>
                <w:b/>
              </w:rPr>
            </w:pPr>
            <w:r w:rsidRPr="00622A7F">
              <w:rPr>
                <w:b/>
              </w:rPr>
              <w:t>n (%)</w:t>
            </w:r>
          </w:p>
        </w:tc>
        <w:tc>
          <w:tcPr>
            <w:tcW w:w="2234" w:type="dxa"/>
            <w:noWrap/>
            <w:hideMark/>
            <w:tcPrChange w:id="1701" w:author="Haskamp, Stefan (extern)" w:date="2022-01-02T11:28:00Z">
              <w:tcPr>
                <w:tcW w:w="2234" w:type="dxa"/>
                <w:noWrap/>
                <w:vAlign w:val="center"/>
                <w:hideMark/>
              </w:tcPr>
            </w:tcPrChange>
          </w:tcPr>
          <w:p w14:paraId="351C8FE0" w14:textId="77777777" w:rsidR="00D555C3" w:rsidRPr="00622A7F" w:rsidRDefault="00D555C3" w:rsidP="00622A7F">
            <w:pPr>
              <w:pStyle w:val="Titel"/>
              <w:rPr>
                <w:b/>
              </w:rPr>
            </w:pPr>
            <w:r w:rsidRPr="00622A7F">
              <w:rPr>
                <w:b/>
              </w:rPr>
              <w:t>SAPHO syndrome</w:t>
            </w:r>
          </w:p>
          <w:p w14:paraId="23C86303" w14:textId="77777777" w:rsidR="00D555C3" w:rsidRPr="00622A7F" w:rsidRDefault="00D555C3" w:rsidP="00622A7F">
            <w:pPr>
              <w:pStyle w:val="Titel"/>
              <w:rPr>
                <w:b/>
              </w:rPr>
            </w:pPr>
            <w:r w:rsidRPr="00622A7F">
              <w:rPr>
                <w:b/>
              </w:rPr>
              <w:t>n (%)</w:t>
            </w:r>
          </w:p>
        </w:tc>
        <w:tc>
          <w:tcPr>
            <w:tcW w:w="1815" w:type="dxa"/>
            <w:noWrap/>
            <w:hideMark/>
            <w:tcPrChange w:id="1702" w:author="Haskamp, Stefan (extern)" w:date="2022-01-02T11:28:00Z">
              <w:tcPr>
                <w:tcW w:w="1815" w:type="dxa"/>
                <w:noWrap/>
                <w:vAlign w:val="center"/>
                <w:hideMark/>
              </w:tcPr>
            </w:tcPrChange>
          </w:tcPr>
          <w:p w14:paraId="598B2D60" w14:textId="77777777" w:rsidR="00D555C3" w:rsidRPr="00622A7F" w:rsidRDefault="00D555C3" w:rsidP="00622A7F">
            <w:pPr>
              <w:pStyle w:val="Titel"/>
              <w:rPr>
                <w:b/>
              </w:rPr>
            </w:pPr>
            <w:r w:rsidRPr="00622A7F">
              <w:rPr>
                <w:b/>
              </w:rPr>
              <w:t>Control indiv.</w:t>
            </w:r>
          </w:p>
          <w:p w14:paraId="4B589A0F" w14:textId="77777777" w:rsidR="00D555C3" w:rsidRPr="00622A7F" w:rsidRDefault="00D555C3" w:rsidP="00622A7F">
            <w:pPr>
              <w:pStyle w:val="Titel"/>
              <w:rPr>
                <w:b/>
              </w:rPr>
            </w:pPr>
            <w:r w:rsidRPr="00622A7F">
              <w:rPr>
                <w:b/>
              </w:rPr>
              <w:t>n (%)</w:t>
            </w:r>
          </w:p>
        </w:tc>
        <w:tc>
          <w:tcPr>
            <w:tcW w:w="1552" w:type="dxa"/>
            <w:noWrap/>
            <w:hideMark/>
            <w:tcPrChange w:id="1703" w:author="Haskamp, Stefan (extern)" w:date="2022-01-02T11:28:00Z">
              <w:tcPr>
                <w:tcW w:w="1552" w:type="dxa"/>
                <w:noWrap/>
                <w:vAlign w:val="center"/>
                <w:hideMark/>
              </w:tcPr>
            </w:tcPrChange>
          </w:tcPr>
          <w:p w14:paraId="211B17A7" w14:textId="77777777" w:rsidR="00D555C3" w:rsidRPr="00622A7F" w:rsidRDefault="00D555C3" w:rsidP="00622A7F">
            <w:pPr>
              <w:pStyle w:val="Titel"/>
              <w:rPr>
                <w:b/>
              </w:rPr>
            </w:pPr>
            <w:r w:rsidRPr="00622A7F">
              <w:rPr>
                <w:b/>
              </w:rPr>
              <w:t>NFE indiv.</w:t>
            </w:r>
          </w:p>
          <w:p w14:paraId="27673238" w14:textId="77777777" w:rsidR="00D555C3" w:rsidRPr="00622A7F" w:rsidRDefault="00D555C3" w:rsidP="00622A7F">
            <w:pPr>
              <w:pStyle w:val="Titel"/>
              <w:rPr>
                <w:b/>
              </w:rPr>
            </w:pPr>
            <w:r w:rsidRPr="00622A7F">
              <w:rPr>
                <w:b/>
              </w:rPr>
              <w:t>n (%)</w:t>
            </w:r>
          </w:p>
        </w:tc>
      </w:tr>
      <w:tr w:rsidR="00D555C3" w:rsidRPr="00622A7F" w14:paraId="70A91EAF" w14:textId="77777777" w:rsidTr="00E54DA5">
        <w:trPr>
          <w:trHeight w:val="567"/>
          <w:trPrChange w:id="1704" w:author="Haskamp, Stefan (extern)" w:date="2022-01-02T11:28:00Z">
            <w:trPr>
              <w:trHeight w:val="567"/>
            </w:trPr>
          </w:trPrChange>
        </w:trPr>
        <w:tc>
          <w:tcPr>
            <w:tcW w:w="2830" w:type="dxa"/>
            <w:noWrap/>
            <w:hideMark/>
            <w:tcPrChange w:id="1705" w:author="Haskamp, Stefan (extern)" w:date="2022-01-02T11:28:00Z">
              <w:tcPr>
                <w:tcW w:w="2830" w:type="dxa"/>
                <w:noWrap/>
                <w:vAlign w:val="center"/>
                <w:hideMark/>
              </w:tcPr>
            </w:tcPrChange>
          </w:tcPr>
          <w:p w14:paraId="02B3F582" w14:textId="77777777" w:rsidR="00D555C3" w:rsidRPr="00622A7F" w:rsidRDefault="00D555C3" w:rsidP="00622A7F">
            <w:pPr>
              <w:pStyle w:val="Titel"/>
              <w:jc w:val="left"/>
            </w:pPr>
            <w:r w:rsidRPr="00622A7F">
              <w:t>c.752T&gt;C/p.(Met251Thr)</w:t>
            </w:r>
          </w:p>
        </w:tc>
        <w:tc>
          <w:tcPr>
            <w:tcW w:w="1648" w:type="dxa"/>
            <w:noWrap/>
            <w:hideMark/>
            <w:tcPrChange w:id="1706" w:author="Haskamp, Stefan (extern)" w:date="2022-01-02T11:28:00Z">
              <w:tcPr>
                <w:tcW w:w="1648" w:type="dxa"/>
                <w:noWrap/>
                <w:vAlign w:val="center"/>
                <w:hideMark/>
              </w:tcPr>
            </w:tcPrChange>
          </w:tcPr>
          <w:p w14:paraId="4CDE1BFF" w14:textId="77777777" w:rsidR="00D555C3" w:rsidRPr="00622A7F" w:rsidRDefault="00D555C3" w:rsidP="00622A7F">
            <w:pPr>
              <w:pStyle w:val="Titel"/>
            </w:pPr>
            <w:r w:rsidRPr="00622A7F">
              <w:t>27 (1.22)</w:t>
            </w:r>
          </w:p>
        </w:tc>
        <w:tc>
          <w:tcPr>
            <w:tcW w:w="1648" w:type="dxa"/>
            <w:noWrap/>
            <w:hideMark/>
            <w:tcPrChange w:id="1707" w:author="Haskamp, Stefan (extern)" w:date="2022-01-02T11:28:00Z">
              <w:tcPr>
                <w:tcW w:w="1648" w:type="dxa"/>
                <w:noWrap/>
                <w:vAlign w:val="center"/>
                <w:hideMark/>
              </w:tcPr>
            </w:tcPrChange>
          </w:tcPr>
          <w:p w14:paraId="7FE4E013" w14:textId="77777777" w:rsidR="00D555C3" w:rsidRPr="00622A7F" w:rsidRDefault="00D555C3" w:rsidP="00622A7F">
            <w:pPr>
              <w:pStyle w:val="Titel"/>
            </w:pPr>
            <w:r w:rsidRPr="00622A7F">
              <w:t>38 (1.45)</w:t>
            </w:r>
          </w:p>
        </w:tc>
        <w:tc>
          <w:tcPr>
            <w:tcW w:w="1464" w:type="dxa"/>
            <w:noWrap/>
            <w:hideMark/>
            <w:tcPrChange w:id="1708" w:author="Haskamp, Stefan (extern)" w:date="2022-01-02T11:28:00Z">
              <w:tcPr>
                <w:tcW w:w="1464" w:type="dxa"/>
                <w:noWrap/>
                <w:vAlign w:val="center"/>
                <w:hideMark/>
              </w:tcPr>
            </w:tcPrChange>
          </w:tcPr>
          <w:p w14:paraId="0A7532F7" w14:textId="77777777" w:rsidR="00D555C3" w:rsidRPr="00622A7F" w:rsidRDefault="00D555C3" w:rsidP="00622A7F">
            <w:pPr>
              <w:pStyle w:val="Titel"/>
            </w:pPr>
            <w:r w:rsidRPr="00622A7F">
              <w:t>8 (1.48)</w:t>
            </w:r>
          </w:p>
        </w:tc>
        <w:tc>
          <w:tcPr>
            <w:tcW w:w="2234" w:type="dxa"/>
            <w:noWrap/>
            <w:hideMark/>
            <w:tcPrChange w:id="1709" w:author="Haskamp, Stefan (extern)" w:date="2022-01-02T11:28:00Z">
              <w:tcPr>
                <w:tcW w:w="2234" w:type="dxa"/>
                <w:noWrap/>
                <w:vAlign w:val="center"/>
                <w:hideMark/>
              </w:tcPr>
            </w:tcPrChange>
          </w:tcPr>
          <w:p w14:paraId="4D30DD29" w14:textId="77777777" w:rsidR="00D555C3" w:rsidRPr="00622A7F" w:rsidRDefault="00D555C3" w:rsidP="00622A7F">
            <w:pPr>
              <w:pStyle w:val="Titel"/>
            </w:pPr>
            <w:r w:rsidRPr="00622A7F">
              <w:t>2 (1.92)</w:t>
            </w:r>
          </w:p>
        </w:tc>
        <w:tc>
          <w:tcPr>
            <w:tcW w:w="1815" w:type="dxa"/>
            <w:noWrap/>
            <w:hideMark/>
            <w:tcPrChange w:id="1710" w:author="Haskamp, Stefan (extern)" w:date="2022-01-02T11:28:00Z">
              <w:tcPr>
                <w:tcW w:w="1815" w:type="dxa"/>
                <w:noWrap/>
                <w:vAlign w:val="center"/>
                <w:hideMark/>
              </w:tcPr>
            </w:tcPrChange>
          </w:tcPr>
          <w:p w14:paraId="66A146E8" w14:textId="77777777" w:rsidR="00D555C3" w:rsidRPr="00622A7F" w:rsidRDefault="00D555C3" w:rsidP="00622A7F">
            <w:pPr>
              <w:pStyle w:val="Titel"/>
            </w:pPr>
            <w:r w:rsidRPr="00622A7F">
              <w:t>25 (1.36)</w:t>
            </w:r>
          </w:p>
        </w:tc>
        <w:tc>
          <w:tcPr>
            <w:tcW w:w="1552" w:type="dxa"/>
            <w:noWrap/>
            <w:hideMark/>
            <w:tcPrChange w:id="1711" w:author="Haskamp, Stefan (extern)" w:date="2022-01-02T11:28:00Z">
              <w:tcPr>
                <w:tcW w:w="1552" w:type="dxa"/>
                <w:noWrap/>
                <w:vAlign w:val="center"/>
                <w:hideMark/>
              </w:tcPr>
            </w:tcPrChange>
          </w:tcPr>
          <w:p w14:paraId="542A2A64" w14:textId="77777777" w:rsidR="00D555C3" w:rsidRPr="00622A7F" w:rsidRDefault="00D555C3" w:rsidP="00622A7F">
            <w:pPr>
              <w:pStyle w:val="Titel"/>
            </w:pPr>
            <w:r w:rsidRPr="00622A7F">
              <w:t>1,735 (1.34)</w:t>
            </w:r>
          </w:p>
        </w:tc>
      </w:tr>
      <w:tr w:rsidR="00D555C3" w:rsidRPr="00622A7F" w14:paraId="2FEDEBD1" w14:textId="77777777" w:rsidTr="00E54DA5">
        <w:trPr>
          <w:trHeight w:val="567"/>
          <w:trPrChange w:id="1712" w:author="Haskamp, Stefan (extern)" w:date="2022-01-02T11:28:00Z">
            <w:trPr>
              <w:trHeight w:val="567"/>
            </w:trPr>
          </w:trPrChange>
        </w:trPr>
        <w:tc>
          <w:tcPr>
            <w:tcW w:w="2830" w:type="dxa"/>
            <w:noWrap/>
            <w:hideMark/>
            <w:tcPrChange w:id="1713" w:author="Haskamp, Stefan (extern)" w:date="2022-01-02T11:28:00Z">
              <w:tcPr>
                <w:tcW w:w="2830" w:type="dxa"/>
                <w:noWrap/>
                <w:vAlign w:val="center"/>
                <w:hideMark/>
              </w:tcPr>
            </w:tcPrChange>
          </w:tcPr>
          <w:p w14:paraId="230B100B" w14:textId="77777777" w:rsidR="00D555C3" w:rsidRPr="00622A7F" w:rsidRDefault="00D555C3" w:rsidP="00622A7F">
            <w:pPr>
              <w:pStyle w:val="Titel"/>
              <w:jc w:val="left"/>
            </w:pPr>
            <w:r w:rsidRPr="00622A7F">
              <w:t>c.995C&gt;T/p.(Ala332Val)</w:t>
            </w:r>
          </w:p>
        </w:tc>
        <w:tc>
          <w:tcPr>
            <w:tcW w:w="1648" w:type="dxa"/>
            <w:noWrap/>
            <w:hideMark/>
            <w:tcPrChange w:id="1714" w:author="Haskamp, Stefan (extern)" w:date="2022-01-02T11:28:00Z">
              <w:tcPr>
                <w:tcW w:w="1648" w:type="dxa"/>
                <w:noWrap/>
                <w:vAlign w:val="center"/>
                <w:hideMark/>
              </w:tcPr>
            </w:tcPrChange>
          </w:tcPr>
          <w:p w14:paraId="7A734232" w14:textId="77777777" w:rsidR="00D555C3" w:rsidRPr="00622A7F" w:rsidRDefault="00D555C3" w:rsidP="00622A7F">
            <w:pPr>
              <w:pStyle w:val="Titel"/>
            </w:pPr>
            <w:r w:rsidRPr="00622A7F">
              <w:t>33 (1.49)</w:t>
            </w:r>
          </w:p>
        </w:tc>
        <w:tc>
          <w:tcPr>
            <w:tcW w:w="1648" w:type="dxa"/>
            <w:noWrap/>
            <w:hideMark/>
            <w:tcPrChange w:id="1715" w:author="Haskamp, Stefan (extern)" w:date="2022-01-02T11:28:00Z">
              <w:tcPr>
                <w:tcW w:w="1648" w:type="dxa"/>
                <w:noWrap/>
                <w:vAlign w:val="center"/>
                <w:hideMark/>
              </w:tcPr>
            </w:tcPrChange>
          </w:tcPr>
          <w:p w14:paraId="32BF6DF4" w14:textId="77777777" w:rsidR="00D555C3" w:rsidRPr="00622A7F" w:rsidRDefault="00D555C3" w:rsidP="00622A7F">
            <w:pPr>
              <w:pStyle w:val="Titel"/>
            </w:pPr>
            <w:r w:rsidRPr="00622A7F">
              <w:t>38 (1.45)</w:t>
            </w:r>
          </w:p>
        </w:tc>
        <w:tc>
          <w:tcPr>
            <w:tcW w:w="1464" w:type="dxa"/>
            <w:noWrap/>
            <w:hideMark/>
            <w:tcPrChange w:id="1716" w:author="Haskamp, Stefan (extern)" w:date="2022-01-02T11:28:00Z">
              <w:tcPr>
                <w:tcW w:w="1464" w:type="dxa"/>
                <w:noWrap/>
                <w:vAlign w:val="center"/>
                <w:hideMark/>
              </w:tcPr>
            </w:tcPrChange>
          </w:tcPr>
          <w:p w14:paraId="74E9F1CB" w14:textId="77777777" w:rsidR="00D555C3" w:rsidRPr="00622A7F" w:rsidRDefault="00D555C3" w:rsidP="00622A7F">
            <w:pPr>
              <w:pStyle w:val="Titel"/>
            </w:pPr>
            <w:r w:rsidRPr="00622A7F">
              <w:t>19 (3.51)</w:t>
            </w:r>
          </w:p>
        </w:tc>
        <w:tc>
          <w:tcPr>
            <w:tcW w:w="2234" w:type="dxa"/>
            <w:noWrap/>
            <w:hideMark/>
            <w:tcPrChange w:id="1717" w:author="Haskamp, Stefan (extern)" w:date="2022-01-02T11:28:00Z">
              <w:tcPr>
                <w:tcW w:w="2234" w:type="dxa"/>
                <w:noWrap/>
                <w:vAlign w:val="center"/>
                <w:hideMark/>
              </w:tcPr>
            </w:tcPrChange>
          </w:tcPr>
          <w:p w14:paraId="4DEDF5E0" w14:textId="77777777" w:rsidR="00D555C3" w:rsidRPr="00622A7F" w:rsidRDefault="00D555C3" w:rsidP="00622A7F">
            <w:pPr>
              <w:pStyle w:val="Titel"/>
            </w:pPr>
            <w:r w:rsidRPr="00622A7F">
              <w:t>1 (0.96)</w:t>
            </w:r>
          </w:p>
        </w:tc>
        <w:tc>
          <w:tcPr>
            <w:tcW w:w="1815" w:type="dxa"/>
            <w:noWrap/>
            <w:hideMark/>
            <w:tcPrChange w:id="1718" w:author="Haskamp, Stefan (extern)" w:date="2022-01-02T11:28:00Z">
              <w:tcPr>
                <w:tcW w:w="1815" w:type="dxa"/>
                <w:noWrap/>
                <w:vAlign w:val="center"/>
                <w:hideMark/>
              </w:tcPr>
            </w:tcPrChange>
          </w:tcPr>
          <w:p w14:paraId="3CFE7967" w14:textId="77777777" w:rsidR="00D555C3" w:rsidRPr="00622A7F" w:rsidRDefault="00D555C3" w:rsidP="00622A7F">
            <w:pPr>
              <w:pStyle w:val="Titel"/>
            </w:pPr>
            <w:r w:rsidRPr="00622A7F">
              <w:t>34 (1.84)</w:t>
            </w:r>
          </w:p>
        </w:tc>
        <w:tc>
          <w:tcPr>
            <w:tcW w:w="1552" w:type="dxa"/>
            <w:noWrap/>
            <w:hideMark/>
            <w:tcPrChange w:id="1719" w:author="Haskamp, Stefan (extern)" w:date="2022-01-02T11:28:00Z">
              <w:tcPr>
                <w:tcW w:w="1552" w:type="dxa"/>
                <w:noWrap/>
                <w:vAlign w:val="center"/>
                <w:hideMark/>
              </w:tcPr>
            </w:tcPrChange>
          </w:tcPr>
          <w:p w14:paraId="098434E5" w14:textId="77777777" w:rsidR="00D555C3" w:rsidRPr="00622A7F" w:rsidRDefault="00D555C3" w:rsidP="00622A7F">
            <w:pPr>
              <w:pStyle w:val="Titel"/>
            </w:pPr>
            <w:r w:rsidRPr="00622A7F">
              <w:t>2,314 (1.79)</w:t>
            </w:r>
          </w:p>
        </w:tc>
      </w:tr>
      <w:tr w:rsidR="00D555C3" w:rsidRPr="00622A7F" w14:paraId="69F763C0" w14:textId="77777777" w:rsidTr="00E54DA5">
        <w:trPr>
          <w:trHeight w:val="567"/>
          <w:trPrChange w:id="1720" w:author="Haskamp, Stefan (extern)" w:date="2022-01-02T11:28:00Z">
            <w:trPr>
              <w:trHeight w:val="567"/>
            </w:trPr>
          </w:trPrChange>
        </w:trPr>
        <w:tc>
          <w:tcPr>
            <w:tcW w:w="2830" w:type="dxa"/>
            <w:noWrap/>
            <w:hideMark/>
            <w:tcPrChange w:id="1721" w:author="Haskamp, Stefan (extern)" w:date="2022-01-02T11:28:00Z">
              <w:tcPr>
                <w:tcW w:w="2830" w:type="dxa"/>
                <w:noWrap/>
                <w:vAlign w:val="center"/>
                <w:hideMark/>
              </w:tcPr>
            </w:tcPrChange>
          </w:tcPr>
          <w:p w14:paraId="557C745C" w14:textId="77777777" w:rsidR="00D555C3" w:rsidRPr="00622A7F" w:rsidRDefault="00D555C3" w:rsidP="00622A7F">
            <w:pPr>
              <w:pStyle w:val="Titel"/>
              <w:jc w:val="left"/>
            </w:pPr>
            <w:r w:rsidRPr="00622A7F">
              <w:t>c.1555_1568del/ p.(Met519Profs*21)</w:t>
            </w:r>
          </w:p>
        </w:tc>
        <w:tc>
          <w:tcPr>
            <w:tcW w:w="1648" w:type="dxa"/>
            <w:noWrap/>
            <w:hideMark/>
            <w:tcPrChange w:id="1722" w:author="Haskamp, Stefan (extern)" w:date="2022-01-02T11:28:00Z">
              <w:tcPr>
                <w:tcW w:w="1648" w:type="dxa"/>
                <w:noWrap/>
                <w:vAlign w:val="center"/>
                <w:hideMark/>
              </w:tcPr>
            </w:tcPrChange>
          </w:tcPr>
          <w:p w14:paraId="2288D98C" w14:textId="77777777" w:rsidR="00D555C3" w:rsidRPr="00622A7F" w:rsidRDefault="00D555C3" w:rsidP="00622A7F">
            <w:pPr>
              <w:pStyle w:val="Titel"/>
            </w:pPr>
            <w:r w:rsidRPr="00622A7F">
              <w:t>6 (0.27)</w:t>
            </w:r>
          </w:p>
        </w:tc>
        <w:tc>
          <w:tcPr>
            <w:tcW w:w="1648" w:type="dxa"/>
            <w:noWrap/>
            <w:hideMark/>
            <w:tcPrChange w:id="1723" w:author="Haskamp, Stefan (extern)" w:date="2022-01-02T11:28:00Z">
              <w:tcPr>
                <w:tcW w:w="1648" w:type="dxa"/>
                <w:noWrap/>
                <w:vAlign w:val="center"/>
                <w:hideMark/>
              </w:tcPr>
            </w:tcPrChange>
          </w:tcPr>
          <w:p w14:paraId="770E8774" w14:textId="77777777" w:rsidR="00D555C3" w:rsidRPr="00622A7F" w:rsidRDefault="00D555C3" w:rsidP="00622A7F">
            <w:pPr>
              <w:pStyle w:val="Titel"/>
            </w:pPr>
            <w:r w:rsidRPr="00622A7F">
              <w:t>6 (0.23)</w:t>
            </w:r>
          </w:p>
        </w:tc>
        <w:tc>
          <w:tcPr>
            <w:tcW w:w="1464" w:type="dxa"/>
            <w:noWrap/>
            <w:hideMark/>
            <w:tcPrChange w:id="1724" w:author="Haskamp, Stefan (extern)" w:date="2022-01-02T11:28:00Z">
              <w:tcPr>
                <w:tcW w:w="1464" w:type="dxa"/>
                <w:noWrap/>
                <w:vAlign w:val="center"/>
                <w:hideMark/>
              </w:tcPr>
            </w:tcPrChange>
          </w:tcPr>
          <w:p w14:paraId="036F64CE" w14:textId="77777777" w:rsidR="00D555C3" w:rsidRPr="00622A7F" w:rsidRDefault="00D555C3" w:rsidP="00622A7F">
            <w:pPr>
              <w:pStyle w:val="Titel"/>
            </w:pPr>
            <w:r w:rsidRPr="00622A7F">
              <w:t>2 (0.37)</w:t>
            </w:r>
          </w:p>
        </w:tc>
        <w:tc>
          <w:tcPr>
            <w:tcW w:w="2234" w:type="dxa"/>
            <w:noWrap/>
            <w:hideMark/>
            <w:tcPrChange w:id="1725" w:author="Haskamp, Stefan (extern)" w:date="2022-01-02T11:28:00Z">
              <w:tcPr>
                <w:tcW w:w="2234" w:type="dxa"/>
                <w:noWrap/>
                <w:vAlign w:val="center"/>
                <w:hideMark/>
              </w:tcPr>
            </w:tcPrChange>
          </w:tcPr>
          <w:p w14:paraId="637AE975" w14:textId="77777777" w:rsidR="00D555C3" w:rsidRPr="00622A7F" w:rsidRDefault="00D555C3" w:rsidP="00622A7F">
            <w:pPr>
              <w:pStyle w:val="Titel"/>
            </w:pPr>
            <w:r w:rsidRPr="00622A7F">
              <w:t>1 (0.96)</w:t>
            </w:r>
          </w:p>
        </w:tc>
        <w:tc>
          <w:tcPr>
            <w:tcW w:w="1815" w:type="dxa"/>
            <w:noWrap/>
            <w:hideMark/>
            <w:tcPrChange w:id="1726" w:author="Haskamp, Stefan (extern)" w:date="2022-01-02T11:28:00Z">
              <w:tcPr>
                <w:tcW w:w="1815" w:type="dxa"/>
                <w:noWrap/>
                <w:vAlign w:val="center"/>
                <w:hideMark/>
              </w:tcPr>
            </w:tcPrChange>
          </w:tcPr>
          <w:p w14:paraId="7D5B174D" w14:textId="77777777" w:rsidR="00D555C3" w:rsidRPr="00622A7F" w:rsidRDefault="00D555C3" w:rsidP="00622A7F">
            <w:pPr>
              <w:pStyle w:val="Titel"/>
            </w:pPr>
            <w:r w:rsidRPr="00622A7F">
              <w:t>2 (0.11)</w:t>
            </w:r>
          </w:p>
        </w:tc>
        <w:tc>
          <w:tcPr>
            <w:tcW w:w="1552" w:type="dxa"/>
            <w:noWrap/>
            <w:hideMark/>
            <w:tcPrChange w:id="1727" w:author="Haskamp, Stefan (extern)" w:date="2022-01-02T11:28:00Z">
              <w:tcPr>
                <w:tcW w:w="1552" w:type="dxa"/>
                <w:noWrap/>
                <w:vAlign w:val="center"/>
                <w:hideMark/>
              </w:tcPr>
            </w:tcPrChange>
          </w:tcPr>
          <w:p w14:paraId="2A99D119" w14:textId="77777777" w:rsidR="00D555C3" w:rsidRPr="00622A7F" w:rsidRDefault="00D555C3" w:rsidP="00622A7F">
            <w:pPr>
              <w:pStyle w:val="Titel"/>
            </w:pPr>
            <w:r w:rsidRPr="00622A7F">
              <w:t>0 (.15)</w:t>
            </w:r>
          </w:p>
        </w:tc>
      </w:tr>
      <w:tr w:rsidR="00D555C3" w:rsidRPr="00622A7F" w14:paraId="2947CA0A" w14:textId="77777777" w:rsidTr="00E54DA5">
        <w:trPr>
          <w:trHeight w:val="567"/>
          <w:trPrChange w:id="1728" w:author="Haskamp, Stefan (extern)" w:date="2022-01-02T11:28:00Z">
            <w:trPr>
              <w:trHeight w:val="567"/>
            </w:trPr>
          </w:trPrChange>
        </w:trPr>
        <w:tc>
          <w:tcPr>
            <w:tcW w:w="2830" w:type="dxa"/>
            <w:noWrap/>
            <w:hideMark/>
            <w:tcPrChange w:id="1729" w:author="Haskamp, Stefan (extern)" w:date="2022-01-02T11:28:00Z">
              <w:tcPr>
                <w:tcW w:w="2830" w:type="dxa"/>
                <w:noWrap/>
                <w:vAlign w:val="center"/>
                <w:hideMark/>
              </w:tcPr>
            </w:tcPrChange>
          </w:tcPr>
          <w:p w14:paraId="52BABB61" w14:textId="77777777" w:rsidR="00D555C3" w:rsidRPr="00622A7F" w:rsidRDefault="00D555C3" w:rsidP="00622A7F">
            <w:pPr>
              <w:pStyle w:val="Titel"/>
              <w:jc w:val="left"/>
              <w:rPr>
                <w:lang w:val="de-DE"/>
              </w:rPr>
            </w:pPr>
            <w:r w:rsidRPr="00622A7F">
              <w:rPr>
                <w:lang w:val="de-DE"/>
              </w:rPr>
              <w:t>c.1642C&gt;T/p.(Arg548Trp)</w:t>
            </w:r>
          </w:p>
        </w:tc>
        <w:tc>
          <w:tcPr>
            <w:tcW w:w="1648" w:type="dxa"/>
            <w:noWrap/>
            <w:hideMark/>
            <w:tcPrChange w:id="1730" w:author="Haskamp, Stefan (extern)" w:date="2022-01-02T11:28:00Z">
              <w:tcPr>
                <w:tcW w:w="1648" w:type="dxa"/>
                <w:noWrap/>
                <w:vAlign w:val="center"/>
                <w:hideMark/>
              </w:tcPr>
            </w:tcPrChange>
          </w:tcPr>
          <w:p w14:paraId="60B35107" w14:textId="77777777" w:rsidR="00D555C3" w:rsidRPr="00622A7F" w:rsidRDefault="00D555C3" w:rsidP="00622A7F">
            <w:pPr>
              <w:pStyle w:val="Titel"/>
            </w:pPr>
            <w:r w:rsidRPr="00622A7F">
              <w:t>0 (0)</w:t>
            </w:r>
          </w:p>
        </w:tc>
        <w:tc>
          <w:tcPr>
            <w:tcW w:w="1648" w:type="dxa"/>
            <w:noWrap/>
            <w:hideMark/>
            <w:tcPrChange w:id="1731" w:author="Haskamp, Stefan (extern)" w:date="2022-01-02T11:28:00Z">
              <w:tcPr>
                <w:tcW w:w="1648" w:type="dxa"/>
                <w:noWrap/>
                <w:vAlign w:val="center"/>
                <w:hideMark/>
              </w:tcPr>
            </w:tcPrChange>
          </w:tcPr>
          <w:p w14:paraId="5A385CBF" w14:textId="77777777" w:rsidR="00D555C3" w:rsidRPr="00622A7F" w:rsidRDefault="00D555C3" w:rsidP="00622A7F">
            <w:pPr>
              <w:pStyle w:val="Titel"/>
            </w:pPr>
            <w:r w:rsidRPr="00622A7F">
              <w:t>0 (0)</w:t>
            </w:r>
          </w:p>
        </w:tc>
        <w:tc>
          <w:tcPr>
            <w:tcW w:w="1464" w:type="dxa"/>
            <w:noWrap/>
            <w:hideMark/>
            <w:tcPrChange w:id="1732" w:author="Haskamp, Stefan (extern)" w:date="2022-01-02T11:28:00Z">
              <w:tcPr>
                <w:tcW w:w="1464" w:type="dxa"/>
                <w:noWrap/>
                <w:vAlign w:val="center"/>
                <w:hideMark/>
              </w:tcPr>
            </w:tcPrChange>
          </w:tcPr>
          <w:p w14:paraId="3F4AF81C" w14:textId="77777777" w:rsidR="00D555C3" w:rsidRPr="00622A7F" w:rsidRDefault="00D555C3" w:rsidP="00622A7F">
            <w:pPr>
              <w:pStyle w:val="Titel"/>
            </w:pPr>
            <w:r w:rsidRPr="00622A7F">
              <w:t>0 (0)</w:t>
            </w:r>
          </w:p>
        </w:tc>
        <w:tc>
          <w:tcPr>
            <w:tcW w:w="2234" w:type="dxa"/>
            <w:noWrap/>
            <w:hideMark/>
            <w:tcPrChange w:id="1733" w:author="Haskamp, Stefan (extern)" w:date="2022-01-02T11:28:00Z">
              <w:tcPr>
                <w:tcW w:w="2234" w:type="dxa"/>
                <w:noWrap/>
                <w:vAlign w:val="center"/>
                <w:hideMark/>
              </w:tcPr>
            </w:tcPrChange>
          </w:tcPr>
          <w:p w14:paraId="3A1D1327" w14:textId="77777777" w:rsidR="00D555C3" w:rsidRPr="00622A7F" w:rsidRDefault="00D555C3" w:rsidP="00622A7F">
            <w:pPr>
              <w:pStyle w:val="Titel"/>
            </w:pPr>
            <w:r w:rsidRPr="00622A7F">
              <w:t>0 (0)</w:t>
            </w:r>
          </w:p>
        </w:tc>
        <w:tc>
          <w:tcPr>
            <w:tcW w:w="1815" w:type="dxa"/>
            <w:noWrap/>
            <w:hideMark/>
            <w:tcPrChange w:id="1734" w:author="Haskamp, Stefan (extern)" w:date="2022-01-02T11:28:00Z">
              <w:tcPr>
                <w:tcW w:w="1815" w:type="dxa"/>
                <w:noWrap/>
                <w:vAlign w:val="center"/>
                <w:hideMark/>
              </w:tcPr>
            </w:tcPrChange>
          </w:tcPr>
          <w:p w14:paraId="087495DD" w14:textId="77777777" w:rsidR="00D555C3" w:rsidRPr="00622A7F" w:rsidRDefault="00D555C3" w:rsidP="00622A7F">
            <w:pPr>
              <w:pStyle w:val="Titel"/>
            </w:pPr>
            <w:r w:rsidRPr="00622A7F">
              <w:t>1 (0.05)</w:t>
            </w:r>
          </w:p>
        </w:tc>
        <w:tc>
          <w:tcPr>
            <w:tcW w:w="1552" w:type="dxa"/>
            <w:noWrap/>
            <w:hideMark/>
            <w:tcPrChange w:id="1735" w:author="Haskamp, Stefan (extern)" w:date="2022-01-02T11:28:00Z">
              <w:tcPr>
                <w:tcW w:w="1552" w:type="dxa"/>
                <w:noWrap/>
                <w:vAlign w:val="center"/>
                <w:hideMark/>
              </w:tcPr>
            </w:tcPrChange>
          </w:tcPr>
          <w:p w14:paraId="7BA5F8D4" w14:textId="77777777" w:rsidR="00D555C3" w:rsidRPr="00622A7F" w:rsidRDefault="00D555C3" w:rsidP="00622A7F">
            <w:pPr>
              <w:pStyle w:val="Titel"/>
            </w:pPr>
            <w:r w:rsidRPr="00622A7F">
              <w:t>67 (0.05)</w:t>
            </w:r>
          </w:p>
        </w:tc>
      </w:tr>
      <w:tr w:rsidR="00D555C3" w:rsidRPr="00622A7F" w14:paraId="25860553" w14:textId="77777777" w:rsidTr="00E54DA5">
        <w:trPr>
          <w:trHeight w:val="567"/>
          <w:trPrChange w:id="1736" w:author="Haskamp, Stefan (extern)" w:date="2022-01-02T11:28:00Z">
            <w:trPr>
              <w:trHeight w:val="567"/>
            </w:trPr>
          </w:trPrChange>
        </w:trPr>
        <w:tc>
          <w:tcPr>
            <w:tcW w:w="2830" w:type="dxa"/>
            <w:noWrap/>
            <w:hideMark/>
            <w:tcPrChange w:id="1737" w:author="Haskamp, Stefan (extern)" w:date="2022-01-02T11:28:00Z">
              <w:tcPr>
                <w:tcW w:w="2830" w:type="dxa"/>
                <w:noWrap/>
                <w:vAlign w:val="center"/>
                <w:hideMark/>
              </w:tcPr>
            </w:tcPrChange>
          </w:tcPr>
          <w:p w14:paraId="421EA033" w14:textId="77777777" w:rsidR="00D555C3" w:rsidRPr="00622A7F" w:rsidRDefault="00D555C3" w:rsidP="00622A7F">
            <w:pPr>
              <w:pStyle w:val="Titel"/>
              <w:jc w:val="left"/>
              <w:rPr>
                <w:lang w:val="de-DE"/>
              </w:rPr>
            </w:pPr>
            <w:r w:rsidRPr="00622A7F">
              <w:rPr>
                <w:lang w:val="de-DE"/>
              </w:rPr>
              <w:t>c.1705C&gt;T/p.(Arg569Trp)</w:t>
            </w:r>
          </w:p>
        </w:tc>
        <w:tc>
          <w:tcPr>
            <w:tcW w:w="1648" w:type="dxa"/>
            <w:noWrap/>
            <w:hideMark/>
            <w:tcPrChange w:id="1738" w:author="Haskamp, Stefan (extern)" w:date="2022-01-02T11:28:00Z">
              <w:tcPr>
                <w:tcW w:w="1648" w:type="dxa"/>
                <w:noWrap/>
                <w:vAlign w:val="center"/>
                <w:hideMark/>
              </w:tcPr>
            </w:tcPrChange>
          </w:tcPr>
          <w:p w14:paraId="2BF491B4" w14:textId="77777777" w:rsidR="00D555C3" w:rsidRPr="00622A7F" w:rsidRDefault="00D555C3" w:rsidP="00622A7F">
            <w:pPr>
              <w:pStyle w:val="Titel"/>
            </w:pPr>
            <w:r w:rsidRPr="00622A7F">
              <w:t>6 (0.27)</w:t>
            </w:r>
          </w:p>
        </w:tc>
        <w:tc>
          <w:tcPr>
            <w:tcW w:w="1648" w:type="dxa"/>
            <w:noWrap/>
            <w:hideMark/>
            <w:tcPrChange w:id="1739" w:author="Haskamp, Stefan (extern)" w:date="2022-01-02T11:28:00Z">
              <w:tcPr>
                <w:tcW w:w="1648" w:type="dxa"/>
                <w:noWrap/>
                <w:vAlign w:val="center"/>
                <w:hideMark/>
              </w:tcPr>
            </w:tcPrChange>
          </w:tcPr>
          <w:p w14:paraId="608683AD" w14:textId="77777777" w:rsidR="00D555C3" w:rsidRPr="00622A7F" w:rsidRDefault="00D555C3" w:rsidP="00622A7F">
            <w:pPr>
              <w:pStyle w:val="Titel"/>
            </w:pPr>
            <w:r w:rsidRPr="00622A7F">
              <w:t>6 (0.23)</w:t>
            </w:r>
          </w:p>
        </w:tc>
        <w:tc>
          <w:tcPr>
            <w:tcW w:w="1464" w:type="dxa"/>
            <w:noWrap/>
            <w:hideMark/>
            <w:tcPrChange w:id="1740" w:author="Haskamp, Stefan (extern)" w:date="2022-01-02T11:28:00Z">
              <w:tcPr>
                <w:tcW w:w="1464" w:type="dxa"/>
                <w:noWrap/>
                <w:vAlign w:val="center"/>
                <w:hideMark/>
              </w:tcPr>
            </w:tcPrChange>
          </w:tcPr>
          <w:p w14:paraId="23766329" w14:textId="77777777" w:rsidR="00D555C3" w:rsidRPr="00622A7F" w:rsidRDefault="00D555C3" w:rsidP="00622A7F">
            <w:pPr>
              <w:pStyle w:val="Titel"/>
            </w:pPr>
            <w:r w:rsidRPr="00622A7F">
              <w:t>3 (0.55)</w:t>
            </w:r>
          </w:p>
        </w:tc>
        <w:tc>
          <w:tcPr>
            <w:tcW w:w="2234" w:type="dxa"/>
            <w:noWrap/>
            <w:hideMark/>
            <w:tcPrChange w:id="1741" w:author="Haskamp, Stefan (extern)" w:date="2022-01-02T11:28:00Z">
              <w:tcPr>
                <w:tcW w:w="2234" w:type="dxa"/>
                <w:noWrap/>
                <w:vAlign w:val="center"/>
                <w:hideMark/>
              </w:tcPr>
            </w:tcPrChange>
          </w:tcPr>
          <w:p w14:paraId="0FC6D12C" w14:textId="77777777" w:rsidR="00D555C3" w:rsidRPr="00622A7F" w:rsidRDefault="00D555C3" w:rsidP="00622A7F">
            <w:pPr>
              <w:pStyle w:val="Titel"/>
            </w:pPr>
            <w:r w:rsidRPr="00622A7F">
              <w:t>1 (0.96)</w:t>
            </w:r>
          </w:p>
        </w:tc>
        <w:tc>
          <w:tcPr>
            <w:tcW w:w="1815" w:type="dxa"/>
            <w:noWrap/>
            <w:hideMark/>
            <w:tcPrChange w:id="1742" w:author="Haskamp, Stefan (extern)" w:date="2022-01-02T11:28:00Z">
              <w:tcPr>
                <w:tcW w:w="1815" w:type="dxa"/>
                <w:noWrap/>
                <w:vAlign w:val="center"/>
                <w:hideMark/>
              </w:tcPr>
            </w:tcPrChange>
          </w:tcPr>
          <w:p w14:paraId="59533E14" w14:textId="77777777" w:rsidR="00D555C3" w:rsidRPr="00622A7F" w:rsidRDefault="00D555C3" w:rsidP="00622A7F">
            <w:pPr>
              <w:pStyle w:val="Titel"/>
            </w:pPr>
            <w:r w:rsidRPr="00622A7F">
              <w:t>3 (0.16)</w:t>
            </w:r>
          </w:p>
        </w:tc>
        <w:tc>
          <w:tcPr>
            <w:tcW w:w="1552" w:type="dxa"/>
            <w:noWrap/>
            <w:hideMark/>
            <w:tcPrChange w:id="1743" w:author="Haskamp, Stefan (extern)" w:date="2022-01-02T11:28:00Z">
              <w:tcPr>
                <w:tcW w:w="1552" w:type="dxa"/>
                <w:noWrap/>
                <w:vAlign w:val="center"/>
                <w:hideMark/>
              </w:tcPr>
            </w:tcPrChange>
          </w:tcPr>
          <w:p w14:paraId="69816ED6" w14:textId="77777777" w:rsidR="00D555C3" w:rsidRPr="00622A7F" w:rsidRDefault="00D555C3" w:rsidP="00622A7F">
            <w:pPr>
              <w:pStyle w:val="Titel"/>
            </w:pPr>
            <w:r w:rsidRPr="00622A7F">
              <w:t>370 (0.29)</w:t>
            </w:r>
          </w:p>
        </w:tc>
      </w:tr>
      <w:tr w:rsidR="00D555C3" w:rsidRPr="00622A7F" w14:paraId="48C1D275" w14:textId="77777777" w:rsidTr="00E54DA5">
        <w:trPr>
          <w:trHeight w:val="567"/>
          <w:trPrChange w:id="1744" w:author="Haskamp, Stefan (extern)" w:date="2022-01-02T11:28:00Z">
            <w:trPr>
              <w:trHeight w:val="567"/>
            </w:trPr>
          </w:trPrChange>
        </w:trPr>
        <w:tc>
          <w:tcPr>
            <w:tcW w:w="2830" w:type="dxa"/>
            <w:noWrap/>
            <w:hideMark/>
            <w:tcPrChange w:id="1745" w:author="Haskamp, Stefan (extern)" w:date="2022-01-02T11:28:00Z">
              <w:tcPr>
                <w:tcW w:w="2830" w:type="dxa"/>
                <w:noWrap/>
                <w:vAlign w:val="center"/>
                <w:hideMark/>
              </w:tcPr>
            </w:tcPrChange>
          </w:tcPr>
          <w:p w14:paraId="2187051D" w14:textId="77777777" w:rsidR="00D555C3" w:rsidRPr="00622A7F" w:rsidRDefault="00D555C3" w:rsidP="00622A7F">
            <w:pPr>
              <w:pStyle w:val="Titel"/>
              <w:jc w:val="left"/>
              <w:rPr>
                <w:lang w:val="de-DE"/>
              </w:rPr>
            </w:pPr>
            <w:r w:rsidRPr="00622A7F">
              <w:rPr>
                <w:lang w:val="de-DE"/>
              </w:rPr>
              <w:t>c.1768C&gt;T/p.(Arg590Cys)</w:t>
            </w:r>
          </w:p>
        </w:tc>
        <w:tc>
          <w:tcPr>
            <w:tcW w:w="1648" w:type="dxa"/>
            <w:noWrap/>
            <w:hideMark/>
            <w:tcPrChange w:id="1746" w:author="Haskamp, Stefan (extern)" w:date="2022-01-02T11:28:00Z">
              <w:tcPr>
                <w:tcW w:w="1648" w:type="dxa"/>
                <w:noWrap/>
                <w:vAlign w:val="center"/>
                <w:hideMark/>
              </w:tcPr>
            </w:tcPrChange>
          </w:tcPr>
          <w:p w14:paraId="53DBF9B5" w14:textId="77777777" w:rsidR="00D555C3" w:rsidRPr="00622A7F" w:rsidRDefault="00D555C3" w:rsidP="00622A7F">
            <w:pPr>
              <w:pStyle w:val="Titel"/>
            </w:pPr>
            <w:r w:rsidRPr="00622A7F">
              <w:t>0 (0)</w:t>
            </w:r>
          </w:p>
        </w:tc>
        <w:tc>
          <w:tcPr>
            <w:tcW w:w="1648" w:type="dxa"/>
            <w:noWrap/>
            <w:hideMark/>
            <w:tcPrChange w:id="1747" w:author="Haskamp, Stefan (extern)" w:date="2022-01-02T11:28:00Z">
              <w:tcPr>
                <w:tcW w:w="1648" w:type="dxa"/>
                <w:noWrap/>
                <w:vAlign w:val="center"/>
                <w:hideMark/>
              </w:tcPr>
            </w:tcPrChange>
          </w:tcPr>
          <w:p w14:paraId="39077C3B" w14:textId="77777777" w:rsidR="00D555C3" w:rsidRPr="00622A7F" w:rsidRDefault="00D555C3" w:rsidP="00622A7F">
            <w:pPr>
              <w:pStyle w:val="Titel"/>
            </w:pPr>
            <w:r w:rsidRPr="00622A7F">
              <w:t>0 (0)</w:t>
            </w:r>
          </w:p>
        </w:tc>
        <w:tc>
          <w:tcPr>
            <w:tcW w:w="1464" w:type="dxa"/>
            <w:noWrap/>
            <w:hideMark/>
            <w:tcPrChange w:id="1748" w:author="Haskamp, Stefan (extern)" w:date="2022-01-02T11:28:00Z">
              <w:tcPr>
                <w:tcW w:w="1464" w:type="dxa"/>
                <w:noWrap/>
                <w:vAlign w:val="center"/>
                <w:hideMark/>
              </w:tcPr>
            </w:tcPrChange>
          </w:tcPr>
          <w:p w14:paraId="6F35B75A" w14:textId="77777777" w:rsidR="00D555C3" w:rsidRPr="00622A7F" w:rsidRDefault="00D555C3" w:rsidP="00622A7F">
            <w:pPr>
              <w:pStyle w:val="Titel"/>
            </w:pPr>
            <w:r w:rsidRPr="00622A7F">
              <w:t>0 (0.00)</w:t>
            </w:r>
          </w:p>
        </w:tc>
        <w:tc>
          <w:tcPr>
            <w:tcW w:w="2234" w:type="dxa"/>
            <w:noWrap/>
            <w:hideMark/>
            <w:tcPrChange w:id="1749" w:author="Haskamp, Stefan (extern)" w:date="2022-01-02T11:28:00Z">
              <w:tcPr>
                <w:tcW w:w="2234" w:type="dxa"/>
                <w:noWrap/>
                <w:vAlign w:val="center"/>
                <w:hideMark/>
              </w:tcPr>
            </w:tcPrChange>
          </w:tcPr>
          <w:p w14:paraId="7AC7E251" w14:textId="77777777" w:rsidR="00D555C3" w:rsidRPr="00622A7F" w:rsidRDefault="00D555C3" w:rsidP="00622A7F">
            <w:pPr>
              <w:pStyle w:val="Titel"/>
            </w:pPr>
            <w:r w:rsidRPr="00622A7F">
              <w:t>0 (0.00)</w:t>
            </w:r>
          </w:p>
        </w:tc>
        <w:tc>
          <w:tcPr>
            <w:tcW w:w="1815" w:type="dxa"/>
            <w:noWrap/>
            <w:hideMark/>
            <w:tcPrChange w:id="1750" w:author="Haskamp, Stefan (extern)" w:date="2022-01-02T11:28:00Z">
              <w:tcPr>
                <w:tcW w:w="1815" w:type="dxa"/>
                <w:noWrap/>
                <w:vAlign w:val="center"/>
                <w:hideMark/>
              </w:tcPr>
            </w:tcPrChange>
          </w:tcPr>
          <w:p w14:paraId="6142298C" w14:textId="77777777" w:rsidR="00D555C3" w:rsidRPr="00622A7F" w:rsidRDefault="00D555C3" w:rsidP="00622A7F">
            <w:pPr>
              <w:pStyle w:val="Titel"/>
            </w:pPr>
            <w:r w:rsidRPr="00622A7F">
              <w:t>0 (0)</w:t>
            </w:r>
          </w:p>
        </w:tc>
        <w:tc>
          <w:tcPr>
            <w:tcW w:w="1552" w:type="dxa"/>
            <w:noWrap/>
            <w:hideMark/>
            <w:tcPrChange w:id="1751" w:author="Haskamp, Stefan (extern)" w:date="2022-01-02T11:28:00Z">
              <w:tcPr>
                <w:tcW w:w="1552" w:type="dxa"/>
                <w:noWrap/>
                <w:vAlign w:val="center"/>
                <w:hideMark/>
              </w:tcPr>
            </w:tcPrChange>
          </w:tcPr>
          <w:p w14:paraId="4240BDE5" w14:textId="77777777" w:rsidR="00D555C3" w:rsidRPr="00622A7F" w:rsidRDefault="00D555C3" w:rsidP="00622A7F">
            <w:pPr>
              <w:pStyle w:val="Titel"/>
            </w:pPr>
            <w:r w:rsidRPr="00622A7F">
              <w:t>9 (0.01)</w:t>
            </w:r>
          </w:p>
        </w:tc>
      </w:tr>
      <w:tr w:rsidR="00D555C3" w:rsidRPr="00622A7F" w14:paraId="6A0103B3" w14:textId="77777777" w:rsidTr="00E54DA5">
        <w:trPr>
          <w:trHeight w:val="567"/>
          <w:trPrChange w:id="1752" w:author="Haskamp, Stefan (extern)" w:date="2022-01-02T11:28:00Z">
            <w:trPr>
              <w:trHeight w:val="567"/>
            </w:trPr>
          </w:trPrChange>
        </w:trPr>
        <w:tc>
          <w:tcPr>
            <w:tcW w:w="2830" w:type="dxa"/>
            <w:noWrap/>
            <w:hideMark/>
            <w:tcPrChange w:id="1753" w:author="Haskamp, Stefan (extern)" w:date="2022-01-02T11:28:00Z">
              <w:tcPr>
                <w:tcW w:w="2830" w:type="dxa"/>
                <w:noWrap/>
                <w:vAlign w:val="center"/>
                <w:hideMark/>
              </w:tcPr>
            </w:tcPrChange>
          </w:tcPr>
          <w:p w14:paraId="4EB3AB4B" w14:textId="77777777" w:rsidR="00D555C3" w:rsidRPr="00622A7F" w:rsidRDefault="00D555C3" w:rsidP="00622A7F">
            <w:pPr>
              <w:pStyle w:val="Titel"/>
              <w:jc w:val="left"/>
            </w:pPr>
            <w:r w:rsidRPr="00622A7F">
              <w:t>c.2031-2A&gt;C</w:t>
            </w:r>
          </w:p>
        </w:tc>
        <w:tc>
          <w:tcPr>
            <w:tcW w:w="1648" w:type="dxa"/>
            <w:noWrap/>
            <w:hideMark/>
            <w:tcPrChange w:id="1754" w:author="Haskamp, Stefan (extern)" w:date="2022-01-02T11:28:00Z">
              <w:tcPr>
                <w:tcW w:w="1648" w:type="dxa"/>
                <w:noWrap/>
                <w:vAlign w:val="center"/>
                <w:hideMark/>
              </w:tcPr>
            </w:tcPrChange>
          </w:tcPr>
          <w:p w14:paraId="5DBF3F73" w14:textId="77777777" w:rsidR="00D555C3" w:rsidRPr="00622A7F" w:rsidRDefault="00D555C3" w:rsidP="00622A7F">
            <w:pPr>
              <w:pStyle w:val="Titel"/>
            </w:pPr>
            <w:r w:rsidRPr="00622A7F">
              <w:t>15 (0.68)</w:t>
            </w:r>
          </w:p>
        </w:tc>
        <w:tc>
          <w:tcPr>
            <w:tcW w:w="1648" w:type="dxa"/>
            <w:noWrap/>
            <w:hideMark/>
            <w:tcPrChange w:id="1755" w:author="Haskamp, Stefan (extern)" w:date="2022-01-02T11:28:00Z">
              <w:tcPr>
                <w:tcW w:w="1648" w:type="dxa"/>
                <w:noWrap/>
                <w:vAlign w:val="center"/>
                <w:hideMark/>
              </w:tcPr>
            </w:tcPrChange>
          </w:tcPr>
          <w:p w14:paraId="0CF20B80" w14:textId="77777777" w:rsidR="00D555C3" w:rsidRPr="00622A7F" w:rsidRDefault="00D555C3" w:rsidP="00622A7F">
            <w:pPr>
              <w:pStyle w:val="Titel"/>
            </w:pPr>
            <w:r w:rsidRPr="00622A7F">
              <w:t>15 (0.57)</w:t>
            </w:r>
          </w:p>
        </w:tc>
        <w:tc>
          <w:tcPr>
            <w:tcW w:w="1464" w:type="dxa"/>
            <w:noWrap/>
            <w:hideMark/>
            <w:tcPrChange w:id="1756" w:author="Haskamp, Stefan (extern)" w:date="2022-01-02T11:28:00Z">
              <w:tcPr>
                <w:tcW w:w="1464" w:type="dxa"/>
                <w:noWrap/>
                <w:vAlign w:val="center"/>
                <w:hideMark/>
              </w:tcPr>
            </w:tcPrChange>
          </w:tcPr>
          <w:p w14:paraId="3CAFF67B" w14:textId="77777777" w:rsidR="00D555C3" w:rsidRPr="00622A7F" w:rsidRDefault="00D555C3" w:rsidP="00622A7F">
            <w:pPr>
              <w:pStyle w:val="Titel"/>
            </w:pPr>
            <w:r w:rsidRPr="00622A7F">
              <w:t>4 (0.74)</w:t>
            </w:r>
          </w:p>
        </w:tc>
        <w:tc>
          <w:tcPr>
            <w:tcW w:w="2234" w:type="dxa"/>
            <w:noWrap/>
            <w:hideMark/>
            <w:tcPrChange w:id="1757" w:author="Haskamp, Stefan (extern)" w:date="2022-01-02T11:28:00Z">
              <w:tcPr>
                <w:tcW w:w="2234" w:type="dxa"/>
                <w:noWrap/>
                <w:vAlign w:val="center"/>
                <w:hideMark/>
              </w:tcPr>
            </w:tcPrChange>
          </w:tcPr>
          <w:p w14:paraId="458FA360" w14:textId="77777777" w:rsidR="00D555C3" w:rsidRPr="00622A7F" w:rsidRDefault="00D555C3" w:rsidP="00622A7F">
            <w:pPr>
              <w:pStyle w:val="Titel"/>
            </w:pPr>
            <w:r w:rsidRPr="00622A7F">
              <w:t>1 (0.96)</w:t>
            </w:r>
          </w:p>
        </w:tc>
        <w:tc>
          <w:tcPr>
            <w:tcW w:w="1815" w:type="dxa"/>
            <w:noWrap/>
            <w:hideMark/>
            <w:tcPrChange w:id="1758" w:author="Haskamp, Stefan (extern)" w:date="2022-01-02T11:28:00Z">
              <w:tcPr>
                <w:tcW w:w="1815" w:type="dxa"/>
                <w:noWrap/>
                <w:vAlign w:val="center"/>
                <w:hideMark/>
              </w:tcPr>
            </w:tcPrChange>
          </w:tcPr>
          <w:p w14:paraId="327B79C9" w14:textId="77777777" w:rsidR="00D555C3" w:rsidRPr="00622A7F" w:rsidRDefault="00D555C3" w:rsidP="00622A7F">
            <w:pPr>
              <w:pStyle w:val="Titel"/>
            </w:pPr>
            <w:r w:rsidRPr="00622A7F">
              <w:t>11 (0.6)</w:t>
            </w:r>
          </w:p>
        </w:tc>
        <w:tc>
          <w:tcPr>
            <w:tcW w:w="1552" w:type="dxa"/>
            <w:noWrap/>
            <w:hideMark/>
            <w:tcPrChange w:id="1759" w:author="Haskamp, Stefan (extern)" w:date="2022-01-02T11:28:00Z">
              <w:tcPr>
                <w:tcW w:w="1552" w:type="dxa"/>
                <w:noWrap/>
                <w:vAlign w:val="center"/>
                <w:hideMark/>
              </w:tcPr>
            </w:tcPrChange>
          </w:tcPr>
          <w:p w14:paraId="45FBDAAD" w14:textId="77777777" w:rsidR="00D555C3" w:rsidRPr="00622A7F" w:rsidRDefault="00D555C3" w:rsidP="00622A7F">
            <w:pPr>
              <w:pStyle w:val="Titel"/>
            </w:pPr>
            <w:r w:rsidRPr="00622A7F">
              <w:t>936 (0.72)</w:t>
            </w:r>
          </w:p>
        </w:tc>
      </w:tr>
      <w:tr w:rsidR="00D555C3" w:rsidRPr="00622A7F" w14:paraId="7AC32F8A" w14:textId="77777777" w:rsidTr="00E54DA5">
        <w:trPr>
          <w:trHeight w:val="567"/>
          <w:trPrChange w:id="1760" w:author="Haskamp, Stefan (extern)" w:date="2022-01-02T11:28:00Z">
            <w:trPr>
              <w:trHeight w:val="567"/>
            </w:trPr>
          </w:trPrChange>
        </w:trPr>
        <w:tc>
          <w:tcPr>
            <w:tcW w:w="2830" w:type="dxa"/>
            <w:noWrap/>
            <w:hideMark/>
            <w:tcPrChange w:id="1761" w:author="Haskamp, Stefan (extern)" w:date="2022-01-02T11:28:00Z">
              <w:tcPr>
                <w:tcW w:w="2830" w:type="dxa"/>
                <w:noWrap/>
                <w:vAlign w:val="center"/>
                <w:hideMark/>
              </w:tcPr>
            </w:tcPrChange>
          </w:tcPr>
          <w:p w14:paraId="43F7D699" w14:textId="77777777" w:rsidR="00D555C3" w:rsidRPr="00622A7F" w:rsidRDefault="00D555C3" w:rsidP="00622A7F">
            <w:pPr>
              <w:pStyle w:val="Titel"/>
              <w:jc w:val="left"/>
              <w:rPr>
                <w:b/>
              </w:rPr>
            </w:pPr>
            <w:r w:rsidRPr="00622A7F">
              <w:rPr>
                <w:b/>
              </w:rPr>
              <w:t>Σ mutant alleles</w:t>
            </w:r>
          </w:p>
        </w:tc>
        <w:tc>
          <w:tcPr>
            <w:tcW w:w="1648" w:type="dxa"/>
            <w:noWrap/>
            <w:hideMark/>
            <w:tcPrChange w:id="1762" w:author="Haskamp, Stefan (extern)" w:date="2022-01-02T11:28:00Z">
              <w:tcPr>
                <w:tcW w:w="1648" w:type="dxa"/>
                <w:noWrap/>
                <w:vAlign w:val="center"/>
                <w:hideMark/>
              </w:tcPr>
            </w:tcPrChange>
          </w:tcPr>
          <w:p w14:paraId="15F08CFE" w14:textId="77777777" w:rsidR="00D555C3" w:rsidRPr="00622A7F" w:rsidRDefault="00D555C3" w:rsidP="00622A7F">
            <w:pPr>
              <w:pStyle w:val="Titel"/>
              <w:rPr>
                <w:b/>
              </w:rPr>
            </w:pPr>
            <w:r w:rsidRPr="00622A7F">
              <w:rPr>
                <w:b/>
              </w:rPr>
              <w:t>87 (3.94)</w:t>
            </w:r>
          </w:p>
        </w:tc>
        <w:tc>
          <w:tcPr>
            <w:tcW w:w="1648" w:type="dxa"/>
            <w:noWrap/>
            <w:hideMark/>
            <w:tcPrChange w:id="1763" w:author="Haskamp, Stefan (extern)" w:date="2022-01-02T11:28:00Z">
              <w:tcPr>
                <w:tcW w:w="1648" w:type="dxa"/>
                <w:noWrap/>
                <w:vAlign w:val="center"/>
                <w:hideMark/>
              </w:tcPr>
            </w:tcPrChange>
          </w:tcPr>
          <w:p w14:paraId="485DA4D8" w14:textId="77777777" w:rsidR="00D555C3" w:rsidRPr="00622A7F" w:rsidRDefault="00D555C3" w:rsidP="00622A7F">
            <w:pPr>
              <w:pStyle w:val="Titel"/>
              <w:rPr>
                <w:b/>
              </w:rPr>
            </w:pPr>
            <w:r w:rsidRPr="00622A7F">
              <w:rPr>
                <w:b/>
              </w:rPr>
              <w:t>103 (3.92)</w:t>
            </w:r>
          </w:p>
        </w:tc>
        <w:tc>
          <w:tcPr>
            <w:tcW w:w="1464" w:type="dxa"/>
            <w:noWrap/>
            <w:hideMark/>
            <w:tcPrChange w:id="1764" w:author="Haskamp, Stefan (extern)" w:date="2022-01-02T11:28:00Z">
              <w:tcPr>
                <w:tcW w:w="1464" w:type="dxa"/>
                <w:noWrap/>
                <w:vAlign w:val="center"/>
                <w:hideMark/>
              </w:tcPr>
            </w:tcPrChange>
          </w:tcPr>
          <w:p w14:paraId="4B89D1A1" w14:textId="77777777" w:rsidR="00D555C3" w:rsidRPr="00622A7F" w:rsidRDefault="00D555C3" w:rsidP="00622A7F">
            <w:pPr>
              <w:pStyle w:val="Titel"/>
              <w:rPr>
                <w:b/>
              </w:rPr>
            </w:pPr>
            <w:r w:rsidRPr="00622A7F">
              <w:rPr>
                <w:b/>
              </w:rPr>
              <w:t>36 (6.64)</w:t>
            </w:r>
          </w:p>
        </w:tc>
        <w:tc>
          <w:tcPr>
            <w:tcW w:w="2234" w:type="dxa"/>
            <w:noWrap/>
            <w:hideMark/>
            <w:tcPrChange w:id="1765" w:author="Haskamp, Stefan (extern)" w:date="2022-01-02T11:28:00Z">
              <w:tcPr>
                <w:tcW w:w="2234" w:type="dxa"/>
                <w:noWrap/>
                <w:vAlign w:val="center"/>
                <w:hideMark/>
              </w:tcPr>
            </w:tcPrChange>
          </w:tcPr>
          <w:p w14:paraId="013BDB31" w14:textId="77777777" w:rsidR="00D555C3" w:rsidRPr="00622A7F" w:rsidRDefault="00D555C3" w:rsidP="00622A7F">
            <w:pPr>
              <w:pStyle w:val="Titel"/>
              <w:rPr>
                <w:b/>
              </w:rPr>
            </w:pPr>
            <w:r w:rsidRPr="00622A7F">
              <w:rPr>
                <w:b/>
              </w:rPr>
              <w:t>6 (5.77)</w:t>
            </w:r>
          </w:p>
        </w:tc>
        <w:tc>
          <w:tcPr>
            <w:tcW w:w="3367" w:type="dxa"/>
            <w:gridSpan w:val="2"/>
            <w:noWrap/>
            <w:hideMark/>
            <w:tcPrChange w:id="1766" w:author="Haskamp, Stefan (extern)" w:date="2022-01-02T11:28:00Z">
              <w:tcPr>
                <w:tcW w:w="3367" w:type="dxa"/>
                <w:gridSpan w:val="2"/>
                <w:noWrap/>
                <w:vAlign w:val="center"/>
                <w:hideMark/>
              </w:tcPr>
            </w:tcPrChange>
          </w:tcPr>
          <w:p w14:paraId="7054A823" w14:textId="77777777" w:rsidR="00D555C3" w:rsidRPr="00622A7F" w:rsidRDefault="00D555C3" w:rsidP="00622A7F">
            <w:pPr>
              <w:pStyle w:val="Titel"/>
              <w:rPr>
                <w:b/>
              </w:rPr>
            </w:pPr>
            <w:r w:rsidRPr="00622A7F">
              <w:rPr>
                <w:b/>
              </w:rPr>
              <w:t>Σ 5,696 (4.35)</w:t>
            </w:r>
          </w:p>
        </w:tc>
      </w:tr>
      <w:tr w:rsidR="00D555C3" w:rsidRPr="00622A7F" w14:paraId="35F96471" w14:textId="77777777" w:rsidTr="00E54DA5">
        <w:trPr>
          <w:trHeight w:val="567"/>
          <w:trPrChange w:id="1767" w:author="Haskamp, Stefan (extern)" w:date="2022-01-02T11:28:00Z">
            <w:trPr>
              <w:trHeight w:val="567"/>
            </w:trPr>
          </w:trPrChange>
        </w:trPr>
        <w:tc>
          <w:tcPr>
            <w:tcW w:w="2830" w:type="dxa"/>
            <w:noWrap/>
            <w:hideMark/>
            <w:tcPrChange w:id="1768" w:author="Haskamp, Stefan (extern)" w:date="2022-01-02T11:28:00Z">
              <w:tcPr>
                <w:tcW w:w="2830" w:type="dxa"/>
                <w:noWrap/>
                <w:vAlign w:val="center"/>
                <w:hideMark/>
              </w:tcPr>
            </w:tcPrChange>
          </w:tcPr>
          <w:p w14:paraId="2D03AB02" w14:textId="77777777" w:rsidR="00D555C3" w:rsidRPr="00622A7F" w:rsidRDefault="00D555C3" w:rsidP="00622A7F">
            <w:pPr>
              <w:pStyle w:val="Titel"/>
              <w:jc w:val="left"/>
              <w:rPr>
                <w:b/>
              </w:rPr>
            </w:pPr>
            <w:r w:rsidRPr="00622A7F">
              <w:rPr>
                <w:b/>
              </w:rPr>
              <w:t>Σ WT alleles</w:t>
            </w:r>
          </w:p>
        </w:tc>
        <w:tc>
          <w:tcPr>
            <w:tcW w:w="1648" w:type="dxa"/>
            <w:noWrap/>
            <w:hideMark/>
            <w:tcPrChange w:id="1769" w:author="Haskamp, Stefan (extern)" w:date="2022-01-02T11:28:00Z">
              <w:tcPr>
                <w:tcW w:w="1648" w:type="dxa"/>
                <w:noWrap/>
                <w:vAlign w:val="center"/>
                <w:hideMark/>
              </w:tcPr>
            </w:tcPrChange>
          </w:tcPr>
          <w:p w14:paraId="00C43888" w14:textId="77777777" w:rsidR="00D555C3" w:rsidRPr="00622A7F" w:rsidRDefault="00D555C3" w:rsidP="00622A7F">
            <w:pPr>
              <w:pStyle w:val="Titel"/>
              <w:rPr>
                <w:b/>
              </w:rPr>
            </w:pPr>
            <w:r w:rsidRPr="00622A7F">
              <w:rPr>
                <w:b/>
              </w:rPr>
              <w:t>2,123 (96.06)</w:t>
            </w:r>
          </w:p>
        </w:tc>
        <w:tc>
          <w:tcPr>
            <w:tcW w:w="1648" w:type="dxa"/>
            <w:noWrap/>
            <w:hideMark/>
            <w:tcPrChange w:id="1770" w:author="Haskamp, Stefan (extern)" w:date="2022-01-02T11:28:00Z">
              <w:tcPr>
                <w:tcW w:w="1648" w:type="dxa"/>
                <w:noWrap/>
                <w:vAlign w:val="center"/>
                <w:hideMark/>
              </w:tcPr>
            </w:tcPrChange>
          </w:tcPr>
          <w:p w14:paraId="02B973DB" w14:textId="77777777" w:rsidR="00D555C3" w:rsidRPr="00622A7F" w:rsidRDefault="00D555C3" w:rsidP="00622A7F">
            <w:pPr>
              <w:pStyle w:val="Titel"/>
              <w:rPr>
                <w:b/>
              </w:rPr>
            </w:pPr>
            <w:r w:rsidRPr="00622A7F">
              <w:rPr>
                <w:b/>
              </w:rPr>
              <w:t>2,523 (96.08)</w:t>
            </w:r>
          </w:p>
        </w:tc>
        <w:tc>
          <w:tcPr>
            <w:tcW w:w="1464" w:type="dxa"/>
            <w:noWrap/>
            <w:hideMark/>
            <w:tcPrChange w:id="1771" w:author="Haskamp, Stefan (extern)" w:date="2022-01-02T11:28:00Z">
              <w:tcPr>
                <w:tcW w:w="1464" w:type="dxa"/>
                <w:noWrap/>
                <w:vAlign w:val="center"/>
                <w:hideMark/>
              </w:tcPr>
            </w:tcPrChange>
          </w:tcPr>
          <w:p w14:paraId="1F9E3FC0" w14:textId="77777777" w:rsidR="00D555C3" w:rsidRPr="00622A7F" w:rsidRDefault="00D555C3" w:rsidP="00622A7F">
            <w:pPr>
              <w:pStyle w:val="Titel"/>
              <w:rPr>
                <w:b/>
              </w:rPr>
            </w:pPr>
            <w:r w:rsidRPr="00622A7F">
              <w:rPr>
                <w:b/>
              </w:rPr>
              <w:t>506 (93.36)</w:t>
            </w:r>
          </w:p>
        </w:tc>
        <w:tc>
          <w:tcPr>
            <w:tcW w:w="2234" w:type="dxa"/>
            <w:noWrap/>
            <w:hideMark/>
            <w:tcPrChange w:id="1772" w:author="Haskamp, Stefan (extern)" w:date="2022-01-02T11:28:00Z">
              <w:tcPr>
                <w:tcW w:w="2234" w:type="dxa"/>
                <w:noWrap/>
                <w:vAlign w:val="center"/>
                <w:hideMark/>
              </w:tcPr>
            </w:tcPrChange>
          </w:tcPr>
          <w:p w14:paraId="150067A7" w14:textId="77777777" w:rsidR="00D555C3" w:rsidRPr="00622A7F" w:rsidRDefault="00D555C3" w:rsidP="00622A7F">
            <w:pPr>
              <w:pStyle w:val="Titel"/>
              <w:rPr>
                <w:b/>
              </w:rPr>
            </w:pPr>
            <w:r w:rsidRPr="00622A7F">
              <w:rPr>
                <w:b/>
              </w:rPr>
              <w:t>98 (94.23)</w:t>
            </w:r>
          </w:p>
        </w:tc>
        <w:tc>
          <w:tcPr>
            <w:tcW w:w="3367" w:type="dxa"/>
            <w:gridSpan w:val="2"/>
            <w:noWrap/>
            <w:hideMark/>
            <w:tcPrChange w:id="1773" w:author="Haskamp, Stefan (extern)" w:date="2022-01-02T11:28:00Z">
              <w:tcPr>
                <w:tcW w:w="3367" w:type="dxa"/>
                <w:gridSpan w:val="2"/>
                <w:noWrap/>
                <w:vAlign w:val="center"/>
                <w:hideMark/>
              </w:tcPr>
            </w:tcPrChange>
          </w:tcPr>
          <w:p w14:paraId="4B953404" w14:textId="77777777" w:rsidR="00D555C3" w:rsidRPr="00622A7F" w:rsidRDefault="00D555C3" w:rsidP="00622A7F">
            <w:pPr>
              <w:pStyle w:val="Titel"/>
              <w:rPr>
                <w:b/>
              </w:rPr>
            </w:pPr>
            <w:r w:rsidRPr="00622A7F">
              <w:rPr>
                <w:b/>
              </w:rPr>
              <w:t>Σ 125,330 (95.65)</w:t>
            </w:r>
          </w:p>
        </w:tc>
      </w:tr>
      <w:tr w:rsidR="00D555C3" w:rsidRPr="00622A7F" w14:paraId="5610E12E" w14:textId="77777777" w:rsidTr="00E54DA5">
        <w:trPr>
          <w:trHeight w:val="567"/>
          <w:trPrChange w:id="1774" w:author="Haskamp, Stefan (extern)" w:date="2022-01-02T11:28:00Z">
            <w:trPr>
              <w:trHeight w:val="567"/>
            </w:trPr>
          </w:trPrChange>
        </w:trPr>
        <w:tc>
          <w:tcPr>
            <w:tcW w:w="2830" w:type="dxa"/>
            <w:noWrap/>
            <w:hideMark/>
            <w:tcPrChange w:id="1775" w:author="Haskamp, Stefan (extern)" w:date="2022-01-02T11:28:00Z">
              <w:tcPr>
                <w:tcW w:w="2830" w:type="dxa"/>
                <w:noWrap/>
                <w:vAlign w:val="center"/>
                <w:hideMark/>
              </w:tcPr>
            </w:tcPrChange>
          </w:tcPr>
          <w:p w14:paraId="3B8F2342" w14:textId="77777777" w:rsidR="00D555C3" w:rsidRPr="00622A7F" w:rsidRDefault="00D555C3" w:rsidP="00622A7F">
            <w:pPr>
              <w:pStyle w:val="Titel"/>
              <w:jc w:val="left"/>
              <w:rPr>
                <w:b/>
              </w:rPr>
            </w:pPr>
            <w:r w:rsidRPr="00622A7F">
              <w:rPr>
                <w:b/>
              </w:rPr>
              <w:t xml:space="preserve">p-value </w:t>
            </w:r>
          </w:p>
        </w:tc>
        <w:tc>
          <w:tcPr>
            <w:tcW w:w="1648" w:type="dxa"/>
            <w:noWrap/>
            <w:hideMark/>
            <w:tcPrChange w:id="1776" w:author="Haskamp, Stefan (extern)" w:date="2022-01-02T11:28:00Z">
              <w:tcPr>
                <w:tcW w:w="1648" w:type="dxa"/>
                <w:noWrap/>
                <w:vAlign w:val="center"/>
                <w:hideMark/>
              </w:tcPr>
            </w:tcPrChange>
          </w:tcPr>
          <w:p w14:paraId="7D487D81" w14:textId="77777777" w:rsidR="00D555C3" w:rsidRPr="00622A7F" w:rsidRDefault="00D555C3" w:rsidP="00622A7F">
            <w:pPr>
              <w:pStyle w:val="Titel"/>
              <w:rPr>
                <w:b/>
              </w:rPr>
            </w:pPr>
            <w:r w:rsidRPr="00622A7F">
              <w:rPr>
                <w:b/>
              </w:rPr>
              <w:t>n.s (0.399)</w:t>
            </w:r>
          </w:p>
        </w:tc>
        <w:tc>
          <w:tcPr>
            <w:tcW w:w="1648" w:type="dxa"/>
            <w:noWrap/>
            <w:hideMark/>
            <w:tcPrChange w:id="1777" w:author="Haskamp, Stefan (extern)" w:date="2022-01-02T11:28:00Z">
              <w:tcPr>
                <w:tcW w:w="1648" w:type="dxa"/>
                <w:noWrap/>
                <w:vAlign w:val="center"/>
                <w:hideMark/>
              </w:tcPr>
            </w:tcPrChange>
          </w:tcPr>
          <w:p w14:paraId="6103B898" w14:textId="77777777" w:rsidR="00D555C3" w:rsidRPr="00622A7F" w:rsidRDefault="00D555C3" w:rsidP="00622A7F">
            <w:pPr>
              <w:pStyle w:val="Titel"/>
              <w:rPr>
                <w:b/>
              </w:rPr>
            </w:pPr>
            <w:r w:rsidRPr="00622A7F">
              <w:rPr>
                <w:b/>
              </w:rPr>
              <w:t>n.s. (0.333)</w:t>
            </w:r>
          </w:p>
        </w:tc>
        <w:tc>
          <w:tcPr>
            <w:tcW w:w="1464" w:type="dxa"/>
            <w:noWrap/>
            <w:hideMark/>
            <w:tcPrChange w:id="1778" w:author="Haskamp, Stefan (extern)" w:date="2022-01-02T11:28:00Z">
              <w:tcPr>
                <w:tcW w:w="1464" w:type="dxa"/>
                <w:noWrap/>
                <w:vAlign w:val="center"/>
                <w:hideMark/>
              </w:tcPr>
            </w:tcPrChange>
          </w:tcPr>
          <w:p w14:paraId="66CD8D70" w14:textId="77777777" w:rsidR="00D555C3" w:rsidRPr="00622A7F" w:rsidRDefault="00D555C3" w:rsidP="00622A7F">
            <w:pPr>
              <w:pStyle w:val="Titel"/>
              <w:rPr>
                <w:b/>
              </w:rPr>
            </w:pPr>
            <w:r w:rsidRPr="00622A7F">
              <w:rPr>
                <w:b/>
              </w:rPr>
              <w:t>0.015</w:t>
            </w:r>
          </w:p>
        </w:tc>
        <w:tc>
          <w:tcPr>
            <w:tcW w:w="2234" w:type="dxa"/>
            <w:noWrap/>
            <w:hideMark/>
            <w:tcPrChange w:id="1779" w:author="Haskamp, Stefan (extern)" w:date="2022-01-02T11:28:00Z">
              <w:tcPr>
                <w:tcW w:w="2234" w:type="dxa"/>
                <w:noWrap/>
                <w:vAlign w:val="center"/>
                <w:hideMark/>
              </w:tcPr>
            </w:tcPrChange>
          </w:tcPr>
          <w:p w14:paraId="76B7E2F1" w14:textId="77777777" w:rsidR="00D555C3" w:rsidRPr="00622A7F" w:rsidRDefault="00D555C3" w:rsidP="00622A7F">
            <w:pPr>
              <w:pStyle w:val="Titel"/>
              <w:rPr>
                <w:b/>
              </w:rPr>
            </w:pPr>
            <w:r w:rsidRPr="00622A7F">
              <w:rPr>
                <w:b/>
              </w:rPr>
              <w:t>n.s.(0.464)</w:t>
            </w:r>
          </w:p>
        </w:tc>
        <w:tc>
          <w:tcPr>
            <w:tcW w:w="1815" w:type="dxa"/>
            <w:noWrap/>
            <w:hideMark/>
            <w:tcPrChange w:id="1780" w:author="Haskamp, Stefan (extern)" w:date="2022-01-02T11:28:00Z">
              <w:tcPr>
                <w:tcW w:w="1815" w:type="dxa"/>
                <w:noWrap/>
                <w:vAlign w:val="center"/>
                <w:hideMark/>
              </w:tcPr>
            </w:tcPrChange>
          </w:tcPr>
          <w:p w14:paraId="078A2EEA" w14:textId="77777777" w:rsidR="00D555C3" w:rsidRPr="00622A7F" w:rsidRDefault="00D555C3" w:rsidP="00622A7F">
            <w:pPr>
              <w:pStyle w:val="Titel"/>
              <w:rPr>
                <w:b/>
              </w:rPr>
            </w:pPr>
          </w:p>
        </w:tc>
        <w:tc>
          <w:tcPr>
            <w:tcW w:w="1552" w:type="dxa"/>
            <w:noWrap/>
            <w:hideMark/>
            <w:tcPrChange w:id="1781" w:author="Haskamp, Stefan (extern)" w:date="2022-01-02T11:28:00Z">
              <w:tcPr>
                <w:tcW w:w="1552" w:type="dxa"/>
                <w:noWrap/>
                <w:vAlign w:val="center"/>
                <w:hideMark/>
              </w:tcPr>
            </w:tcPrChange>
          </w:tcPr>
          <w:p w14:paraId="5B36881F" w14:textId="77777777" w:rsidR="00D555C3" w:rsidRPr="00622A7F" w:rsidRDefault="00D555C3" w:rsidP="00622A7F">
            <w:pPr>
              <w:pStyle w:val="Titel"/>
              <w:rPr>
                <w:b/>
              </w:rPr>
            </w:pPr>
          </w:p>
        </w:tc>
      </w:tr>
    </w:tbl>
    <w:p w14:paraId="609B8C55" w14:textId="77777777" w:rsidR="00D555C3" w:rsidRPr="00622A7F" w:rsidRDefault="00D555C3" w:rsidP="00622A7F">
      <w:pPr>
        <w:rPr>
          <w:rFonts w:cs="Arial"/>
          <w:bCs/>
          <w:szCs w:val="24"/>
        </w:rPr>
      </w:pPr>
      <w:r w:rsidRPr="00622A7F">
        <w:rPr>
          <w:rFonts w:cs="Arial"/>
          <w:szCs w:val="24"/>
        </w:rPr>
        <w:t xml:space="preserve">Σ = sum; n = number of patients; </w:t>
      </w:r>
      <w:r w:rsidRPr="00622A7F">
        <w:rPr>
          <w:rFonts w:cs="Arial"/>
          <w:bCs/>
          <w:szCs w:val="24"/>
        </w:rPr>
        <w:t>indiv. = individuals, WT = wildtype.</w:t>
      </w:r>
    </w:p>
    <w:p w14:paraId="4A6384ED" w14:textId="77777777" w:rsidR="00D555C3" w:rsidRPr="00622A7F" w:rsidRDefault="00D555C3" w:rsidP="00622A7F">
      <w:pPr>
        <w:rPr>
          <w:rFonts w:cs="Arial"/>
          <w:szCs w:val="24"/>
        </w:rPr>
        <w:sectPr w:rsidR="00D555C3" w:rsidRPr="00622A7F" w:rsidSect="00622A7F">
          <w:pgSz w:w="16838" w:h="11906" w:orient="landscape"/>
          <w:pgMar w:top="1417" w:right="1417" w:bottom="1417" w:left="1134" w:header="708" w:footer="708" w:gutter="0"/>
          <w:cols w:space="708"/>
          <w:docGrid w:linePitch="360"/>
        </w:sectPr>
      </w:pPr>
    </w:p>
    <w:p w14:paraId="66EF4F16" w14:textId="2ED5844A" w:rsidR="00D555C3" w:rsidRPr="00622A7F" w:rsidRDefault="00D555C3" w:rsidP="00622A7F">
      <w:pPr>
        <w:pStyle w:val="Beschriftung"/>
        <w:keepNext/>
        <w:rPr>
          <w:rFonts w:cs="Arial"/>
          <w:sz w:val="24"/>
          <w:szCs w:val="24"/>
        </w:rPr>
      </w:pPr>
      <w:bookmarkStart w:id="1782" w:name="_Ref73364594"/>
      <w:bookmarkStart w:id="1783" w:name="_Toc94355257"/>
      <w:r w:rsidRPr="00622A7F">
        <w:rPr>
          <w:rFonts w:cs="Arial"/>
        </w:rPr>
        <w:lastRenderedPageBreak/>
        <w:t xml:space="preserve">Table </w:t>
      </w:r>
      <w:ins w:id="1784"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1785" w:author="Haskamp, Stefan" w:date="2022-02-05T20:56:00Z">
        <w:r w:rsidR="005A4AC0">
          <w:rPr>
            <w:rFonts w:cs="Arial"/>
            <w:noProof/>
          </w:rPr>
          <w:t>7</w:t>
        </w:r>
        <w:r w:rsidR="005A4AC0">
          <w:rPr>
            <w:rFonts w:cs="Arial"/>
          </w:rPr>
          <w:fldChar w:fldCharType="end"/>
        </w:r>
      </w:ins>
      <w:del w:id="1786"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7</w:delText>
        </w:r>
        <w:r w:rsidRPr="00622A7F" w:rsidDel="005A4AC0">
          <w:rPr>
            <w:rFonts w:cs="Arial"/>
          </w:rPr>
          <w:fldChar w:fldCharType="end"/>
        </w:r>
      </w:del>
      <w:bookmarkEnd w:id="1782"/>
      <w:r w:rsidRPr="00622A7F">
        <w:rPr>
          <w:rFonts w:cs="Arial"/>
        </w:rPr>
        <w:t xml:space="preserve">: Numbers and frequencies of </w:t>
      </w:r>
      <w:r w:rsidRPr="00622A7F">
        <w:rPr>
          <w:rFonts w:cs="Arial"/>
          <w:i/>
        </w:rPr>
        <w:t>MPO</w:t>
      </w:r>
      <w:r w:rsidRPr="00622A7F">
        <w:rPr>
          <w:rFonts w:cs="Arial"/>
        </w:rPr>
        <w:t xml:space="preserve"> variants in patients affected with PsV (n= 1,105), PsA (n= 1,313), PPP (n= 271) and SAPHO syndrome (n= 52) compared to control individuals (922 German control individuals, 404 of Non-Finnish European individuals from the 1000 Genomes Project, 2,433 in-house exomes).</w:t>
      </w:r>
      <w:bookmarkEnd w:id="1783"/>
      <w:r w:rsidRPr="00622A7F">
        <w:rPr>
          <w:rFonts w:cs="Arial"/>
          <w:sz w:val="24"/>
          <w:szCs w:val="24"/>
        </w:rPr>
        <w:t xml:space="preserve"> </w:t>
      </w:r>
    </w:p>
    <w:p w14:paraId="05B9FAC7" w14:textId="77777777" w:rsidR="00D555C3" w:rsidRPr="00622A7F" w:rsidRDefault="00D555C3" w:rsidP="00622A7F">
      <w:pPr>
        <w:pStyle w:val="Beschriftung"/>
        <w:keepNext/>
        <w:rPr>
          <w:rFonts w:cs="Arial"/>
        </w:rPr>
      </w:pPr>
      <w:r w:rsidRPr="00622A7F">
        <w:rPr>
          <w:rStyle w:val="UntertitelZchn"/>
          <w:rFonts w:cs="Arial"/>
          <w:b w:val="0"/>
        </w:rPr>
        <w:t>A logistic regression analysis was performed and the p-value was calculated by ANOVA.</w:t>
      </w:r>
    </w:p>
    <w:tbl>
      <w:tblPr>
        <w:tblW w:w="8359" w:type="dxa"/>
        <w:tblCellMar>
          <w:left w:w="70" w:type="dxa"/>
          <w:right w:w="70" w:type="dxa"/>
        </w:tblCellMar>
        <w:tblLook w:val="04A0" w:firstRow="1" w:lastRow="0" w:firstColumn="1" w:lastColumn="0" w:noHBand="0" w:noVBand="1"/>
      </w:tblPr>
      <w:tblGrid>
        <w:gridCol w:w="1300"/>
        <w:gridCol w:w="838"/>
        <w:gridCol w:w="838"/>
        <w:gridCol w:w="847"/>
        <w:gridCol w:w="1192"/>
        <w:gridCol w:w="1784"/>
        <w:gridCol w:w="1560"/>
      </w:tblGrid>
      <w:tr w:rsidR="00D555C3" w:rsidRPr="00622A7F" w14:paraId="1BEFF8A1" w14:textId="77777777" w:rsidTr="00622A7F">
        <w:trPr>
          <w:trHeight w:val="85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D65A77" w14:textId="77777777" w:rsidR="00D555C3" w:rsidRPr="00622A7F" w:rsidRDefault="00D555C3" w:rsidP="00622A7F">
            <w:pPr>
              <w:pStyle w:val="Titel"/>
              <w:rPr>
                <w:b/>
              </w:rPr>
            </w:pPr>
            <w:bookmarkStart w:id="1787" w:name="_Toc72229636"/>
            <w:bookmarkStart w:id="1788" w:name="_Ref72335028"/>
            <w:r w:rsidRPr="00622A7F">
              <w:rPr>
                <w:b/>
              </w:rPr>
              <w:t xml:space="preserve">No. of </w:t>
            </w:r>
            <w:r w:rsidRPr="00622A7F">
              <w:rPr>
                <w:b/>
                <w:i/>
              </w:rPr>
              <w:t>MPO</w:t>
            </w:r>
            <w:r w:rsidRPr="00622A7F">
              <w:rPr>
                <w:b/>
              </w:rPr>
              <w:t xml:space="preserve"> variants</w:t>
            </w:r>
          </w:p>
        </w:tc>
        <w:tc>
          <w:tcPr>
            <w:tcW w:w="838" w:type="dxa"/>
            <w:tcBorders>
              <w:top w:val="single" w:sz="4" w:space="0" w:color="auto"/>
              <w:left w:val="nil"/>
              <w:bottom w:val="single" w:sz="4" w:space="0" w:color="auto"/>
              <w:right w:val="single" w:sz="4" w:space="0" w:color="auto"/>
            </w:tcBorders>
            <w:shd w:val="clear" w:color="auto" w:fill="auto"/>
            <w:noWrap/>
            <w:vAlign w:val="center"/>
            <w:hideMark/>
          </w:tcPr>
          <w:p w14:paraId="1C596D96" w14:textId="77777777" w:rsidR="00D555C3" w:rsidRPr="00622A7F" w:rsidRDefault="00D555C3" w:rsidP="00622A7F">
            <w:pPr>
              <w:pStyle w:val="Titel"/>
              <w:rPr>
                <w:b/>
              </w:rPr>
            </w:pPr>
            <w:r w:rsidRPr="00622A7F">
              <w:rPr>
                <w:b/>
              </w:rPr>
              <w:t>PsV</w:t>
            </w:r>
          </w:p>
          <w:p w14:paraId="2DCDCB9D" w14:textId="77777777" w:rsidR="00D555C3" w:rsidRPr="00622A7F" w:rsidRDefault="00D555C3" w:rsidP="00622A7F">
            <w:pPr>
              <w:pStyle w:val="Titel"/>
              <w:rPr>
                <w:b/>
              </w:rPr>
            </w:pPr>
            <w:r w:rsidRPr="00622A7F">
              <w:rPr>
                <w:b/>
              </w:rPr>
              <w:t>n (%)</w:t>
            </w:r>
          </w:p>
        </w:tc>
        <w:tc>
          <w:tcPr>
            <w:tcW w:w="838" w:type="dxa"/>
            <w:tcBorders>
              <w:top w:val="single" w:sz="4" w:space="0" w:color="auto"/>
              <w:left w:val="nil"/>
              <w:bottom w:val="single" w:sz="4" w:space="0" w:color="auto"/>
              <w:right w:val="single" w:sz="4" w:space="0" w:color="auto"/>
            </w:tcBorders>
            <w:shd w:val="clear" w:color="auto" w:fill="auto"/>
            <w:noWrap/>
            <w:vAlign w:val="center"/>
            <w:hideMark/>
          </w:tcPr>
          <w:p w14:paraId="4B0921BF" w14:textId="77777777" w:rsidR="00D555C3" w:rsidRPr="00622A7F" w:rsidRDefault="00D555C3" w:rsidP="00622A7F">
            <w:pPr>
              <w:pStyle w:val="Titel"/>
              <w:rPr>
                <w:b/>
              </w:rPr>
            </w:pPr>
            <w:r w:rsidRPr="00622A7F">
              <w:rPr>
                <w:b/>
              </w:rPr>
              <w:t>PsA</w:t>
            </w:r>
          </w:p>
          <w:p w14:paraId="386082D1" w14:textId="77777777" w:rsidR="00D555C3" w:rsidRPr="00622A7F" w:rsidRDefault="00D555C3" w:rsidP="00622A7F">
            <w:pPr>
              <w:pStyle w:val="Titel"/>
              <w:rPr>
                <w:b/>
              </w:rPr>
            </w:pPr>
            <w:r w:rsidRPr="00622A7F">
              <w:rPr>
                <w:b/>
              </w:rPr>
              <w:t>n (%)</w:t>
            </w: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69874B03" w14:textId="77777777" w:rsidR="00D555C3" w:rsidRPr="00622A7F" w:rsidRDefault="00D555C3" w:rsidP="00622A7F">
            <w:pPr>
              <w:pStyle w:val="Titel"/>
              <w:rPr>
                <w:b/>
              </w:rPr>
            </w:pPr>
            <w:r w:rsidRPr="00622A7F">
              <w:rPr>
                <w:b/>
              </w:rPr>
              <w:t>PPP</w:t>
            </w:r>
          </w:p>
          <w:p w14:paraId="0655B00C" w14:textId="77777777" w:rsidR="00D555C3" w:rsidRPr="00622A7F" w:rsidRDefault="00D555C3" w:rsidP="00622A7F">
            <w:pPr>
              <w:pStyle w:val="Titel"/>
              <w:rPr>
                <w:b/>
              </w:rPr>
            </w:pPr>
            <w:r w:rsidRPr="00622A7F">
              <w:rPr>
                <w:b/>
              </w:rPr>
              <w:t>n (%)</w:t>
            </w:r>
          </w:p>
        </w:tc>
        <w:tc>
          <w:tcPr>
            <w:tcW w:w="1192" w:type="dxa"/>
            <w:tcBorders>
              <w:top w:val="single" w:sz="4" w:space="0" w:color="auto"/>
              <w:left w:val="nil"/>
              <w:bottom w:val="single" w:sz="4" w:space="0" w:color="auto"/>
              <w:right w:val="single" w:sz="4" w:space="0" w:color="auto"/>
            </w:tcBorders>
            <w:shd w:val="clear" w:color="auto" w:fill="auto"/>
            <w:noWrap/>
            <w:vAlign w:val="center"/>
            <w:hideMark/>
          </w:tcPr>
          <w:p w14:paraId="204F7CCD" w14:textId="77777777" w:rsidR="00D555C3" w:rsidRPr="00622A7F" w:rsidRDefault="00D555C3" w:rsidP="00622A7F">
            <w:pPr>
              <w:pStyle w:val="Titel"/>
              <w:rPr>
                <w:b/>
              </w:rPr>
            </w:pPr>
            <w:r w:rsidRPr="00622A7F">
              <w:rPr>
                <w:b/>
              </w:rPr>
              <w:t>SAPHO syndrome</w:t>
            </w:r>
          </w:p>
          <w:p w14:paraId="2473800B" w14:textId="77777777" w:rsidR="00D555C3" w:rsidRPr="00622A7F" w:rsidRDefault="00D555C3" w:rsidP="00622A7F">
            <w:pPr>
              <w:pStyle w:val="Titel"/>
              <w:rPr>
                <w:b/>
              </w:rPr>
            </w:pPr>
            <w:r w:rsidRPr="00622A7F">
              <w:rPr>
                <w:b/>
              </w:rPr>
              <w:t>n (%)</w:t>
            </w:r>
          </w:p>
        </w:tc>
        <w:tc>
          <w:tcPr>
            <w:tcW w:w="1784" w:type="dxa"/>
            <w:tcBorders>
              <w:top w:val="single" w:sz="4" w:space="0" w:color="auto"/>
              <w:left w:val="nil"/>
              <w:bottom w:val="single" w:sz="4" w:space="0" w:color="auto"/>
              <w:right w:val="single" w:sz="4" w:space="0" w:color="auto"/>
            </w:tcBorders>
            <w:shd w:val="clear" w:color="auto" w:fill="auto"/>
            <w:noWrap/>
            <w:vAlign w:val="center"/>
            <w:hideMark/>
          </w:tcPr>
          <w:p w14:paraId="7E03E8FB" w14:textId="77777777" w:rsidR="00D555C3" w:rsidRPr="00622A7F" w:rsidRDefault="00D555C3" w:rsidP="00622A7F">
            <w:pPr>
              <w:pStyle w:val="Titel"/>
              <w:rPr>
                <w:b/>
              </w:rPr>
            </w:pPr>
            <w:r w:rsidRPr="00622A7F">
              <w:rPr>
                <w:b/>
              </w:rPr>
              <w:t>2,741 psoriasis patients</w:t>
            </w:r>
          </w:p>
          <w:p w14:paraId="770DCDDB" w14:textId="77777777" w:rsidR="00D555C3" w:rsidRPr="00622A7F" w:rsidRDefault="00D555C3" w:rsidP="00622A7F">
            <w:pPr>
              <w:pStyle w:val="Titel"/>
              <w:rPr>
                <w:b/>
              </w:rPr>
            </w:pPr>
            <w:r w:rsidRPr="00622A7F">
              <w:rPr>
                <w:b/>
              </w:rPr>
              <w:t>n (%)</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14:paraId="679F4151" w14:textId="77777777" w:rsidR="00D555C3" w:rsidRPr="00622A7F" w:rsidRDefault="00D555C3" w:rsidP="00622A7F">
            <w:pPr>
              <w:pStyle w:val="Titel"/>
              <w:rPr>
                <w:b/>
              </w:rPr>
            </w:pPr>
            <w:r w:rsidRPr="00622A7F">
              <w:rPr>
                <w:b/>
              </w:rPr>
              <w:t>3,759 control indiv.</w:t>
            </w:r>
          </w:p>
          <w:p w14:paraId="6399BCE1" w14:textId="77777777" w:rsidR="00D555C3" w:rsidRPr="00622A7F" w:rsidRDefault="00D555C3" w:rsidP="00622A7F">
            <w:pPr>
              <w:pStyle w:val="Titel"/>
              <w:rPr>
                <w:b/>
              </w:rPr>
            </w:pPr>
            <w:r w:rsidRPr="00622A7F">
              <w:rPr>
                <w:b/>
              </w:rPr>
              <w:t>n (%)</w:t>
            </w:r>
          </w:p>
        </w:tc>
      </w:tr>
      <w:tr w:rsidR="00D555C3" w:rsidRPr="00622A7F" w14:paraId="57D1BD76" w14:textId="77777777" w:rsidTr="00622A7F">
        <w:trPr>
          <w:trHeight w:val="85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6021F9C0" w14:textId="77777777" w:rsidR="00D555C3" w:rsidRPr="00622A7F" w:rsidRDefault="00D555C3" w:rsidP="00622A7F">
            <w:pPr>
              <w:pStyle w:val="Titel"/>
            </w:pPr>
            <w:r w:rsidRPr="00622A7F">
              <w:t>2</w:t>
            </w:r>
          </w:p>
        </w:tc>
        <w:tc>
          <w:tcPr>
            <w:tcW w:w="838" w:type="dxa"/>
            <w:tcBorders>
              <w:top w:val="nil"/>
              <w:left w:val="nil"/>
              <w:bottom w:val="single" w:sz="4" w:space="0" w:color="auto"/>
              <w:right w:val="single" w:sz="4" w:space="0" w:color="auto"/>
            </w:tcBorders>
            <w:shd w:val="clear" w:color="auto" w:fill="auto"/>
            <w:noWrap/>
            <w:vAlign w:val="center"/>
            <w:hideMark/>
          </w:tcPr>
          <w:p w14:paraId="12771C9C" w14:textId="77777777" w:rsidR="00D555C3" w:rsidRPr="00622A7F" w:rsidRDefault="00D555C3" w:rsidP="00622A7F">
            <w:pPr>
              <w:pStyle w:val="Titel"/>
            </w:pPr>
            <w:r w:rsidRPr="00622A7F">
              <w:t>6 (0.54)</w:t>
            </w:r>
          </w:p>
        </w:tc>
        <w:tc>
          <w:tcPr>
            <w:tcW w:w="838" w:type="dxa"/>
            <w:tcBorders>
              <w:top w:val="nil"/>
              <w:left w:val="nil"/>
              <w:bottom w:val="single" w:sz="4" w:space="0" w:color="auto"/>
              <w:right w:val="single" w:sz="4" w:space="0" w:color="auto"/>
            </w:tcBorders>
            <w:shd w:val="clear" w:color="auto" w:fill="auto"/>
            <w:noWrap/>
            <w:vAlign w:val="center"/>
            <w:hideMark/>
          </w:tcPr>
          <w:p w14:paraId="7E9148B0" w14:textId="77777777" w:rsidR="00D555C3" w:rsidRPr="00622A7F" w:rsidRDefault="00D555C3" w:rsidP="00622A7F">
            <w:pPr>
              <w:pStyle w:val="Titel"/>
            </w:pPr>
            <w:r w:rsidRPr="00622A7F">
              <w:t>3 (0.23)</w:t>
            </w:r>
          </w:p>
        </w:tc>
        <w:tc>
          <w:tcPr>
            <w:tcW w:w="847" w:type="dxa"/>
            <w:tcBorders>
              <w:top w:val="nil"/>
              <w:left w:val="nil"/>
              <w:bottom w:val="single" w:sz="4" w:space="0" w:color="auto"/>
              <w:right w:val="single" w:sz="4" w:space="0" w:color="auto"/>
            </w:tcBorders>
            <w:shd w:val="clear" w:color="auto" w:fill="auto"/>
            <w:noWrap/>
            <w:vAlign w:val="center"/>
            <w:hideMark/>
          </w:tcPr>
          <w:p w14:paraId="269E74BC" w14:textId="77777777" w:rsidR="00D555C3" w:rsidRPr="00622A7F" w:rsidRDefault="00D555C3" w:rsidP="00622A7F">
            <w:pPr>
              <w:pStyle w:val="Titel"/>
            </w:pPr>
            <w:r w:rsidRPr="00622A7F">
              <w:t>2 (0.74)</w:t>
            </w:r>
          </w:p>
        </w:tc>
        <w:tc>
          <w:tcPr>
            <w:tcW w:w="1192" w:type="dxa"/>
            <w:tcBorders>
              <w:top w:val="nil"/>
              <w:left w:val="nil"/>
              <w:bottom w:val="single" w:sz="4" w:space="0" w:color="auto"/>
              <w:right w:val="single" w:sz="4" w:space="0" w:color="auto"/>
            </w:tcBorders>
            <w:shd w:val="clear" w:color="auto" w:fill="auto"/>
            <w:noWrap/>
            <w:vAlign w:val="center"/>
            <w:hideMark/>
          </w:tcPr>
          <w:p w14:paraId="27F1203F" w14:textId="77777777" w:rsidR="00D555C3" w:rsidRPr="00622A7F" w:rsidRDefault="00D555C3" w:rsidP="00622A7F">
            <w:pPr>
              <w:pStyle w:val="Titel"/>
            </w:pPr>
            <w:r w:rsidRPr="00622A7F">
              <w:t>0</w:t>
            </w:r>
          </w:p>
          <w:p w14:paraId="686EE375" w14:textId="77777777" w:rsidR="00D555C3" w:rsidRPr="00622A7F" w:rsidRDefault="00D555C3" w:rsidP="00622A7F">
            <w:pPr>
              <w:pStyle w:val="Titel"/>
            </w:pPr>
            <w:r w:rsidRPr="00622A7F">
              <w:t>(0)</w:t>
            </w:r>
          </w:p>
        </w:tc>
        <w:tc>
          <w:tcPr>
            <w:tcW w:w="1784" w:type="dxa"/>
            <w:tcBorders>
              <w:top w:val="nil"/>
              <w:left w:val="nil"/>
              <w:bottom w:val="single" w:sz="4" w:space="0" w:color="auto"/>
              <w:right w:val="single" w:sz="4" w:space="0" w:color="auto"/>
            </w:tcBorders>
            <w:shd w:val="clear" w:color="auto" w:fill="auto"/>
            <w:noWrap/>
            <w:vAlign w:val="center"/>
            <w:hideMark/>
          </w:tcPr>
          <w:p w14:paraId="0118DFCA" w14:textId="77777777" w:rsidR="00D555C3" w:rsidRPr="00622A7F" w:rsidRDefault="00D555C3" w:rsidP="00622A7F">
            <w:pPr>
              <w:pStyle w:val="Titel"/>
            </w:pPr>
            <w:r w:rsidRPr="00622A7F">
              <w:t>11</w:t>
            </w:r>
          </w:p>
          <w:p w14:paraId="324E0B85" w14:textId="77777777" w:rsidR="00D555C3" w:rsidRPr="00622A7F" w:rsidRDefault="00D555C3" w:rsidP="00622A7F">
            <w:pPr>
              <w:pStyle w:val="Titel"/>
            </w:pPr>
            <w:r w:rsidRPr="00622A7F">
              <w:t>(0.40)</w:t>
            </w:r>
          </w:p>
        </w:tc>
        <w:tc>
          <w:tcPr>
            <w:tcW w:w="1560" w:type="dxa"/>
            <w:tcBorders>
              <w:top w:val="nil"/>
              <w:left w:val="nil"/>
              <w:bottom w:val="single" w:sz="4" w:space="0" w:color="auto"/>
              <w:right w:val="single" w:sz="4" w:space="0" w:color="auto"/>
            </w:tcBorders>
            <w:shd w:val="clear" w:color="auto" w:fill="auto"/>
            <w:noWrap/>
            <w:vAlign w:val="center"/>
            <w:hideMark/>
          </w:tcPr>
          <w:p w14:paraId="771CBD90" w14:textId="77777777" w:rsidR="00D555C3" w:rsidRPr="00622A7F" w:rsidRDefault="00D555C3" w:rsidP="00622A7F">
            <w:pPr>
              <w:pStyle w:val="Titel"/>
            </w:pPr>
            <w:r w:rsidRPr="00622A7F">
              <w:t>10</w:t>
            </w:r>
          </w:p>
          <w:p w14:paraId="24A13743" w14:textId="77777777" w:rsidR="00D555C3" w:rsidRPr="00622A7F" w:rsidRDefault="00D555C3" w:rsidP="00622A7F">
            <w:pPr>
              <w:pStyle w:val="Titel"/>
            </w:pPr>
            <w:r w:rsidRPr="00622A7F">
              <w:t>(0.27)</w:t>
            </w:r>
          </w:p>
        </w:tc>
      </w:tr>
      <w:tr w:rsidR="00D555C3" w:rsidRPr="00622A7F" w14:paraId="6AF02E3A" w14:textId="77777777" w:rsidTr="00622A7F">
        <w:trPr>
          <w:trHeight w:val="85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245E3395" w14:textId="77777777" w:rsidR="00D555C3" w:rsidRPr="00622A7F" w:rsidRDefault="00D555C3" w:rsidP="00622A7F">
            <w:pPr>
              <w:pStyle w:val="Titel"/>
            </w:pPr>
            <w:r w:rsidRPr="00622A7F">
              <w:t>1</w:t>
            </w:r>
          </w:p>
        </w:tc>
        <w:tc>
          <w:tcPr>
            <w:tcW w:w="838" w:type="dxa"/>
            <w:tcBorders>
              <w:top w:val="nil"/>
              <w:left w:val="nil"/>
              <w:bottom w:val="single" w:sz="4" w:space="0" w:color="auto"/>
              <w:right w:val="single" w:sz="4" w:space="0" w:color="auto"/>
            </w:tcBorders>
            <w:shd w:val="clear" w:color="auto" w:fill="auto"/>
            <w:noWrap/>
            <w:vAlign w:val="center"/>
            <w:hideMark/>
          </w:tcPr>
          <w:p w14:paraId="4CED9B31" w14:textId="77777777" w:rsidR="00D555C3" w:rsidRPr="00622A7F" w:rsidRDefault="00D555C3" w:rsidP="00622A7F">
            <w:pPr>
              <w:pStyle w:val="Titel"/>
            </w:pPr>
            <w:r w:rsidRPr="00622A7F">
              <w:t>75 (6.79)</w:t>
            </w:r>
          </w:p>
        </w:tc>
        <w:tc>
          <w:tcPr>
            <w:tcW w:w="838" w:type="dxa"/>
            <w:tcBorders>
              <w:top w:val="nil"/>
              <w:left w:val="nil"/>
              <w:bottom w:val="single" w:sz="4" w:space="0" w:color="auto"/>
              <w:right w:val="single" w:sz="4" w:space="0" w:color="auto"/>
            </w:tcBorders>
            <w:shd w:val="clear" w:color="auto" w:fill="auto"/>
            <w:noWrap/>
            <w:vAlign w:val="center"/>
            <w:hideMark/>
          </w:tcPr>
          <w:p w14:paraId="52678C41" w14:textId="77777777" w:rsidR="00D555C3" w:rsidRPr="00622A7F" w:rsidRDefault="00D555C3" w:rsidP="00622A7F">
            <w:pPr>
              <w:pStyle w:val="Titel"/>
            </w:pPr>
            <w:r w:rsidRPr="00622A7F">
              <w:t>97 (7.39)</w:t>
            </w:r>
          </w:p>
        </w:tc>
        <w:tc>
          <w:tcPr>
            <w:tcW w:w="847" w:type="dxa"/>
            <w:tcBorders>
              <w:top w:val="nil"/>
              <w:left w:val="nil"/>
              <w:bottom w:val="single" w:sz="4" w:space="0" w:color="auto"/>
              <w:right w:val="single" w:sz="4" w:space="0" w:color="auto"/>
            </w:tcBorders>
            <w:shd w:val="clear" w:color="auto" w:fill="auto"/>
            <w:noWrap/>
            <w:vAlign w:val="center"/>
            <w:hideMark/>
          </w:tcPr>
          <w:p w14:paraId="697C7134" w14:textId="77777777" w:rsidR="00D555C3" w:rsidRPr="00622A7F" w:rsidRDefault="00D555C3" w:rsidP="00622A7F">
            <w:pPr>
              <w:pStyle w:val="Titel"/>
            </w:pPr>
            <w:r w:rsidRPr="00622A7F">
              <w:t>24 (8.86)</w:t>
            </w:r>
          </w:p>
        </w:tc>
        <w:tc>
          <w:tcPr>
            <w:tcW w:w="1192" w:type="dxa"/>
            <w:tcBorders>
              <w:top w:val="nil"/>
              <w:left w:val="nil"/>
              <w:bottom w:val="single" w:sz="4" w:space="0" w:color="auto"/>
              <w:right w:val="single" w:sz="4" w:space="0" w:color="auto"/>
            </w:tcBorders>
            <w:shd w:val="clear" w:color="auto" w:fill="auto"/>
            <w:noWrap/>
            <w:vAlign w:val="center"/>
            <w:hideMark/>
          </w:tcPr>
          <w:p w14:paraId="660FBEB1" w14:textId="77777777" w:rsidR="00D555C3" w:rsidRPr="00622A7F" w:rsidRDefault="00D555C3" w:rsidP="00622A7F">
            <w:pPr>
              <w:pStyle w:val="Titel"/>
            </w:pPr>
            <w:r w:rsidRPr="00622A7F">
              <w:t>6</w:t>
            </w:r>
          </w:p>
          <w:p w14:paraId="05136E3C" w14:textId="77777777" w:rsidR="00D555C3" w:rsidRPr="00622A7F" w:rsidRDefault="00D555C3" w:rsidP="00622A7F">
            <w:pPr>
              <w:pStyle w:val="Titel"/>
            </w:pPr>
            <w:r w:rsidRPr="00622A7F">
              <w:t>(11.54)</w:t>
            </w:r>
          </w:p>
        </w:tc>
        <w:tc>
          <w:tcPr>
            <w:tcW w:w="1784" w:type="dxa"/>
            <w:tcBorders>
              <w:top w:val="nil"/>
              <w:left w:val="nil"/>
              <w:bottom w:val="single" w:sz="4" w:space="0" w:color="auto"/>
              <w:right w:val="single" w:sz="4" w:space="0" w:color="auto"/>
            </w:tcBorders>
            <w:shd w:val="clear" w:color="auto" w:fill="auto"/>
            <w:noWrap/>
            <w:vAlign w:val="center"/>
            <w:hideMark/>
          </w:tcPr>
          <w:p w14:paraId="5578B6C8" w14:textId="77777777" w:rsidR="00D555C3" w:rsidRPr="00622A7F" w:rsidRDefault="00D555C3" w:rsidP="00622A7F">
            <w:pPr>
              <w:pStyle w:val="Titel"/>
            </w:pPr>
            <w:r w:rsidRPr="00622A7F">
              <w:t>202</w:t>
            </w:r>
          </w:p>
          <w:p w14:paraId="1308FF56" w14:textId="77777777" w:rsidR="00D555C3" w:rsidRPr="00622A7F" w:rsidRDefault="00D555C3" w:rsidP="00622A7F">
            <w:pPr>
              <w:pStyle w:val="Titel"/>
            </w:pPr>
            <w:r w:rsidRPr="00622A7F">
              <w:t>(7.37)</w:t>
            </w:r>
          </w:p>
        </w:tc>
        <w:tc>
          <w:tcPr>
            <w:tcW w:w="1560" w:type="dxa"/>
            <w:tcBorders>
              <w:top w:val="nil"/>
              <w:left w:val="nil"/>
              <w:bottom w:val="single" w:sz="4" w:space="0" w:color="auto"/>
              <w:right w:val="single" w:sz="4" w:space="0" w:color="auto"/>
            </w:tcBorders>
            <w:shd w:val="clear" w:color="auto" w:fill="auto"/>
            <w:noWrap/>
            <w:vAlign w:val="center"/>
            <w:hideMark/>
          </w:tcPr>
          <w:p w14:paraId="5B383033" w14:textId="77777777" w:rsidR="00D555C3" w:rsidRPr="00622A7F" w:rsidRDefault="00D555C3" w:rsidP="00622A7F">
            <w:pPr>
              <w:pStyle w:val="Titel"/>
            </w:pPr>
            <w:r w:rsidRPr="00622A7F">
              <w:t>285</w:t>
            </w:r>
          </w:p>
          <w:p w14:paraId="159E09F1" w14:textId="77777777" w:rsidR="00D555C3" w:rsidRPr="00622A7F" w:rsidRDefault="00D555C3" w:rsidP="00622A7F">
            <w:pPr>
              <w:pStyle w:val="Titel"/>
            </w:pPr>
            <w:r w:rsidRPr="00622A7F">
              <w:t>(7.58)</w:t>
            </w:r>
          </w:p>
        </w:tc>
      </w:tr>
      <w:tr w:rsidR="00D555C3" w:rsidRPr="00622A7F" w14:paraId="2EBDFD10" w14:textId="77777777" w:rsidTr="00622A7F">
        <w:trPr>
          <w:trHeight w:val="85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B2A5272" w14:textId="77777777" w:rsidR="00D555C3" w:rsidRPr="00622A7F" w:rsidRDefault="00D555C3" w:rsidP="00622A7F">
            <w:pPr>
              <w:pStyle w:val="Titel"/>
            </w:pPr>
            <w:r w:rsidRPr="00622A7F">
              <w:t>0</w:t>
            </w:r>
          </w:p>
        </w:tc>
        <w:tc>
          <w:tcPr>
            <w:tcW w:w="838" w:type="dxa"/>
            <w:tcBorders>
              <w:top w:val="nil"/>
              <w:left w:val="nil"/>
              <w:bottom w:val="single" w:sz="4" w:space="0" w:color="auto"/>
              <w:right w:val="single" w:sz="4" w:space="0" w:color="auto"/>
            </w:tcBorders>
            <w:shd w:val="clear" w:color="auto" w:fill="auto"/>
            <w:noWrap/>
            <w:vAlign w:val="center"/>
            <w:hideMark/>
          </w:tcPr>
          <w:p w14:paraId="41A99E21" w14:textId="77777777" w:rsidR="00D555C3" w:rsidRPr="00622A7F" w:rsidRDefault="00D555C3" w:rsidP="00622A7F">
            <w:pPr>
              <w:pStyle w:val="Titel"/>
            </w:pPr>
            <w:r w:rsidRPr="00622A7F">
              <w:t>1,024 (92.67)</w:t>
            </w:r>
          </w:p>
        </w:tc>
        <w:tc>
          <w:tcPr>
            <w:tcW w:w="838" w:type="dxa"/>
            <w:tcBorders>
              <w:top w:val="nil"/>
              <w:left w:val="nil"/>
              <w:bottom w:val="single" w:sz="4" w:space="0" w:color="auto"/>
              <w:right w:val="single" w:sz="4" w:space="0" w:color="auto"/>
            </w:tcBorders>
            <w:shd w:val="clear" w:color="auto" w:fill="auto"/>
            <w:noWrap/>
            <w:vAlign w:val="center"/>
            <w:hideMark/>
          </w:tcPr>
          <w:p w14:paraId="2324331A" w14:textId="77777777" w:rsidR="00D555C3" w:rsidRPr="00622A7F" w:rsidRDefault="00D555C3" w:rsidP="00622A7F">
            <w:pPr>
              <w:pStyle w:val="Titel"/>
            </w:pPr>
            <w:r w:rsidRPr="00622A7F">
              <w:t>1,213 (92.38)</w:t>
            </w:r>
          </w:p>
        </w:tc>
        <w:tc>
          <w:tcPr>
            <w:tcW w:w="847" w:type="dxa"/>
            <w:tcBorders>
              <w:top w:val="nil"/>
              <w:left w:val="nil"/>
              <w:bottom w:val="single" w:sz="4" w:space="0" w:color="auto"/>
              <w:right w:val="single" w:sz="4" w:space="0" w:color="auto"/>
            </w:tcBorders>
            <w:shd w:val="clear" w:color="auto" w:fill="auto"/>
            <w:noWrap/>
            <w:vAlign w:val="center"/>
            <w:hideMark/>
          </w:tcPr>
          <w:p w14:paraId="3EC9417D" w14:textId="77777777" w:rsidR="00D555C3" w:rsidRPr="00622A7F" w:rsidRDefault="00D555C3" w:rsidP="00622A7F">
            <w:pPr>
              <w:pStyle w:val="Titel"/>
            </w:pPr>
            <w:r w:rsidRPr="00622A7F">
              <w:t>245 (90.41)</w:t>
            </w:r>
          </w:p>
        </w:tc>
        <w:tc>
          <w:tcPr>
            <w:tcW w:w="1192" w:type="dxa"/>
            <w:tcBorders>
              <w:top w:val="nil"/>
              <w:left w:val="nil"/>
              <w:bottom w:val="single" w:sz="4" w:space="0" w:color="auto"/>
              <w:right w:val="single" w:sz="4" w:space="0" w:color="auto"/>
            </w:tcBorders>
            <w:shd w:val="clear" w:color="auto" w:fill="auto"/>
            <w:noWrap/>
            <w:vAlign w:val="center"/>
            <w:hideMark/>
          </w:tcPr>
          <w:p w14:paraId="49E23878" w14:textId="77777777" w:rsidR="00D555C3" w:rsidRPr="00622A7F" w:rsidRDefault="00D555C3" w:rsidP="00622A7F">
            <w:pPr>
              <w:pStyle w:val="Titel"/>
            </w:pPr>
            <w:r w:rsidRPr="00622A7F">
              <w:t>46</w:t>
            </w:r>
          </w:p>
          <w:p w14:paraId="069D2831" w14:textId="77777777" w:rsidR="00D555C3" w:rsidRPr="00622A7F" w:rsidRDefault="00D555C3" w:rsidP="00622A7F">
            <w:pPr>
              <w:pStyle w:val="Titel"/>
            </w:pPr>
            <w:r w:rsidRPr="00622A7F">
              <w:t>(88.46)</w:t>
            </w:r>
          </w:p>
        </w:tc>
        <w:tc>
          <w:tcPr>
            <w:tcW w:w="1784" w:type="dxa"/>
            <w:tcBorders>
              <w:top w:val="nil"/>
              <w:left w:val="nil"/>
              <w:bottom w:val="single" w:sz="4" w:space="0" w:color="auto"/>
              <w:right w:val="single" w:sz="4" w:space="0" w:color="auto"/>
            </w:tcBorders>
            <w:shd w:val="clear" w:color="auto" w:fill="auto"/>
            <w:noWrap/>
            <w:vAlign w:val="center"/>
            <w:hideMark/>
          </w:tcPr>
          <w:p w14:paraId="561B960C" w14:textId="77777777" w:rsidR="00D555C3" w:rsidRPr="00622A7F" w:rsidRDefault="00D555C3" w:rsidP="00622A7F">
            <w:pPr>
              <w:pStyle w:val="Titel"/>
            </w:pPr>
            <w:r w:rsidRPr="00622A7F">
              <w:t>2,528</w:t>
            </w:r>
          </w:p>
          <w:p w14:paraId="7B5837AD" w14:textId="77777777" w:rsidR="00D555C3" w:rsidRPr="00622A7F" w:rsidRDefault="00D555C3" w:rsidP="00622A7F">
            <w:pPr>
              <w:pStyle w:val="Titel"/>
            </w:pPr>
            <w:r w:rsidRPr="00622A7F">
              <w:t>(92.23)</w:t>
            </w:r>
          </w:p>
        </w:tc>
        <w:tc>
          <w:tcPr>
            <w:tcW w:w="1560" w:type="dxa"/>
            <w:tcBorders>
              <w:top w:val="nil"/>
              <w:left w:val="nil"/>
              <w:bottom w:val="single" w:sz="4" w:space="0" w:color="auto"/>
              <w:right w:val="single" w:sz="4" w:space="0" w:color="auto"/>
            </w:tcBorders>
            <w:shd w:val="clear" w:color="auto" w:fill="auto"/>
            <w:noWrap/>
            <w:vAlign w:val="center"/>
            <w:hideMark/>
          </w:tcPr>
          <w:p w14:paraId="025CE894" w14:textId="77777777" w:rsidR="00D555C3" w:rsidRPr="00622A7F" w:rsidRDefault="00D555C3" w:rsidP="00622A7F">
            <w:pPr>
              <w:pStyle w:val="Titel"/>
            </w:pPr>
            <w:r w:rsidRPr="00622A7F">
              <w:t>3,464</w:t>
            </w:r>
          </w:p>
          <w:p w14:paraId="41532BA4" w14:textId="77777777" w:rsidR="00D555C3" w:rsidRPr="00622A7F" w:rsidRDefault="00D555C3" w:rsidP="00622A7F">
            <w:pPr>
              <w:pStyle w:val="Titel"/>
            </w:pPr>
            <w:r w:rsidRPr="00622A7F">
              <w:t>(92.15)</w:t>
            </w:r>
          </w:p>
        </w:tc>
      </w:tr>
      <w:tr w:rsidR="00D555C3" w:rsidRPr="00622A7F" w14:paraId="2C312D5E" w14:textId="77777777" w:rsidTr="00622A7F">
        <w:trPr>
          <w:trHeight w:val="315"/>
        </w:trPr>
        <w:tc>
          <w:tcPr>
            <w:tcW w:w="1300" w:type="dxa"/>
            <w:tcBorders>
              <w:top w:val="nil"/>
              <w:left w:val="nil"/>
              <w:bottom w:val="nil"/>
              <w:right w:val="nil"/>
            </w:tcBorders>
            <w:shd w:val="clear" w:color="auto" w:fill="auto"/>
            <w:noWrap/>
            <w:vAlign w:val="center"/>
            <w:hideMark/>
          </w:tcPr>
          <w:p w14:paraId="49A2080F" w14:textId="77777777" w:rsidR="00D555C3" w:rsidRPr="00622A7F" w:rsidRDefault="00D555C3" w:rsidP="00622A7F">
            <w:pPr>
              <w:pStyle w:val="Titel"/>
            </w:pPr>
          </w:p>
        </w:tc>
        <w:tc>
          <w:tcPr>
            <w:tcW w:w="838" w:type="dxa"/>
            <w:tcBorders>
              <w:top w:val="nil"/>
              <w:left w:val="nil"/>
              <w:bottom w:val="nil"/>
              <w:right w:val="nil"/>
            </w:tcBorders>
            <w:shd w:val="clear" w:color="auto" w:fill="auto"/>
            <w:noWrap/>
            <w:vAlign w:val="center"/>
            <w:hideMark/>
          </w:tcPr>
          <w:p w14:paraId="681BF898" w14:textId="77777777" w:rsidR="00D555C3" w:rsidRPr="00622A7F" w:rsidRDefault="00D555C3" w:rsidP="00622A7F">
            <w:pPr>
              <w:pStyle w:val="Titel"/>
            </w:pPr>
          </w:p>
        </w:tc>
        <w:tc>
          <w:tcPr>
            <w:tcW w:w="838" w:type="dxa"/>
            <w:tcBorders>
              <w:top w:val="nil"/>
              <w:left w:val="nil"/>
              <w:bottom w:val="nil"/>
              <w:right w:val="nil"/>
            </w:tcBorders>
            <w:shd w:val="clear" w:color="auto" w:fill="auto"/>
            <w:noWrap/>
            <w:vAlign w:val="center"/>
            <w:hideMark/>
          </w:tcPr>
          <w:p w14:paraId="141CD48F" w14:textId="77777777" w:rsidR="00D555C3" w:rsidRPr="00622A7F" w:rsidRDefault="00D555C3" w:rsidP="00622A7F">
            <w:pPr>
              <w:pStyle w:val="Titel"/>
            </w:pPr>
          </w:p>
        </w:tc>
        <w:tc>
          <w:tcPr>
            <w:tcW w:w="847" w:type="dxa"/>
            <w:tcBorders>
              <w:top w:val="nil"/>
              <w:left w:val="nil"/>
              <w:bottom w:val="nil"/>
              <w:right w:val="nil"/>
            </w:tcBorders>
            <w:shd w:val="clear" w:color="auto" w:fill="auto"/>
            <w:noWrap/>
            <w:vAlign w:val="center"/>
            <w:hideMark/>
          </w:tcPr>
          <w:p w14:paraId="311336A9" w14:textId="77777777" w:rsidR="00D555C3" w:rsidRPr="00622A7F" w:rsidRDefault="00D555C3" w:rsidP="00622A7F">
            <w:pPr>
              <w:pStyle w:val="Titel"/>
            </w:pPr>
          </w:p>
        </w:tc>
        <w:tc>
          <w:tcPr>
            <w:tcW w:w="1192" w:type="dxa"/>
            <w:tcBorders>
              <w:top w:val="nil"/>
              <w:left w:val="nil"/>
              <w:bottom w:val="nil"/>
              <w:right w:val="nil"/>
            </w:tcBorders>
            <w:shd w:val="clear" w:color="auto" w:fill="auto"/>
            <w:vAlign w:val="center"/>
            <w:hideMark/>
          </w:tcPr>
          <w:p w14:paraId="4924BA86" w14:textId="77777777" w:rsidR="00D555C3" w:rsidRPr="00622A7F" w:rsidRDefault="00D555C3" w:rsidP="00622A7F">
            <w:pPr>
              <w:pStyle w:val="Titel"/>
            </w:pPr>
          </w:p>
        </w:tc>
        <w:tc>
          <w:tcPr>
            <w:tcW w:w="3344" w:type="dxa"/>
            <w:gridSpan w:val="2"/>
            <w:tcBorders>
              <w:top w:val="nil"/>
              <w:left w:val="single" w:sz="4" w:space="0" w:color="auto"/>
              <w:bottom w:val="single" w:sz="4" w:space="0" w:color="auto"/>
              <w:right w:val="single" w:sz="4" w:space="0" w:color="auto"/>
            </w:tcBorders>
            <w:shd w:val="clear" w:color="auto" w:fill="auto"/>
            <w:noWrap/>
            <w:vAlign w:val="center"/>
            <w:hideMark/>
          </w:tcPr>
          <w:p w14:paraId="21148B50" w14:textId="77777777" w:rsidR="00D555C3" w:rsidRPr="00622A7F" w:rsidRDefault="00D555C3" w:rsidP="00622A7F">
            <w:pPr>
              <w:pStyle w:val="Titel"/>
            </w:pPr>
            <w:r w:rsidRPr="00622A7F">
              <w:t>p-value: 0.94</w:t>
            </w:r>
          </w:p>
        </w:tc>
      </w:tr>
    </w:tbl>
    <w:p w14:paraId="75A6368D" w14:textId="77777777" w:rsidR="00D555C3" w:rsidRPr="00622A7F" w:rsidRDefault="00D555C3" w:rsidP="00622A7F">
      <w:pPr>
        <w:pStyle w:val="Untertitel"/>
        <w:rPr>
          <w:rFonts w:cs="Arial"/>
        </w:rPr>
      </w:pPr>
      <w:r w:rsidRPr="00622A7F">
        <w:rPr>
          <w:rFonts w:cs="Arial"/>
        </w:rPr>
        <w:t xml:space="preserve">n= number of patients, no.= number, indiv.= individuals </w:t>
      </w:r>
    </w:p>
    <w:p w14:paraId="0487C366" w14:textId="77777777" w:rsidR="00D555C3" w:rsidRPr="00622A7F" w:rsidRDefault="00D555C3" w:rsidP="00622A7F">
      <w:pPr>
        <w:rPr>
          <w:rFonts w:cs="Arial"/>
        </w:rPr>
      </w:pPr>
    </w:p>
    <w:p w14:paraId="675FE36A" w14:textId="23B6E047" w:rsidR="00D555C3" w:rsidRPr="00622A7F" w:rsidRDefault="00D555C3" w:rsidP="00622A7F">
      <w:pPr>
        <w:pStyle w:val="Beschriftung"/>
        <w:keepNext/>
        <w:rPr>
          <w:rFonts w:cs="Arial"/>
        </w:rPr>
      </w:pPr>
      <w:bookmarkStart w:id="1789" w:name="_Ref73365343"/>
      <w:bookmarkStart w:id="1790" w:name="_Toc94355258"/>
      <w:r w:rsidRPr="00622A7F">
        <w:rPr>
          <w:rFonts w:cs="Arial"/>
        </w:rPr>
        <w:t xml:space="preserve">Table </w:t>
      </w:r>
      <w:ins w:id="1791"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1792" w:author="Haskamp, Stefan" w:date="2022-02-05T20:56:00Z">
        <w:r w:rsidR="005A4AC0">
          <w:rPr>
            <w:rFonts w:cs="Arial"/>
            <w:noProof/>
          </w:rPr>
          <w:t>8</w:t>
        </w:r>
        <w:r w:rsidR="005A4AC0">
          <w:rPr>
            <w:rFonts w:cs="Arial"/>
          </w:rPr>
          <w:fldChar w:fldCharType="end"/>
        </w:r>
      </w:ins>
      <w:del w:id="1793"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8</w:delText>
        </w:r>
        <w:r w:rsidRPr="00622A7F" w:rsidDel="005A4AC0">
          <w:rPr>
            <w:rFonts w:cs="Arial"/>
          </w:rPr>
          <w:fldChar w:fldCharType="end"/>
        </w:r>
      </w:del>
      <w:bookmarkEnd w:id="1789"/>
      <w:r w:rsidRPr="00622A7F">
        <w:rPr>
          <w:rFonts w:cs="Arial"/>
        </w:rPr>
        <w:t xml:space="preserve">: Numbers and frequencies of </w:t>
      </w:r>
      <w:r w:rsidRPr="00622A7F">
        <w:rPr>
          <w:rFonts w:cs="Arial"/>
          <w:i/>
        </w:rPr>
        <w:t>MPO</w:t>
      </w:r>
      <w:r w:rsidRPr="00622A7F">
        <w:rPr>
          <w:rFonts w:cs="Arial"/>
        </w:rPr>
        <w:t xml:space="preserve"> and </w:t>
      </w:r>
      <w:r w:rsidRPr="00622A7F">
        <w:rPr>
          <w:rFonts w:cs="Arial"/>
          <w:i/>
        </w:rPr>
        <w:t>IL36RN</w:t>
      </w:r>
      <w:r w:rsidRPr="00622A7F">
        <w:rPr>
          <w:rFonts w:cs="Arial"/>
        </w:rPr>
        <w:t xml:space="preserve"> variants in patients affected with PsV (n= 1,105), PsA (n= 1,313), PPP (n= 271) and SAPHO syndrome (n= 52) compared to control individuals (922 German control individuals, 404 of Non-Finnish European individuals from the 1000 Genomes Project, 2,433 in-house exomes).</w:t>
      </w:r>
      <w:bookmarkEnd w:id="1790"/>
      <w:r w:rsidRPr="00622A7F">
        <w:rPr>
          <w:rFonts w:cs="Arial"/>
        </w:rPr>
        <w:t xml:space="preserve"> </w:t>
      </w:r>
    </w:p>
    <w:p w14:paraId="64A43EA9" w14:textId="77777777" w:rsidR="00D555C3" w:rsidRPr="00622A7F" w:rsidRDefault="00D555C3" w:rsidP="00622A7F">
      <w:pPr>
        <w:pStyle w:val="Beschriftung"/>
        <w:keepNext/>
        <w:rPr>
          <w:rFonts w:cs="Arial"/>
        </w:rPr>
      </w:pPr>
      <w:r w:rsidRPr="00622A7F">
        <w:rPr>
          <w:rStyle w:val="UntertitelZchn"/>
          <w:rFonts w:cs="Arial"/>
          <w:b w:val="0"/>
        </w:rPr>
        <w:t>A logistic regression analysis was performed and the p-value was calculated by ANOVA.</w:t>
      </w:r>
    </w:p>
    <w:tbl>
      <w:tblPr>
        <w:tblW w:w="9543" w:type="dxa"/>
        <w:tblCellMar>
          <w:left w:w="70" w:type="dxa"/>
          <w:right w:w="70" w:type="dxa"/>
        </w:tblCellMar>
        <w:tblLook w:val="04A0" w:firstRow="1" w:lastRow="0" w:firstColumn="1" w:lastColumn="0" w:noHBand="0" w:noVBand="1"/>
      </w:tblPr>
      <w:tblGrid>
        <w:gridCol w:w="1413"/>
        <w:gridCol w:w="992"/>
        <w:gridCol w:w="992"/>
        <w:gridCol w:w="993"/>
        <w:gridCol w:w="969"/>
        <w:gridCol w:w="448"/>
        <w:gridCol w:w="2035"/>
        <w:gridCol w:w="1701"/>
      </w:tblGrid>
      <w:tr w:rsidR="00D555C3" w:rsidRPr="00622A7F" w14:paraId="58F44968" w14:textId="77777777" w:rsidTr="00622A7F">
        <w:trPr>
          <w:trHeight w:val="850"/>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04BB7B" w14:textId="77777777" w:rsidR="00D555C3" w:rsidRPr="00622A7F" w:rsidRDefault="00D555C3" w:rsidP="00622A7F">
            <w:pPr>
              <w:pStyle w:val="Titel"/>
              <w:rPr>
                <w:b/>
              </w:rPr>
            </w:pPr>
            <w:r w:rsidRPr="00622A7F">
              <w:rPr>
                <w:b/>
              </w:rPr>
              <w:t xml:space="preserve">No. of </w:t>
            </w:r>
            <w:r w:rsidRPr="00622A7F">
              <w:rPr>
                <w:b/>
                <w:i/>
                <w:iCs/>
              </w:rPr>
              <w:t xml:space="preserve">MPO </w:t>
            </w:r>
            <w:r w:rsidRPr="00622A7F">
              <w:rPr>
                <w:b/>
              </w:rPr>
              <w:t xml:space="preserve">&amp; </w:t>
            </w:r>
            <w:r w:rsidRPr="00622A7F">
              <w:rPr>
                <w:b/>
                <w:i/>
                <w:iCs/>
              </w:rPr>
              <w:t>IL36RN</w:t>
            </w:r>
            <w:r w:rsidRPr="00622A7F">
              <w:rPr>
                <w:b/>
              </w:rPr>
              <w:t xml:space="preserve"> variants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C99083F" w14:textId="77777777" w:rsidR="00D555C3" w:rsidRPr="00622A7F" w:rsidRDefault="00D555C3" w:rsidP="00622A7F">
            <w:pPr>
              <w:pStyle w:val="Titel"/>
              <w:rPr>
                <w:b/>
              </w:rPr>
            </w:pPr>
            <w:r w:rsidRPr="00622A7F">
              <w:rPr>
                <w:b/>
              </w:rPr>
              <w:t>PsV</w:t>
            </w:r>
          </w:p>
          <w:p w14:paraId="05DE12F6" w14:textId="77777777" w:rsidR="00D555C3" w:rsidRPr="00622A7F" w:rsidRDefault="00D555C3" w:rsidP="00622A7F">
            <w:pPr>
              <w:pStyle w:val="Titel"/>
              <w:rPr>
                <w:b/>
              </w:rPr>
            </w:pPr>
            <w:r w:rsidRPr="00622A7F">
              <w:rPr>
                <w:b/>
              </w:rPr>
              <w:t>n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38A1214" w14:textId="77777777" w:rsidR="00D555C3" w:rsidRPr="00622A7F" w:rsidRDefault="00D555C3" w:rsidP="00622A7F">
            <w:pPr>
              <w:pStyle w:val="Titel"/>
              <w:rPr>
                <w:b/>
              </w:rPr>
            </w:pPr>
            <w:r w:rsidRPr="00622A7F">
              <w:rPr>
                <w:b/>
              </w:rPr>
              <w:t>PsA</w:t>
            </w:r>
          </w:p>
          <w:p w14:paraId="52E45145" w14:textId="77777777" w:rsidR="00D555C3" w:rsidRPr="00622A7F" w:rsidRDefault="00D555C3" w:rsidP="00622A7F">
            <w:pPr>
              <w:pStyle w:val="Titel"/>
              <w:rPr>
                <w:b/>
              </w:rPr>
            </w:pPr>
            <w:r w:rsidRPr="00622A7F">
              <w:rPr>
                <w:b/>
              </w:rPr>
              <w:t>n (%)</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1C0EB343" w14:textId="77777777" w:rsidR="00D555C3" w:rsidRPr="00622A7F" w:rsidRDefault="00D555C3" w:rsidP="00622A7F">
            <w:pPr>
              <w:pStyle w:val="Titel"/>
              <w:rPr>
                <w:b/>
              </w:rPr>
            </w:pPr>
            <w:r w:rsidRPr="00622A7F">
              <w:rPr>
                <w:b/>
              </w:rPr>
              <w:t>PPP</w:t>
            </w:r>
          </w:p>
          <w:p w14:paraId="7AFFDA18" w14:textId="77777777" w:rsidR="00D555C3" w:rsidRPr="00622A7F" w:rsidRDefault="00D555C3" w:rsidP="00622A7F">
            <w:pPr>
              <w:pStyle w:val="Titel"/>
              <w:rPr>
                <w:b/>
              </w:rPr>
            </w:pPr>
            <w:r w:rsidRPr="00622A7F">
              <w:rPr>
                <w:b/>
              </w:rPr>
              <w:t>n (%)</w:t>
            </w:r>
          </w:p>
        </w:tc>
        <w:tc>
          <w:tcPr>
            <w:tcW w:w="1417" w:type="dxa"/>
            <w:gridSpan w:val="2"/>
            <w:tcBorders>
              <w:top w:val="single" w:sz="4" w:space="0" w:color="auto"/>
              <w:left w:val="nil"/>
              <w:bottom w:val="single" w:sz="4" w:space="0" w:color="auto"/>
              <w:right w:val="single" w:sz="4" w:space="0" w:color="auto"/>
            </w:tcBorders>
            <w:shd w:val="clear" w:color="auto" w:fill="auto"/>
            <w:noWrap/>
            <w:vAlign w:val="center"/>
            <w:hideMark/>
          </w:tcPr>
          <w:p w14:paraId="445EB2DF" w14:textId="77777777" w:rsidR="00D555C3" w:rsidRPr="00622A7F" w:rsidRDefault="00D555C3" w:rsidP="00622A7F">
            <w:pPr>
              <w:pStyle w:val="Titel"/>
              <w:rPr>
                <w:b/>
              </w:rPr>
            </w:pPr>
            <w:r w:rsidRPr="00622A7F">
              <w:rPr>
                <w:b/>
              </w:rPr>
              <w:t>SAPHO syndrome</w:t>
            </w:r>
          </w:p>
          <w:p w14:paraId="0000DB13" w14:textId="77777777" w:rsidR="00D555C3" w:rsidRPr="00622A7F" w:rsidRDefault="00D555C3" w:rsidP="00622A7F">
            <w:pPr>
              <w:pStyle w:val="Titel"/>
              <w:rPr>
                <w:b/>
              </w:rPr>
            </w:pPr>
            <w:r w:rsidRPr="00622A7F">
              <w:rPr>
                <w:b/>
              </w:rPr>
              <w:t>n (%)</w:t>
            </w:r>
          </w:p>
        </w:tc>
        <w:tc>
          <w:tcPr>
            <w:tcW w:w="2035" w:type="dxa"/>
            <w:tcBorders>
              <w:top w:val="single" w:sz="4" w:space="0" w:color="auto"/>
              <w:left w:val="nil"/>
              <w:bottom w:val="single" w:sz="4" w:space="0" w:color="auto"/>
              <w:right w:val="single" w:sz="4" w:space="0" w:color="auto"/>
            </w:tcBorders>
            <w:shd w:val="clear" w:color="auto" w:fill="auto"/>
            <w:noWrap/>
            <w:vAlign w:val="center"/>
            <w:hideMark/>
          </w:tcPr>
          <w:p w14:paraId="3BE11502" w14:textId="77777777" w:rsidR="00D555C3" w:rsidRPr="00622A7F" w:rsidRDefault="00D555C3" w:rsidP="00622A7F">
            <w:pPr>
              <w:pStyle w:val="Titel"/>
              <w:rPr>
                <w:b/>
              </w:rPr>
            </w:pPr>
            <w:r w:rsidRPr="00622A7F">
              <w:rPr>
                <w:b/>
              </w:rPr>
              <w:t>1,771 psoriasis patients</w:t>
            </w:r>
          </w:p>
          <w:p w14:paraId="44EFD4E7" w14:textId="77777777" w:rsidR="00D555C3" w:rsidRPr="00622A7F" w:rsidRDefault="00D555C3" w:rsidP="00622A7F">
            <w:pPr>
              <w:pStyle w:val="Titel"/>
              <w:rPr>
                <w:b/>
              </w:rPr>
            </w:pPr>
            <w:r w:rsidRPr="00622A7F">
              <w:rPr>
                <w:b/>
              </w:rPr>
              <w:t>n (%)</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FC78E1D" w14:textId="77777777" w:rsidR="00D555C3" w:rsidRPr="00622A7F" w:rsidRDefault="00D555C3" w:rsidP="00622A7F">
            <w:pPr>
              <w:pStyle w:val="Titel"/>
              <w:rPr>
                <w:b/>
              </w:rPr>
            </w:pPr>
            <w:r w:rsidRPr="00622A7F">
              <w:rPr>
                <w:b/>
              </w:rPr>
              <w:t>3,759 control indiv.</w:t>
            </w:r>
          </w:p>
          <w:p w14:paraId="65A3D376" w14:textId="77777777" w:rsidR="00D555C3" w:rsidRPr="00622A7F" w:rsidRDefault="00D555C3" w:rsidP="00622A7F">
            <w:pPr>
              <w:pStyle w:val="Titel"/>
              <w:rPr>
                <w:b/>
              </w:rPr>
            </w:pPr>
            <w:r w:rsidRPr="00622A7F">
              <w:rPr>
                <w:b/>
              </w:rPr>
              <w:t>n (%)</w:t>
            </w:r>
          </w:p>
        </w:tc>
      </w:tr>
      <w:tr w:rsidR="00D555C3" w:rsidRPr="00622A7F" w14:paraId="3D2CB597" w14:textId="77777777" w:rsidTr="00622A7F">
        <w:trPr>
          <w:trHeight w:val="850"/>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14:paraId="2EB0F811" w14:textId="77777777" w:rsidR="00D555C3" w:rsidRPr="00622A7F" w:rsidRDefault="00D555C3" w:rsidP="00622A7F">
            <w:pPr>
              <w:pStyle w:val="Titel"/>
            </w:pPr>
            <w:r w:rsidRPr="00622A7F">
              <w:t>2</w:t>
            </w:r>
          </w:p>
        </w:tc>
        <w:tc>
          <w:tcPr>
            <w:tcW w:w="992" w:type="dxa"/>
            <w:tcBorders>
              <w:top w:val="nil"/>
              <w:left w:val="nil"/>
              <w:bottom w:val="single" w:sz="4" w:space="0" w:color="auto"/>
              <w:right w:val="single" w:sz="4" w:space="0" w:color="auto"/>
            </w:tcBorders>
            <w:shd w:val="clear" w:color="auto" w:fill="auto"/>
            <w:noWrap/>
            <w:vAlign w:val="center"/>
            <w:hideMark/>
          </w:tcPr>
          <w:p w14:paraId="5629837C" w14:textId="77777777" w:rsidR="00D555C3" w:rsidRPr="00622A7F" w:rsidRDefault="00D555C3" w:rsidP="00622A7F">
            <w:pPr>
              <w:pStyle w:val="Titel"/>
            </w:pPr>
            <w:r w:rsidRPr="00622A7F">
              <w:t>4</w:t>
            </w:r>
          </w:p>
          <w:p w14:paraId="11A607B0" w14:textId="77777777" w:rsidR="00D555C3" w:rsidRPr="00622A7F" w:rsidRDefault="00D555C3" w:rsidP="00622A7F">
            <w:pPr>
              <w:pStyle w:val="Titel"/>
            </w:pPr>
            <w:r w:rsidRPr="00622A7F">
              <w:t>(0.56)</w:t>
            </w:r>
          </w:p>
        </w:tc>
        <w:tc>
          <w:tcPr>
            <w:tcW w:w="992" w:type="dxa"/>
            <w:tcBorders>
              <w:top w:val="nil"/>
              <w:left w:val="nil"/>
              <w:bottom w:val="single" w:sz="4" w:space="0" w:color="auto"/>
              <w:right w:val="single" w:sz="4" w:space="0" w:color="auto"/>
            </w:tcBorders>
            <w:shd w:val="clear" w:color="auto" w:fill="auto"/>
            <w:noWrap/>
            <w:vAlign w:val="center"/>
            <w:hideMark/>
          </w:tcPr>
          <w:p w14:paraId="2981A409" w14:textId="77777777" w:rsidR="00D555C3" w:rsidRPr="00622A7F" w:rsidRDefault="00D555C3" w:rsidP="00622A7F">
            <w:pPr>
              <w:pStyle w:val="Titel"/>
            </w:pPr>
            <w:r w:rsidRPr="00622A7F">
              <w:t>1</w:t>
            </w:r>
          </w:p>
          <w:p w14:paraId="6D7EB07A" w14:textId="77777777" w:rsidR="00D555C3" w:rsidRPr="00622A7F" w:rsidRDefault="00D555C3" w:rsidP="00622A7F">
            <w:pPr>
              <w:pStyle w:val="Titel"/>
            </w:pPr>
            <w:r w:rsidRPr="00622A7F">
              <w:t>(0.13)</w:t>
            </w:r>
          </w:p>
        </w:tc>
        <w:tc>
          <w:tcPr>
            <w:tcW w:w="993" w:type="dxa"/>
            <w:tcBorders>
              <w:top w:val="nil"/>
              <w:left w:val="nil"/>
              <w:bottom w:val="single" w:sz="4" w:space="0" w:color="auto"/>
              <w:right w:val="single" w:sz="4" w:space="0" w:color="auto"/>
            </w:tcBorders>
            <w:shd w:val="clear" w:color="auto" w:fill="auto"/>
            <w:noWrap/>
            <w:vAlign w:val="center"/>
            <w:hideMark/>
          </w:tcPr>
          <w:p w14:paraId="304535E7" w14:textId="77777777" w:rsidR="00D555C3" w:rsidRPr="00622A7F" w:rsidRDefault="00D555C3" w:rsidP="00622A7F">
            <w:pPr>
              <w:pStyle w:val="Titel"/>
            </w:pPr>
            <w:r w:rsidRPr="00622A7F">
              <w:t>2</w:t>
            </w:r>
          </w:p>
          <w:p w14:paraId="6A31A2E0" w14:textId="77777777" w:rsidR="00D555C3" w:rsidRPr="00622A7F" w:rsidRDefault="00D555C3" w:rsidP="00622A7F">
            <w:pPr>
              <w:pStyle w:val="Titel"/>
            </w:pPr>
            <w:r w:rsidRPr="00622A7F">
              <w:t>(0.79)</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0D4261EA" w14:textId="77777777" w:rsidR="00D555C3" w:rsidRPr="00622A7F" w:rsidRDefault="00D555C3" w:rsidP="00622A7F">
            <w:pPr>
              <w:pStyle w:val="Titel"/>
            </w:pPr>
            <w:r w:rsidRPr="00622A7F">
              <w:t>0</w:t>
            </w:r>
          </w:p>
          <w:p w14:paraId="46B30F1F" w14:textId="77777777" w:rsidR="00D555C3" w:rsidRPr="00622A7F" w:rsidRDefault="00D555C3" w:rsidP="00622A7F">
            <w:pPr>
              <w:pStyle w:val="Titel"/>
            </w:pPr>
            <w:r w:rsidRPr="00622A7F">
              <w:t>(0)</w:t>
            </w:r>
          </w:p>
        </w:tc>
        <w:tc>
          <w:tcPr>
            <w:tcW w:w="2035" w:type="dxa"/>
            <w:tcBorders>
              <w:top w:val="nil"/>
              <w:left w:val="nil"/>
              <w:bottom w:val="single" w:sz="4" w:space="0" w:color="auto"/>
              <w:right w:val="single" w:sz="4" w:space="0" w:color="auto"/>
            </w:tcBorders>
            <w:shd w:val="clear" w:color="auto" w:fill="auto"/>
            <w:noWrap/>
            <w:vAlign w:val="center"/>
            <w:hideMark/>
          </w:tcPr>
          <w:p w14:paraId="5E57EC2E" w14:textId="77777777" w:rsidR="00D555C3" w:rsidRPr="00622A7F" w:rsidRDefault="00D555C3" w:rsidP="00622A7F">
            <w:pPr>
              <w:pStyle w:val="Titel"/>
            </w:pPr>
            <w:r w:rsidRPr="00622A7F">
              <w:t>7</w:t>
            </w:r>
          </w:p>
          <w:p w14:paraId="6E0C8B55" w14:textId="77777777" w:rsidR="00D555C3" w:rsidRPr="00622A7F" w:rsidRDefault="00D555C3" w:rsidP="00622A7F">
            <w:pPr>
              <w:pStyle w:val="Titel"/>
            </w:pPr>
            <w:r w:rsidRPr="00622A7F">
              <w:t>(0.4)</w:t>
            </w:r>
          </w:p>
        </w:tc>
        <w:tc>
          <w:tcPr>
            <w:tcW w:w="1701" w:type="dxa"/>
            <w:tcBorders>
              <w:top w:val="nil"/>
              <w:left w:val="nil"/>
              <w:bottom w:val="single" w:sz="4" w:space="0" w:color="auto"/>
              <w:right w:val="single" w:sz="4" w:space="0" w:color="auto"/>
            </w:tcBorders>
            <w:shd w:val="clear" w:color="auto" w:fill="auto"/>
            <w:noWrap/>
            <w:vAlign w:val="center"/>
            <w:hideMark/>
          </w:tcPr>
          <w:p w14:paraId="724A27EC" w14:textId="77777777" w:rsidR="00D555C3" w:rsidRPr="00622A7F" w:rsidRDefault="00D555C3" w:rsidP="00622A7F">
            <w:pPr>
              <w:pStyle w:val="Titel"/>
            </w:pPr>
            <w:r w:rsidRPr="00622A7F">
              <w:t>15</w:t>
            </w:r>
          </w:p>
          <w:p w14:paraId="21EA863E" w14:textId="77777777" w:rsidR="00D555C3" w:rsidRPr="00622A7F" w:rsidRDefault="00D555C3" w:rsidP="00622A7F">
            <w:pPr>
              <w:pStyle w:val="Titel"/>
            </w:pPr>
            <w:r w:rsidRPr="00622A7F">
              <w:t>(0.4)</w:t>
            </w:r>
          </w:p>
        </w:tc>
      </w:tr>
      <w:tr w:rsidR="00D555C3" w:rsidRPr="00622A7F" w14:paraId="6F631F94" w14:textId="77777777" w:rsidTr="00622A7F">
        <w:trPr>
          <w:trHeight w:val="850"/>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14:paraId="773F3D1D" w14:textId="77777777" w:rsidR="00D555C3" w:rsidRPr="00622A7F" w:rsidRDefault="00D555C3" w:rsidP="00622A7F">
            <w:pPr>
              <w:pStyle w:val="Titel"/>
            </w:pPr>
            <w:r w:rsidRPr="00622A7F">
              <w:t>1</w:t>
            </w:r>
          </w:p>
        </w:tc>
        <w:tc>
          <w:tcPr>
            <w:tcW w:w="992" w:type="dxa"/>
            <w:tcBorders>
              <w:top w:val="nil"/>
              <w:left w:val="nil"/>
              <w:bottom w:val="single" w:sz="4" w:space="0" w:color="auto"/>
              <w:right w:val="single" w:sz="4" w:space="0" w:color="auto"/>
            </w:tcBorders>
            <w:shd w:val="clear" w:color="auto" w:fill="auto"/>
            <w:noWrap/>
            <w:vAlign w:val="center"/>
            <w:hideMark/>
          </w:tcPr>
          <w:p w14:paraId="50188AE1" w14:textId="77777777" w:rsidR="00D555C3" w:rsidRPr="00622A7F" w:rsidRDefault="00D555C3" w:rsidP="00622A7F">
            <w:pPr>
              <w:pStyle w:val="Titel"/>
            </w:pPr>
            <w:r w:rsidRPr="00622A7F">
              <w:t>58</w:t>
            </w:r>
          </w:p>
          <w:p w14:paraId="5894B1A1" w14:textId="77777777" w:rsidR="00D555C3" w:rsidRPr="00622A7F" w:rsidRDefault="00D555C3" w:rsidP="00622A7F">
            <w:pPr>
              <w:pStyle w:val="Titel"/>
            </w:pPr>
            <w:r w:rsidRPr="00622A7F">
              <w:t>(8.2)</w:t>
            </w:r>
          </w:p>
        </w:tc>
        <w:tc>
          <w:tcPr>
            <w:tcW w:w="992" w:type="dxa"/>
            <w:tcBorders>
              <w:top w:val="nil"/>
              <w:left w:val="nil"/>
              <w:bottom w:val="single" w:sz="4" w:space="0" w:color="auto"/>
              <w:right w:val="single" w:sz="4" w:space="0" w:color="auto"/>
            </w:tcBorders>
            <w:shd w:val="clear" w:color="auto" w:fill="auto"/>
            <w:noWrap/>
            <w:vAlign w:val="center"/>
            <w:hideMark/>
          </w:tcPr>
          <w:p w14:paraId="5B6F49CC" w14:textId="77777777" w:rsidR="00D555C3" w:rsidRPr="00622A7F" w:rsidRDefault="00D555C3" w:rsidP="00622A7F">
            <w:pPr>
              <w:pStyle w:val="Titel"/>
            </w:pPr>
            <w:r w:rsidRPr="00622A7F">
              <w:t>62 (8.17)</w:t>
            </w:r>
          </w:p>
        </w:tc>
        <w:tc>
          <w:tcPr>
            <w:tcW w:w="993" w:type="dxa"/>
            <w:tcBorders>
              <w:top w:val="nil"/>
              <w:left w:val="nil"/>
              <w:bottom w:val="single" w:sz="4" w:space="0" w:color="auto"/>
              <w:right w:val="single" w:sz="4" w:space="0" w:color="auto"/>
            </w:tcBorders>
            <w:shd w:val="clear" w:color="auto" w:fill="auto"/>
            <w:noWrap/>
            <w:vAlign w:val="center"/>
            <w:hideMark/>
          </w:tcPr>
          <w:p w14:paraId="576F0EEB" w14:textId="77777777" w:rsidR="00D555C3" w:rsidRPr="00622A7F" w:rsidRDefault="00D555C3" w:rsidP="00622A7F">
            <w:pPr>
              <w:pStyle w:val="Titel"/>
            </w:pPr>
            <w:r w:rsidRPr="00622A7F">
              <w:t>28 (11.07)</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5A9C3838" w14:textId="77777777" w:rsidR="00D555C3" w:rsidRPr="00622A7F" w:rsidRDefault="00D555C3" w:rsidP="00622A7F">
            <w:pPr>
              <w:pStyle w:val="Titel"/>
            </w:pPr>
            <w:r w:rsidRPr="00622A7F">
              <w:t>8</w:t>
            </w:r>
          </w:p>
          <w:p w14:paraId="362596EF" w14:textId="77777777" w:rsidR="00D555C3" w:rsidRPr="00622A7F" w:rsidRDefault="00D555C3" w:rsidP="00622A7F">
            <w:pPr>
              <w:pStyle w:val="Titel"/>
            </w:pPr>
            <w:r w:rsidRPr="00622A7F">
              <w:t>(15.69)</w:t>
            </w:r>
          </w:p>
        </w:tc>
        <w:tc>
          <w:tcPr>
            <w:tcW w:w="2035" w:type="dxa"/>
            <w:tcBorders>
              <w:top w:val="nil"/>
              <w:left w:val="nil"/>
              <w:bottom w:val="single" w:sz="4" w:space="0" w:color="auto"/>
              <w:right w:val="single" w:sz="4" w:space="0" w:color="auto"/>
            </w:tcBorders>
            <w:shd w:val="clear" w:color="auto" w:fill="auto"/>
            <w:noWrap/>
            <w:vAlign w:val="center"/>
            <w:hideMark/>
          </w:tcPr>
          <w:p w14:paraId="5B1C1974" w14:textId="77777777" w:rsidR="00D555C3" w:rsidRPr="00622A7F" w:rsidRDefault="00D555C3" w:rsidP="00622A7F">
            <w:pPr>
              <w:pStyle w:val="Titel"/>
            </w:pPr>
            <w:r w:rsidRPr="00622A7F">
              <w:t>156</w:t>
            </w:r>
          </w:p>
          <w:p w14:paraId="60094DAE" w14:textId="77777777" w:rsidR="00D555C3" w:rsidRPr="00622A7F" w:rsidRDefault="00D555C3" w:rsidP="00622A7F">
            <w:pPr>
              <w:pStyle w:val="Titel"/>
            </w:pPr>
            <w:r w:rsidRPr="00622A7F">
              <w:t>(8.81)</w:t>
            </w:r>
          </w:p>
        </w:tc>
        <w:tc>
          <w:tcPr>
            <w:tcW w:w="1701" w:type="dxa"/>
            <w:tcBorders>
              <w:top w:val="nil"/>
              <w:left w:val="nil"/>
              <w:bottom w:val="single" w:sz="4" w:space="0" w:color="auto"/>
              <w:right w:val="single" w:sz="4" w:space="0" w:color="auto"/>
            </w:tcBorders>
            <w:shd w:val="clear" w:color="auto" w:fill="auto"/>
            <w:noWrap/>
            <w:vAlign w:val="center"/>
            <w:hideMark/>
          </w:tcPr>
          <w:p w14:paraId="5FF6048B" w14:textId="77777777" w:rsidR="00D555C3" w:rsidRPr="00622A7F" w:rsidRDefault="00D555C3" w:rsidP="00622A7F">
            <w:pPr>
              <w:pStyle w:val="Titel"/>
            </w:pPr>
            <w:r w:rsidRPr="00622A7F">
              <w:t>310</w:t>
            </w:r>
          </w:p>
          <w:p w14:paraId="7C193DC1" w14:textId="77777777" w:rsidR="00D555C3" w:rsidRPr="00622A7F" w:rsidRDefault="00D555C3" w:rsidP="00622A7F">
            <w:pPr>
              <w:pStyle w:val="Titel"/>
            </w:pPr>
            <w:r w:rsidRPr="00622A7F">
              <w:t>(8.25)</w:t>
            </w:r>
          </w:p>
        </w:tc>
      </w:tr>
      <w:tr w:rsidR="00D555C3" w:rsidRPr="00622A7F" w14:paraId="46ECC5D8" w14:textId="77777777" w:rsidTr="00622A7F">
        <w:trPr>
          <w:trHeight w:val="850"/>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14:paraId="48BF6461" w14:textId="77777777" w:rsidR="00D555C3" w:rsidRPr="00622A7F" w:rsidRDefault="00D555C3" w:rsidP="00622A7F">
            <w:pPr>
              <w:pStyle w:val="Titel"/>
            </w:pPr>
            <w:r w:rsidRPr="00622A7F">
              <w:t>0</w:t>
            </w:r>
          </w:p>
        </w:tc>
        <w:tc>
          <w:tcPr>
            <w:tcW w:w="992" w:type="dxa"/>
            <w:tcBorders>
              <w:top w:val="nil"/>
              <w:left w:val="nil"/>
              <w:bottom w:val="single" w:sz="4" w:space="0" w:color="auto"/>
              <w:right w:val="single" w:sz="4" w:space="0" w:color="auto"/>
            </w:tcBorders>
            <w:shd w:val="clear" w:color="auto" w:fill="auto"/>
            <w:noWrap/>
            <w:vAlign w:val="center"/>
            <w:hideMark/>
          </w:tcPr>
          <w:p w14:paraId="717AC191" w14:textId="77777777" w:rsidR="00D555C3" w:rsidRPr="00622A7F" w:rsidRDefault="00D555C3" w:rsidP="00622A7F">
            <w:pPr>
              <w:pStyle w:val="Titel"/>
            </w:pPr>
            <w:r w:rsidRPr="00622A7F">
              <w:t>646 (91.24)</w:t>
            </w:r>
          </w:p>
        </w:tc>
        <w:tc>
          <w:tcPr>
            <w:tcW w:w="992" w:type="dxa"/>
            <w:tcBorders>
              <w:top w:val="nil"/>
              <w:left w:val="nil"/>
              <w:bottom w:val="single" w:sz="4" w:space="0" w:color="auto"/>
              <w:right w:val="single" w:sz="4" w:space="0" w:color="auto"/>
            </w:tcBorders>
            <w:shd w:val="clear" w:color="auto" w:fill="auto"/>
            <w:noWrap/>
            <w:vAlign w:val="center"/>
            <w:hideMark/>
          </w:tcPr>
          <w:p w14:paraId="0D60B9D6" w14:textId="77777777" w:rsidR="00D555C3" w:rsidRPr="00622A7F" w:rsidRDefault="00D555C3" w:rsidP="00622A7F">
            <w:pPr>
              <w:pStyle w:val="Titel"/>
            </w:pPr>
            <w:r w:rsidRPr="00622A7F">
              <w:t>696 (91.7)</w:t>
            </w:r>
          </w:p>
        </w:tc>
        <w:tc>
          <w:tcPr>
            <w:tcW w:w="993" w:type="dxa"/>
            <w:tcBorders>
              <w:top w:val="nil"/>
              <w:left w:val="nil"/>
              <w:bottom w:val="single" w:sz="4" w:space="0" w:color="auto"/>
              <w:right w:val="single" w:sz="4" w:space="0" w:color="auto"/>
            </w:tcBorders>
            <w:shd w:val="clear" w:color="auto" w:fill="auto"/>
            <w:noWrap/>
            <w:vAlign w:val="center"/>
            <w:hideMark/>
          </w:tcPr>
          <w:p w14:paraId="52C5F86B" w14:textId="77777777" w:rsidR="00D555C3" w:rsidRPr="00622A7F" w:rsidRDefault="00D555C3" w:rsidP="00622A7F">
            <w:pPr>
              <w:pStyle w:val="Titel"/>
            </w:pPr>
            <w:r w:rsidRPr="00622A7F">
              <w:t>223 (88.14)</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0FD80B1F" w14:textId="77777777" w:rsidR="00D555C3" w:rsidRPr="00622A7F" w:rsidRDefault="00D555C3" w:rsidP="00622A7F">
            <w:pPr>
              <w:pStyle w:val="Titel"/>
            </w:pPr>
            <w:r w:rsidRPr="00622A7F">
              <w:t>43</w:t>
            </w:r>
          </w:p>
          <w:p w14:paraId="6E2F6D77" w14:textId="77777777" w:rsidR="00D555C3" w:rsidRPr="00622A7F" w:rsidRDefault="00D555C3" w:rsidP="00622A7F">
            <w:pPr>
              <w:pStyle w:val="Titel"/>
            </w:pPr>
            <w:r w:rsidRPr="00622A7F">
              <w:t>(84.31)</w:t>
            </w:r>
          </w:p>
        </w:tc>
        <w:tc>
          <w:tcPr>
            <w:tcW w:w="2035" w:type="dxa"/>
            <w:tcBorders>
              <w:top w:val="nil"/>
              <w:left w:val="nil"/>
              <w:bottom w:val="single" w:sz="4" w:space="0" w:color="auto"/>
              <w:right w:val="single" w:sz="4" w:space="0" w:color="auto"/>
            </w:tcBorders>
            <w:shd w:val="clear" w:color="auto" w:fill="auto"/>
            <w:noWrap/>
            <w:vAlign w:val="center"/>
            <w:hideMark/>
          </w:tcPr>
          <w:p w14:paraId="2C8759D4" w14:textId="77777777" w:rsidR="00D555C3" w:rsidRPr="00622A7F" w:rsidRDefault="00D555C3" w:rsidP="00622A7F">
            <w:pPr>
              <w:pStyle w:val="Titel"/>
            </w:pPr>
            <w:r w:rsidRPr="00622A7F">
              <w:t>1,608</w:t>
            </w:r>
          </w:p>
          <w:p w14:paraId="5F8DED8F" w14:textId="77777777" w:rsidR="00D555C3" w:rsidRPr="00622A7F" w:rsidRDefault="00D555C3" w:rsidP="00622A7F">
            <w:pPr>
              <w:pStyle w:val="Titel"/>
            </w:pPr>
            <w:r w:rsidRPr="00622A7F">
              <w:t>(90.8)</w:t>
            </w:r>
          </w:p>
        </w:tc>
        <w:tc>
          <w:tcPr>
            <w:tcW w:w="1701" w:type="dxa"/>
            <w:tcBorders>
              <w:top w:val="nil"/>
              <w:left w:val="nil"/>
              <w:bottom w:val="single" w:sz="4" w:space="0" w:color="auto"/>
              <w:right w:val="single" w:sz="4" w:space="0" w:color="auto"/>
            </w:tcBorders>
            <w:shd w:val="clear" w:color="auto" w:fill="auto"/>
            <w:noWrap/>
            <w:vAlign w:val="center"/>
            <w:hideMark/>
          </w:tcPr>
          <w:p w14:paraId="62DF7518" w14:textId="77777777" w:rsidR="00D555C3" w:rsidRPr="00622A7F" w:rsidRDefault="00D555C3" w:rsidP="00622A7F">
            <w:pPr>
              <w:pStyle w:val="Titel"/>
            </w:pPr>
            <w:r w:rsidRPr="00622A7F">
              <w:t>3,434</w:t>
            </w:r>
          </w:p>
          <w:p w14:paraId="319BF402" w14:textId="77777777" w:rsidR="00D555C3" w:rsidRPr="00622A7F" w:rsidRDefault="00D555C3" w:rsidP="00622A7F">
            <w:pPr>
              <w:pStyle w:val="Titel"/>
            </w:pPr>
            <w:r w:rsidRPr="00622A7F">
              <w:t>(91.35)</w:t>
            </w:r>
          </w:p>
        </w:tc>
      </w:tr>
      <w:tr w:rsidR="00D555C3" w:rsidRPr="00622A7F" w14:paraId="4683FC25" w14:textId="77777777" w:rsidTr="00622A7F">
        <w:trPr>
          <w:trHeight w:val="317"/>
        </w:trPr>
        <w:tc>
          <w:tcPr>
            <w:tcW w:w="1413" w:type="dxa"/>
            <w:tcBorders>
              <w:top w:val="nil"/>
              <w:left w:val="nil"/>
              <w:bottom w:val="nil"/>
              <w:right w:val="nil"/>
            </w:tcBorders>
            <w:shd w:val="clear" w:color="auto" w:fill="auto"/>
            <w:noWrap/>
            <w:vAlign w:val="center"/>
            <w:hideMark/>
          </w:tcPr>
          <w:p w14:paraId="046ED680" w14:textId="77777777" w:rsidR="00D555C3" w:rsidRPr="00622A7F" w:rsidRDefault="00D555C3" w:rsidP="00622A7F">
            <w:pPr>
              <w:pStyle w:val="Titel"/>
            </w:pPr>
          </w:p>
        </w:tc>
        <w:tc>
          <w:tcPr>
            <w:tcW w:w="992" w:type="dxa"/>
            <w:tcBorders>
              <w:top w:val="nil"/>
              <w:left w:val="nil"/>
              <w:bottom w:val="nil"/>
              <w:right w:val="nil"/>
            </w:tcBorders>
            <w:shd w:val="clear" w:color="auto" w:fill="auto"/>
            <w:noWrap/>
            <w:vAlign w:val="center"/>
            <w:hideMark/>
          </w:tcPr>
          <w:p w14:paraId="2B27969C" w14:textId="77777777" w:rsidR="00D555C3" w:rsidRPr="00622A7F" w:rsidRDefault="00D555C3" w:rsidP="00622A7F">
            <w:pPr>
              <w:pStyle w:val="Titel"/>
            </w:pPr>
          </w:p>
        </w:tc>
        <w:tc>
          <w:tcPr>
            <w:tcW w:w="992" w:type="dxa"/>
            <w:tcBorders>
              <w:top w:val="nil"/>
              <w:left w:val="nil"/>
              <w:bottom w:val="nil"/>
              <w:right w:val="nil"/>
            </w:tcBorders>
            <w:shd w:val="clear" w:color="auto" w:fill="auto"/>
            <w:noWrap/>
            <w:vAlign w:val="center"/>
            <w:hideMark/>
          </w:tcPr>
          <w:p w14:paraId="28C9BBA9" w14:textId="77777777" w:rsidR="00D555C3" w:rsidRPr="00622A7F" w:rsidRDefault="00D555C3" w:rsidP="00622A7F">
            <w:pPr>
              <w:pStyle w:val="Titel"/>
            </w:pPr>
          </w:p>
        </w:tc>
        <w:tc>
          <w:tcPr>
            <w:tcW w:w="1962" w:type="dxa"/>
            <w:gridSpan w:val="2"/>
            <w:tcBorders>
              <w:top w:val="nil"/>
              <w:left w:val="nil"/>
              <w:bottom w:val="nil"/>
              <w:right w:val="nil"/>
            </w:tcBorders>
            <w:shd w:val="clear" w:color="auto" w:fill="auto"/>
            <w:noWrap/>
            <w:vAlign w:val="center"/>
            <w:hideMark/>
          </w:tcPr>
          <w:p w14:paraId="5E3105D4" w14:textId="77777777" w:rsidR="00D555C3" w:rsidRPr="00622A7F" w:rsidRDefault="00D555C3" w:rsidP="00622A7F">
            <w:pPr>
              <w:pStyle w:val="Titel"/>
            </w:pPr>
          </w:p>
        </w:tc>
        <w:tc>
          <w:tcPr>
            <w:tcW w:w="448" w:type="dxa"/>
            <w:tcBorders>
              <w:top w:val="nil"/>
              <w:left w:val="nil"/>
              <w:bottom w:val="nil"/>
              <w:right w:val="nil"/>
            </w:tcBorders>
            <w:shd w:val="clear" w:color="auto" w:fill="auto"/>
            <w:noWrap/>
            <w:vAlign w:val="center"/>
            <w:hideMark/>
          </w:tcPr>
          <w:p w14:paraId="19B98224" w14:textId="77777777" w:rsidR="00D555C3" w:rsidRPr="00622A7F" w:rsidRDefault="00D555C3" w:rsidP="00622A7F">
            <w:pPr>
              <w:pStyle w:val="Titel"/>
            </w:pPr>
          </w:p>
        </w:tc>
        <w:tc>
          <w:tcPr>
            <w:tcW w:w="3736" w:type="dxa"/>
            <w:gridSpan w:val="2"/>
            <w:tcBorders>
              <w:top w:val="nil"/>
              <w:left w:val="single" w:sz="4" w:space="0" w:color="auto"/>
              <w:bottom w:val="single" w:sz="4" w:space="0" w:color="auto"/>
              <w:right w:val="single" w:sz="4" w:space="0" w:color="auto"/>
            </w:tcBorders>
            <w:shd w:val="clear" w:color="auto" w:fill="auto"/>
            <w:noWrap/>
            <w:vAlign w:val="center"/>
            <w:hideMark/>
          </w:tcPr>
          <w:p w14:paraId="7CC256AC" w14:textId="77777777" w:rsidR="00D555C3" w:rsidRPr="00622A7F" w:rsidRDefault="00D555C3" w:rsidP="00622A7F">
            <w:pPr>
              <w:pStyle w:val="Titel"/>
            </w:pPr>
            <w:r w:rsidRPr="00622A7F">
              <w:t>p-value: 0.53</w:t>
            </w:r>
          </w:p>
        </w:tc>
      </w:tr>
    </w:tbl>
    <w:p w14:paraId="506CF46D" w14:textId="77777777" w:rsidR="00D555C3" w:rsidRPr="00622A7F" w:rsidRDefault="00D555C3" w:rsidP="00622A7F">
      <w:pPr>
        <w:pStyle w:val="Untertitel"/>
        <w:rPr>
          <w:rFonts w:cs="Arial"/>
        </w:rPr>
      </w:pPr>
      <w:r w:rsidRPr="00622A7F">
        <w:rPr>
          <w:rFonts w:cs="Arial"/>
        </w:rPr>
        <w:t xml:space="preserve">n= number of patients, no.= number, indiv.= individuals </w:t>
      </w:r>
    </w:p>
    <w:p w14:paraId="7EE9E365" w14:textId="77777777" w:rsidR="00D555C3" w:rsidRPr="00622A7F" w:rsidRDefault="00D555C3" w:rsidP="00622A7F">
      <w:pPr>
        <w:rPr>
          <w:rFonts w:cs="Arial"/>
        </w:rPr>
      </w:pPr>
    </w:p>
    <w:p w14:paraId="6DC585CF" w14:textId="77777777" w:rsidR="00D555C3" w:rsidRPr="00622A7F" w:rsidRDefault="00D555C3" w:rsidP="00622A7F">
      <w:pPr>
        <w:rPr>
          <w:rFonts w:cs="Arial"/>
          <w:szCs w:val="24"/>
        </w:rPr>
        <w:sectPr w:rsidR="00D555C3" w:rsidRPr="00622A7F" w:rsidSect="00622A7F">
          <w:footerReference w:type="default" r:id="rId28"/>
          <w:pgSz w:w="11906" w:h="16838"/>
          <w:pgMar w:top="1417" w:right="1417" w:bottom="1134" w:left="1417" w:header="708" w:footer="708" w:gutter="0"/>
          <w:cols w:space="708"/>
          <w:titlePg/>
          <w:docGrid w:linePitch="360"/>
        </w:sectPr>
      </w:pPr>
    </w:p>
    <w:p w14:paraId="4DAB5A99" w14:textId="306BEC59" w:rsidR="00D555C3" w:rsidRPr="00622A7F" w:rsidRDefault="00D555C3" w:rsidP="00622A7F">
      <w:pPr>
        <w:pStyle w:val="Beschriftung"/>
        <w:keepNext/>
        <w:rPr>
          <w:rFonts w:cs="Arial"/>
        </w:rPr>
      </w:pPr>
      <w:bookmarkStart w:id="1794" w:name="_Ref73370420"/>
      <w:bookmarkStart w:id="1795" w:name="_Toc94355259"/>
      <w:r w:rsidRPr="00622A7F">
        <w:rPr>
          <w:rFonts w:cs="Arial"/>
        </w:rPr>
        <w:lastRenderedPageBreak/>
        <w:t xml:space="preserve">Table </w:t>
      </w:r>
      <w:ins w:id="1796"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1797" w:author="Haskamp, Stefan" w:date="2022-02-05T20:56:00Z">
        <w:r w:rsidR="005A4AC0">
          <w:rPr>
            <w:rFonts w:cs="Arial"/>
            <w:noProof/>
          </w:rPr>
          <w:t>9</w:t>
        </w:r>
        <w:r w:rsidR="005A4AC0">
          <w:rPr>
            <w:rFonts w:cs="Arial"/>
          </w:rPr>
          <w:fldChar w:fldCharType="end"/>
        </w:r>
      </w:ins>
      <w:del w:id="1798"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9</w:delText>
        </w:r>
        <w:r w:rsidRPr="00622A7F" w:rsidDel="005A4AC0">
          <w:rPr>
            <w:rFonts w:cs="Arial"/>
          </w:rPr>
          <w:fldChar w:fldCharType="end"/>
        </w:r>
      </w:del>
      <w:bookmarkEnd w:id="1794"/>
      <w:r w:rsidRPr="00622A7F">
        <w:rPr>
          <w:rFonts w:cs="Arial"/>
        </w:rPr>
        <w:t xml:space="preserve">: Phenotypical characteristics of eleven patients and ten controls with two </w:t>
      </w:r>
      <w:r w:rsidRPr="00622A7F">
        <w:rPr>
          <w:rFonts w:cs="Arial"/>
          <w:i/>
        </w:rPr>
        <w:t>MPO</w:t>
      </w:r>
      <w:r w:rsidRPr="00622A7F">
        <w:rPr>
          <w:rFonts w:cs="Arial"/>
        </w:rPr>
        <w:t xml:space="preserve"> variants.</w:t>
      </w:r>
      <w:bookmarkEnd w:id="1795"/>
    </w:p>
    <w:tbl>
      <w:tblPr>
        <w:tblW w:w="14750" w:type="dxa"/>
        <w:tblInd w:w="-5" w:type="dxa"/>
        <w:tblCellMar>
          <w:left w:w="70" w:type="dxa"/>
          <w:right w:w="70" w:type="dxa"/>
        </w:tblCellMar>
        <w:tblLook w:val="04A0" w:firstRow="1" w:lastRow="0" w:firstColumn="1" w:lastColumn="0" w:noHBand="0" w:noVBand="1"/>
      </w:tblPr>
      <w:tblGrid>
        <w:gridCol w:w="1413"/>
        <w:gridCol w:w="4252"/>
        <w:gridCol w:w="1217"/>
        <w:gridCol w:w="1051"/>
        <w:gridCol w:w="1560"/>
        <w:gridCol w:w="1417"/>
        <w:gridCol w:w="3840"/>
      </w:tblGrid>
      <w:tr w:rsidR="00D555C3" w:rsidRPr="00622A7F" w14:paraId="79E3F4CD" w14:textId="77777777" w:rsidTr="00622A7F">
        <w:trPr>
          <w:trHeight w:val="615"/>
        </w:trPr>
        <w:tc>
          <w:tcPr>
            <w:tcW w:w="1413" w:type="dxa"/>
            <w:tcBorders>
              <w:top w:val="single" w:sz="8" w:space="0" w:color="auto"/>
              <w:left w:val="single" w:sz="8" w:space="0" w:color="auto"/>
              <w:bottom w:val="nil"/>
              <w:right w:val="single" w:sz="8" w:space="0" w:color="auto"/>
            </w:tcBorders>
            <w:shd w:val="clear" w:color="auto" w:fill="auto"/>
            <w:noWrap/>
            <w:vAlign w:val="center"/>
            <w:hideMark/>
          </w:tcPr>
          <w:p w14:paraId="41BF77EC" w14:textId="77777777" w:rsidR="00D555C3" w:rsidRPr="00622A7F" w:rsidRDefault="00D555C3" w:rsidP="00622A7F">
            <w:pPr>
              <w:pStyle w:val="Titel"/>
              <w:rPr>
                <w:b/>
              </w:rPr>
            </w:pPr>
            <w:r w:rsidRPr="00622A7F">
              <w:rPr>
                <w:b/>
              </w:rPr>
              <w:t>Psoriasis subtype/ control group</w:t>
            </w:r>
          </w:p>
        </w:tc>
        <w:tc>
          <w:tcPr>
            <w:tcW w:w="4252" w:type="dxa"/>
            <w:tcBorders>
              <w:top w:val="single" w:sz="8" w:space="0" w:color="auto"/>
              <w:left w:val="nil"/>
              <w:bottom w:val="single" w:sz="8" w:space="0" w:color="auto"/>
              <w:right w:val="single" w:sz="8" w:space="0" w:color="auto"/>
            </w:tcBorders>
            <w:shd w:val="clear" w:color="auto" w:fill="auto"/>
            <w:noWrap/>
            <w:vAlign w:val="center"/>
            <w:hideMark/>
          </w:tcPr>
          <w:p w14:paraId="6968787E" w14:textId="77777777" w:rsidR="00D555C3" w:rsidRPr="00622A7F" w:rsidRDefault="00D555C3" w:rsidP="00622A7F">
            <w:pPr>
              <w:pStyle w:val="Titel"/>
              <w:rPr>
                <w:b/>
              </w:rPr>
            </w:pPr>
            <w:r w:rsidRPr="00622A7F">
              <w:rPr>
                <w:b/>
              </w:rPr>
              <w:t>Variant at nucleotide/ protein level</w:t>
            </w:r>
          </w:p>
        </w:tc>
        <w:tc>
          <w:tcPr>
            <w:tcW w:w="1217" w:type="dxa"/>
            <w:tcBorders>
              <w:top w:val="single" w:sz="8" w:space="0" w:color="auto"/>
              <w:left w:val="nil"/>
              <w:bottom w:val="single" w:sz="8" w:space="0" w:color="auto"/>
              <w:right w:val="single" w:sz="8" w:space="0" w:color="auto"/>
            </w:tcBorders>
            <w:shd w:val="clear" w:color="auto" w:fill="auto"/>
            <w:noWrap/>
            <w:vAlign w:val="center"/>
            <w:hideMark/>
          </w:tcPr>
          <w:p w14:paraId="67E358DB" w14:textId="77777777" w:rsidR="00D555C3" w:rsidRPr="00622A7F" w:rsidRDefault="00D555C3" w:rsidP="00622A7F">
            <w:pPr>
              <w:pStyle w:val="Titel"/>
              <w:rPr>
                <w:b/>
              </w:rPr>
            </w:pPr>
            <w:r w:rsidRPr="00622A7F">
              <w:rPr>
                <w:b/>
              </w:rPr>
              <w:t>estimated MPO-deficiency in %</w:t>
            </w:r>
          </w:p>
        </w:tc>
        <w:tc>
          <w:tcPr>
            <w:tcW w:w="1051" w:type="dxa"/>
            <w:tcBorders>
              <w:top w:val="single" w:sz="8" w:space="0" w:color="auto"/>
              <w:left w:val="nil"/>
              <w:bottom w:val="single" w:sz="8" w:space="0" w:color="auto"/>
              <w:right w:val="single" w:sz="8" w:space="0" w:color="auto"/>
            </w:tcBorders>
            <w:shd w:val="clear" w:color="auto" w:fill="auto"/>
            <w:noWrap/>
            <w:vAlign w:val="center"/>
            <w:hideMark/>
          </w:tcPr>
          <w:p w14:paraId="17D4B6A8" w14:textId="77777777" w:rsidR="00D555C3" w:rsidRPr="00622A7F" w:rsidRDefault="00D555C3" w:rsidP="00622A7F">
            <w:pPr>
              <w:pStyle w:val="Titel"/>
              <w:rPr>
                <w:b/>
              </w:rPr>
            </w:pPr>
            <w:r w:rsidRPr="00622A7F">
              <w:rPr>
                <w:b/>
              </w:rPr>
              <w:t>Age of onset</w:t>
            </w:r>
          </w:p>
        </w:tc>
        <w:tc>
          <w:tcPr>
            <w:tcW w:w="1560" w:type="dxa"/>
            <w:tcBorders>
              <w:top w:val="single" w:sz="8" w:space="0" w:color="auto"/>
              <w:left w:val="nil"/>
              <w:bottom w:val="single" w:sz="8" w:space="0" w:color="auto"/>
              <w:right w:val="single" w:sz="8" w:space="0" w:color="auto"/>
            </w:tcBorders>
            <w:shd w:val="clear" w:color="auto" w:fill="auto"/>
            <w:noWrap/>
            <w:vAlign w:val="center"/>
            <w:hideMark/>
          </w:tcPr>
          <w:p w14:paraId="5670107D" w14:textId="77777777" w:rsidR="00D555C3" w:rsidRPr="00622A7F" w:rsidRDefault="00D555C3" w:rsidP="00622A7F">
            <w:pPr>
              <w:pStyle w:val="Titel"/>
              <w:rPr>
                <w:b/>
              </w:rPr>
            </w:pPr>
            <w:r w:rsidRPr="00622A7F">
              <w:rPr>
                <w:b/>
              </w:rPr>
              <w:t>Family history of psoriasis</w:t>
            </w:r>
          </w:p>
        </w:tc>
        <w:tc>
          <w:tcPr>
            <w:tcW w:w="1417" w:type="dxa"/>
            <w:tcBorders>
              <w:top w:val="single" w:sz="8" w:space="0" w:color="auto"/>
              <w:left w:val="nil"/>
              <w:bottom w:val="single" w:sz="8" w:space="0" w:color="auto"/>
              <w:right w:val="single" w:sz="8" w:space="0" w:color="auto"/>
            </w:tcBorders>
            <w:shd w:val="clear" w:color="auto" w:fill="auto"/>
            <w:noWrap/>
            <w:vAlign w:val="center"/>
            <w:hideMark/>
          </w:tcPr>
          <w:p w14:paraId="243573DD" w14:textId="77777777" w:rsidR="00D555C3" w:rsidRPr="00622A7F" w:rsidRDefault="00D555C3" w:rsidP="00622A7F">
            <w:pPr>
              <w:pStyle w:val="Titel"/>
              <w:rPr>
                <w:b/>
              </w:rPr>
            </w:pPr>
            <w:r w:rsidRPr="00622A7F">
              <w:rPr>
                <w:b/>
              </w:rPr>
              <w:t>Severity of disease  </w:t>
            </w:r>
          </w:p>
        </w:tc>
        <w:tc>
          <w:tcPr>
            <w:tcW w:w="3840" w:type="dxa"/>
            <w:tcBorders>
              <w:top w:val="single" w:sz="8" w:space="0" w:color="auto"/>
              <w:left w:val="nil"/>
              <w:bottom w:val="single" w:sz="8" w:space="0" w:color="auto"/>
              <w:right w:val="single" w:sz="8" w:space="0" w:color="auto"/>
            </w:tcBorders>
            <w:shd w:val="clear" w:color="auto" w:fill="auto"/>
            <w:vAlign w:val="center"/>
            <w:hideMark/>
          </w:tcPr>
          <w:p w14:paraId="31AAA0B4" w14:textId="77777777" w:rsidR="00D555C3" w:rsidRPr="00622A7F" w:rsidRDefault="00D555C3" w:rsidP="00622A7F">
            <w:pPr>
              <w:pStyle w:val="Titel"/>
              <w:rPr>
                <w:b/>
              </w:rPr>
            </w:pPr>
            <w:r w:rsidRPr="00622A7F">
              <w:rPr>
                <w:b/>
              </w:rPr>
              <w:t>Details on manifestations, concomitant psoriatic disease</w:t>
            </w:r>
          </w:p>
        </w:tc>
      </w:tr>
      <w:tr w:rsidR="00D555C3" w:rsidRPr="00622A7F" w14:paraId="1413455F" w14:textId="77777777" w:rsidTr="00622A7F">
        <w:trPr>
          <w:trHeight w:val="315"/>
        </w:trPr>
        <w:tc>
          <w:tcPr>
            <w:tcW w:w="141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9334D64" w14:textId="77777777" w:rsidR="00D555C3" w:rsidRPr="00622A7F" w:rsidRDefault="00D555C3" w:rsidP="00622A7F">
            <w:pPr>
              <w:pStyle w:val="Titel"/>
            </w:pPr>
            <w:r w:rsidRPr="00622A7F">
              <w:t>PsV</w:t>
            </w:r>
          </w:p>
        </w:tc>
        <w:tc>
          <w:tcPr>
            <w:tcW w:w="4252" w:type="dxa"/>
            <w:tcBorders>
              <w:top w:val="nil"/>
              <w:left w:val="nil"/>
              <w:bottom w:val="single" w:sz="8" w:space="0" w:color="auto"/>
              <w:right w:val="single" w:sz="8" w:space="0" w:color="auto"/>
            </w:tcBorders>
            <w:shd w:val="clear" w:color="auto" w:fill="auto"/>
            <w:noWrap/>
            <w:vAlign w:val="center"/>
            <w:hideMark/>
          </w:tcPr>
          <w:p w14:paraId="002CC4FB" w14:textId="77777777" w:rsidR="00D555C3" w:rsidRPr="00622A7F" w:rsidRDefault="00D555C3" w:rsidP="00622A7F">
            <w:pPr>
              <w:pStyle w:val="Titel"/>
            </w:pPr>
            <w:r w:rsidRPr="00622A7F">
              <w:t>c.2031-2A&gt;C + c.752T&gt;C/ p.(Met251Thr)</w:t>
            </w:r>
          </w:p>
        </w:tc>
        <w:tc>
          <w:tcPr>
            <w:tcW w:w="1217" w:type="dxa"/>
            <w:tcBorders>
              <w:top w:val="nil"/>
              <w:left w:val="nil"/>
              <w:bottom w:val="single" w:sz="8" w:space="0" w:color="auto"/>
              <w:right w:val="single" w:sz="8" w:space="0" w:color="auto"/>
            </w:tcBorders>
            <w:shd w:val="clear" w:color="auto" w:fill="auto"/>
            <w:noWrap/>
            <w:vAlign w:val="center"/>
            <w:hideMark/>
          </w:tcPr>
          <w:p w14:paraId="508D87E1" w14:textId="77777777" w:rsidR="00D555C3" w:rsidRPr="00622A7F" w:rsidRDefault="00D555C3" w:rsidP="00622A7F">
            <w:pPr>
              <w:pStyle w:val="Titel"/>
            </w:pPr>
            <w:r w:rsidRPr="00622A7F">
              <w:t>90%</w:t>
            </w:r>
          </w:p>
        </w:tc>
        <w:tc>
          <w:tcPr>
            <w:tcW w:w="1051" w:type="dxa"/>
            <w:tcBorders>
              <w:top w:val="nil"/>
              <w:left w:val="nil"/>
              <w:bottom w:val="single" w:sz="8" w:space="0" w:color="auto"/>
              <w:right w:val="single" w:sz="8" w:space="0" w:color="auto"/>
            </w:tcBorders>
            <w:shd w:val="clear" w:color="auto" w:fill="auto"/>
            <w:noWrap/>
            <w:vAlign w:val="center"/>
            <w:hideMark/>
          </w:tcPr>
          <w:p w14:paraId="60A2B381" w14:textId="77777777" w:rsidR="00D555C3" w:rsidRPr="00622A7F" w:rsidRDefault="00D555C3" w:rsidP="00622A7F">
            <w:pPr>
              <w:pStyle w:val="Titel"/>
            </w:pPr>
            <w:r w:rsidRPr="00622A7F">
              <w:t>39</w:t>
            </w:r>
          </w:p>
        </w:tc>
        <w:tc>
          <w:tcPr>
            <w:tcW w:w="1560" w:type="dxa"/>
            <w:tcBorders>
              <w:top w:val="nil"/>
              <w:left w:val="nil"/>
              <w:bottom w:val="single" w:sz="8" w:space="0" w:color="auto"/>
              <w:right w:val="single" w:sz="8" w:space="0" w:color="auto"/>
            </w:tcBorders>
            <w:shd w:val="clear" w:color="auto" w:fill="auto"/>
            <w:noWrap/>
            <w:vAlign w:val="center"/>
            <w:hideMark/>
          </w:tcPr>
          <w:p w14:paraId="5CCD5240" w14:textId="77777777" w:rsidR="00D555C3" w:rsidRPr="00622A7F" w:rsidRDefault="00D555C3" w:rsidP="00622A7F">
            <w:pPr>
              <w:pStyle w:val="Titel"/>
            </w:pPr>
            <w:r w:rsidRPr="00622A7F">
              <w:t>unknown</w:t>
            </w:r>
          </w:p>
        </w:tc>
        <w:tc>
          <w:tcPr>
            <w:tcW w:w="1417" w:type="dxa"/>
            <w:tcBorders>
              <w:top w:val="nil"/>
              <w:left w:val="nil"/>
              <w:bottom w:val="single" w:sz="8" w:space="0" w:color="auto"/>
              <w:right w:val="single" w:sz="8" w:space="0" w:color="auto"/>
            </w:tcBorders>
            <w:shd w:val="clear" w:color="auto" w:fill="auto"/>
            <w:noWrap/>
            <w:vAlign w:val="center"/>
            <w:hideMark/>
          </w:tcPr>
          <w:p w14:paraId="4BD93ACA" w14:textId="77777777" w:rsidR="00D555C3" w:rsidRPr="00622A7F" w:rsidRDefault="00D555C3" w:rsidP="00622A7F">
            <w:pPr>
              <w:pStyle w:val="Titel"/>
            </w:pPr>
            <w:r w:rsidRPr="00622A7F">
              <w:t>unknown</w:t>
            </w:r>
          </w:p>
        </w:tc>
        <w:tc>
          <w:tcPr>
            <w:tcW w:w="3840" w:type="dxa"/>
            <w:tcBorders>
              <w:top w:val="nil"/>
              <w:left w:val="nil"/>
              <w:bottom w:val="single" w:sz="8" w:space="0" w:color="auto"/>
              <w:right w:val="single" w:sz="8" w:space="0" w:color="auto"/>
            </w:tcBorders>
            <w:shd w:val="clear" w:color="auto" w:fill="auto"/>
            <w:vAlign w:val="center"/>
            <w:hideMark/>
          </w:tcPr>
          <w:p w14:paraId="67B1338B" w14:textId="77777777" w:rsidR="00D555C3" w:rsidRPr="00622A7F" w:rsidRDefault="00D555C3" w:rsidP="00622A7F">
            <w:pPr>
              <w:pStyle w:val="Titel"/>
            </w:pPr>
            <w:r w:rsidRPr="00622A7F">
              <w:t>plaques at hands</w:t>
            </w:r>
          </w:p>
        </w:tc>
      </w:tr>
      <w:tr w:rsidR="00D555C3" w:rsidRPr="00622A7F" w14:paraId="263BF730" w14:textId="77777777" w:rsidTr="00622A7F">
        <w:trPr>
          <w:trHeight w:val="315"/>
        </w:trPr>
        <w:tc>
          <w:tcPr>
            <w:tcW w:w="1413" w:type="dxa"/>
            <w:tcBorders>
              <w:top w:val="nil"/>
              <w:left w:val="single" w:sz="8" w:space="0" w:color="auto"/>
              <w:bottom w:val="single" w:sz="8" w:space="0" w:color="auto"/>
              <w:right w:val="single" w:sz="8" w:space="0" w:color="auto"/>
            </w:tcBorders>
            <w:shd w:val="clear" w:color="auto" w:fill="auto"/>
            <w:noWrap/>
            <w:vAlign w:val="center"/>
            <w:hideMark/>
          </w:tcPr>
          <w:p w14:paraId="42591A3D" w14:textId="77777777" w:rsidR="00D555C3" w:rsidRPr="00622A7F" w:rsidRDefault="00D555C3" w:rsidP="00622A7F">
            <w:pPr>
              <w:pStyle w:val="Titel"/>
            </w:pPr>
            <w:r w:rsidRPr="00622A7F">
              <w:t>PsV</w:t>
            </w:r>
          </w:p>
        </w:tc>
        <w:tc>
          <w:tcPr>
            <w:tcW w:w="4252" w:type="dxa"/>
            <w:tcBorders>
              <w:top w:val="nil"/>
              <w:left w:val="nil"/>
              <w:bottom w:val="single" w:sz="8" w:space="0" w:color="auto"/>
              <w:right w:val="single" w:sz="8" w:space="0" w:color="auto"/>
            </w:tcBorders>
            <w:shd w:val="clear" w:color="auto" w:fill="auto"/>
            <w:noWrap/>
            <w:vAlign w:val="center"/>
            <w:hideMark/>
          </w:tcPr>
          <w:p w14:paraId="6F506FFF" w14:textId="77777777" w:rsidR="00D555C3" w:rsidRPr="00622A7F" w:rsidRDefault="00D555C3" w:rsidP="00622A7F">
            <w:pPr>
              <w:pStyle w:val="Titel"/>
              <w:rPr>
                <w:lang w:val="de-DE"/>
              </w:rPr>
            </w:pPr>
            <w:r w:rsidRPr="00622A7F">
              <w:rPr>
                <w:lang w:val="de-DE"/>
              </w:rPr>
              <w:t>c.995C&gt;T/ p.(Ala332Val) + c.1705C&gt;T/ p.(Arg569Trp)</w:t>
            </w:r>
          </w:p>
        </w:tc>
        <w:tc>
          <w:tcPr>
            <w:tcW w:w="1217" w:type="dxa"/>
            <w:tcBorders>
              <w:top w:val="nil"/>
              <w:left w:val="nil"/>
              <w:bottom w:val="single" w:sz="8" w:space="0" w:color="auto"/>
              <w:right w:val="single" w:sz="8" w:space="0" w:color="auto"/>
            </w:tcBorders>
            <w:shd w:val="clear" w:color="auto" w:fill="auto"/>
            <w:noWrap/>
            <w:vAlign w:val="center"/>
            <w:hideMark/>
          </w:tcPr>
          <w:p w14:paraId="7BE581AB" w14:textId="77777777" w:rsidR="00D555C3" w:rsidRPr="00622A7F" w:rsidRDefault="00D555C3" w:rsidP="00622A7F">
            <w:pPr>
              <w:pStyle w:val="Titel"/>
            </w:pPr>
            <w:r w:rsidRPr="00622A7F">
              <w:t>83%</w:t>
            </w:r>
          </w:p>
        </w:tc>
        <w:tc>
          <w:tcPr>
            <w:tcW w:w="1051" w:type="dxa"/>
            <w:tcBorders>
              <w:top w:val="nil"/>
              <w:left w:val="nil"/>
              <w:bottom w:val="single" w:sz="8" w:space="0" w:color="auto"/>
              <w:right w:val="single" w:sz="8" w:space="0" w:color="auto"/>
            </w:tcBorders>
            <w:shd w:val="clear" w:color="auto" w:fill="auto"/>
            <w:noWrap/>
            <w:vAlign w:val="center"/>
            <w:hideMark/>
          </w:tcPr>
          <w:p w14:paraId="2EAC7D06" w14:textId="77777777" w:rsidR="00D555C3" w:rsidRPr="00622A7F" w:rsidRDefault="00D555C3" w:rsidP="00622A7F">
            <w:pPr>
              <w:pStyle w:val="Titel"/>
            </w:pPr>
            <w:r w:rsidRPr="00622A7F">
              <w:t>unknown</w:t>
            </w:r>
          </w:p>
        </w:tc>
        <w:tc>
          <w:tcPr>
            <w:tcW w:w="1560" w:type="dxa"/>
            <w:tcBorders>
              <w:top w:val="nil"/>
              <w:left w:val="nil"/>
              <w:bottom w:val="single" w:sz="8" w:space="0" w:color="auto"/>
              <w:right w:val="single" w:sz="8" w:space="0" w:color="auto"/>
            </w:tcBorders>
            <w:shd w:val="clear" w:color="auto" w:fill="auto"/>
            <w:noWrap/>
            <w:vAlign w:val="center"/>
            <w:hideMark/>
          </w:tcPr>
          <w:p w14:paraId="2A452B6B" w14:textId="77777777" w:rsidR="00D555C3" w:rsidRPr="00622A7F" w:rsidRDefault="00D555C3" w:rsidP="00622A7F">
            <w:pPr>
              <w:pStyle w:val="Titel"/>
            </w:pPr>
            <w:r w:rsidRPr="00622A7F">
              <w:t>unknown</w:t>
            </w:r>
          </w:p>
        </w:tc>
        <w:tc>
          <w:tcPr>
            <w:tcW w:w="1417" w:type="dxa"/>
            <w:tcBorders>
              <w:top w:val="nil"/>
              <w:left w:val="nil"/>
              <w:bottom w:val="single" w:sz="8" w:space="0" w:color="auto"/>
              <w:right w:val="single" w:sz="8" w:space="0" w:color="auto"/>
            </w:tcBorders>
            <w:shd w:val="clear" w:color="auto" w:fill="auto"/>
            <w:noWrap/>
            <w:vAlign w:val="center"/>
            <w:hideMark/>
          </w:tcPr>
          <w:p w14:paraId="3A9F725A" w14:textId="77777777" w:rsidR="00D555C3" w:rsidRPr="00622A7F" w:rsidRDefault="00D555C3" w:rsidP="00622A7F">
            <w:pPr>
              <w:pStyle w:val="Titel"/>
            </w:pPr>
            <w:r w:rsidRPr="00622A7F">
              <w:t>unknown</w:t>
            </w:r>
          </w:p>
        </w:tc>
        <w:tc>
          <w:tcPr>
            <w:tcW w:w="3840" w:type="dxa"/>
            <w:tcBorders>
              <w:top w:val="nil"/>
              <w:left w:val="nil"/>
              <w:bottom w:val="single" w:sz="8" w:space="0" w:color="auto"/>
              <w:right w:val="single" w:sz="8" w:space="0" w:color="auto"/>
            </w:tcBorders>
            <w:shd w:val="clear" w:color="auto" w:fill="auto"/>
            <w:vAlign w:val="center"/>
            <w:hideMark/>
          </w:tcPr>
          <w:p w14:paraId="11F2AF4E" w14:textId="77777777" w:rsidR="00D555C3" w:rsidRPr="00622A7F" w:rsidRDefault="00D555C3" w:rsidP="00622A7F">
            <w:pPr>
              <w:pStyle w:val="Titel"/>
            </w:pPr>
            <w:r w:rsidRPr="00622A7F">
              <w:t>unknown</w:t>
            </w:r>
          </w:p>
        </w:tc>
      </w:tr>
      <w:tr w:rsidR="00D555C3" w:rsidRPr="00622A7F" w14:paraId="10C1D1BF" w14:textId="77777777" w:rsidTr="00622A7F">
        <w:trPr>
          <w:trHeight w:val="315"/>
        </w:trPr>
        <w:tc>
          <w:tcPr>
            <w:tcW w:w="1413" w:type="dxa"/>
            <w:tcBorders>
              <w:top w:val="nil"/>
              <w:left w:val="single" w:sz="8" w:space="0" w:color="auto"/>
              <w:bottom w:val="single" w:sz="8" w:space="0" w:color="auto"/>
              <w:right w:val="single" w:sz="8" w:space="0" w:color="auto"/>
            </w:tcBorders>
            <w:shd w:val="clear" w:color="auto" w:fill="auto"/>
            <w:noWrap/>
            <w:vAlign w:val="center"/>
            <w:hideMark/>
          </w:tcPr>
          <w:p w14:paraId="6586BA96" w14:textId="77777777" w:rsidR="00D555C3" w:rsidRPr="00622A7F" w:rsidRDefault="00D555C3" w:rsidP="00622A7F">
            <w:pPr>
              <w:pStyle w:val="Titel"/>
            </w:pPr>
            <w:r w:rsidRPr="00622A7F">
              <w:t>PsV</w:t>
            </w:r>
          </w:p>
        </w:tc>
        <w:tc>
          <w:tcPr>
            <w:tcW w:w="4252" w:type="dxa"/>
            <w:tcBorders>
              <w:top w:val="nil"/>
              <w:left w:val="nil"/>
              <w:bottom w:val="single" w:sz="8" w:space="0" w:color="auto"/>
              <w:right w:val="single" w:sz="8" w:space="0" w:color="auto"/>
            </w:tcBorders>
            <w:shd w:val="clear" w:color="auto" w:fill="auto"/>
            <w:noWrap/>
            <w:vAlign w:val="center"/>
            <w:hideMark/>
          </w:tcPr>
          <w:p w14:paraId="7CB0F7A3" w14:textId="77777777" w:rsidR="00D555C3" w:rsidRPr="00622A7F" w:rsidRDefault="00D555C3" w:rsidP="00622A7F">
            <w:pPr>
              <w:pStyle w:val="Titel"/>
            </w:pPr>
            <w:r w:rsidRPr="00622A7F">
              <w:t>c.995C&gt;T/ p.(Ala332Val) + c.1555_1568del/ p.(Met519Profs*21)</w:t>
            </w:r>
          </w:p>
        </w:tc>
        <w:tc>
          <w:tcPr>
            <w:tcW w:w="1217" w:type="dxa"/>
            <w:tcBorders>
              <w:top w:val="nil"/>
              <w:left w:val="nil"/>
              <w:bottom w:val="single" w:sz="8" w:space="0" w:color="auto"/>
              <w:right w:val="single" w:sz="8" w:space="0" w:color="auto"/>
            </w:tcBorders>
            <w:shd w:val="clear" w:color="auto" w:fill="auto"/>
            <w:noWrap/>
            <w:vAlign w:val="center"/>
            <w:hideMark/>
          </w:tcPr>
          <w:p w14:paraId="2C191EAE" w14:textId="77777777" w:rsidR="00D555C3" w:rsidRPr="00622A7F" w:rsidRDefault="00D555C3" w:rsidP="00622A7F">
            <w:pPr>
              <w:pStyle w:val="Titel"/>
            </w:pPr>
            <w:r w:rsidRPr="00622A7F">
              <w:t>83%</w:t>
            </w:r>
          </w:p>
        </w:tc>
        <w:tc>
          <w:tcPr>
            <w:tcW w:w="1051" w:type="dxa"/>
            <w:tcBorders>
              <w:top w:val="nil"/>
              <w:left w:val="nil"/>
              <w:bottom w:val="single" w:sz="8" w:space="0" w:color="auto"/>
              <w:right w:val="single" w:sz="8" w:space="0" w:color="auto"/>
            </w:tcBorders>
            <w:shd w:val="clear" w:color="auto" w:fill="auto"/>
            <w:noWrap/>
            <w:vAlign w:val="center"/>
            <w:hideMark/>
          </w:tcPr>
          <w:p w14:paraId="5ABAB36E" w14:textId="77777777" w:rsidR="00D555C3" w:rsidRPr="00622A7F" w:rsidRDefault="00D555C3" w:rsidP="00622A7F">
            <w:pPr>
              <w:pStyle w:val="Titel"/>
            </w:pPr>
            <w:r w:rsidRPr="00622A7F">
              <w:t>27</w:t>
            </w:r>
          </w:p>
        </w:tc>
        <w:tc>
          <w:tcPr>
            <w:tcW w:w="1560" w:type="dxa"/>
            <w:tcBorders>
              <w:top w:val="nil"/>
              <w:left w:val="nil"/>
              <w:bottom w:val="single" w:sz="8" w:space="0" w:color="auto"/>
              <w:right w:val="single" w:sz="8" w:space="0" w:color="auto"/>
            </w:tcBorders>
            <w:shd w:val="clear" w:color="auto" w:fill="auto"/>
            <w:noWrap/>
            <w:vAlign w:val="center"/>
            <w:hideMark/>
          </w:tcPr>
          <w:p w14:paraId="478261F8" w14:textId="77777777" w:rsidR="00D555C3" w:rsidRPr="00622A7F" w:rsidRDefault="00D555C3" w:rsidP="00622A7F">
            <w:pPr>
              <w:pStyle w:val="Titel"/>
            </w:pPr>
            <w:r w:rsidRPr="00622A7F">
              <w:t>negative</w:t>
            </w:r>
          </w:p>
        </w:tc>
        <w:tc>
          <w:tcPr>
            <w:tcW w:w="1417" w:type="dxa"/>
            <w:tcBorders>
              <w:top w:val="nil"/>
              <w:left w:val="nil"/>
              <w:bottom w:val="single" w:sz="8" w:space="0" w:color="auto"/>
              <w:right w:val="single" w:sz="8" w:space="0" w:color="auto"/>
            </w:tcBorders>
            <w:shd w:val="clear" w:color="auto" w:fill="auto"/>
            <w:noWrap/>
            <w:vAlign w:val="center"/>
            <w:hideMark/>
          </w:tcPr>
          <w:p w14:paraId="6FF54D38" w14:textId="77777777" w:rsidR="00D555C3" w:rsidRPr="00622A7F" w:rsidRDefault="00D555C3" w:rsidP="00622A7F">
            <w:pPr>
              <w:pStyle w:val="Titel"/>
            </w:pPr>
            <w:r w:rsidRPr="00622A7F">
              <w:t>mild</w:t>
            </w:r>
          </w:p>
        </w:tc>
        <w:tc>
          <w:tcPr>
            <w:tcW w:w="3840" w:type="dxa"/>
            <w:tcBorders>
              <w:top w:val="nil"/>
              <w:left w:val="nil"/>
              <w:bottom w:val="single" w:sz="8" w:space="0" w:color="auto"/>
              <w:right w:val="single" w:sz="8" w:space="0" w:color="auto"/>
            </w:tcBorders>
            <w:shd w:val="clear" w:color="auto" w:fill="auto"/>
            <w:vAlign w:val="center"/>
            <w:hideMark/>
          </w:tcPr>
          <w:p w14:paraId="30A04D4A" w14:textId="77777777" w:rsidR="00D555C3" w:rsidRPr="00622A7F" w:rsidRDefault="00D555C3" w:rsidP="00622A7F">
            <w:pPr>
              <w:pStyle w:val="Titel"/>
            </w:pPr>
            <w:r w:rsidRPr="00622A7F">
              <w:t>nails affected</w:t>
            </w:r>
          </w:p>
        </w:tc>
      </w:tr>
      <w:tr w:rsidR="00D555C3" w:rsidRPr="00622A7F" w14:paraId="00114745" w14:textId="77777777" w:rsidTr="00622A7F">
        <w:trPr>
          <w:trHeight w:val="615"/>
        </w:trPr>
        <w:tc>
          <w:tcPr>
            <w:tcW w:w="1413" w:type="dxa"/>
            <w:tcBorders>
              <w:top w:val="nil"/>
              <w:left w:val="single" w:sz="8" w:space="0" w:color="auto"/>
              <w:bottom w:val="single" w:sz="8" w:space="0" w:color="auto"/>
              <w:right w:val="single" w:sz="8" w:space="0" w:color="auto"/>
            </w:tcBorders>
            <w:shd w:val="clear" w:color="auto" w:fill="auto"/>
            <w:noWrap/>
            <w:vAlign w:val="center"/>
            <w:hideMark/>
          </w:tcPr>
          <w:p w14:paraId="76985943" w14:textId="77777777" w:rsidR="00D555C3" w:rsidRPr="00622A7F" w:rsidRDefault="00D555C3" w:rsidP="00622A7F">
            <w:pPr>
              <w:pStyle w:val="Titel"/>
            </w:pPr>
            <w:r w:rsidRPr="00622A7F">
              <w:t>PsV</w:t>
            </w:r>
          </w:p>
        </w:tc>
        <w:tc>
          <w:tcPr>
            <w:tcW w:w="4252" w:type="dxa"/>
            <w:tcBorders>
              <w:top w:val="nil"/>
              <w:left w:val="nil"/>
              <w:bottom w:val="single" w:sz="8" w:space="0" w:color="auto"/>
              <w:right w:val="single" w:sz="8" w:space="0" w:color="auto"/>
            </w:tcBorders>
            <w:shd w:val="clear" w:color="auto" w:fill="auto"/>
            <w:noWrap/>
            <w:vAlign w:val="center"/>
            <w:hideMark/>
          </w:tcPr>
          <w:p w14:paraId="4DA5471D" w14:textId="77777777" w:rsidR="00D555C3" w:rsidRPr="00622A7F" w:rsidRDefault="00D555C3" w:rsidP="00622A7F">
            <w:pPr>
              <w:pStyle w:val="Titel"/>
            </w:pPr>
            <w:r w:rsidRPr="00622A7F">
              <w:t>c.995C&gt;T/ p.(Ala332Val) + c.1555_1568del/ p.(Met519Profs*21)</w:t>
            </w:r>
          </w:p>
        </w:tc>
        <w:tc>
          <w:tcPr>
            <w:tcW w:w="1217" w:type="dxa"/>
            <w:tcBorders>
              <w:top w:val="nil"/>
              <w:left w:val="nil"/>
              <w:bottom w:val="single" w:sz="8" w:space="0" w:color="auto"/>
              <w:right w:val="single" w:sz="8" w:space="0" w:color="auto"/>
            </w:tcBorders>
            <w:shd w:val="clear" w:color="auto" w:fill="auto"/>
            <w:noWrap/>
            <w:vAlign w:val="center"/>
            <w:hideMark/>
          </w:tcPr>
          <w:p w14:paraId="58A61367" w14:textId="77777777" w:rsidR="00D555C3" w:rsidRPr="00622A7F" w:rsidRDefault="00D555C3" w:rsidP="00622A7F">
            <w:pPr>
              <w:pStyle w:val="Titel"/>
            </w:pPr>
            <w:r w:rsidRPr="00622A7F">
              <w:t>83%</w:t>
            </w:r>
          </w:p>
        </w:tc>
        <w:tc>
          <w:tcPr>
            <w:tcW w:w="1051" w:type="dxa"/>
            <w:tcBorders>
              <w:top w:val="nil"/>
              <w:left w:val="nil"/>
              <w:bottom w:val="single" w:sz="8" w:space="0" w:color="auto"/>
              <w:right w:val="single" w:sz="8" w:space="0" w:color="auto"/>
            </w:tcBorders>
            <w:shd w:val="clear" w:color="auto" w:fill="auto"/>
            <w:noWrap/>
            <w:vAlign w:val="center"/>
            <w:hideMark/>
          </w:tcPr>
          <w:p w14:paraId="76433786" w14:textId="77777777" w:rsidR="00D555C3" w:rsidRPr="00622A7F" w:rsidRDefault="00D555C3" w:rsidP="00622A7F">
            <w:pPr>
              <w:pStyle w:val="Titel"/>
            </w:pPr>
            <w:r w:rsidRPr="00622A7F">
              <w:t>20</w:t>
            </w:r>
          </w:p>
        </w:tc>
        <w:tc>
          <w:tcPr>
            <w:tcW w:w="1560" w:type="dxa"/>
            <w:tcBorders>
              <w:top w:val="nil"/>
              <w:left w:val="nil"/>
              <w:bottom w:val="single" w:sz="8" w:space="0" w:color="auto"/>
              <w:right w:val="single" w:sz="8" w:space="0" w:color="auto"/>
            </w:tcBorders>
            <w:shd w:val="clear" w:color="auto" w:fill="auto"/>
            <w:noWrap/>
            <w:vAlign w:val="center"/>
            <w:hideMark/>
          </w:tcPr>
          <w:p w14:paraId="0BB5F91B" w14:textId="77777777" w:rsidR="00D555C3" w:rsidRPr="00622A7F" w:rsidRDefault="00D555C3" w:rsidP="00622A7F">
            <w:pPr>
              <w:pStyle w:val="Titel"/>
            </w:pPr>
            <w:r w:rsidRPr="00622A7F">
              <w:t>positive</w:t>
            </w:r>
          </w:p>
        </w:tc>
        <w:tc>
          <w:tcPr>
            <w:tcW w:w="1417" w:type="dxa"/>
            <w:tcBorders>
              <w:top w:val="nil"/>
              <w:left w:val="nil"/>
              <w:bottom w:val="single" w:sz="8" w:space="0" w:color="auto"/>
              <w:right w:val="single" w:sz="8" w:space="0" w:color="auto"/>
            </w:tcBorders>
            <w:shd w:val="clear" w:color="auto" w:fill="auto"/>
            <w:noWrap/>
            <w:vAlign w:val="center"/>
            <w:hideMark/>
          </w:tcPr>
          <w:p w14:paraId="5F224A29" w14:textId="77777777" w:rsidR="00D555C3" w:rsidRPr="00622A7F" w:rsidRDefault="00D555C3" w:rsidP="00622A7F">
            <w:pPr>
              <w:pStyle w:val="Titel"/>
            </w:pPr>
            <w:r w:rsidRPr="00622A7F">
              <w:t>unknown</w:t>
            </w:r>
          </w:p>
        </w:tc>
        <w:tc>
          <w:tcPr>
            <w:tcW w:w="3840" w:type="dxa"/>
            <w:tcBorders>
              <w:top w:val="nil"/>
              <w:left w:val="nil"/>
              <w:bottom w:val="single" w:sz="8" w:space="0" w:color="auto"/>
              <w:right w:val="single" w:sz="8" w:space="0" w:color="auto"/>
            </w:tcBorders>
            <w:shd w:val="clear" w:color="auto" w:fill="auto"/>
            <w:vAlign w:val="center"/>
            <w:hideMark/>
          </w:tcPr>
          <w:p w14:paraId="4184006E" w14:textId="77777777" w:rsidR="00D555C3" w:rsidRPr="00622A7F" w:rsidRDefault="00D555C3" w:rsidP="00622A7F">
            <w:pPr>
              <w:pStyle w:val="Titel"/>
            </w:pPr>
            <w:r w:rsidRPr="00622A7F">
              <w:t>unknown</w:t>
            </w:r>
          </w:p>
        </w:tc>
      </w:tr>
      <w:tr w:rsidR="00D555C3" w:rsidRPr="00622A7F" w14:paraId="1F75F254" w14:textId="77777777" w:rsidTr="00622A7F">
        <w:trPr>
          <w:trHeight w:val="615"/>
        </w:trPr>
        <w:tc>
          <w:tcPr>
            <w:tcW w:w="1413" w:type="dxa"/>
            <w:tcBorders>
              <w:top w:val="nil"/>
              <w:left w:val="single" w:sz="8" w:space="0" w:color="auto"/>
              <w:bottom w:val="single" w:sz="8" w:space="0" w:color="auto"/>
              <w:right w:val="single" w:sz="8" w:space="0" w:color="auto"/>
            </w:tcBorders>
            <w:shd w:val="clear" w:color="auto" w:fill="auto"/>
            <w:noWrap/>
            <w:vAlign w:val="center"/>
            <w:hideMark/>
          </w:tcPr>
          <w:p w14:paraId="31E7C43C" w14:textId="77777777" w:rsidR="00D555C3" w:rsidRPr="00622A7F" w:rsidRDefault="00D555C3" w:rsidP="00622A7F">
            <w:pPr>
              <w:pStyle w:val="Titel"/>
            </w:pPr>
            <w:r w:rsidRPr="00622A7F">
              <w:t>PsV</w:t>
            </w:r>
          </w:p>
        </w:tc>
        <w:tc>
          <w:tcPr>
            <w:tcW w:w="4252" w:type="dxa"/>
            <w:tcBorders>
              <w:top w:val="nil"/>
              <w:left w:val="nil"/>
              <w:bottom w:val="single" w:sz="8" w:space="0" w:color="auto"/>
              <w:right w:val="single" w:sz="8" w:space="0" w:color="auto"/>
            </w:tcBorders>
            <w:shd w:val="clear" w:color="auto" w:fill="auto"/>
            <w:noWrap/>
            <w:vAlign w:val="center"/>
            <w:hideMark/>
          </w:tcPr>
          <w:p w14:paraId="2360050C" w14:textId="77777777" w:rsidR="00D555C3" w:rsidRPr="00622A7F" w:rsidRDefault="00D555C3" w:rsidP="00622A7F">
            <w:pPr>
              <w:pStyle w:val="Titel"/>
            </w:pPr>
            <w:r w:rsidRPr="00622A7F">
              <w:t>c.752T&gt;C/ p.(Met251Thr) + c.995C&gt;T/ p.(Ala332Val)</w:t>
            </w:r>
          </w:p>
        </w:tc>
        <w:tc>
          <w:tcPr>
            <w:tcW w:w="1217" w:type="dxa"/>
            <w:tcBorders>
              <w:top w:val="nil"/>
              <w:left w:val="nil"/>
              <w:bottom w:val="single" w:sz="8" w:space="0" w:color="auto"/>
              <w:right w:val="single" w:sz="8" w:space="0" w:color="auto"/>
            </w:tcBorders>
            <w:shd w:val="clear" w:color="auto" w:fill="auto"/>
            <w:noWrap/>
            <w:vAlign w:val="center"/>
            <w:hideMark/>
          </w:tcPr>
          <w:p w14:paraId="35AE56E8" w14:textId="77777777" w:rsidR="00D555C3" w:rsidRPr="00622A7F" w:rsidRDefault="00D555C3" w:rsidP="00622A7F">
            <w:pPr>
              <w:pStyle w:val="Titel"/>
            </w:pPr>
            <w:r w:rsidRPr="00622A7F">
              <w:t>73%</w:t>
            </w:r>
          </w:p>
        </w:tc>
        <w:tc>
          <w:tcPr>
            <w:tcW w:w="1051" w:type="dxa"/>
            <w:tcBorders>
              <w:top w:val="nil"/>
              <w:left w:val="nil"/>
              <w:bottom w:val="single" w:sz="8" w:space="0" w:color="auto"/>
              <w:right w:val="single" w:sz="8" w:space="0" w:color="auto"/>
            </w:tcBorders>
            <w:shd w:val="clear" w:color="auto" w:fill="auto"/>
            <w:noWrap/>
            <w:vAlign w:val="center"/>
            <w:hideMark/>
          </w:tcPr>
          <w:p w14:paraId="7C48C8EF" w14:textId="77777777" w:rsidR="00D555C3" w:rsidRPr="00622A7F" w:rsidRDefault="00D555C3" w:rsidP="00622A7F">
            <w:pPr>
              <w:pStyle w:val="Titel"/>
            </w:pPr>
            <w:r w:rsidRPr="00622A7F">
              <w:t>25</w:t>
            </w:r>
          </w:p>
        </w:tc>
        <w:tc>
          <w:tcPr>
            <w:tcW w:w="1560" w:type="dxa"/>
            <w:tcBorders>
              <w:top w:val="nil"/>
              <w:left w:val="nil"/>
              <w:bottom w:val="single" w:sz="8" w:space="0" w:color="auto"/>
              <w:right w:val="single" w:sz="8" w:space="0" w:color="auto"/>
            </w:tcBorders>
            <w:shd w:val="clear" w:color="auto" w:fill="auto"/>
            <w:noWrap/>
            <w:vAlign w:val="center"/>
            <w:hideMark/>
          </w:tcPr>
          <w:p w14:paraId="0F51840B" w14:textId="77777777" w:rsidR="00D555C3" w:rsidRPr="00622A7F" w:rsidRDefault="00D555C3" w:rsidP="00622A7F">
            <w:pPr>
              <w:pStyle w:val="Titel"/>
            </w:pPr>
            <w:r w:rsidRPr="00622A7F">
              <w:t>positive</w:t>
            </w:r>
          </w:p>
        </w:tc>
        <w:tc>
          <w:tcPr>
            <w:tcW w:w="1417" w:type="dxa"/>
            <w:tcBorders>
              <w:top w:val="nil"/>
              <w:left w:val="nil"/>
              <w:bottom w:val="single" w:sz="8" w:space="0" w:color="auto"/>
              <w:right w:val="single" w:sz="8" w:space="0" w:color="auto"/>
            </w:tcBorders>
            <w:shd w:val="clear" w:color="auto" w:fill="auto"/>
            <w:noWrap/>
            <w:vAlign w:val="center"/>
            <w:hideMark/>
          </w:tcPr>
          <w:p w14:paraId="4543605B" w14:textId="77777777" w:rsidR="00D555C3" w:rsidRPr="00622A7F" w:rsidRDefault="00D555C3" w:rsidP="00622A7F">
            <w:pPr>
              <w:pStyle w:val="Titel"/>
            </w:pPr>
            <w:r w:rsidRPr="00622A7F">
              <w:t>intermediate</w:t>
            </w:r>
          </w:p>
        </w:tc>
        <w:tc>
          <w:tcPr>
            <w:tcW w:w="3840" w:type="dxa"/>
            <w:tcBorders>
              <w:top w:val="nil"/>
              <w:left w:val="nil"/>
              <w:bottom w:val="single" w:sz="8" w:space="0" w:color="auto"/>
              <w:right w:val="single" w:sz="8" w:space="0" w:color="auto"/>
            </w:tcBorders>
            <w:shd w:val="clear" w:color="auto" w:fill="auto"/>
            <w:vAlign w:val="center"/>
            <w:hideMark/>
          </w:tcPr>
          <w:p w14:paraId="44D44C0A" w14:textId="77777777" w:rsidR="00D555C3" w:rsidRPr="00622A7F" w:rsidRDefault="00D555C3" w:rsidP="00622A7F">
            <w:pPr>
              <w:pStyle w:val="Titel"/>
            </w:pPr>
            <w:r w:rsidRPr="00622A7F">
              <w:t>nail dystrophy</w:t>
            </w:r>
          </w:p>
        </w:tc>
      </w:tr>
      <w:tr w:rsidR="00D555C3" w:rsidRPr="00622A7F" w14:paraId="3D2B8A03" w14:textId="77777777" w:rsidTr="00622A7F">
        <w:trPr>
          <w:trHeight w:val="315"/>
        </w:trPr>
        <w:tc>
          <w:tcPr>
            <w:tcW w:w="1413" w:type="dxa"/>
            <w:tcBorders>
              <w:top w:val="nil"/>
              <w:left w:val="single" w:sz="8" w:space="0" w:color="auto"/>
              <w:bottom w:val="single" w:sz="8" w:space="0" w:color="auto"/>
              <w:right w:val="single" w:sz="8" w:space="0" w:color="auto"/>
            </w:tcBorders>
            <w:shd w:val="clear" w:color="auto" w:fill="auto"/>
            <w:noWrap/>
            <w:vAlign w:val="center"/>
            <w:hideMark/>
          </w:tcPr>
          <w:p w14:paraId="0ADE3A10" w14:textId="77777777" w:rsidR="00D555C3" w:rsidRPr="00622A7F" w:rsidRDefault="00D555C3" w:rsidP="00622A7F">
            <w:pPr>
              <w:pStyle w:val="Titel"/>
            </w:pPr>
            <w:r w:rsidRPr="00622A7F">
              <w:t>PsV</w:t>
            </w:r>
          </w:p>
        </w:tc>
        <w:tc>
          <w:tcPr>
            <w:tcW w:w="4252" w:type="dxa"/>
            <w:tcBorders>
              <w:top w:val="nil"/>
              <w:left w:val="nil"/>
              <w:bottom w:val="single" w:sz="8" w:space="0" w:color="auto"/>
              <w:right w:val="single" w:sz="8" w:space="0" w:color="auto"/>
            </w:tcBorders>
            <w:shd w:val="clear" w:color="auto" w:fill="auto"/>
            <w:noWrap/>
            <w:vAlign w:val="center"/>
            <w:hideMark/>
          </w:tcPr>
          <w:p w14:paraId="0A663E79" w14:textId="77777777" w:rsidR="00D555C3" w:rsidRPr="00622A7F" w:rsidRDefault="00D555C3" w:rsidP="00622A7F">
            <w:pPr>
              <w:pStyle w:val="Titel"/>
            </w:pPr>
            <w:r w:rsidRPr="00622A7F">
              <w:t>homoz. c.995C&gt;T/ p.(Ala332Val)</w:t>
            </w:r>
          </w:p>
        </w:tc>
        <w:tc>
          <w:tcPr>
            <w:tcW w:w="1217" w:type="dxa"/>
            <w:tcBorders>
              <w:top w:val="nil"/>
              <w:left w:val="nil"/>
              <w:bottom w:val="single" w:sz="8" w:space="0" w:color="auto"/>
              <w:right w:val="single" w:sz="8" w:space="0" w:color="auto"/>
            </w:tcBorders>
            <w:shd w:val="clear" w:color="auto" w:fill="auto"/>
            <w:noWrap/>
            <w:vAlign w:val="center"/>
            <w:hideMark/>
          </w:tcPr>
          <w:p w14:paraId="0F776673" w14:textId="77777777" w:rsidR="00D555C3" w:rsidRPr="00622A7F" w:rsidRDefault="00D555C3" w:rsidP="00622A7F">
            <w:pPr>
              <w:pStyle w:val="Titel"/>
            </w:pPr>
            <w:r w:rsidRPr="00622A7F">
              <w:t>65%</w:t>
            </w:r>
          </w:p>
        </w:tc>
        <w:tc>
          <w:tcPr>
            <w:tcW w:w="1051" w:type="dxa"/>
            <w:tcBorders>
              <w:top w:val="nil"/>
              <w:left w:val="nil"/>
              <w:bottom w:val="single" w:sz="8" w:space="0" w:color="auto"/>
              <w:right w:val="single" w:sz="8" w:space="0" w:color="auto"/>
            </w:tcBorders>
            <w:shd w:val="clear" w:color="auto" w:fill="auto"/>
            <w:noWrap/>
            <w:vAlign w:val="center"/>
            <w:hideMark/>
          </w:tcPr>
          <w:p w14:paraId="72A20FFB" w14:textId="77777777" w:rsidR="00D555C3" w:rsidRPr="00622A7F" w:rsidRDefault="00D555C3" w:rsidP="00622A7F">
            <w:pPr>
              <w:pStyle w:val="Titel"/>
            </w:pPr>
            <w:r w:rsidRPr="00622A7F">
              <w:t>23</w:t>
            </w:r>
          </w:p>
        </w:tc>
        <w:tc>
          <w:tcPr>
            <w:tcW w:w="1560" w:type="dxa"/>
            <w:tcBorders>
              <w:top w:val="nil"/>
              <w:left w:val="nil"/>
              <w:bottom w:val="single" w:sz="8" w:space="0" w:color="auto"/>
              <w:right w:val="single" w:sz="8" w:space="0" w:color="auto"/>
            </w:tcBorders>
            <w:shd w:val="clear" w:color="auto" w:fill="auto"/>
            <w:noWrap/>
            <w:vAlign w:val="center"/>
            <w:hideMark/>
          </w:tcPr>
          <w:p w14:paraId="4E4C17F4" w14:textId="77777777" w:rsidR="00D555C3" w:rsidRPr="00622A7F" w:rsidRDefault="00D555C3" w:rsidP="00622A7F">
            <w:pPr>
              <w:pStyle w:val="Titel"/>
            </w:pPr>
            <w:r w:rsidRPr="00622A7F">
              <w:t>positive</w:t>
            </w:r>
          </w:p>
        </w:tc>
        <w:tc>
          <w:tcPr>
            <w:tcW w:w="1417" w:type="dxa"/>
            <w:tcBorders>
              <w:top w:val="nil"/>
              <w:left w:val="nil"/>
              <w:bottom w:val="single" w:sz="8" w:space="0" w:color="auto"/>
              <w:right w:val="single" w:sz="8" w:space="0" w:color="auto"/>
            </w:tcBorders>
            <w:shd w:val="clear" w:color="auto" w:fill="auto"/>
            <w:noWrap/>
            <w:vAlign w:val="center"/>
            <w:hideMark/>
          </w:tcPr>
          <w:p w14:paraId="583FCA93" w14:textId="77777777" w:rsidR="00D555C3" w:rsidRPr="00622A7F" w:rsidRDefault="00D555C3" w:rsidP="00622A7F">
            <w:pPr>
              <w:pStyle w:val="Titel"/>
            </w:pPr>
            <w:r w:rsidRPr="00622A7F">
              <w:t>mild</w:t>
            </w:r>
          </w:p>
        </w:tc>
        <w:tc>
          <w:tcPr>
            <w:tcW w:w="3840" w:type="dxa"/>
            <w:tcBorders>
              <w:top w:val="nil"/>
              <w:left w:val="nil"/>
              <w:bottom w:val="single" w:sz="8" w:space="0" w:color="auto"/>
              <w:right w:val="single" w:sz="8" w:space="0" w:color="auto"/>
            </w:tcBorders>
            <w:shd w:val="clear" w:color="auto" w:fill="auto"/>
            <w:vAlign w:val="center"/>
            <w:hideMark/>
          </w:tcPr>
          <w:p w14:paraId="224B4890" w14:textId="77777777" w:rsidR="00D555C3" w:rsidRPr="00622A7F" w:rsidRDefault="00D555C3" w:rsidP="00622A7F">
            <w:pPr>
              <w:pStyle w:val="Titel"/>
            </w:pPr>
            <w:r w:rsidRPr="00622A7F">
              <w:t>toenails affected</w:t>
            </w:r>
          </w:p>
        </w:tc>
      </w:tr>
      <w:tr w:rsidR="00D555C3" w:rsidRPr="00622A7F" w14:paraId="2EEAAFB4" w14:textId="77777777" w:rsidTr="00622A7F">
        <w:trPr>
          <w:trHeight w:val="615"/>
        </w:trPr>
        <w:tc>
          <w:tcPr>
            <w:tcW w:w="1413" w:type="dxa"/>
            <w:tcBorders>
              <w:top w:val="nil"/>
              <w:left w:val="single" w:sz="8" w:space="0" w:color="auto"/>
              <w:bottom w:val="single" w:sz="8" w:space="0" w:color="auto"/>
              <w:right w:val="single" w:sz="8" w:space="0" w:color="auto"/>
            </w:tcBorders>
            <w:shd w:val="clear" w:color="auto" w:fill="auto"/>
            <w:noWrap/>
            <w:vAlign w:val="center"/>
            <w:hideMark/>
          </w:tcPr>
          <w:p w14:paraId="4A5A7CCA" w14:textId="77777777" w:rsidR="00D555C3" w:rsidRPr="00622A7F" w:rsidRDefault="00D555C3" w:rsidP="00622A7F">
            <w:pPr>
              <w:pStyle w:val="Titel"/>
            </w:pPr>
            <w:r w:rsidRPr="00622A7F">
              <w:t>PsA</w:t>
            </w:r>
          </w:p>
        </w:tc>
        <w:tc>
          <w:tcPr>
            <w:tcW w:w="4252" w:type="dxa"/>
            <w:tcBorders>
              <w:top w:val="nil"/>
              <w:left w:val="nil"/>
              <w:bottom w:val="single" w:sz="8" w:space="0" w:color="auto"/>
              <w:right w:val="single" w:sz="8" w:space="0" w:color="auto"/>
            </w:tcBorders>
            <w:shd w:val="clear" w:color="auto" w:fill="auto"/>
            <w:noWrap/>
            <w:vAlign w:val="center"/>
            <w:hideMark/>
          </w:tcPr>
          <w:p w14:paraId="0C723A36" w14:textId="77777777" w:rsidR="00D555C3" w:rsidRPr="00622A7F" w:rsidRDefault="00D555C3" w:rsidP="00622A7F">
            <w:pPr>
              <w:pStyle w:val="Titel"/>
            </w:pPr>
            <w:r w:rsidRPr="00622A7F">
              <w:t>homoz. c.1555_1568del/ p.(Met519Profs*21)</w:t>
            </w:r>
          </w:p>
        </w:tc>
        <w:tc>
          <w:tcPr>
            <w:tcW w:w="1217" w:type="dxa"/>
            <w:tcBorders>
              <w:top w:val="nil"/>
              <w:left w:val="nil"/>
              <w:bottom w:val="single" w:sz="8" w:space="0" w:color="auto"/>
              <w:right w:val="single" w:sz="8" w:space="0" w:color="auto"/>
            </w:tcBorders>
            <w:shd w:val="clear" w:color="auto" w:fill="auto"/>
            <w:noWrap/>
            <w:vAlign w:val="center"/>
            <w:hideMark/>
          </w:tcPr>
          <w:p w14:paraId="152FE184" w14:textId="77777777" w:rsidR="00D555C3" w:rsidRPr="00622A7F" w:rsidRDefault="00D555C3" w:rsidP="00622A7F">
            <w:pPr>
              <w:pStyle w:val="Titel"/>
            </w:pPr>
            <w:r w:rsidRPr="00622A7F">
              <w:t>100%</w:t>
            </w:r>
          </w:p>
        </w:tc>
        <w:tc>
          <w:tcPr>
            <w:tcW w:w="1051" w:type="dxa"/>
            <w:tcBorders>
              <w:top w:val="nil"/>
              <w:left w:val="nil"/>
              <w:bottom w:val="single" w:sz="8" w:space="0" w:color="auto"/>
              <w:right w:val="single" w:sz="8" w:space="0" w:color="auto"/>
            </w:tcBorders>
            <w:shd w:val="clear" w:color="auto" w:fill="auto"/>
            <w:noWrap/>
            <w:vAlign w:val="center"/>
            <w:hideMark/>
          </w:tcPr>
          <w:p w14:paraId="68EB4BC2" w14:textId="77777777" w:rsidR="00D555C3" w:rsidRPr="00622A7F" w:rsidRDefault="00D555C3" w:rsidP="00622A7F">
            <w:pPr>
              <w:pStyle w:val="Titel"/>
            </w:pPr>
            <w:r w:rsidRPr="00622A7F">
              <w:t>10</w:t>
            </w:r>
          </w:p>
        </w:tc>
        <w:tc>
          <w:tcPr>
            <w:tcW w:w="1560" w:type="dxa"/>
            <w:tcBorders>
              <w:top w:val="nil"/>
              <w:left w:val="nil"/>
              <w:bottom w:val="single" w:sz="8" w:space="0" w:color="auto"/>
              <w:right w:val="single" w:sz="8" w:space="0" w:color="auto"/>
            </w:tcBorders>
            <w:shd w:val="clear" w:color="auto" w:fill="auto"/>
            <w:noWrap/>
            <w:vAlign w:val="center"/>
            <w:hideMark/>
          </w:tcPr>
          <w:p w14:paraId="25C64445" w14:textId="77777777" w:rsidR="00D555C3" w:rsidRPr="00622A7F" w:rsidRDefault="00D555C3" w:rsidP="00622A7F">
            <w:pPr>
              <w:pStyle w:val="Titel"/>
            </w:pPr>
            <w:r w:rsidRPr="00622A7F">
              <w:t>negative</w:t>
            </w:r>
          </w:p>
        </w:tc>
        <w:tc>
          <w:tcPr>
            <w:tcW w:w="1417" w:type="dxa"/>
            <w:tcBorders>
              <w:top w:val="nil"/>
              <w:left w:val="nil"/>
              <w:bottom w:val="single" w:sz="8" w:space="0" w:color="auto"/>
              <w:right w:val="single" w:sz="8" w:space="0" w:color="auto"/>
            </w:tcBorders>
            <w:shd w:val="clear" w:color="auto" w:fill="auto"/>
            <w:noWrap/>
            <w:vAlign w:val="center"/>
            <w:hideMark/>
          </w:tcPr>
          <w:p w14:paraId="4235C908" w14:textId="77777777" w:rsidR="00D555C3" w:rsidRPr="00622A7F" w:rsidRDefault="00D555C3" w:rsidP="00622A7F">
            <w:pPr>
              <w:pStyle w:val="Titel"/>
            </w:pPr>
            <w:r w:rsidRPr="00622A7F">
              <w:t>n.a.</w:t>
            </w:r>
          </w:p>
        </w:tc>
        <w:tc>
          <w:tcPr>
            <w:tcW w:w="3840" w:type="dxa"/>
            <w:tcBorders>
              <w:top w:val="nil"/>
              <w:left w:val="nil"/>
              <w:bottom w:val="single" w:sz="8" w:space="0" w:color="auto"/>
              <w:right w:val="single" w:sz="8" w:space="0" w:color="auto"/>
            </w:tcBorders>
            <w:shd w:val="clear" w:color="auto" w:fill="auto"/>
            <w:vAlign w:val="center"/>
            <w:hideMark/>
          </w:tcPr>
          <w:p w14:paraId="246E1A10" w14:textId="77777777" w:rsidR="00D555C3" w:rsidRPr="00622A7F" w:rsidRDefault="00D555C3" w:rsidP="00622A7F">
            <w:pPr>
              <w:pStyle w:val="Titel"/>
            </w:pPr>
            <w:r w:rsidRPr="00622A7F">
              <w:t>polyarthritis; PsV</w:t>
            </w:r>
          </w:p>
        </w:tc>
      </w:tr>
      <w:tr w:rsidR="00D555C3" w:rsidRPr="00622A7F" w14:paraId="408F529D" w14:textId="77777777" w:rsidTr="00622A7F">
        <w:trPr>
          <w:trHeight w:val="615"/>
        </w:trPr>
        <w:tc>
          <w:tcPr>
            <w:tcW w:w="1413" w:type="dxa"/>
            <w:tcBorders>
              <w:top w:val="nil"/>
              <w:left w:val="single" w:sz="8" w:space="0" w:color="auto"/>
              <w:bottom w:val="single" w:sz="8" w:space="0" w:color="auto"/>
              <w:right w:val="single" w:sz="8" w:space="0" w:color="auto"/>
            </w:tcBorders>
            <w:shd w:val="clear" w:color="auto" w:fill="auto"/>
            <w:noWrap/>
            <w:vAlign w:val="center"/>
            <w:hideMark/>
          </w:tcPr>
          <w:p w14:paraId="7C6368B3" w14:textId="77777777" w:rsidR="00D555C3" w:rsidRPr="00622A7F" w:rsidRDefault="00D555C3" w:rsidP="00622A7F">
            <w:pPr>
              <w:pStyle w:val="Titel"/>
            </w:pPr>
            <w:r w:rsidRPr="00622A7F">
              <w:t>PsA</w:t>
            </w:r>
          </w:p>
        </w:tc>
        <w:tc>
          <w:tcPr>
            <w:tcW w:w="4252" w:type="dxa"/>
            <w:tcBorders>
              <w:top w:val="nil"/>
              <w:left w:val="nil"/>
              <w:bottom w:val="single" w:sz="8" w:space="0" w:color="auto"/>
              <w:right w:val="single" w:sz="8" w:space="0" w:color="auto"/>
            </w:tcBorders>
            <w:shd w:val="clear" w:color="auto" w:fill="auto"/>
            <w:noWrap/>
            <w:vAlign w:val="center"/>
            <w:hideMark/>
          </w:tcPr>
          <w:p w14:paraId="0CB492D7" w14:textId="77777777" w:rsidR="00D555C3" w:rsidRPr="00622A7F" w:rsidRDefault="00D555C3" w:rsidP="00622A7F">
            <w:pPr>
              <w:pStyle w:val="Titel"/>
            </w:pPr>
            <w:r w:rsidRPr="00622A7F">
              <w:t>c.2031-2A&gt;C + c.752T&gt;C/ p.(Met251Thr)</w:t>
            </w:r>
          </w:p>
        </w:tc>
        <w:tc>
          <w:tcPr>
            <w:tcW w:w="1217" w:type="dxa"/>
            <w:tcBorders>
              <w:top w:val="nil"/>
              <w:left w:val="nil"/>
              <w:bottom w:val="single" w:sz="8" w:space="0" w:color="auto"/>
              <w:right w:val="single" w:sz="8" w:space="0" w:color="auto"/>
            </w:tcBorders>
            <w:shd w:val="clear" w:color="auto" w:fill="auto"/>
            <w:noWrap/>
            <w:vAlign w:val="center"/>
            <w:hideMark/>
          </w:tcPr>
          <w:p w14:paraId="067206AB" w14:textId="77777777" w:rsidR="00D555C3" w:rsidRPr="00622A7F" w:rsidRDefault="00D555C3" w:rsidP="00622A7F">
            <w:pPr>
              <w:pStyle w:val="Titel"/>
            </w:pPr>
            <w:r w:rsidRPr="00622A7F">
              <w:t>90%</w:t>
            </w:r>
          </w:p>
        </w:tc>
        <w:tc>
          <w:tcPr>
            <w:tcW w:w="1051" w:type="dxa"/>
            <w:tcBorders>
              <w:top w:val="nil"/>
              <w:left w:val="nil"/>
              <w:bottom w:val="single" w:sz="8" w:space="0" w:color="auto"/>
              <w:right w:val="single" w:sz="8" w:space="0" w:color="auto"/>
            </w:tcBorders>
            <w:shd w:val="clear" w:color="auto" w:fill="auto"/>
            <w:noWrap/>
            <w:vAlign w:val="center"/>
            <w:hideMark/>
          </w:tcPr>
          <w:p w14:paraId="5F768950" w14:textId="77777777" w:rsidR="00D555C3" w:rsidRPr="00622A7F" w:rsidRDefault="00D555C3" w:rsidP="00622A7F">
            <w:pPr>
              <w:pStyle w:val="Titel"/>
            </w:pPr>
            <w:r w:rsidRPr="00622A7F">
              <w:t>21</w:t>
            </w:r>
          </w:p>
        </w:tc>
        <w:tc>
          <w:tcPr>
            <w:tcW w:w="1560" w:type="dxa"/>
            <w:tcBorders>
              <w:top w:val="nil"/>
              <w:left w:val="nil"/>
              <w:bottom w:val="single" w:sz="8" w:space="0" w:color="auto"/>
              <w:right w:val="single" w:sz="8" w:space="0" w:color="auto"/>
            </w:tcBorders>
            <w:shd w:val="clear" w:color="auto" w:fill="auto"/>
            <w:noWrap/>
            <w:vAlign w:val="center"/>
            <w:hideMark/>
          </w:tcPr>
          <w:p w14:paraId="617EAEEE" w14:textId="77777777" w:rsidR="00D555C3" w:rsidRPr="00622A7F" w:rsidRDefault="00D555C3" w:rsidP="00622A7F">
            <w:pPr>
              <w:pStyle w:val="Titel"/>
            </w:pPr>
            <w:r w:rsidRPr="00622A7F">
              <w:t>negative</w:t>
            </w:r>
          </w:p>
        </w:tc>
        <w:tc>
          <w:tcPr>
            <w:tcW w:w="1417" w:type="dxa"/>
            <w:tcBorders>
              <w:top w:val="nil"/>
              <w:left w:val="nil"/>
              <w:bottom w:val="single" w:sz="8" w:space="0" w:color="auto"/>
              <w:right w:val="single" w:sz="8" w:space="0" w:color="auto"/>
            </w:tcBorders>
            <w:shd w:val="clear" w:color="auto" w:fill="auto"/>
            <w:noWrap/>
            <w:vAlign w:val="center"/>
            <w:hideMark/>
          </w:tcPr>
          <w:p w14:paraId="5409DDBD" w14:textId="77777777" w:rsidR="00D555C3" w:rsidRPr="00622A7F" w:rsidRDefault="00D555C3" w:rsidP="00622A7F">
            <w:pPr>
              <w:pStyle w:val="Titel"/>
            </w:pPr>
            <w:r w:rsidRPr="00622A7F">
              <w:t>n.a.</w:t>
            </w:r>
          </w:p>
        </w:tc>
        <w:tc>
          <w:tcPr>
            <w:tcW w:w="3840" w:type="dxa"/>
            <w:tcBorders>
              <w:top w:val="nil"/>
              <w:left w:val="nil"/>
              <w:bottom w:val="single" w:sz="8" w:space="0" w:color="auto"/>
              <w:right w:val="single" w:sz="8" w:space="0" w:color="auto"/>
            </w:tcBorders>
            <w:shd w:val="clear" w:color="auto" w:fill="auto"/>
            <w:vAlign w:val="center"/>
            <w:hideMark/>
          </w:tcPr>
          <w:p w14:paraId="198C907A" w14:textId="77777777" w:rsidR="00D555C3" w:rsidRPr="00622A7F" w:rsidRDefault="00D555C3" w:rsidP="00622A7F">
            <w:pPr>
              <w:pStyle w:val="Titel"/>
            </w:pPr>
            <w:r w:rsidRPr="00622A7F">
              <w:t xml:space="preserve">oligoarthritis; hands affected; PsV </w:t>
            </w:r>
          </w:p>
        </w:tc>
      </w:tr>
      <w:tr w:rsidR="00D555C3" w:rsidRPr="00622A7F" w14:paraId="270F3F53" w14:textId="77777777" w:rsidTr="00622A7F">
        <w:trPr>
          <w:trHeight w:val="315"/>
        </w:trPr>
        <w:tc>
          <w:tcPr>
            <w:tcW w:w="1413" w:type="dxa"/>
            <w:tcBorders>
              <w:top w:val="nil"/>
              <w:left w:val="single" w:sz="8" w:space="0" w:color="auto"/>
              <w:bottom w:val="single" w:sz="4" w:space="0" w:color="auto"/>
              <w:right w:val="single" w:sz="8" w:space="0" w:color="auto"/>
            </w:tcBorders>
            <w:shd w:val="clear" w:color="auto" w:fill="auto"/>
            <w:noWrap/>
            <w:vAlign w:val="center"/>
            <w:hideMark/>
          </w:tcPr>
          <w:p w14:paraId="55613703" w14:textId="77777777" w:rsidR="00D555C3" w:rsidRPr="00622A7F" w:rsidRDefault="00D555C3" w:rsidP="00622A7F">
            <w:pPr>
              <w:pStyle w:val="Titel"/>
            </w:pPr>
            <w:r w:rsidRPr="00622A7F">
              <w:t>PsA</w:t>
            </w:r>
          </w:p>
        </w:tc>
        <w:tc>
          <w:tcPr>
            <w:tcW w:w="4252" w:type="dxa"/>
            <w:tcBorders>
              <w:top w:val="nil"/>
              <w:left w:val="nil"/>
              <w:bottom w:val="single" w:sz="4" w:space="0" w:color="auto"/>
              <w:right w:val="single" w:sz="8" w:space="0" w:color="auto"/>
            </w:tcBorders>
            <w:shd w:val="clear" w:color="auto" w:fill="auto"/>
            <w:noWrap/>
            <w:vAlign w:val="center"/>
            <w:hideMark/>
          </w:tcPr>
          <w:p w14:paraId="0D885019" w14:textId="77777777" w:rsidR="00D555C3" w:rsidRPr="00622A7F" w:rsidRDefault="00D555C3" w:rsidP="00622A7F">
            <w:pPr>
              <w:pStyle w:val="Titel"/>
            </w:pPr>
            <w:r w:rsidRPr="00622A7F">
              <w:t>homoz. c.752T&gt;C/ p.(Met251Thr)</w:t>
            </w:r>
          </w:p>
        </w:tc>
        <w:tc>
          <w:tcPr>
            <w:tcW w:w="1217" w:type="dxa"/>
            <w:tcBorders>
              <w:top w:val="nil"/>
              <w:left w:val="nil"/>
              <w:bottom w:val="single" w:sz="4" w:space="0" w:color="auto"/>
              <w:right w:val="single" w:sz="8" w:space="0" w:color="auto"/>
            </w:tcBorders>
            <w:shd w:val="clear" w:color="auto" w:fill="auto"/>
            <w:noWrap/>
            <w:vAlign w:val="center"/>
            <w:hideMark/>
          </w:tcPr>
          <w:p w14:paraId="41759909" w14:textId="77777777" w:rsidR="00D555C3" w:rsidRPr="00622A7F" w:rsidRDefault="00D555C3" w:rsidP="00622A7F">
            <w:pPr>
              <w:pStyle w:val="Titel"/>
            </w:pPr>
            <w:r w:rsidRPr="00622A7F">
              <w:t>80%</w:t>
            </w:r>
          </w:p>
        </w:tc>
        <w:tc>
          <w:tcPr>
            <w:tcW w:w="1051" w:type="dxa"/>
            <w:tcBorders>
              <w:top w:val="nil"/>
              <w:left w:val="nil"/>
              <w:bottom w:val="single" w:sz="4" w:space="0" w:color="auto"/>
              <w:right w:val="single" w:sz="8" w:space="0" w:color="auto"/>
            </w:tcBorders>
            <w:shd w:val="clear" w:color="auto" w:fill="auto"/>
            <w:noWrap/>
            <w:vAlign w:val="center"/>
            <w:hideMark/>
          </w:tcPr>
          <w:p w14:paraId="577CD2D2" w14:textId="77777777" w:rsidR="00D555C3" w:rsidRPr="00622A7F" w:rsidRDefault="00D555C3" w:rsidP="00622A7F">
            <w:pPr>
              <w:pStyle w:val="Titel"/>
            </w:pPr>
            <w:r w:rsidRPr="00622A7F">
              <w:t>22</w:t>
            </w:r>
          </w:p>
        </w:tc>
        <w:tc>
          <w:tcPr>
            <w:tcW w:w="1560" w:type="dxa"/>
            <w:tcBorders>
              <w:top w:val="nil"/>
              <w:left w:val="nil"/>
              <w:bottom w:val="single" w:sz="4" w:space="0" w:color="auto"/>
              <w:right w:val="single" w:sz="8" w:space="0" w:color="auto"/>
            </w:tcBorders>
            <w:shd w:val="clear" w:color="auto" w:fill="auto"/>
            <w:noWrap/>
            <w:vAlign w:val="center"/>
            <w:hideMark/>
          </w:tcPr>
          <w:p w14:paraId="6AB0B959" w14:textId="77777777" w:rsidR="00D555C3" w:rsidRPr="00622A7F" w:rsidRDefault="00D555C3" w:rsidP="00622A7F">
            <w:pPr>
              <w:pStyle w:val="Titel"/>
            </w:pPr>
            <w:r w:rsidRPr="00622A7F">
              <w:t>positive</w:t>
            </w:r>
          </w:p>
        </w:tc>
        <w:tc>
          <w:tcPr>
            <w:tcW w:w="1417" w:type="dxa"/>
            <w:tcBorders>
              <w:top w:val="nil"/>
              <w:left w:val="nil"/>
              <w:bottom w:val="single" w:sz="4" w:space="0" w:color="auto"/>
              <w:right w:val="single" w:sz="8" w:space="0" w:color="auto"/>
            </w:tcBorders>
            <w:shd w:val="clear" w:color="auto" w:fill="auto"/>
            <w:noWrap/>
            <w:vAlign w:val="center"/>
            <w:hideMark/>
          </w:tcPr>
          <w:p w14:paraId="18C37D3A" w14:textId="77777777" w:rsidR="00D555C3" w:rsidRPr="00622A7F" w:rsidRDefault="00D555C3" w:rsidP="00622A7F">
            <w:pPr>
              <w:pStyle w:val="Titel"/>
            </w:pPr>
            <w:r w:rsidRPr="00622A7F">
              <w:t>n.a.</w:t>
            </w:r>
          </w:p>
        </w:tc>
        <w:tc>
          <w:tcPr>
            <w:tcW w:w="3840" w:type="dxa"/>
            <w:tcBorders>
              <w:top w:val="nil"/>
              <w:left w:val="nil"/>
              <w:bottom w:val="single" w:sz="4" w:space="0" w:color="auto"/>
              <w:right w:val="single" w:sz="8" w:space="0" w:color="auto"/>
            </w:tcBorders>
            <w:shd w:val="clear" w:color="auto" w:fill="auto"/>
            <w:vAlign w:val="center"/>
            <w:hideMark/>
          </w:tcPr>
          <w:p w14:paraId="1EA7D125" w14:textId="77777777" w:rsidR="00D555C3" w:rsidRPr="00622A7F" w:rsidRDefault="00D555C3" w:rsidP="00622A7F">
            <w:pPr>
              <w:pStyle w:val="Titel"/>
            </w:pPr>
            <w:r w:rsidRPr="00622A7F">
              <w:t>enthesitis; polyarthritis; hands affected; PsV</w:t>
            </w:r>
          </w:p>
        </w:tc>
      </w:tr>
      <w:tr w:rsidR="00D555C3" w:rsidRPr="00622A7F" w14:paraId="136B5213" w14:textId="77777777" w:rsidTr="00622A7F">
        <w:trPr>
          <w:trHeight w:val="915"/>
        </w:trPr>
        <w:tc>
          <w:tcPr>
            <w:tcW w:w="1413" w:type="dxa"/>
            <w:tcBorders>
              <w:top w:val="single" w:sz="4" w:space="0" w:color="auto"/>
              <w:left w:val="single" w:sz="8" w:space="0" w:color="auto"/>
              <w:bottom w:val="single" w:sz="4" w:space="0" w:color="auto"/>
              <w:right w:val="single" w:sz="8" w:space="0" w:color="auto"/>
            </w:tcBorders>
            <w:shd w:val="clear" w:color="auto" w:fill="auto"/>
            <w:noWrap/>
            <w:vAlign w:val="center"/>
            <w:hideMark/>
          </w:tcPr>
          <w:p w14:paraId="0EFD268D" w14:textId="77777777" w:rsidR="00D555C3" w:rsidRPr="00622A7F" w:rsidRDefault="00D555C3" w:rsidP="00622A7F">
            <w:pPr>
              <w:pStyle w:val="Titel"/>
            </w:pPr>
            <w:r w:rsidRPr="00622A7F">
              <w:t>PPP</w:t>
            </w:r>
          </w:p>
        </w:tc>
        <w:tc>
          <w:tcPr>
            <w:tcW w:w="4252" w:type="dxa"/>
            <w:tcBorders>
              <w:top w:val="single" w:sz="4" w:space="0" w:color="auto"/>
              <w:left w:val="nil"/>
              <w:bottom w:val="single" w:sz="4" w:space="0" w:color="auto"/>
              <w:right w:val="single" w:sz="8" w:space="0" w:color="auto"/>
            </w:tcBorders>
            <w:shd w:val="clear" w:color="auto" w:fill="auto"/>
            <w:noWrap/>
            <w:vAlign w:val="center"/>
            <w:hideMark/>
          </w:tcPr>
          <w:p w14:paraId="20BCA912" w14:textId="77777777" w:rsidR="00D555C3" w:rsidRPr="00622A7F" w:rsidRDefault="00D555C3" w:rsidP="00622A7F">
            <w:pPr>
              <w:pStyle w:val="Titel"/>
            </w:pPr>
            <w:r w:rsidRPr="00622A7F">
              <w:t>c.995C&gt;T/ p.(Ala332Val) + c.1555_1568del/ p.(Met519Profs*21)</w:t>
            </w:r>
          </w:p>
        </w:tc>
        <w:tc>
          <w:tcPr>
            <w:tcW w:w="1217" w:type="dxa"/>
            <w:tcBorders>
              <w:top w:val="single" w:sz="4" w:space="0" w:color="auto"/>
              <w:left w:val="nil"/>
              <w:bottom w:val="single" w:sz="4" w:space="0" w:color="auto"/>
              <w:right w:val="single" w:sz="8" w:space="0" w:color="auto"/>
            </w:tcBorders>
            <w:shd w:val="clear" w:color="auto" w:fill="auto"/>
            <w:noWrap/>
            <w:vAlign w:val="center"/>
            <w:hideMark/>
          </w:tcPr>
          <w:p w14:paraId="00AED3B6" w14:textId="77777777" w:rsidR="00D555C3" w:rsidRPr="00622A7F" w:rsidRDefault="00D555C3" w:rsidP="00622A7F">
            <w:pPr>
              <w:pStyle w:val="Titel"/>
            </w:pPr>
            <w:r w:rsidRPr="00622A7F">
              <w:t>83%</w:t>
            </w:r>
          </w:p>
        </w:tc>
        <w:tc>
          <w:tcPr>
            <w:tcW w:w="1051" w:type="dxa"/>
            <w:tcBorders>
              <w:top w:val="single" w:sz="4" w:space="0" w:color="auto"/>
              <w:left w:val="nil"/>
              <w:bottom w:val="single" w:sz="8" w:space="0" w:color="auto"/>
              <w:right w:val="single" w:sz="8" w:space="0" w:color="auto"/>
            </w:tcBorders>
            <w:shd w:val="clear" w:color="auto" w:fill="auto"/>
            <w:noWrap/>
            <w:vAlign w:val="center"/>
            <w:hideMark/>
          </w:tcPr>
          <w:p w14:paraId="4DFC9B1F" w14:textId="77777777" w:rsidR="00D555C3" w:rsidRPr="00622A7F" w:rsidRDefault="00D555C3" w:rsidP="00622A7F">
            <w:pPr>
              <w:pStyle w:val="Titel"/>
            </w:pPr>
            <w:r w:rsidRPr="00622A7F">
              <w:t>46</w:t>
            </w:r>
          </w:p>
        </w:tc>
        <w:tc>
          <w:tcPr>
            <w:tcW w:w="1560" w:type="dxa"/>
            <w:tcBorders>
              <w:top w:val="single" w:sz="4" w:space="0" w:color="auto"/>
              <w:left w:val="nil"/>
              <w:bottom w:val="single" w:sz="8" w:space="0" w:color="auto"/>
              <w:right w:val="single" w:sz="8" w:space="0" w:color="auto"/>
            </w:tcBorders>
            <w:shd w:val="clear" w:color="auto" w:fill="auto"/>
            <w:noWrap/>
            <w:vAlign w:val="center"/>
            <w:hideMark/>
          </w:tcPr>
          <w:p w14:paraId="6ED7E254" w14:textId="77777777" w:rsidR="00D555C3" w:rsidRPr="00622A7F" w:rsidRDefault="00D555C3" w:rsidP="00622A7F">
            <w:pPr>
              <w:pStyle w:val="Titel"/>
            </w:pPr>
            <w:r w:rsidRPr="00622A7F">
              <w:t>positive</w:t>
            </w:r>
          </w:p>
        </w:tc>
        <w:tc>
          <w:tcPr>
            <w:tcW w:w="1417" w:type="dxa"/>
            <w:tcBorders>
              <w:top w:val="single" w:sz="4" w:space="0" w:color="auto"/>
              <w:left w:val="nil"/>
              <w:bottom w:val="single" w:sz="8" w:space="0" w:color="auto"/>
              <w:right w:val="single" w:sz="8" w:space="0" w:color="auto"/>
            </w:tcBorders>
            <w:shd w:val="clear" w:color="auto" w:fill="auto"/>
            <w:noWrap/>
            <w:vAlign w:val="center"/>
            <w:hideMark/>
          </w:tcPr>
          <w:p w14:paraId="6B12B5A9" w14:textId="77777777" w:rsidR="00D555C3" w:rsidRPr="00622A7F" w:rsidRDefault="00D555C3" w:rsidP="00622A7F">
            <w:pPr>
              <w:pStyle w:val="Titel"/>
            </w:pPr>
            <w:r w:rsidRPr="00622A7F">
              <w:t>n.a.</w:t>
            </w:r>
          </w:p>
        </w:tc>
        <w:tc>
          <w:tcPr>
            <w:tcW w:w="3840" w:type="dxa"/>
            <w:tcBorders>
              <w:top w:val="single" w:sz="4" w:space="0" w:color="auto"/>
              <w:left w:val="nil"/>
              <w:bottom w:val="single" w:sz="8" w:space="0" w:color="auto"/>
              <w:right w:val="single" w:sz="8" w:space="0" w:color="auto"/>
            </w:tcBorders>
            <w:shd w:val="clear" w:color="auto" w:fill="auto"/>
            <w:vAlign w:val="center"/>
            <w:hideMark/>
          </w:tcPr>
          <w:p w14:paraId="47D00C0E" w14:textId="77777777" w:rsidR="00D555C3" w:rsidRPr="00622A7F" w:rsidRDefault="00D555C3" w:rsidP="00622A7F">
            <w:pPr>
              <w:pStyle w:val="Titel"/>
            </w:pPr>
            <w:r w:rsidRPr="00622A7F">
              <w:t xml:space="preserve">number of pustules &gt;60; hands and palms affected; nails affected; PsV capitis </w:t>
            </w:r>
          </w:p>
        </w:tc>
      </w:tr>
      <w:tr w:rsidR="00D555C3" w:rsidRPr="00622A7F" w14:paraId="51C212FC" w14:textId="77777777" w:rsidTr="00622A7F">
        <w:trPr>
          <w:trHeight w:val="915"/>
        </w:trPr>
        <w:tc>
          <w:tcPr>
            <w:tcW w:w="1413" w:type="dxa"/>
            <w:tcBorders>
              <w:top w:val="single" w:sz="4" w:space="0" w:color="auto"/>
              <w:left w:val="single" w:sz="8" w:space="0" w:color="auto"/>
              <w:bottom w:val="single" w:sz="4" w:space="0" w:color="auto"/>
              <w:right w:val="single" w:sz="8" w:space="0" w:color="auto"/>
            </w:tcBorders>
            <w:shd w:val="clear" w:color="auto" w:fill="auto"/>
            <w:noWrap/>
            <w:vAlign w:val="center"/>
          </w:tcPr>
          <w:p w14:paraId="17386657" w14:textId="77777777" w:rsidR="00D555C3" w:rsidRPr="00622A7F" w:rsidRDefault="00D555C3" w:rsidP="00622A7F">
            <w:pPr>
              <w:pStyle w:val="Titel"/>
            </w:pPr>
            <w:r w:rsidRPr="00622A7F">
              <w:t>PPP</w:t>
            </w:r>
          </w:p>
        </w:tc>
        <w:tc>
          <w:tcPr>
            <w:tcW w:w="4252" w:type="dxa"/>
            <w:tcBorders>
              <w:top w:val="single" w:sz="4" w:space="0" w:color="auto"/>
              <w:left w:val="nil"/>
              <w:bottom w:val="single" w:sz="4" w:space="0" w:color="auto"/>
              <w:right w:val="single" w:sz="8" w:space="0" w:color="auto"/>
            </w:tcBorders>
            <w:shd w:val="clear" w:color="auto" w:fill="auto"/>
            <w:noWrap/>
            <w:vAlign w:val="center"/>
          </w:tcPr>
          <w:p w14:paraId="69BADD5D" w14:textId="77777777" w:rsidR="00D555C3" w:rsidRPr="00622A7F" w:rsidRDefault="00D555C3" w:rsidP="00622A7F">
            <w:pPr>
              <w:pStyle w:val="Titel"/>
            </w:pPr>
            <w:r w:rsidRPr="00622A7F">
              <w:t>c.995C&gt;T/ p.(Ala332Val) + c.1555_1568del/ p.(Met519Profs*21)</w:t>
            </w:r>
          </w:p>
        </w:tc>
        <w:tc>
          <w:tcPr>
            <w:tcW w:w="1217" w:type="dxa"/>
            <w:tcBorders>
              <w:top w:val="single" w:sz="4" w:space="0" w:color="auto"/>
              <w:left w:val="nil"/>
              <w:bottom w:val="single" w:sz="4" w:space="0" w:color="auto"/>
              <w:right w:val="single" w:sz="8" w:space="0" w:color="auto"/>
            </w:tcBorders>
            <w:shd w:val="clear" w:color="auto" w:fill="auto"/>
            <w:noWrap/>
            <w:vAlign w:val="center"/>
          </w:tcPr>
          <w:p w14:paraId="40CB16BF" w14:textId="77777777" w:rsidR="00D555C3" w:rsidRPr="00622A7F" w:rsidRDefault="00D555C3" w:rsidP="00622A7F">
            <w:pPr>
              <w:pStyle w:val="Titel"/>
            </w:pPr>
            <w:r w:rsidRPr="00622A7F">
              <w:t>83%</w:t>
            </w:r>
          </w:p>
        </w:tc>
        <w:tc>
          <w:tcPr>
            <w:tcW w:w="1051" w:type="dxa"/>
            <w:tcBorders>
              <w:top w:val="single" w:sz="8" w:space="0" w:color="auto"/>
              <w:left w:val="nil"/>
              <w:bottom w:val="single" w:sz="4" w:space="0" w:color="auto"/>
              <w:right w:val="single" w:sz="8" w:space="0" w:color="auto"/>
            </w:tcBorders>
            <w:shd w:val="clear" w:color="auto" w:fill="auto"/>
            <w:noWrap/>
            <w:vAlign w:val="center"/>
          </w:tcPr>
          <w:p w14:paraId="4A346EAF" w14:textId="77777777" w:rsidR="00D555C3" w:rsidRPr="00622A7F" w:rsidRDefault="00D555C3" w:rsidP="00622A7F">
            <w:pPr>
              <w:pStyle w:val="Titel"/>
            </w:pPr>
            <w:r w:rsidRPr="00622A7F">
              <w:t>20</w:t>
            </w:r>
          </w:p>
        </w:tc>
        <w:tc>
          <w:tcPr>
            <w:tcW w:w="1560" w:type="dxa"/>
            <w:tcBorders>
              <w:top w:val="single" w:sz="8" w:space="0" w:color="auto"/>
              <w:left w:val="nil"/>
              <w:bottom w:val="single" w:sz="4" w:space="0" w:color="auto"/>
              <w:right w:val="single" w:sz="8" w:space="0" w:color="auto"/>
            </w:tcBorders>
            <w:shd w:val="clear" w:color="auto" w:fill="auto"/>
            <w:noWrap/>
            <w:vAlign w:val="center"/>
          </w:tcPr>
          <w:p w14:paraId="58870C7C" w14:textId="77777777" w:rsidR="00D555C3" w:rsidRPr="00622A7F" w:rsidRDefault="00D555C3" w:rsidP="00622A7F">
            <w:pPr>
              <w:pStyle w:val="Titel"/>
            </w:pPr>
            <w:r w:rsidRPr="00622A7F">
              <w:t>negative</w:t>
            </w:r>
          </w:p>
        </w:tc>
        <w:tc>
          <w:tcPr>
            <w:tcW w:w="1417" w:type="dxa"/>
            <w:tcBorders>
              <w:top w:val="single" w:sz="8" w:space="0" w:color="auto"/>
              <w:left w:val="nil"/>
              <w:bottom w:val="single" w:sz="4" w:space="0" w:color="auto"/>
              <w:right w:val="single" w:sz="8" w:space="0" w:color="auto"/>
            </w:tcBorders>
            <w:shd w:val="clear" w:color="auto" w:fill="auto"/>
            <w:noWrap/>
            <w:vAlign w:val="center"/>
          </w:tcPr>
          <w:p w14:paraId="4FF6D3E0" w14:textId="77777777" w:rsidR="00D555C3" w:rsidRPr="00622A7F" w:rsidRDefault="00D555C3" w:rsidP="00622A7F">
            <w:pPr>
              <w:pStyle w:val="Titel"/>
            </w:pPr>
            <w:r w:rsidRPr="00622A7F">
              <w:t>n.a.</w:t>
            </w:r>
          </w:p>
        </w:tc>
        <w:tc>
          <w:tcPr>
            <w:tcW w:w="3840" w:type="dxa"/>
            <w:tcBorders>
              <w:top w:val="single" w:sz="8" w:space="0" w:color="auto"/>
              <w:left w:val="nil"/>
              <w:bottom w:val="single" w:sz="4" w:space="0" w:color="auto"/>
              <w:right w:val="single" w:sz="8" w:space="0" w:color="auto"/>
            </w:tcBorders>
            <w:shd w:val="clear" w:color="auto" w:fill="auto"/>
            <w:vAlign w:val="center"/>
          </w:tcPr>
          <w:p w14:paraId="4B2B289E" w14:textId="77777777" w:rsidR="00D555C3" w:rsidRPr="00622A7F" w:rsidRDefault="00D555C3" w:rsidP="00622A7F">
            <w:pPr>
              <w:pStyle w:val="Titel"/>
            </w:pPr>
            <w:r w:rsidRPr="00622A7F">
              <w:t>number of pustules &gt;60; hands and palms affected; nails affected; PsV capitis</w:t>
            </w:r>
          </w:p>
        </w:tc>
      </w:tr>
      <w:tr w:rsidR="00D555C3" w:rsidRPr="00622A7F" w14:paraId="074BB3AF" w14:textId="77777777" w:rsidTr="00622A7F">
        <w:trPr>
          <w:trHeight w:val="691"/>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5F225E" w14:textId="77777777" w:rsidR="00D555C3" w:rsidRPr="00622A7F" w:rsidRDefault="00D555C3" w:rsidP="00622A7F">
            <w:pPr>
              <w:pStyle w:val="Titel"/>
            </w:pPr>
            <w:r w:rsidRPr="00622A7F">
              <w:t xml:space="preserve">German control </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B63B4D" w14:textId="77777777" w:rsidR="00D555C3" w:rsidRPr="00622A7F" w:rsidRDefault="00D555C3" w:rsidP="00622A7F">
            <w:pPr>
              <w:pStyle w:val="Titel"/>
            </w:pPr>
            <w:r w:rsidRPr="00622A7F">
              <w:t>c.2031-2A&gt;C + c.752T&gt;C/ p.(Met251Thr)</w:t>
            </w:r>
          </w:p>
        </w:tc>
        <w:tc>
          <w:tcPr>
            <w:tcW w:w="12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0DD9EF" w14:textId="77777777" w:rsidR="00D555C3" w:rsidRPr="00622A7F" w:rsidRDefault="00D555C3" w:rsidP="00622A7F">
            <w:pPr>
              <w:pStyle w:val="Titel"/>
            </w:pPr>
            <w:r w:rsidRPr="00622A7F">
              <w:t>90%</w:t>
            </w:r>
          </w:p>
        </w:tc>
        <w:tc>
          <w:tcPr>
            <w:tcW w:w="1051" w:type="dxa"/>
            <w:tcBorders>
              <w:top w:val="single" w:sz="4" w:space="0" w:color="auto"/>
              <w:left w:val="single" w:sz="4" w:space="0" w:color="auto"/>
            </w:tcBorders>
            <w:shd w:val="clear" w:color="auto" w:fill="auto"/>
            <w:noWrap/>
            <w:vAlign w:val="center"/>
          </w:tcPr>
          <w:p w14:paraId="7D6E5AF2" w14:textId="77777777" w:rsidR="00D555C3" w:rsidRPr="00622A7F" w:rsidRDefault="00D555C3" w:rsidP="00622A7F">
            <w:pPr>
              <w:pStyle w:val="Titel"/>
            </w:pPr>
          </w:p>
        </w:tc>
        <w:tc>
          <w:tcPr>
            <w:tcW w:w="1560" w:type="dxa"/>
            <w:tcBorders>
              <w:top w:val="single" w:sz="4" w:space="0" w:color="auto"/>
            </w:tcBorders>
            <w:shd w:val="clear" w:color="auto" w:fill="auto"/>
            <w:noWrap/>
            <w:vAlign w:val="center"/>
          </w:tcPr>
          <w:p w14:paraId="0DA3EDCD" w14:textId="77777777" w:rsidR="00D555C3" w:rsidRPr="00622A7F" w:rsidRDefault="00D555C3" w:rsidP="00622A7F">
            <w:pPr>
              <w:pStyle w:val="Titel"/>
            </w:pPr>
          </w:p>
        </w:tc>
        <w:tc>
          <w:tcPr>
            <w:tcW w:w="1417" w:type="dxa"/>
            <w:tcBorders>
              <w:top w:val="single" w:sz="4" w:space="0" w:color="auto"/>
            </w:tcBorders>
            <w:shd w:val="clear" w:color="auto" w:fill="auto"/>
            <w:noWrap/>
            <w:vAlign w:val="center"/>
          </w:tcPr>
          <w:p w14:paraId="64E69CEC" w14:textId="77777777" w:rsidR="00D555C3" w:rsidRPr="00622A7F" w:rsidRDefault="00D555C3" w:rsidP="00622A7F">
            <w:pPr>
              <w:pStyle w:val="Titel"/>
            </w:pPr>
          </w:p>
        </w:tc>
        <w:tc>
          <w:tcPr>
            <w:tcW w:w="3840" w:type="dxa"/>
            <w:tcBorders>
              <w:top w:val="single" w:sz="4" w:space="0" w:color="auto"/>
            </w:tcBorders>
            <w:shd w:val="clear" w:color="auto" w:fill="auto"/>
            <w:vAlign w:val="center"/>
          </w:tcPr>
          <w:p w14:paraId="7E1F0690" w14:textId="77777777" w:rsidR="00D555C3" w:rsidRPr="00622A7F" w:rsidRDefault="00D555C3" w:rsidP="00622A7F">
            <w:pPr>
              <w:pStyle w:val="Titel"/>
            </w:pPr>
          </w:p>
        </w:tc>
      </w:tr>
      <w:tr w:rsidR="00D555C3" w:rsidRPr="00622A7F" w14:paraId="7FE98164" w14:textId="77777777" w:rsidTr="00622A7F">
        <w:trPr>
          <w:trHeight w:val="701"/>
        </w:trPr>
        <w:tc>
          <w:tcPr>
            <w:tcW w:w="1413" w:type="dxa"/>
            <w:tcBorders>
              <w:top w:val="single" w:sz="4" w:space="0" w:color="auto"/>
              <w:left w:val="single" w:sz="4" w:space="0" w:color="auto"/>
              <w:bottom w:val="single" w:sz="4" w:space="0" w:color="auto"/>
              <w:right w:val="single" w:sz="4" w:space="0" w:color="auto"/>
            </w:tcBorders>
            <w:shd w:val="clear" w:color="auto" w:fill="auto"/>
            <w:noWrap/>
          </w:tcPr>
          <w:p w14:paraId="7E38ED4E" w14:textId="77777777" w:rsidR="00D555C3" w:rsidRPr="00622A7F" w:rsidRDefault="00D555C3" w:rsidP="00622A7F">
            <w:pPr>
              <w:pStyle w:val="Titel"/>
            </w:pPr>
            <w:r w:rsidRPr="00622A7F">
              <w:lastRenderedPageBreak/>
              <w:t xml:space="preserve">German control </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F4B408" w14:textId="77777777" w:rsidR="00D555C3" w:rsidRPr="00622A7F" w:rsidRDefault="00D555C3" w:rsidP="00622A7F">
            <w:pPr>
              <w:pStyle w:val="Titel"/>
            </w:pPr>
            <w:r w:rsidRPr="00622A7F">
              <w:t>c.2031-2A&gt;C + c.752T&gt;C/ p.(Met251Thr)</w:t>
            </w:r>
          </w:p>
        </w:tc>
        <w:tc>
          <w:tcPr>
            <w:tcW w:w="12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AB89ED" w14:textId="77777777" w:rsidR="00D555C3" w:rsidRPr="00622A7F" w:rsidRDefault="00D555C3" w:rsidP="00622A7F">
            <w:pPr>
              <w:pStyle w:val="Titel"/>
            </w:pPr>
            <w:r w:rsidRPr="00622A7F">
              <w:t>90%</w:t>
            </w:r>
          </w:p>
        </w:tc>
        <w:tc>
          <w:tcPr>
            <w:tcW w:w="1051" w:type="dxa"/>
            <w:tcBorders>
              <w:left w:val="single" w:sz="4" w:space="0" w:color="auto"/>
            </w:tcBorders>
            <w:shd w:val="clear" w:color="auto" w:fill="auto"/>
            <w:noWrap/>
            <w:vAlign w:val="center"/>
          </w:tcPr>
          <w:p w14:paraId="65D6F59A" w14:textId="77777777" w:rsidR="00D555C3" w:rsidRPr="00622A7F" w:rsidRDefault="00D555C3" w:rsidP="00622A7F">
            <w:pPr>
              <w:pStyle w:val="Titel"/>
            </w:pPr>
          </w:p>
        </w:tc>
        <w:tc>
          <w:tcPr>
            <w:tcW w:w="1560" w:type="dxa"/>
            <w:shd w:val="clear" w:color="auto" w:fill="auto"/>
            <w:noWrap/>
            <w:vAlign w:val="center"/>
          </w:tcPr>
          <w:p w14:paraId="0299111B" w14:textId="77777777" w:rsidR="00D555C3" w:rsidRPr="00622A7F" w:rsidRDefault="00D555C3" w:rsidP="00622A7F">
            <w:pPr>
              <w:pStyle w:val="Titel"/>
            </w:pPr>
          </w:p>
        </w:tc>
        <w:tc>
          <w:tcPr>
            <w:tcW w:w="1417" w:type="dxa"/>
            <w:shd w:val="clear" w:color="auto" w:fill="auto"/>
            <w:noWrap/>
            <w:vAlign w:val="center"/>
          </w:tcPr>
          <w:p w14:paraId="4531EB76" w14:textId="77777777" w:rsidR="00D555C3" w:rsidRPr="00622A7F" w:rsidRDefault="00D555C3" w:rsidP="00622A7F">
            <w:pPr>
              <w:pStyle w:val="Titel"/>
            </w:pPr>
          </w:p>
        </w:tc>
        <w:tc>
          <w:tcPr>
            <w:tcW w:w="3840" w:type="dxa"/>
            <w:shd w:val="clear" w:color="auto" w:fill="auto"/>
            <w:vAlign w:val="center"/>
          </w:tcPr>
          <w:p w14:paraId="2722DF9E" w14:textId="77777777" w:rsidR="00D555C3" w:rsidRPr="00622A7F" w:rsidRDefault="00D555C3" w:rsidP="00622A7F">
            <w:pPr>
              <w:pStyle w:val="Titel"/>
            </w:pPr>
          </w:p>
        </w:tc>
      </w:tr>
      <w:tr w:rsidR="00D555C3" w:rsidRPr="00622A7F" w14:paraId="23F140A5" w14:textId="77777777" w:rsidTr="00622A7F">
        <w:trPr>
          <w:trHeight w:val="698"/>
        </w:trPr>
        <w:tc>
          <w:tcPr>
            <w:tcW w:w="1413" w:type="dxa"/>
            <w:tcBorders>
              <w:top w:val="single" w:sz="4" w:space="0" w:color="auto"/>
              <w:left w:val="single" w:sz="4" w:space="0" w:color="auto"/>
              <w:bottom w:val="single" w:sz="4" w:space="0" w:color="auto"/>
              <w:right w:val="single" w:sz="4" w:space="0" w:color="auto"/>
            </w:tcBorders>
            <w:shd w:val="clear" w:color="auto" w:fill="auto"/>
            <w:noWrap/>
          </w:tcPr>
          <w:p w14:paraId="3C15E718" w14:textId="77777777" w:rsidR="00D555C3" w:rsidRPr="00622A7F" w:rsidRDefault="00D555C3" w:rsidP="00622A7F">
            <w:pPr>
              <w:pStyle w:val="Titel"/>
            </w:pPr>
            <w:r w:rsidRPr="00622A7F">
              <w:t xml:space="preserve">German control </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4F50AC" w14:textId="77777777" w:rsidR="00D555C3" w:rsidRPr="00622A7F" w:rsidRDefault="00D555C3" w:rsidP="00622A7F">
            <w:pPr>
              <w:pStyle w:val="Titel"/>
            </w:pPr>
            <w:r w:rsidRPr="00622A7F">
              <w:t>c.752T&gt;C/ p.(Met251Thr) + c.995C&gt;T/ p.(Ala332Val)</w:t>
            </w:r>
          </w:p>
        </w:tc>
        <w:tc>
          <w:tcPr>
            <w:tcW w:w="12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D69EDE" w14:textId="77777777" w:rsidR="00D555C3" w:rsidRPr="00622A7F" w:rsidRDefault="00D555C3" w:rsidP="00622A7F">
            <w:pPr>
              <w:pStyle w:val="Titel"/>
            </w:pPr>
            <w:r w:rsidRPr="00622A7F">
              <w:t>73%</w:t>
            </w:r>
          </w:p>
        </w:tc>
        <w:tc>
          <w:tcPr>
            <w:tcW w:w="1051" w:type="dxa"/>
            <w:tcBorders>
              <w:left w:val="single" w:sz="4" w:space="0" w:color="auto"/>
            </w:tcBorders>
            <w:shd w:val="clear" w:color="auto" w:fill="auto"/>
            <w:noWrap/>
            <w:vAlign w:val="center"/>
          </w:tcPr>
          <w:p w14:paraId="14996FF6" w14:textId="77777777" w:rsidR="00D555C3" w:rsidRPr="00622A7F" w:rsidRDefault="00D555C3" w:rsidP="00622A7F">
            <w:pPr>
              <w:pStyle w:val="Titel"/>
            </w:pPr>
          </w:p>
        </w:tc>
        <w:tc>
          <w:tcPr>
            <w:tcW w:w="1560" w:type="dxa"/>
            <w:shd w:val="clear" w:color="auto" w:fill="auto"/>
            <w:noWrap/>
            <w:vAlign w:val="center"/>
          </w:tcPr>
          <w:p w14:paraId="5D68E484" w14:textId="77777777" w:rsidR="00D555C3" w:rsidRPr="00622A7F" w:rsidRDefault="00D555C3" w:rsidP="00622A7F">
            <w:pPr>
              <w:pStyle w:val="Titel"/>
            </w:pPr>
          </w:p>
        </w:tc>
        <w:tc>
          <w:tcPr>
            <w:tcW w:w="1417" w:type="dxa"/>
            <w:shd w:val="clear" w:color="auto" w:fill="auto"/>
            <w:noWrap/>
            <w:vAlign w:val="center"/>
          </w:tcPr>
          <w:p w14:paraId="1C1385FB" w14:textId="77777777" w:rsidR="00D555C3" w:rsidRPr="00622A7F" w:rsidRDefault="00D555C3" w:rsidP="00622A7F">
            <w:pPr>
              <w:pStyle w:val="Titel"/>
            </w:pPr>
          </w:p>
        </w:tc>
        <w:tc>
          <w:tcPr>
            <w:tcW w:w="3840" w:type="dxa"/>
            <w:shd w:val="clear" w:color="auto" w:fill="auto"/>
            <w:vAlign w:val="center"/>
          </w:tcPr>
          <w:p w14:paraId="3407A27C" w14:textId="77777777" w:rsidR="00D555C3" w:rsidRPr="00622A7F" w:rsidRDefault="00D555C3" w:rsidP="00622A7F">
            <w:pPr>
              <w:pStyle w:val="Titel"/>
            </w:pPr>
          </w:p>
        </w:tc>
      </w:tr>
      <w:tr w:rsidR="00D555C3" w:rsidRPr="00622A7F" w14:paraId="42AFA855" w14:textId="77777777" w:rsidTr="00622A7F">
        <w:trPr>
          <w:trHeight w:val="707"/>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49CC5C" w14:textId="77777777" w:rsidR="00D555C3" w:rsidRPr="00622A7F" w:rsidRDefault="00D555C3" w:rsidP="00622A7F">
            <w:pPr>
              <w:pStyle w:val="Titel"/>
            </w:pPr>
            <w:r w:rsidRPr="00622A7F">
              <w:t>in-house exomes</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31DE22" w14:textId="77777777" w:rsidR="00D555C3" w:rsidRPr="00622A7F" w:rsidRDefault="00D555C3" w:rsidP="00622A7F">
            <w:pPr>
              <w:pStyle w:val="Titel"/>
            </w:pPr>
            <w:r w:rsidRPr="00622A7F">
              <w:t>c.2031-2A&gt;C + c.1907C&gt;T/ p.(Thr636Met)</w:t>
            </w:r>
          </w:p>
        </w:tc>
        <w:tc>
          <w:tcPr>
            <w:tcW w:w="12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2389CE" w14:textId="77777777" w:rsidR="00D555C3" w:rsidRPr="00622A7F" w:rsidRDefault="00D555C3" w:rsidP="00622A7F">
            <w:pPr>
              <w:pStyle w:val="Titel"/>
            </w:pPr>
            <w:r w:rsidRPr="00622A7F">
              <w:t>100%</w:t>
            </w:r>
          </w:p>
        </w:tc>
        <w:tc>
          <w:tcPr>
            <w:tcW w:w="1051" w:type="dxa"/>
            <w:tcBorders>
              <w:left w:val="single" w:sz="4" w:space="0" w:color="auto"/>
            </w:tcBorders>
            <w:shd w:val="clear" w:color="auto" w:fill="auto"/>
            <w:noWrap/>
            <w:vAlign w:val="center"/>
          </w:tcPr>
          <w:p w14:paraId="096A7A4F" w14:textId="77777777" w:rsidR="00D555C3" w:rsidRPr="00622A7F" w:rsidRDefault="00D555C3" w:rsidP="00622A7F">
            <w:pPr>
              <w:pStyle w:val="Titel"/>
            </w:pPr>
          </w:p>
        </w:tc>
        <w:tc>
          <w:tcPr>
            <w:tcW w:w="1560" w:type="dxa"/>
            <w:shd w:val="clear" w:color="auto" w:fill="auto"/>
            <w:noWrap/>
            <w:vAlign w:val="center"/>
          </w:tcPr>
          <w:p w14:paraId="54E2CD57" w14:textId="77777777" w:rsidR="00D555C3" w:rsidRPr="00622A7F" w:rsidRDefault="00D555C3" w:rsidP="00622A7F">
            <w:pPr>
              <w:pStyle w:val="Titel"/>
            </w:pPr>
          </w:p>
        </w:tc>
        <w:tc>
          <w:tcPr>
            <w:tcW w:w="1417" w:type="dxa"/>
            <w:shd w:val="clear" w:color="auto" w:fill="auto"/>
            <w:noWrap/>
            <w:vAlign w:val="center"/>
          </w:tcPr>
          <w:p w14:paraId="1BEC55A1" w14:textId="77777777" w:rsidR="00D555C3" w:rsidRPr="00622A7F" w:rsidRDefault="00D555C3" w:rsidP="00622A7F">
            <w:pPr>
              <w:pStyle w:val="Titel"/>
            </w:pPr>
          </w:p>
        </w:tc>
        <w:tc>
          <w:tcPr>
            <w:tcW w:w="3840" w:type="dxa"/>
            <w:shd w:val="clear" w:color="auto" w:fill="auto"/>
            <w:vAlign w:val="center"/>
          </w:tcPr>
          <w:p w14:paraId="549DBEDB" w14:textId="77777777" w:rsidR="00D555C3" w:rsidRPr="00622A7F" w:rsidRDefault="00D555C3" w:rsidP="00622A7F">
            <w:pPr>
              <w:pStyle w:val="Titel"/>
            </w:pPr>
          </w:p>
        </w:tc>
      </w:tr>
      <w:tr w:rsidR="00D555C3" w:rsidRPr="00622A7F" w14:paraId="1EC4C80A" w14:textId="77777777" w:rsidTr="00622A7F">
        <w:trPr>
          <w:trHeight w:val="689"/>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D9975F" w14:textId="77777777" w:rsidR="00D555C3" w:rsidRPr="00622A7F" w:rsidRDefault="00D555C3" w:rsidP="00622A7F">
            <w:pPr>
              <w:pStyle w:val="Titel"/>
            </w:pPr>
            <w:r w:rsidRPr="00622A7F">
              <w:t>in-house exomes</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911731" w14:textId="77777777" w:rsidR="00D555C3" w:rsidRPr="00622A7F" w:rsidRDefault="00D555C3" w:rsidP="00622A7F">
            <w:pPr>
              <w:pStyle w:val="Titel"/>
            </w:pPr>
            <w:r w:rsidRPr="00622A7F">
              <w:t>c.2031-2A&gt;C + c.1907C&gt;T/ p.(Thr636Met)</w:t>
            </w:r>
          </w:p>
        </w:tc>
        <w:tc>
          <w:tcPr>
            <w:tcW w:w="12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337A0E" w14:textId="77777777" w:rsidR="00D555C3" w:rsidRPr="00622A7F" w:rsidRDefault="00D555C3" w:rsidP="00622A7F">
            <w:pPr>
              <w:pStyle w:val="Titel"/>
            </w:pPr>
            <w:r w:rsidRPr="00622A7F">
              <w:t>100%</w:t>
            </w:r>
          </w:p>
        </w:tc>
        <w:tc>
          <w:tcPr>
            <w:tcW w:w="1051" w:type="dxa"/>
            <w:tcBorders>
              <w:left w:val="single" w:sz="4" w:space="0" w:color="auto"/>
            </w:tcBorders>
            <w:shd w:val="clear" w:color="auto" w:fill="auto"/>
            <w:noWrap/>
            <w:vAlign w:val="center"/>
          </w:tcPr>
          <w:p w14:paraId="0FDE6153" w14:textId="77777777" w:rsidR="00D555C3" w:rsidRPr="00622A7F" w:rsidRDefault="00D555C3" w:rsidP="00622A7F">
            <w:pPr>
              <w:pStyle w:val="Titel"/>
            </w:pPr>
          </w:p>
        </w:tc>
        <w:tc>
          <w:tcPr>
            <w:tcW w:w="1560" w:type="dxa"/>
            <w:shd w:val="clear" w:color="auto" w:fill="auto"/>
            <w:noWrap/>
            <w:vAlign w:val="center"/>
          </w:tcPr>
          <w:p w14:paraId="614878C1" w14:textId="77777777" w:rsidR="00D555C3" w:rsidRPr="00622A7F" w:rsidRDefault="00D555C3" w:rsidP="00622A7F">
            <w:pPr>
              <w:pStyle w:val="Titel"/>
            </w:pPr>
          </w:p>
        </w:tc>
        <w:tc>
          <w:tcPr>
            <w:tcW w:w="1417" w:type="dxa"/>
            <w:shd w:val="clear" w:color="auto" w:fill="auto"/>
            <w:noWrap/>
            <w:vAlign w:val="center"/>
          </w:tcPr>
          <w:p w14:paraId="344D6885" w14:textId="77777777" w:rsidR="00D555C3" w:rsidRPr="00622A7F" w:rsidRDefault="00D555C3" w:rsidP="00622A7F">
            <w:pPr>
              <w:pStyle w:val="Titel"/>
            </w:pPr>
          </w:p>
        </w:tc>
        <w:tc>
          <w:tcPr>
            <w:tcW w:w="3840" w:type="dxa"/>
            <w:shd w:val="clear" w:color="auto" w:fill="auto"/>
            <w:vAlign w:val="center"/>
          </w:tcPr>
          <w:p w14:paraId="18AF7915" w14:textId="77777777" w:rsidR="00D555C3" w:rsidRPr="00622A7F" w:rsidRDefault="00D555C3" w:rsidP="00622A7F">
            <w:pPr>
              <w:pStyle w:val="Titel"/>
            </w:pPr>
          </w:p>
        </w:tc>
      </w:tr>
      <w:tr w:rsidR="00D555C3" w:rsidRPr="00622A7F" w14:paraId="0CB575C9" w14:textId="77777777" w:rsidTr="00622A7F">
        <w:trPr>
          <w:trHeight w:val="699"/>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3ADDF4" w14:textId="77777777" w:rsidR="00D555C3" w:rsidRPr="00622A7F" w:rsidRDefault="00D555C3" w:rsidP="00622A7F">
            <w:pPr>
              <w:pStyle w:val="Titel"/>
            </w:pPr>
            <w:r w:rsidRPr="00622A7F">
              <w:t>in-house exomes</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61CDEE" w14:textId="77777777" w:rsidR="00D555C3" w:rsidRPr="00622A7F" w:rsidRDefault="00D555C3" w:rsidP="00622A7F">
            <w:pPr>
              <w:pStyle w:val="Titel"/>
            </w:pPr>
            <w:r w:rsidRPr="00622A7F">
              <w:t>c.752T&gt;C/ p.(Met251Thr) + c.1555_1568del/ p.(Met519Profs*21)</w:t>
            </w:r>
          </w:p>
        </w:tc>
        <w:tc>
          <w:tcPr>
            <w:tcW w:w="12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25F9B4" w14:textId="77777777" w:rsidR="00D555C3" w:rsidRPr="00622A7F" w:rsidRDefault="00D555C3" w:rsidP="00622A7F">
            <w:pPr>
              <w:pStyle w:val="Titel"/>
            </w:pPr>
            <w:r w:rsidRPr="00622A7F">
              <w:t>90%</w:t>
            </w:r>
          </w:p>
        </w:tc>
        <w:tc>
          <w:tcPr>
            <w:tcW w:w="1051" w:type="dxa"/>
            <w:tcBorders>
              <w:left w:val="single" w:sz="4" w:space="0" w:color="auto"/>
            </w:tcBorders>
            <w:shd w:val="clear" w:color="auto" w:fill="auto"/>
            <w:noWrap/>
            <w:vAlign w:val="center"/>
          </w:tcPr>
          <w:p w14:paraId="2DE94ADB" w14:textId="77777777" w:rsidR="00D555C3" w:rsidRPr="00622A7F" w:rsidRDefault="00D555C3" w:rsidP="00622A7F">
            <w:pPr>
              <w:pStyle w:val="Titel"/>
            </w:pPr>
          </w:p>
        </w:tc>
        <w:tc>
          <w:tcPr>
            <w:tcW w:w="1560" w:type="dxa"/>
            <w:shd w:val="clear" w:color="auto" w:fill="auto"/>
            <w:noWrap/>
            <w:vAlign w:val="center"/>
          </w:tcPr>
          <w:p w14:paraId="69E96C94" w14:textId="77777777" w:rsidR="00D555C3" w:rsidRPr="00622A7F" w:rsidRDefault="00D555C3" w:rsidP="00622A7F">
            <w:pPr>
              <w:pStyle w:val="Titel"/>
            </w:pPr>
          </w:p>
        </w:tc>
        <w:tc>
          <w:tcPr>
            <w:tcW w:w="1417" w:type="dxa"/>
            <w:shd w:val="clear" w:color="auto" w:fill="auto"/>
            <w:noWrap/>
            <w:vAlign w:val="center"/>
          </w:tcPr>
          <w:p w14:paraId="3AF74C5F" w14:textId="77777777" w:rsidR="00D555C3" w:rsidRPr="00622A7F" w:rsidRDefault="00D555C3" w:rsidP="00622A7F">
            <w:pPr>
              <w:pStyle w:val="Titel"/>
            </w:pPr>
          </w:p>
        </w:tc>
        <w:tc>
          <w:tcPr>
            <w:tcW w:w="3840" w:type="dxa"/>
            <w:shd w:val="clear" w:color="auto" w:fill="auto"/>
            <w:vAlign w:val="center"/>
          </w:tcPr>
          <w:p w14:paraId="3C39B3DA" w14:textId="77777777" w:rsidR="00D555C3" w:rsidRPr="00622A7F" w:rsidRDefault="00D555C3" w:rsidP="00622A7F">
            <w:pPr>
              <w:pStyle w:val="Titel"/>
            </w:pPr>
          </w:p>
        </w:tc>
      </w:tr>
      <w:tr w:rsidR="00D555C3" w:rsidRPr="00622A7F" w14:paraId="23583447" w14:textId="77777777" w:rsidTr="00622A7F">
        <w:trPr>
          <w:trHeight w:val="569"/>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744D5A" w14:textId="77777777" w:rsidR="00D555C3" w:rsidRPr="00622A7F" w:rsidRDefault="00D555C3" w:rsidP="00622A7F">
            <w:pPr>
              <w:pStyle w:val="Titel"/>
            </w:pPr>
            <w:r w:rsidRPr="00622A7F">
              <w:t>in-house exomes</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C84B6B" w14:textId="77777777" w:rsidR="00D555C3" w:rsidRPr="00622A7F" w:rsidRDefault="00D555C3" w:rsidP="00622A7F">
            <w:pPr>
              <w:pStyle w:val="Titel"/>
            </w:pPr>
            <w:r w:rsidRPr="00622A7F">
              <w:t>homoz. c.325delA/ p.(A108fs5)</w:t>
            </w:r>
          </w:p>
        </w:tc>
        <w:tc>
          <w:tcPr>
            <w:tcW w:w="12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01F38D" w14:textId="77777777" w:rsidR="00D555C3" w:rsidRPr="00622A7F" w:rsidRDefault="00D555C3" w:rsidP="00622A7F">
            <w:pPr>
              <w:pStyle w:val="Titel"/>
            </w:pPr>
            <w:r w:rsidRPr="00622A7F">
              <w:t>100%</w:t>
            </w:r>
          </w:p>
        </w:tc>
        <w:tc>
          <w:tcPr>
            <w:tcW w:w="1051" w:type="dxa"/>
            <w:tcBorders>
              <w:left w:val="single" w:sz="4" w:space="0" w:color="auto"/>
            </w:tcBorders>
            <w:shd w:val="clear" w:color="auto" w:fill="auto"/>
            <w:noWrap/>
            <w:vAlign w:val="center"/>
          </w:tcPr>
          <w:p w14:paraId="38E96474" w14:textId="77777777" w:rsidR="00D555C3" w:rsidRPr="00622A7F" w:rsidRDefault="00D555C3" w:rsidP="00622A7F">
            <w:pPr>
              <w:pStyle w:val="Titel"/>
            </w:pPr>
          </w:p>
        </w:tc>
        <w:tc>
          <w:tcPr>
            <w:tcW w:w="1560" w:type="dxa"/>
            <w:shd w:val="clear" w:color="auto" w:fill="auto"/>
            <w:noWrap/>
            <w:vAlign w:val="center"/>
          </w:tcPr>
          <w:p w14:paraId="6CBF9645" w14:textId="77777777" w:rsidR="00D555C3" w:rsidRPr="00622A7F" w:rsidRDefault="00D555C3" w:rsidP="00622A7F">
            <w:pPr>
              <w:pStyle w:val="Titel"/>
            </w:pPr>
          </w:p>
        </w:tc>
        <w:tc>
          <w:tcPr>
            <w:tcW w:w="1417" w:type="dxa"/>
            <w:shd w:val="clear" w:color="auto" w:fill="auto"/>
            <w:noWrap/>
            <w:vAlign w:val="center"/>
          </w:tcPr>
          <w:p w14:paraId="0CF4D6FF" w14:textId="77777777" w:rsidR="00D555C3" w:rsidRPr="00622A7F" w:rsidRDefault="00D555C3" w:rsidP="00622A7F">
            <w:pPr>
              <w:pStyle w:val="Titel"/>
            </w:pPr>
          </w:p>
        </w:tc>
        <w:tc>
          <w:tcPr>
            <w:tcW w:w="3840" w:type="dxa"/>
            <w:shd w:val="clear" w:color="auto" w:fill="auto"/>
            <w:vAlign w:val="center"/>
          </w:tcPr>
          <w:p w14:paraId="27E8A6EA" w14:textId="77777777" w:rsidR="00D555C3" w:rsidRPr="00622A7F" w:rsidRDefault="00D555C3" w:rsidP="00622A7F">
            <w:pPr>
              <w:pStyle w:val="Titel"/>
            </w:pPr>
          </w:p>
        </w:tc>
      </w:tr>
      <w:tr w:rsidR="00D555C3" w:rsidRPr="00622A7F" w14:paraId="54CBDB4E" w14:textId="77777777" w:rsidTr="00622A7F">
        <w:trPr>
          <w:trHeight w:val="705"/>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DA5665" w14:textId="77777777" w:rsidR="00D555C3" w:rsidRPr="00622A7F" w:rsidRDefault="00D555C3" w:rsidP="00622A7F">
            <w:pPr>
              <w:pStyle w:val="Titel"/>
            </w:pPr>
            <w:r w:rsidRPr="00622A7F">
              <w:t>1000 Genomes</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3128ED" w14:textId="77777777" w:rsidR="00D555C3" w:rsidRPr="00622A7F" w:rsidRDefault="00D555C3" w:rsidP="00622A7F">
            <w:pPr>
              <w:pStyle w:val="Titel"/>
            </w:pPr>
            <w:r w:rsidRPr="00622A7F">
              <w:t>c.1642C&gt;T/ p.(Arg548Trp) + c.518A&gt;G/ p.(Tyr173Cys)</w:t>
            </w:r>
          </w:p>
        </w:tc>
        <w:tc>
          <w:tcPr>
            <w:tcW w:w="12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FBC379" w14:textId="77777777" w:rsidR="00D555C3" w:rsidRPr="00622A7F" w:rsidRDefault="00D555C3" w:rsidP="00622A7F">
            <w:pPr>
              <w:pStyle w:val="Titel"/>
            </w:pPr>
            <w:r w:rsidRPr="00622A7F">
              <w:t>100%</w:t>
            </w:r>
          </w:p>
        </w:tc>
        <w:tc>
          <w:tcPr>
            <w:tcW w:w="1051" w:type="dxa"/>
            <w:tcBorders>
              <w:left w:val="single" w:sz="4" w:space="0" w:color="auto"/>
            </w:tcBorders>
            <w:shd w:val="clear" w:color="auto" w:fill="auto"/>
            <w:noWrap/>
            <w:vAlign w:val="center"/>
          </w:tcPr>
          <w:p w14:paraId="4586B559" w14:textId="77777777" w:rsidR="00D555C3" w:rsidRPr="00622A7F" w:rsidRDefault="00D555C3" w:rsidP="00622A7F">
            <w:pPr>
              <w:pStyle w:val="Titel"/>
            </w:pPr>
          </w:p>
        </w:tc>
        <w:tc>
          <w:tcPr>
            <w:tcW w:w="1560" w:type="dxa"/>
            <w:shd w:val="clear" w:color="auto" w:fill="auto"/>
            <w:noWrap/>
            <w:vAlign w:val="center"/>
          </w:tcPr>
          <w:p w14:paraId="5BE8009B" w14:textId="77777777" w:rsidR="00D555C3" w:rsidRPr="00622A7F" w:rsidRDefault="00D555C3" w:rsidP="00622A7F">
            <w:pPr>
              <w:pStyle w:val="Titel"/>
            </w:pPr>
          </w:p>
        </w:tc>
        <w:tc>
          <w:tcPr>
            <w:tcW w:w="1417" w:type="dxa"/>
            <w:shd w:val="clear" w:color="auto" w:fill="auto"/>
            <w:noWrap/>
            <w:vAlign w:val="center"/>
          </w:tcPr>
          <w:p w14:paraId="6E6C1C03" w14:textId="77777777" w:rsidR="00D555C3" w:rsidRPr="00622A7F" w:rsidRDefault="00D555C3" w:rsidP="00622A7F">
            <w:pPr>
              <w:pStyle w:val="Titel"/>
            </w:pPr>
          </w:p>
        </w:tc>
        <w:tc>
          <w:tcPr>
            <w:tcW w:w="3840" w:type="dxa"/>
            <w:shd w:val="clear" w:color="auto" w:fill="auto"/>
            <w:vAlign w:val="center"/>
          </w:tcPr>
          <w:p w14:paraId="447B99E6" w14:textId="77777777" w:rsidR="00D555C3" w:rsidRPr="00622A7F" w:rsidRDefault="00D555C3" w:rsidP="00622A7F">
            <w:pPr>
              <w:pStyle w:val="Titel"/>
            </w:pPr>
          </w:p>
        </w:tc>
      </w:tr>
      <w:tr w:rsidR="00D555C3" w:rsidRPr="00622A7F" w14:paraId="3BC0E2DA" w14:textId="77777777" w:rsidTr="00622A7F">
        <w:trPr>
          <w:trHeight w:val="743"/>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A91581" w14:textId="77777777" w:rsidR="00D555C3" w:rsidRPr="00622A7F" w:rsidRDefault="00D555C3" w:rsidP="00622A7F">
            <w:pPr>
              <w:pStyle w:val="Titel"/>
            </w:pPr>
            <w:r w:rsidRPr="00622A7F">
              <w:t>1000 Genomes</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AACB5C" w14:textId="77777777" w:rsidR="00D555C3" w:rsidRPr="00622A7F" w:rsidRDefault="00D555C3" w:rsidP="00622A7F">
            <w:pPr>
              <w:pStyle w:val="Titel"/>
            </w:pPr>
            <w:r w:rsidRPr="00622A7F">
              <w:t>c.2031-2A&gt;C + c.752T&gt;C/ p.(Met251Thr)</w:t>
            </w:r>
          </w:p>
        </w:tc>
        <w:tc>
          <w:tcPr>
            <w:tcW w:w="12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484591" w14:textId="77777777" w:rsidR="00D555C3" w:rsidRPr="00622A7F" w:rsidRDefault="00D555C3" w:rsidP="00622A7F">
            <w:pPr>
              <w:pStyle w:val="Titel"/>
            </w:pPr>
            <w:r w:rsidRPr="00622A7F">
              <w:t>90%</w:t>
            </w:r>
          </w:p>
        </w:tc>
        <w:tc>
          <w:tcPr>
            <w:tcW w:w="1051" w:type="dxa"/>
            <w:tcBorders>
              <w:left w:val="single" w:sz="4" w:space="0" w:color="auto"/>
            </w:tcBorders>
            <w:shd w:val="clear" w:color="auto" w:fill="auto"/>
            <w:noWrap/>
            <w:vAlign w:val="center"/>
          </w:tcPr>
          <w:p w14:paraId="06A1878C" w14:textId="77777777" w:rsidR="00D555C3" w:rsidRPr="00622A7F" w:rsidRDefault="00D555C3" w:rsidP="00622A7F">
            <w:pPr>
              <w:pStyle w:val="Titel"/>
            </w:pPr>
          </w:p>
        </w:tc>
        <w:tc>
          <w:tcPr>
            <w:tcW w:w="1560" w:type="dxa"/>
            <w:shd w:val="clear" w:color="auto" w:fill="auto"/>
            <w:noWrap/>
            <w:vAlign w:val="center"/>
          </w:tcPr>
          <w:p w14:paraId="7DD9BE5B" w14:textId="77777777" w:rsidR="00D555C3" w:rsidRPr="00622A7F" w:rsidRDefault="00D555C3" w:rsidP="00622A7F">
            <w:pPr>
              <w:pStyle w:val="Titel"/>
            </w:pPr>
          </w:p>
        </w:tc>
        <w:tc>
          <w:tcPr>
            <w:tcW w:w="1417" w:type="dxa"/>
            <w:shd w:val="clear" w:color="auto" w:fill="auto"/>
            <w:noWrap/>
            <w:vAlign w:val="center"/>
          </w:tcPr>
          <w:p w14:paraId="2568983F" w14:textId="77777777" w:rsidR="00D555C3" w:rsidRPr="00622A7F" w:rsidRDefault="00D555C3" w:rsidP="00622A7F">
            <w:pPr>
              <w:pStyle w:val="Titel"/>
            </w:pPr>
          </w:p>
        </w:tc>
        <w:tc>
          <w:tcPr>
            <w:tcW w:w="3840" w:type="dxa"/>
            <w:shd w:val="clear" w:color="auto" w:fill="auto"/>
            <w:vAlign w:val="center"/>
          </w:tcPr>
          <w:p w14:paraId="38A56282" w14:textId="77777777" w:rsidR="00D555C3" w:rsidRPr="00622A7F" w:rsidRDefault="00D555C3" w:rsidP="00622A7F">
            <w:pPr>
              <w:pStyle w:val="Titel"/>
            </w:pPr>
          </w:p>
        </w:tc>
      </w:tr>
      <w:tr w:rsidR="00D555C3" w:rsidRPr="00622A7F" w14:paraId="0C450B08" w14:textId="77777777" w:rsidTr="00622A7F">
        <w:trPr>
          <w:trHeight w:val="657"/>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CBA5ED" w14:textId="77777777" w:rsidR="00D555C3" w:rsidRPr="00622A7F" w:rsidRDefault="00D555C3" w:rsidP="00622A7F">
            <w:pPr>
              <w:pStyle w:val="Titel"/>
            </w:pPr>
            <w:r w:rsidRPr="00622A7F">
              <w:t>1000 Genomes</w:t>
            </w:r>
          </w:p>
        </w:tc>
        <w:tc>
          <w:tcPr>
            <w:tcW w:w="42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A9620B" w14:textId="77777777" w:rsidR="00D555C3" w:rsidRPr="00622A7F" w:rsidRDefault="00D555C3" w:rsidP="00622A7F">
            <w:pPr>
              <w:pStyle w:val="Titel"/>
            </w:pPr>
            <w:r w:rsidRPr="00622A7F">
              <w:t>homoz. c.752T&gt;C/ p.(Met251Thr)</w:t>
            </w:r>
          </w:p>
        </w:tc>
        <w:tc>
          <w:tcPr>
            <w:tcW w:w="12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231E07" w14:textId="77777777" w:rsidR="00D555C3" w:rsidRPr="00622A7F" w:rsidRDefault="00D555C3" w:rsidP="00622A7F">
            <w:pPr>
              <w:pStyle w:val="Titel"/>
            </w:pPr>
            <w:r w:rsidRPr="00622A7F">
              <w:t>80%</w:t>
            </w:r>
          </w:p>
        </w:tc>
        <w:tc>
          <w:tcPr>
            <w:tcW w:w="1051" w:type="dxa"/>
            <w:tcBorders>
              <w:left w:val="single" w:sz="4" w:space="0" w:color="auto"/>
            </w:tcBorders>
            <w:shd w:val="clear" w:color="auto" w:fill="auto"/>
            <w:noWrap/>
            <w:vAlign w:val="center"/>
          </w:tcPr>
          <w:p w14:paraId="5343F12C" w14:textId="77777777" w:rsidR="00D555C3" w:rsidRPr="00622A7F" w:rsidRDefault="00D555C3" w:rsidP="00622A7F">
            <w:pPr>
              <w:pStyle w:val="Titel"/>
            </w:pPr>
          </w:p>
        </w:tc>
        <w:tc>
          <w:tcPr>
            <w:tcW w:w="1560" w:type="dxa"/>
            <w:shd w:val="clear" w:color="auto" w:fill="auto"/>
            <w:noWrap/>
            <w:vAlign w:val="center"/>
          </w:tcPr>
          <w:p w14:paraId="7087FDEC" w14:textId="77777777" w:rsidR="00D555C3" w:rsidRPr="00622A7F" w:rsidRDefault="00D555C3" w:rsidP="00622A7F">
            <w:pPr>
              <w:pStyle w:val="Titel"/>
            </w:pPr>
          </w:p>
        </w:tc>
        <w:tc>
          <w:tcPr>
            <w:tcW w:w="1417" w:type="dxa"/>
            <w:shd w:val="clear" w:color="auto" w:fill="auto"/>
            <w:noWrap/>
            <w:vAlign w:val="center"/>
          </w:tcPr>
          <w:p w14:paraId="2C2537E1" w14:textId="77777777" w:rsidR="00D555C3" w:rsidRPr="00622A7F" w:rsidRDefault="00D555C3" w:rsidP="00622A7F">
            <w:pPr>
              <w:pStyle w:val="Titel"/>
            </w:pPr>
          </w:p>
        </w:tc>
        <w:tc>
          <w:tcPr>
            <w:tcW w:w="3840" w:type="dxa"/>
            <w:shd w:val="clear" w:color="auto" w:fill="auto"/>
            <w:vAlign w:val="center"/>
          </w:tcPr>
          <w:p w14:paraId="2ADD7101" w14:textId="77777777" w:rsidR="00D555C3" w:rsidRPr="00622A7F" w:rsidRDefault="00D555C3" w:rsidP="00622A7F">
            <w:pPr>
              <w:pStyle w:val="Titel"/>
            </w:pPr>
          </w:p>
        </w:tc>
      </w:tr>
    </w:tbl>
    <w:p w14:paraId="4FC4F950" w14:textId="77777777" w:rsidR="00D555C3" w:rsidRPr="00622A7F" w:rsidRDefault="00D555C3" w:rsidP="00622A7F">
      <w:pPr>
        <w:pStyle w:val="Titel"/>
        <w:jc w:val="left"/>
      </w:pPr>
      <w:r w:rsidRPr="00622A7F">
        <w:t>homoz. = homozygous, n.a. = not applicable</w:t>
      </w:r>
    </w:p>
    <w:p w14:paraId="529D4FDF" w14:textId="77777777" w:rsidR="00D555C3" w:rsidRPr="00622A7F" w:rsidRDefault="00D555C3" w:rsidP="00622A7F">
      <w:pPr>
        <w:rPr>
          <w:rFonts w:cs="Arial"/>
          <w:bCs/>
          <w:szCs w:val="24"/>
        </w:rPr>
      </w:pPr>
    </w:p>
    <w:p w14:paraId="780E07BC" w14:textId="77777777" w:rsidR="00D555C3" w:rsidRPr="00622A7F" w:rsidRDefault="00D555C3" w:rsidP="00622A7F">
      <w:pPr>
        <w:rPr>
          <w:rFonts w:cs="Arial"/>
          <w:szCs w:val="24"/>
        </w:rPr>
        <w:sectPr w:rsidR="00D555C3" w:rsidRPr="00622A7F" w:rsidSect="00622A7F">
          <w:pgSz w:w="16838" w:h="11906" w:orient="landscape"/>
          <w:pgMar w:top="1417" w:right="1417" w:bottom="1417" w:left="1134" w:header="708" w:footer="708" w:gutter="0"/>
          <w:cols w:space="708"/>
          <w:docGrid w:linePitch="360"/>
        </w:sectPr>
      </w:pPr>
    </w:p>
    <w:p w14:paraId="4D4B9C73" w14:textId="77777777" w:rsidR="00D555C3" w:rsidRPr="00622A7F" w:rsidRDefault="00D555C3" w:rsidP="00622A7F">
      <w:pPr>
        <w:keepNext/>
        <w:jc w:val="center"/>
        <w:rPr>
          <w:rFonts w:cs="Arial"/>
        </w:rPr>
      </w:pPr>
      <w:r w:rsidRPr="00622A7F">
        <w:rPr>
          <w:rFonts w:cs="Arial"/>
          <w:noProof/>
          <w:szCs w:val="24"/>
          <w:lang w:val="de-DE" w:eastAsia="de-DE"/>
        </w:rPr>
        <w:lastRenderedPageBreak/>
        <w:drawing>
          <wp:inline distT="0" distB="0" distL="0" distR="0" wp14:anchorId="6EE7A0F5" wp14:editId="4716C958">
            <wp:extent cx="3638550" cy="2926988"/>
            <wp:effectExtent l="0" t="0" r="0" b="6985"/>
            <wp:docPr id="3" name="Grafik 3" descr="AgeofOnset05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geofOnset0511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56585" cy="2941496"/>
                    </a:xfrm>
                    <a:prstGeom prst="rect">
                      <a:avLst/>
                    </a:prstGeom>
                    <a:noFill/>
                    <a:ln>
                      <a:noFill/>
                    </a:ln>
                  </pic:spPr>
                </pic:pic>
              </a:graphicData>
            </a:graphic>
          </wp:inline>
        </w:drawing>
      </w:r>
    </w:p>
    <w:p w14:paraId="68BDCA02" w14:textId="216C0CF2" w:rsidR="00D555C3" w:rsidRPr="00622A7F" w:rsidRDefault="00D555C3" w:rsidP="00622A7F">
      <w:pPr>
        <w:pStyle w:val="Beschriftung"/>
        <w:rPr>
          <w:rStyle w:val="UntertitelZchn"/>
          <w:rFonts w:cs="Arial"/>
          <w:b w:val="0"/>
        </w:rPr>
      </w:pPr>
      <w:bookmarkStart w:id="1799" w:name="_Ref73370487"/>
      <w:bookmarkStart w:id="1800" w:name="_Toc94355227"/>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10</w:t>
      </w:r>
      <w:r w:rsidRPr="00622A7F">
        <w:rPr>
          <w:rFonts w:cs="Arial"/>
        </w:rPr>
        <w:fldChar w:fldCharType="end"/>
      </w:r>
      <w:bookmarkEnd w:id="1799"/>
      <w:r w:rsidRPr="00622A7F">
        <w:rPr>
          <w:rFonts w:cs="Arial"/>
        </w:rPr>
        <w:t xml:space="preserve">: The correlation of age of onset and variants in </w:t>
      </w:r>
      <w:r w:rsidRPr="00622A7F">
        <w:rPr>
          <w:rFonts w:cs="Arial"/>
          <w:i/>
        </w:rPr>
        <w:t>MPO</w:t>
      </w:r>
      <w:r w:rsidRPr="00622A7F">
        <w:rPr>
          <w:rFonts w:cs="Arial"/>
        </w:rPr>
        <w:t xml:space="preserve"> in patients affected with PsV (n= 1,003), PsA</w:t>
      </w:r>
      <w:ins w:id="1801" w:author="Hüffmeier, Ulrike" w:date="2021-08-04T14:39:00Z">
        <w:r w:rsidRPr="00622A7F">
          <w:rPr>
            <w:rFonts w:cs="Arial"/>
          </w:rPr>
          <w:t xml:space="preserve"> </w:t>
        </w:r>
      </w:ins>
      <w:r w:rsidRPr="00622A7F">
        <w:rPr>
          <w:rFonts w:cs="Arial"/>
        </w:rPr>
        <w:t>(n= 1,145), PPP(n= 201) and SAPHO syndrome (n= 48).</w:t>
      </w:r>
      <w:bookmarkEnd w:id="1800"/>
      <w:r w:rsidRPr="00622A7F">
        <w:rPr>
          <w:rStyle w:val="UntertitelZchn"/>
          <w:rFonts w:cs="Arial"/>
          <w:b w:val="0"/>
        </w:rPr>
        <w:t xml:space="preserve"> </w:t>
      </w:r>
    </w:p>
    <w:p w14:paraId="53FB8D96" w14:textId="77777777" w:rsidR="00D555C3" w:rsidRPr="00622A7F" w:rsidRDefault="00D555C3" w:rsidP="00622A7F">
      <w:pPr>
        <w:pStyle w:val="Beschriftung"/>
        <w:rPr>
          <w:rStyle w:val="UntertitelZchn"/>
          <w:rFonts w:cs="Arial"/>
          <w:b w:val="0"/>
        </w:rPr>
      </w:pPr>
      <w:r w:rsidRPr="00622A7F">
        <w:rPr>
          <w:rStyle w:val="UntertitelZchn"/>
          <w:rFonts w:cs="Arial"/>
          <w:b w:val="0"/>
        </w:rPr>
        <w:t>P-values obtained by ANOVA of a linear model</w:t>
      </w:r>
    </w:p>
    <w:p w14:paraId="74738BAE" w14:textId="52E8173F" w:rsidR="00D555C3" w:rsidRPr="00622A7F" w:rsidRDefault="00D555C3" w:rsidP="00622A7F">
      <w:pPr>
        <w:pStyle w:val="Beschriftung"/>
        <w:keepNext/>
        <w:rPr>
          <w:rFonts w:cs="Arial"/>
        </w:rPr>
      </w:pPr>
      <w:bookmarkStart w:id="1802" w:name="_Ref73370528"/>
      <w:bookmarkStart w:id="1803" w:name="_Toc94355260"/>
      <w:r w:rsidRPr="00622A7F">
        <w:rPr>
          <w:rFonts w:cs="Arial"/>
        </w:rPr>
        <w:t xml:space="preserve">Table </w:t>
      </w:r>
      <w:ins w:id="1804"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1805" w:author="Haskamp, Stefan" w:date="2022-02-05T20:56:00Z">
        <w:r w:rsidR="005A4AC0">
          <w:rPr>
            <w:rFonts w:cs="Arial"/>
            <w:noProof/>
          </w:rPr>
          <w:t>10</w:t>
        </w:r>
        <w:r w:rsidR="005A4AC0">
          <w:rPr>
            <w:rFonts w:cs="Arial"/>
          </w:rPr>
          <w:fldChar w:fldCharType="end"/>
        </w:r>
      </w:ins>
      <w:del w:id="1806"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10</w:delText>
        </w:r>
        <w:r w:rsidRPr="00622A7F" w:rsidDel="005A4AC0">
          <w:rPr>
            <w:rFonts w:cs="Arial"/>
          </w:rPr>
          <w:fldChar w:fldCharType="end"/>
        </w:r>
      </w:del>
      <w:bookmarkEnd w:id="1802"/>
      <w:r w:rsidRPr="00622A7F">
        <w:rPr>
          <w:rFonts w:cs="Arial"/>
        </w:rPr>
        <w:t xml:space="preserve">: Numbers and frequencies of the number of </w:t>
      </w:r>
      <w:ins w:id="1807" w:author="Hüffmeier, Ulrike" w:date="2021-08-04T14:39:00Z">
        <w:r w:rsidRPr="00622A7F">
          <w:rPr>
            <w:rFonts w:cs="Arial"/>
            <w:i/>
          </w:rPr>
          <w:t>MPO</w:t>
        </w:r>
        <w:r w:rsidRPr="00622A7F">
          <w:rPr>
            <w:rFonts w:cs="Arial"/>
          </w:rPr>
          <w:t xml:space="preserve"> </w:t>
        </w:r>
      </w:ins>
      <w:r w:rsidRPr="00622A7F">
        <w:rPr>
          <w:rFonts w:cs="Arial"/>
        </w:rPr>
        <w:t xml:space="preserve">variants </w:t>
      </w:r>
      <w:del w:id="1808" w:author="Hüffmeier, Ulrike" w:date="2021-08-04T14:39:00Z">
        <w:r w:rsidRPr="00622A7F" w:rsidDel="004876EE">
          <w:rPr>
            <w:rFonts w:cs="Arial"/>
          </w:rPr>
          <w:delText xml:space="preserve">in </w:delText>
        </w:r>
        <w:r w:rsidRPr="00622A7F" w:rsidDel="004876EE">
          <w:rPr>
            <w:rFonts w:cs="Arial"/>
            <w:i/>
          </w:rPr>
          <w:delText>MPO</w:delText>
        </w:r>
        <w:r w:rsidRPr="00622A7F" w:rsidDel="004876EE">
          <w:rPr>
            <w:rFonts w:cs="Arial"/>
          </w:rPr>
          <w:delText xml:space="preserve"> </w:delText>
        </w:r>
      </w:del>
      <w:r w:rsidRPr="00622A7F">
        <w:rPr>
          <w:rFonts w:cs="Arial"/>
        </w:rPr>
        <w:t>and the severity of PsV in 580 patients. Severity was assessed by dermatologists considering the PASI score and general symptoms.</w:t>
      </w:r>
      <w:bookmarkEnd w:id="1803"/>
      <w:r w:rsidRPr="00622A7F">
        <w:rPr>
          <w:rFonts w:cs="Arial"/>
        </w:rPr>
        <w:t xml:space="preserve"> </w:t>
      </w:r>
    </w:p>
    <w:p w14:paraId="0FC28A66" w14:textId="77777777" w:rsidR="00D555C3" w:rsidRPr="00622A7F" w:rsidRDefault="00D555C3" w:rsidP="00622A7F">
      <w:pPr>
        <w:pStyle w:val="Beschriftung"/>
        <w:keepNext/>
        <w:rPr>
          <w:rFonts w:cs="Arial"/>
        </w:rPr>
      </w:pPr>
      <w:r w:rsidRPr="00622A7F">
        <w:rPr>
          <w:rStyle w:val="UntertitelZchn"/>
          <w:rFonts w:cs="Arial"/>
          <w:b w:val="0"/>
        </w:rPr>
        <w:t>P-values obtained by ANOVA of a linear model indicate the difference between patients with no variant and patients with one or two</w:t>
      </w:r>
      <w:ins w:id="1809" w:author="Hüffmeier, Ulrike" w:date="2021-08-04T14:39:00Z">
        <w:r w:rsidRPr="00622A7F">
          <w:rPr>
            <w:rStyle w:val="UntertitelZchn"/>
            <w:rFonts w:cs="Arial"/>
            <w:b w:val="0"/>
          </w:rPr>
          <w:t xml:space="preserve"> variants</w:t>
        </w:r>
      </w:ins>
      <w:r w:rsidRPr="00622A7F">
        <w:rPr>
          <w:rStyle w:val="UntertitelZchn"/>
          <w:rFonts w:cs="Arial"/>
          <w:b w:val="0"/>
        </w:rPr>
        <w:t xml:space="preserve">. </w:t>
      </w:r>
    </w:p>
    <w:tbl>
      <w:tblPr>
        <w:tblW w:w="8500" w:type="dxa"/>
        <w:tblCellMar>
          <w:left w:w="70" w:type="dxa"/>
          <w:right w:w="70" w:type="dxa"/>
        </w:tblCellMar>
        <w:tblLook w:val="04A0" w:firstRow="1" w:lastRow="0" w:firstColumn="1" w:lastColumn="0" w:noHBand="0" w:noVBand="1"/>
      </w:tblPr>
      <w:tblGrid>
        <w:gridCol w:w="1555"/>
        <w:gridCol w:w="1984"/>
        <w:gridCol w:w="1933"/>
        <w:gridCol w:w="1894"/>
        <w:gridCol w:w="1134"/>
      </w:tblGrid>
      <w:tr w:rsidR="00D555C3" w:rsidRPr="00622A7F" w14:paraId="741C78C0" w14:textId="77777777" w:rsidTr="00622A7F">
        <w:trPr>
          <w:trHeight w:val="315"/>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442C05" w14:textId="77777777" w:rsidR="00D555C3" w:rsidRPr="00622A7F" w:rsidRDefault="00D555C3" w:rsidP="00622A7F">
            <w:pPr>
              <w:pStyle w:val="Titel"/>
              <w:rPr>
                <w:b/>
              </w:rPr>
            </w:pPr>
          </w:p>
        </w:tc>
        <w:tc>
          <w:tcPr>
            <w:tcW w:w="581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35981CD" w14:textId="77777777" w:rsidR="00D555C3" w:rsidRPr="00622A7F" w:rsidRDefault="00D555C3" w:rsidP="00622A7F">
            <w:pPr>
              <w:pStyle w:val="Titel"/>
              <w:rPr>
                <w:b/>
              </w:rPr>
            </w:pPr>
            <w:r w:rsidRPr="00622A7F">
              <w:rPr>
                <w:b/>
              </w:rPr>
              <w:t>Severity of PsV</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BD561F9" w14:textId="77777777" w:rsidR="00D555C3" w:rsidRPr="00622A7F" w:rsidRDefault="00D555C3" w:rsidP="00622A7F">
            <w:pPr>
              <w:pStyle w:val="Titel"/>
              <w:rPr>
                <w:b/>
              </w:rPr>
            </w:pPr>
          </w:p>
        </w:tc>
      </w:tr>
      <w:tr w:rsidR="00D555C3" w:rsidRPr="00622A7F" w14:paraId="56A138F5" w14:textId="77777777" w:rsidTr="00622A7F">
        <w:trPr>
          <w:trHeight w:val="315"/>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3516227" w14:textId="77777777" w:rsidR="00D555C3" w:rsidRPr="00622A7F" w:rsidRDefault="00D555C3" w:rsidP="00622A7F">
            <w:pPr>
              <w:pStyle w:val="Titel"/>
              <w:rPr>
                <w:b/>
              </w:rPr>
            </w:pPr>
            <w:r w:rsidRPr="00622A7F">
              <w:rPr>
                <w:b/>
              </w:rPr>
              <w:t xml:space="preserve">No. of </w:t>
            </w:r>
            <w:r w:rsidRPr="00622A7F">
              <w:rPr>
                <w:b/>
                <w:i/>
                <w:iCs/>
              </w:rPr>
              <w:t>MPO</w:t>
            </w:r>
            <w:r w:rsidRPr="00622A7F">
              <w:rPr>
                <w:b/>
              </w:rPr>
              <w:t xml:space="preserve"> variants</w:t>
            </w:r>
          </w:p>
        </w:tc>
        <w:tc>
          <w:tcPr>
            <w:tcW w:w="1984" w:type="dxa"/>
            <w:tcBorders>
              <w:top w:val="nil"/>
              <w:left w:val="nil"/>
              <w:bottom w:val="single" w:sz="4" w:space="0" w:color="auto"/>
              <w:right w:val="single" w:sz="4" w:space="0" w:color="auto"/>
            </w:tcBorders>
            <w:shd w:val="clear" w:color="auto" w:fill="auto"/>
            <w:noWrap/>
            <w:vAlign w:val="center"/>
            <w:hideMark/>
          </w:tcPr>
          <w:p w14:paraId="642F2425" w14:textId="77777777" w:rsidR="00D555C3" w:rsidRPr="00622A7F" w:rsidRDefault="00D555C3" w:rsidP="00622A7F">
            <w:pPr>
              <w:pStyle w:val="Titel"/>
              <w:rPr>
                <w:b/>
              </w:rPr>
            </w:pPr>
            <w:r w:rsidRPr="00622A7F">
              <w:rPr>
                <w:b/>
              </w:rPr>
              <w:t xml:space="preserve">mild </w:t>
            </w:r>
          </w:p>
          <w:p w14:paraId="7F8A7F33" w14:textId="77777777" w:rsidR="00D555C3" w:rsidRPr="00622A7F" w:rsidRDefault="00D555C3" w:rsidP="00622A7F">
            <w:pPr>
              <w:pStyle w:val="Titel"/>
              <w:rPr>
                <w:b/>
              </w:rPr>
            </w:pPr>
            <w:r w:rsidRPr="00622A7F">
              <w:rPr>
                <w:b/>
              </w:rPr>
              <w:t>n (%)</w:t>
            </w:r>
          </w:p>
        </w:tc>
        <w:tc>
          <w:tcPr>
            <w:tcW w:w="1933" w:type="dxa"/>
            <w:tcBorders>
              <w:top w:val="nil"/>
              <w:left w:val="nil"/>
              <w:bottom w:val="single" w:sz="4" w:space="0" w:color="auto"/>
              <w:right w:val="single" w:sz="4" w:space="0" w:color="auto"/>
            </w:tcBorders>
            <w:shd w:val="clear" w:color="auto" w:fill="auto"/>
            <w:noWrap/>
            <w:vAlign w:val="center"/>
            <w:hideMark/>
          </w:tcPr>
          <w:p w14:paraId="7F3EBD9C" w14:textId="77777777" w:rsidR="00D555C3" w:rsidRPr="00622A7F" w:rsidRDefault="00D555C3" w:rsidP="00622A7F">
            <w:pPr>
              <w:pStyle w:val="Titel"/>
              <w:rPr>
                <w:b/>
              </w:rPr>
            </w:pPr>
            <w:r w:rsidRPr="00622A7F">
              <w:rPr>
                <w:b/>
              </w:rPr>
              <w:t xml:space="preserve">intermediate </w:t>
            </w:r>
          </w:p>
          <w:p w14:paraId="24FD1411" w14:textId="77777777" w:rsidR="00D555C3" w:rsidRPr="00622A7F" w:rsidRDefault="00D555C3" w:rsidP="00622A7F">
            <w:pPr>
              <w:pStyle w:val="Titel"/>
              <w:rPr>
                <w:b/>
              </w:rPr>
            </w:pPr>
            <w:r w:rsidRPr="00622A7F">
              <w:rPr>
                <w:b/>
              </w:rPr>
              <w:t>n (%)</w:t>
            </w:r>
          </w:p>
        </w:tc>
        <w:tc>
          <w:tcPr>
            <w:tcW w:w="1894" w:type="dxa"/>
            <w:tcBorders>
              <w:top w:val="nil"/>
              <w:left w:val="nil"/>
              <w:bottom w:val="single" w:sz="4" w:space="0" w:color="auto"/>
              <w:right w:val="single" w:sz="4" w:space="0" w:color="auto"/>
            </w:tcBorders>
            <w:shd w:val="clear" w:color="auto" w:fill="auto"/>
            <w:noWrap/>
            <w:vAlign w:val="center"/>
            <w:hideMark/>
          </w:tcPr>
          <w:p w14:paraId="1BF79689" w14:textId="77777777" w:rsidR="00D555C3" w:rsidRPr="00622A7F" w:rsidRDefault="00D555C3" w:rsidP="00622A7F">
            <w:pPr>
              <w:pStyle w:val="Titel"/>
              <w:rPr>
                <w:b/>
              </w:rPr>
            </w:pPr>
            <w:r w:rsidRPr="00622A7F">
              <w:rPr>
                <w:b/>
              </w:rPr>
              <w:t xml:space="preserve">severe </w:t>
            </w:r>
          </w:p>
          <w:p w14:paraId="0456CEC1" w14:textId="77777777" w:rsidR="00D555C3" w:rsidRPr="00622A7F" w:rsidRDefault="00D555C3" w:rsidP="00622A7F">
            <w:pPr>
              <w:pStyle w:val="Titel"/>
              <w:rPr>
                <w:b/>
              </w:rPr>
            </w:pPr>
            <w:r w:rsidRPr="00622A7F">
              <w:rPr>
                <w:b/>
              </w:rPr>
              <w:t>n (%)</w:t>
            </w:r>
          </w:p>
        </w:tc>
        <w:tc>
          <w:tcPr>
            <w:tcW w:w="1134" w:type="dxa"/>
            <w:tcBorders>
              <w:top w:val="nil"/>
              <w:left w:val="single" w:sz="4" w:space="0" w:color="auto"/>
              <w:bottom w:val="single" w:sz="4" w:space="0" w:color="000000"/>
              <w:right w:val="single" w:sz="4" w:space="0" w:color="auto"/>
            </w:tcBorders>
            <w:shd w:val="clear" w:color="auto" w:fill="auto"/>
            <w:noWrap/>
            <w:vAlign w:val="center"/>
            <w:hideMark/>
          </w:tcPr>
          <w:p w14:paraId="11467272" w14:textId="77777777" w:rsidR="00D555C3" w:rsidRPr="00622A7F" w:rsidRDefault="00D555C3" w:rsidP="00622A7F">
            <w:pPr>
              <w:pStyle w:val="Titel"/>
              <w:rPr>
                <w:b/>
              </w:rPr>
            </w:pPr>
            <w:r w:rsidRPr="00622A7F">
              <w:rPr>
                <w:b/>
              </w:rPr>
              <w:t>p-value</w:t>
            </w:r>
          </w:p>
        </w:tc>
      </w:tr>
      <w:tr w:rsidR="00D555C3" w:rsidRPr="00622A7F" w14:paraId="01A3DCF1" w14:textId="77777777" w:rsidTr="00622A7F">
        <w:trPr>
          <w:trHeight w:val="53"/>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212FC07" w14:textId="77777777" w:rsidR="00D555C3" w:rsidRPr="00622A7F" w:rsidRDefault="00D555C3" w:rsidP="00622A7F">
            <w:pPr>
              <w:pStyle w:val="Titel"/>
            </w:pPr>
            <w:r w:rsidRPr="00622A7F">
              <w:t>0</w:t>
            </w:r>
          </w:p>
        </w:tc>
        <w:tc>
          <w:tcPr>
            <w:tcW w:w="1984" w:type="dxa"/>
            <w:tcBorders>
              <w:top w:val="nil"/>
              <w:left w:val="nil"/>
              <w:bottom w:val="single" w:sz="4" w:space="0" w:color="auto"/>
              <w:right w:val="single" w:sz="4" w:space="0" w:color="auto"/>
            </w:tcBorders>
            <w:shd w:val="clear" w:color="auto" w:fill="auto"/>
            <w:noWrap/>
            <w:vAlign w:val="center"/>
            <w:hideMark/>
          </w:tcPr>
          <w:p w14:paraId="2D5B5709" w14:textId="77777777" w:rsidR="00D555C3" w:rsidRPr="00622A7F" w:rsidRDefault="00D555C3" w:rsidP="00622A7F">
            <w:pPr>
              <w:pStyle w:val="Titel"/>
            </w:pPr>
            <w:r w:rsidRPr="00622A7F">
              <w:t xml:space="preserve">200 </w:t>
            </w:r>
          </w:p>
          <w:p w14:paraId="2426BA7B" w14:textId="77777777" w:rsidR="00D555C3" w:rsidRPr="00622A7F" w:rsidRDefault="00D555C3" w:rsidP="00622A7F">
            <w:pPr>
              <w:pStyle w:val="Titel"/>
            </w:pPr>
            <w:r w:rsidRPr="00622A7F">
              <w:t>(90.5)</w:t>
            </w:r>
          </w:p>
        </w:tc>
        <w:tc>
          <w:tcPr>
            <w:tcW w:w="1933" w:type="dxa"/>
            <w:tcBorders>
              <w:top w:val="nil"/>
              <w:left w:val="nil"/>
              <w:bottom w:val="single" w:sz="4" w:space="0" w:color="auto"/>
              <w:right w:val="single" w:sz="4" w:space="0" w:color="auto"/>
            </w:tcBorders>
            <w:shd w:val="clear" w:color="auto" w:fill="auto"/>
            <w:noWrap/>
            <w:vAlign w:val="center"/>
            <w:hideMark/>
          </w:tcPr>
          <w:p w14:paraId="7CCCD2BA" w14:textId="77777777" w:rsidR="00D555C3" w:rsidRPr="00622A7F" w:rsidRDefault="00D555C3" w:rsidP="00622A7F">
            <w:pPr>
              <w:pStyle w:val="Titel"/>
            </w:pPr>
            <w:r w:rsidRPr="00622A7F">
              <w:t xml:space="preserve">232 </w:t>
            </w:r>
          </w:p>
          <w:p w14:paraId="58BD25CD" w14:textId="77777777" w:rsidR="00D555C3" w:rsidRPr="00622A7F" w:rsidRDefault="00D555C3" w:rsidP="00622A7F">
            <w:pPr>
              <w:pStyle w:val="Titel"/>
            </w:pPr>
            <w:r w:rsidRPr="00622A7F">
              <w:t>(93.17)</w:t>
            </w:r>
          </w:p>
        </w:tc>
        <w:tc>
          <w:tcPr>
            <w:tcW w:w="1894" w:type="dxa"/>
            <w:tcBorders>
              <w:top w:val="nil"/>
              <w:left w:val="nil"/>
              <w:bottom w:val="single" w:sz="4" w:space="0" w:color="auto"/>
              <w:right w:val="single" w:sz="4" w:space="0" w:color="auto"/>
            </w:tcBorders>
            <w:shd w:val="clear" w:color="auto" w:fill="auto"/>
            <w:noWrap/>
            <w:vAlign w:val="center"/>
            <w:hideMark/>
          </w:tcPr>
          <w:p w14:paraId="6B60099A" w14:textId="77777777" w:rsidR="00D555C3" w:rsidRPr="00622A7F" w:rsidRDefault="00D555C3" w:rsidP="00622A7F">
            <w:pPr>
              <w:pStyle w:val="Titel"/>
            </w:pPr>
            <w:r w:rsidRPr="00622A7F">
              <w:t xml:space="preserve">105 </w:t>
            </w:r>
          </w:p>
          <w:p w14:paraId="5E5D5ADF" w14:textId="77777777" w:rsidR="00D555C3" w:rsidRPr="00622A7F" w:rsidRDefault="00D555C3" w:rsidP="00622A7F">
            <w:pPr>
              <w:pStyle w:val="Titel"/>
            </w:pPr>
            <w:r w:rsidRPr="00622A7F">
              <w:t>(95.45)</w:t>
            </w:r>
          </w:p>
        </w:tc>
        <w:tc>
          <w:tcPr>
            <w:tcW w:w="1134" w:type="dxa"/>
            <w:vMerge w:val="restart"/>
            <w:tcBorders>
              <w:top w:val="nil"/>
              <w:left w:val="single" w:sz="4" w:space="0" w:color="auto"/>
              <w:right w:val="single" w:sz="4" w:space="0" w:color="auto"/>
            </w:tcBorders>
            <w:shd w:val="clear" w:color="auto" w:fill="auto"/>
            <w:vAlign w:val="center"/>
            <w:hideMark/>
          </w:tcPr>
          <w:p w14:paraId="3E73F5A7" w14:textId="77777777" w:rsidR="00D555C3" w:rsidRPr="00622A7F" w:rsidRDefault="00D555C3" w:rsidP="00622A7F">
            <w:pPr>
              <w:pStyle w:val="Titel"/>
            </w:pPr>
            <w:r w:rsidRPr="00622A7F">
              <w:t>0.09</w:t>
            </w:r>
          </w:p>
        </w:tc>
      </w:tr>
      <w:tr w:rsidR="00D555C3" w:rsidRPr="00622A7F" w14:paraId="6E5E1F9C" w14:textId="77777777" w:rsidTr="00622A7F">
        <w:trPr>
          <w:trHeight w:val="3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065FB1CB" w14:textId="77777777" w:rsidR="00D555C3" w:rsidRPr="00622A7F" w:rsidRDefault="00D555C3" w:rsidP="00622A7F">
            <w:pPr>
              <w:pStyle w:val="Titel"/>
            </w:pPr>
            <w:r w:rsidRPr="00622A7F">
              <w:t>1</w:t>
            </w:r>
          </w:p>
        </w:tc>
        <w:tc>
          <w:tcPr>
            <w:tcW w:w="1984" w:type="dxa"/>
            <w:tcBorders>
              <w:top w:val="nil"/>
              <w:left w:val="nil"/>
              <w:bottom w:val="single" w:sz="4" w:space="0" w:color="auto"/>
              <w:right w:val="single" w:sz="4" w:space="0" w:color="auto"/>
            </w:tcBorders>
            <w:shd w:val="clear" w:color="auto" w:fill="auto"/>
            <w:noWrap/>
            <w:vAlign w:val="center"/>
            <w:hideMark/>
          </w:tcPr>
          <w:p w14:paraId="20345A9E" w14:textId="77777777" w:rsidR="00D555C3" w:rsidRPr="00622A7F" w:rsidRDefault="00D555C3" w:rsidP="00622A7F">
            <w:pPr>
              <w:pStyle w:val="Titel"/>
            </w:pPr>
            <w:r w:rsidRPr="00622A7F">
              <w:t xml:space="preserve">20 </w:t>
            </w:r>
          </w:p>
          <w:p w14:paraId="13852245" w14:textId="77777777" w:rsidR="00D555C3" w:rsidRPr="00622A7F" w:rsidRDefault="00D555C3" w:rsidP="00622A7F">
            <w:pPr>
              <w:pStyle w:val="Titel"/>
            </w:pPr>
            <w:r w:rsidRPr="00622A7F">
              <w:t>(9.05)</w:t>
            </w:r>
          </w:p>
        </w:tc>
        <w:tc>
          <w:tcPr>
            <w:tcW w:w="1933" w:type="dxa"/>
            <w:tcBorders>
              <w:top w:val="nil"/>
              <w:left w:val="nil"/>
              <w:bottom w:val="single" w:sz="4" w:space="0" w:color="auto"/>
              <w:right w:val="single" w:sz="4" w:space="0" w:color="auto"/>
            </w:tcBorders>
            <w:shd w:val="clear" w:color="auto" w:fill="auto"/>
            <w:noWrap/>
            <w:vAlign w:val="center"/>
            <w:hideMark/>
          </w:tcPr>
          <w:p w14:paraId="75807476" w14:textId="77777777" w:rsidR="00D555C3" w:rsidRPr="00622A7F" w:rsidRDefault="00D555C3" w:rsidP="00622A7F">
            <w:pPr>
              <w:pStyle w:val="Titel"/>
            </w:pPr>
            <w:r w:rsidRPr="00622A7F">
              <w:t xml:space="preserve">16 </w:t>
            </w:r>
          </w:p>
          <w:p w14:paraId="5C00CEAF" w14:textId="77777777" w:rsidR="00D555C3" w:rsidRPr="00622A7F" w:rsidRDefault="00D555C3" w:rsidP="00622A7F">
            <w:pPr>
              <w:pStyle w:val="Titel"/>
            </w:pPr>
            <w:r w:rsidRPr="00622A7F">
              <w:t>(6.43)</w:t>
            </w:r>
          </w:p>
        </w:tc>
        <w:tc>
          <w:tcPr>
            <w:tcW w:w="1894" w:type="dxa"/>
            <w:tcBorders>
              <w:top w:val="nil"/>
              <w:left w:val="nil"/>
              <w:bottom w:val="single" w:sz="4" w:space="0" w:color="auto"/>
              <w:right w:val="single" w:sz="4" w:space="0" w:color="auto"/>
            </w:tcBorders>
            <w:shd w:val="clear" w:color="auto" w:fill="auto"/>
            <w:noWrap/>
            <w:vAlign w:val="center"/>
            <w:hideMark/>
          </w:tcPr>
          <w:p w14:paraId="260602E4" w14:textId="77777777" w:rsidR="00D555C3" w:rsidRPr="00622A7F" w:rsidRDefault="00D555C3" w:rsidP="00622A7F">
            <w:pPr>
              <w:pStyle w:val="Titel"/>
            </w:pPr>
            <w:r w:rsidRPr="00622A7F">
              <w:t xml:space="preserve">5 </w:t>
            </w:r>
          </w:p>
          <w:p w14:paraId="4FA9AD35" w14:textId="77777777" w:rsidR="00D555C3" w:rsidRPr="00622A7F" w:rsidRDefault="00D555C3" w:rsidP="00622A7F">
            <w:pPr>
              <w:pStyle w:val="Titel"/>
            </w:pPr>
            <w:r w:rsidRPr="00622A7F">
              <w:t>(4.55)</w:t>
            </w:r>
          </w:p>
        </w:tc>
        <w:tc>
          <w:tcPr>
            <w:tcW w:w="1134" w:type="dxa"/>
            <w:vMerge/>
            <w:tcBorders>
              <w:left w:val="single" w:sz="4" w:space="0" w:color="auto"/>
              <w:right w:val="single" w:sz="4" w:space="0" w:color="auto"/>
            </w:tcBorders>
            <w:shd w:val="clear" w:color="auto" w:fill="auto"/>
            <w:vAlign w:val="center"/>
            <w:hideMark/>
          </w:tcPr>
          <w:p w14:paraId="3B66B5ED" w14:textId="77777777" w:rsidR="00D555C3" w:rsidRPr="00622A7F" w:rsidRDefault="00D555C3" w:rsidP="00622A7F">
            <w:pPr>
              <w:pStyle w:val="Titel"/>
            </w:pPr>
          </w:p>
        </w:tc>
      </w:tr>
      <w:tr w:rsidR="00D555C3" w:rsidRPr="00622A7F" w14:paraId="7A8BCD10" w14:textId="77777777" w:rsidTr="00622A7F">
        <w:trPr>
          <w:trHeight w:val="3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2BEF8DB2" w14:textId="77777777" w:rsidR="00D555C3" w:rsidRPr="00622A7F" w:rsidRDefault="00D555C3" w:rsidP="00622A7F">
            <w:pPr>
              <w:pStyle w:val="Titel"/>
            </w:pPr>
            <w:r w:rsidRPr="00622A7F">
              <w:t>2</w:t>
            </w:r>
          </w:p>
        </w:tc>
        <w:tc>
          <w:tcPr>
            <w:tcW w:w="1984" w:type="dxa"/>
            <w:tcBorders>
              <w:top w:val="nil"/>
              <w:left w:val="nil"/>
              <w:bottom w:val="single" w:sz="4" w:space="0" w:color="auto"/>
              <w:right w:val="single" w:sz="4" w:space="0" w:color="auto"/>
            </w:tcBorders>
            <w:shd w:val="clear" w:color="auto" w:fill="auto"/>
            <w:noWrap/>
            <w:vAlign w:val="center"/>
            <w:hideMark/>
          </w:tcPr>
          <w:p w14:paraId="201BC068" w14:textId="77777777" w:rsidR="00D555C3" w:rsidRPr="00622A7F" w:rsidRDefault="00D555C3" w:rsidP="00622A7F">
            <w:pPr>
              <w:pStyle w:val="Titel"/>
            </w:pPr>
            <w:r w:rsidRPr="00622A7F">
              <w:t xml:space="preserve">1 </w:t>
            </w:r>
          </w:p>
          <w:p w14:paraId="63B107FB" w14:textId="77777777" w:rsidR="00D555C3" w:rsidRPr="00622A7F" w:rsidRDefault="00D555C3" w:rsidP="00622A7F">
            <w:pPr>
              <w:pStyle w:val="Titel"/>
            </w:pPr>
            <w:r w:rsidRPr="00622A7F">
              <w:t>(0.45)</w:t>
            </w:r>
          </w:p>
        </w:tc>
        <w:tc>
          <w:tcPr>
            <w:tcW w:w="1933" w:type="dxa"/>
            <w:tcBorders>
              <w:top w:val="nil"/>
              <w:left w:val="nil"/>
              <w:bottom w:val="single" w:sz="4" w:space="0" w:color="auto"/>
              <w:right w:val="single" w:sz="4" w:space="0" w:color="auto"/>
            </w:tcBorders>
            <w:shd w:val="clear" w:color="auto" w:fill="auto"/>
            <w:noWrap/>
            <w:vAlign w:val="center"/>
            <w:hideMark/>
          </w:tcPr>
          <w:p w14:paraId="198C1CDA" w14:textId="77777777" w:rsidR="00D555C3" w:rsidRPr="00622A7F" w:rsidRDefault="00D555C3" w:rsidP="00622A7F">
            <w:pPr>
              <w:pStyle w:val="Titel"/>
            </w:pPr>
            <w:r w:rsidRPr="00622A7F">
              <w:t xml:space="preserve">1 </w:t>
            </w:r>
          </w:p>
          <w:p w14:paraId="2F3B838E" w14:textId="77777777" w:rsidR="00D555C3" w:rsidRPr="00622A7F" w:rsidRDefault="00D555C3" w:rsidP="00622A7F">
            <w:pPr>
              <w:pStyle w:val="Titel"/>
            </w:pPr>
            <w:r w:rsidRPr="00622A7F">
              <w:t>(0.4)</w:t>
            </w:r>
          </w:p>
        </w:tc>
        <w:tc>
          <w:tcPr>
            <w:tcW w:w="1894" w:type="dxa"/>
            <w:tcBorders>
              <w:top w:val="nil"/>
              <w:left w:val="nil"/>
              <w:bottom w:val="single" w:sz="4" w:space="0" w:color="auto"/>
              <w:right w:val="single" w:sz="4" w:space="0" w:color="auto"/>
            </w:tcBorders>
            <w:shd w:val="clear" w:color="auto" w:fill="auto"/>
            <w:noWrap/>
            <w:vAlign w:val="center"/>
            <w:hideMark/>
          </w:tcPr>
          <w:p w14:paraId="1932A672" w14:textId="77777777" w:rsidR="00D555C3" w:rsidRPr="00622A7F" w:rsidRDefault="00D555C3" w:rsidP="00622A7F">
            <w:pPr>
              <w:pStyle w:val="Titel"/>
            </w:pPr>
            <w:r w:rsidRPr="00622A7F">
              <w:t xml:space="preserve">0 </w:t>
            </w:r>
          </w:p>
          <w:p w14:paraId="47281E4F" w14:textId="77777777" w:rsidR="00D555C3" w:rsidRPr="00622A7F" w:rsidRDefault="00D555C3" w:rsidP="00622A7F">
            <w:pPr>
              <w:pStyle w:val="Titel"/>
            </w:pPr>
            <w:r w:rsidRPr="00622A7F">
              <w:t>(0)</w:t>
            </w:r>
          </w:p>
        </w:tc>
        <w:tc>
          <w:tcPr>
            <w:tcW w:w="1134" w:type="dxa"/>
            <w:vMerge/>
            <w:tcBorders>
              <w:left w:val="single" w:sz="4" w:space="0" w:color="auto"/>
              <w:bottom w:val="single" w:sz="4" w:space="0" w:color="000000"/>
              <w:right w:val="single" w:sz="4" w:space="0" w:color="auto"/>
            </w:tcBorders>
            <w:vAlign w:val="center"/>
            <w:hideMark/>
          </w:tcPr>
          <w:p w14:paraId="691F8DB2" w14:textId="77777777" w:rsidR="00D555C3" w:rsidRPr="00622A7F" w:rsidRDefault="00D555C3" w:rsidP="00622A7F">
            <w:pPr>
              <w:pStyle w:val="Titel"/>
            </w:pPr>
          </w:p>
        </w:tc>
      </w:tr>
    </w:tbl>
    <w:p w14:paraId="6046D220" w14:textId="77777777" w:rsidR="00D555C3" w:rsidRPr="00622A7F" w:rsidRDefault="00D555C3" w:rsidP="00622A7F">
      <w:pPr>
        <w:pStyle w:val="Untertitel"/>
        <w:rPr>
          <w:rFonts w:cs="Arial"/>
        </w:rPr>
      </w:pPr>
      <w:r w:rsidRPr="00622A7F">
        <w:rPr>
          <w:rFonts w:cs="Arial"/>
        </w:rPr>
        <w:t>n = number of patients</w:t>
      </w:r>
    </w:p>
    <w:p w14:paraId="17F80472" w14:textId="77777777" w:rsidR="00D555C3" w:rsidRPr="00622A7F" w:rsidRDefault="00D555C3" w:rsidP="00622A7F">
      <w:pPr>
        <w:spacing w:line="480" w:lineRule="auto"/>
        <w:rPr>
          <w:rFonts w:cs="Arial"/>
          <w:b/>
          <w:szCs w:val="24"/>
        </w:rPr>
      </w:pPr>
    </w:p>
    <w:p w14:paraId="20CF55B1" w14:textId="77777777" w:rsidR="00D555C3" w:rsidRPr="00622A7F" w:rsidRDefault="00D555C3" w:rsidP="00622A7F">
      <w:pPr>
        <w:spacing w:line="480" w:lineRule="auto"/>
        <w:rPr>
          <w:rFonts w:cs="Arial"/>
          <w:b/>
          <w:szCs w:val="24"/>
        </w:rPr>
        <w:sectPr w:rsidR="00D555C3" w:rsidRPr="00622A7F" w:rsidSect="00622A7F">
          <w:pgSz w:w="11906" w:h="16838"/>
          <w:pgMar w:top="1417" w:right="1417" w:bottom="1134" w:left="1417" w:header="708" w:footer="708" w:gutter="0"/>
          <w:cols w:space="708"/>
          <w:docGrid w:linePitch="360"/>
        </w:sectPr>
      </w:pPr>
    </w:p>
    <w:p w14:paraId="4D173DB1" w14:textId="6A2AE246" w:rsidR="00D555C3" w:rsidRPr="00622A7F" w:rsidRDefault="00D555C3" w:rsidP="00622A7F">
      <w:pPr>
        <w:pStyle w:val="Beschriftung"/>
        <w:keepNext/>
        <w:rPr>
          <w:rFonts w:cs="Arial"/>
        </w:rPr>
      </w:pPr>
      <w:bookmarkStart w:id="1810" w:name="_Ref73370533"/>
      <w:bookmarkStart w:id="1811" w:name="_Toc94355261"/>
      <w:r w:rsidRPr="00622A7F">
        <w:rPr>
          <w:rFonts w:cs="Arial"/>
        </w:rPr>
        <w:lastRenderedPageBreak/>
        <w:t xml:space="preserve">Table </w:t>
      </w:r>
      <w:ins w:id="1812"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1813" w:author="Haskamp, Stefan" w:date="2022-02-05T20:56:00Z">
        <w:r w:rsidR="005A4AC0">
          <w:rPr>
            <w:rFonts w:cs="Arial"/>
            <w:noProof/>
          </w:rPr>
          <w:t>11</w:t>
        </w:r>
        <w:r w:rsidR="005A4AC0">
          <w:rPr>
            <w:rFonts w:cs="Arial"/>
          </w:rPr>
          <w:fldChar w:fldCharType="end"/>
        </w:r>
      </w:ins>
      <w:del w:id="1814"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11</w:delText>
        </w:r>
        <w:r w:rsidRPr="00622A7F" w:rsidDel="005A4AC0">
          <w:rPr>
            <w:rFonts w:cs="Arial"/>
          </w:rPr>
          <w:fldChar w:fldCharType="end"/>
        </w:r>
      </w:del>
      <w:bookmarkEnd w:id="1810"/>
      <w:r w:rsidRPr="00622A7F">
        <w:rPr>
          <w:rFonts w:cs="Arial"/>
        </w:rPr>
        <w:t xml:space="preserve">: Family history of psoriasis in patients (PsV: n=1,214 with, PsA: n=1,054, PPP: n=192, SAPHO syndrome: n=28) with and without variants in </w:t>
      </w:r>
      <w:r w:rsidRPr="00622A7F">
        <w:rPr>
          <w:rFonts w:cs="Arial"/>
          <w:i/>
        </w:rPr>
        <w:t>MPO</w:t>
      </w:r>
      <w:r w:rsidRPr="00622A7F">
        <w:rPr>
          <w:rFonts w:cs="Arial"/>
        </w:rPr>
        <w:t>.</w:t>
      </w:r>
      <w:bookmarkEnd w:id="1811"/>
    </w:p>
    <w:tbl>
      <w:tblPr>
        <w:tblW w:w="13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34"/>
        <w:gridCol w:w="2626"/>
        <w:gridCol w:w="2627"/>
        <w:gridCol w:w="2626"/>
        <w:gridCol w:w="2627"/>
        <w:gridCol w:w="1238"/>
      </w:tblGrid>
      <w:tr w:rsidR="00D555C3" w:rsidRPr="00622A7F" w14:paraId="511F461D" w14:textId="77777777" w:rsidTr="00622A7F">
        <w:trPr>
          <w:trHeight w:val="510"/>
        </w:trPr>
        <w:tc>
          <w:tcPr>
            <w:tcW w:w="1434" w:type="dxa"/>
            <w:vMerge w:val="restart"/>
            <w:shd w:val="clear" w:color="auto" w:fill="auto"/>
            <w:noWrap/>
            <w:vAlign w:val="center"/>
          </w:tcPr>
          <w:p w14:paraId="0FA699B4" w14:textId="77777777" w:rsidR="00D555C3" w:rsidRPr="00622A7F" w:rsidRDefault="00D555C3" w:rsidP="00622A7F">
            <w:pPr>
              <w:pStyle w:val="Titel"/>
              <w:rPr>
                <w:b/>
              </w:rPr>
            </w:pPr>
            <w:r w:rsidRPr="00622A7F">
              <w:rPr>
                <w:b/>
              </w:rPr>
              <w:t>Psoriasis subtype</w:t>
            </w:r>
          </w:p>
        </w:tc>
        <w:tc>
          <w:tcPr>
            <w:tcW w:w="10506" w:type="dxa"/>
            <w:gridSpan w:val="4"/>
            <w:shd w:val="clear" w:color="auto" w:fill="auto"/>
            <w:noWrap/>
            <w:vAlign w:val="center"/>
            <w:hideMark/>
          </w:tcPr>
          <w:p w14:paraId="05633F2C" w14:textId="77777777" w:rsidR="00D555C3" w:rsidRPr="00622A7F" w:rsidRDefault="00D555C3" w:rsidP="00622A7F">
            <w:pPr>
              <w:pStyle w:val="Titel"/>
              <w:rPr>
                <w:b/>
              </w:rPr>
            </w:pPr>
            <w:r w:rsidRPr="00622A7F">
              <w:rPr>
                <w:b/>
              </w:rPr>
              <w:t>family history of psoriasis</w:t>
            </w:r>
          </w:p>
        </w:tc>
        <w:tc>
          <w:tcPr>
            <w:tcW w:w="1238" w:type="dxa"/>
            <w:vMerge w:val="restart"/>
            <w:vAlign w:val="center"/>
          </w:tcPr>
          <w:p w14:paraId="4B7B37FA" w14:textId="77777777" w:rsidR="00D555C3" w:rsidRPr="00622A7F" w:rsidRDefault="00D555C3" w:rsidP="00622A7F">
            <w:pPr>
              <w:pStyle w:val="Titel"/>
              <w:rPr>
                <w:b/>
              </w:rPr>
            </w:pPr>
            <w:r w:rsidRPr="00622A7F">
              <w:rPr>
                <w:b/>
              </w:rPr>
              <w:t>P-value</w:t>
            </w:r>
          </w:p>
        </w:tc>
      </w:tr>
      <w:tr w:rsidR="00D555C3" w:rsidRPr="00622A7F" w14:paraId="5B33DC63" w14:textId="77777777" w:rsidTr="00622A7F">
        <w:trPr>
          <w:trHeight w:val="510"/>
        </w:trPr>
        <w:tc>
          <w:tcPr>
            <w:tcW w:w="1434" w:type="dxa"/>
            <w:vMerge/>
            <w:shd w:val="clear" w:color="auto" w:fill="auto"/>
            <w:noWrap/>
            <w:vAlign w:val="bottom"/>
          </w:tcPr>
          <w:p w14:paraId="37D1ADA3" w14:textId="77777777" w:rsidR="00D555C3" w:rsidRPr="00622A7F" w:rsidRDefault="00D555C3" w:rsidP="00622A7F">
            <w:pPr>
              <w:pStyle w:val="Titel"/>
              <w:rPr>
                <w:b/>
              </w:rPr>
            </w:pPr>
          </w:p>
        </w:tc>
        <w:tc>
          <w:tcPr>
            <w:tcW w:w="5253" w:type="dxa"/>
            <w:gridSpan w:val="2"/>
            <w:shd w:val="clear" w:color="auto" w:fill="auto"/>
            <w:noWrap/>
            <w:vAlign w:val="center"/>
            <w:hideMark/>
          </w:tcPr>
          <w:p w14:paraId="01FF1DA9" w14:textId="77777777" w:rsidR="00D555C3" w:rsidRPr="00622A7F" w:rsidRDefault="00D555C3" w:rsidP="00622A7F">
            <w:pPr>
              <w:pStyle w:val="Titel"/>
              <w:rPr>
                <w:b/>
              </w:rPr>
            </w:pPr>
            <w:r w:rsidRPr="00622A7F">
              <w:rPr>
                <w:b/>
              </w:rPr>
              <w:t>negative</w:t>
            </w:r>
          </w:p>
        </w:tc>
        <w:tc>
          <w:tcPr>
            <w:tcW w:w="5253" w:type="dxa"/>
            <w:gridSpan w:val="2"/>
            <w:shd w:val="clear" w:color="auto" w:fill="auto"/>
            <w:noWrap/>
            <w:vAlign w:val="center"/>
            <w:hideMark/>
          </w:tcPr>
          <w:p w14:paraId="33218EE6" w14:textId="77777777" w:rsidR="00D555C3" w:rsidRPr="00622A7F" w:rsidRDefault="00D555C3" w:rsidP="00622A7F">
            <w:pPr>
              <w:pStyle w:val="Titel"/>
              <w:rPr>
                <w:b/>
              </w:rPr>
            </w:pPr>
            <w:r w:rsidRPr="00622A7F">
              <w:rPr>
                <w:b/>
              </w:rPr>
              <w:t>positive</w:t>
            </w:r>
          </w:p>
        </w:tc>
        <w:tc>
          <w:tcPr>
            <w:tcW w:w="1238" w:type="dxa"/>
            <w:vMerge/>
          </w:tcPr>
          <w:p w14:paraId="2973D15E" w14:textId="77777777" w:rsidR="00D555C3" w:rsidRPr="00622A7F" w:rsidRDefault="00D555C3" w:rsidP="00622A7F">
            <w:pPr>
              <w:pStyle w:val="Titel"/>
            </w:pPr>
          </w:p>
        </w:tc>
      </w:tr>
      <w:tr w:rsidR="00D555C3" w:rsidRPr="00622A7F" w14:paraId="7E2CC4E9" w14:textId="77777777" w:rsidTr="00622A7F">
        <w:trPr>
          <w:trHeight w:val="510"/>
        </w:trPr>
        <w:tc>
          <w:tcPr>
            <w:tcW w:w="1434" w:type="dxa"/>
            <w:vMerge/>
            <w:shd w:val="clear" w:color="auto" w:fill="auto"/>
            <w:noWrap/>
            <w:vAlign w:val="center"/>
            <w:hideMark/>
          </w:tcPr>
          <w:p w14:paraId="6F9AA89D" w14:textId="77777777" w:rsidR="00D555C3" w:rsidRPr="00622A7F" w:rsidRDefault="00D555C3" w:rsidP="00622A7F">
            <w:pPr>
              <w:pStyle w:val="Titel"/>
              <w:rPr>
                <w:b/>
              </w:rPr>
            </w:pPr>
          </w:p>
        </w:tc>
        <w:tc>
          <w:tcPr>
            <w:tcW w:w="2626" w:type="dxa"/>
            <w:shd w:val="clear" w:color="auto" w:fill="auto"/>
            <w:noWrap/>
            <w:vAlign w:val="center"/>
            <w:hideMark/>
          </w:tcPr>
          <w:p w14:paraId="1B438965" w14:textId="77777777" w:rsidR="00D555C3" w:rsidRPr="00622A7F" w:rsidRDefault="00D555C3" w:rsidP="00622A7F">
            <w:pPr>
              <w:pStyle w:val="Titel"/>
              <w:rPr>
                <w:b/>
              </w:rPr>
            </w:pPr>
            <w:r w:rsidRPr="00622A7F">
              <w:rPr>
                <w:b/>
              </w:rPr>
              <w:t xml:space="preserve">Patients without </w:t>
            </w:r>
            <w:r w:rsidRPr="00622A7F">
              <w:rPr>
                <w:b/>
                <w:i/>
                <w:iCs/>
              </w:rPr>
              <w:t>MPO</w:t>
            </w:r>
            <w:r w:rsidRPr="00622A7F">
              <w:rPr>
                <w:b/>
              </w:rPr>
              <w:t xml:space="preserve"> variant </w:t>
            </w:r>
          </w:p>
          <w:p w14:paraId="08FAB2FF" w14:textId="77777777" w:rsidR="00D555C3" w:rsidRPr="00622A7F" w:rsidRDefault="00D555C3" w:rsidP="00622A7F">
            <w:pPr>
              <w:pStyle w:val="Titel"/>
              <w:rPr>
                <w:b/>
              </w:rPr>
            </w:pPr>
            <w:r w:rsidRPr="00622A7F">
              <w:rPr>
                <w:b/>
              </w:rPr>
              <w:t>n (%)</w:t>
            </w:r>
          </w:p>
        </w:tc>
        <w:tc>
          <w:tcPr>
            <w:tcW w:w="2627" w:type="dxa"/>
            <w:shd w:val="clear" w:color="auto" w:fill="auto"/>
            <w:noWrap/>
            <w:vAlign w:val="center"/>
            <w:hideMark/>
          </w:tcPr>
          <w:p w14:paraId="14B1A92C" w14:textId="77777777" w:rsidR="00D555C3" w:rsidRPr="00622A7F" w:rsidRDefault="00D555C3" w:rsidP="00622A7F">
            <w:pPr>
              <w:pStyle w:val="Titel"/>
              <w:rPr>
                <w:b/>
              </w:rPr>
            </w:pPr>
            <w:r w:rsidRPr="00622A7F">
              <w:rPr>
                <w:b/>
              </w:rPr>
              <w:t xml:space="preserve">Patients with </w:t>
            </w:r>
            <w:r w:rsidRPr="00622A7F">
              <w:rPr>
                <w:b/>
                <w:i/>
                <w:iCs/>
              </w:rPr>
              <w:t>MPO</w:t>
            </w:r>
            <w:r w:rsidRPr="00622A7F">
              <w:rPr>
                <w:b/>
              </w:rPr>
              <w:t xml:space="preserve"> variant </w:t>
            </w:r>
          </w:p>
          <w:p w14:paraId="7EB3A9DD" w14:textId="77777777" w:rsidR="00D555C3" w:rsidRPr="00622A7F" w:rsidRDefault="00D555C3" w:rsidP="00622A7F">
            <w:pPr>
              <w:pStyle w:val="Titel"/>
              <w:rPr>
                <w:b/>
              </w:rPr>
            </w:pPr>
            <w:r w:rsidRPr="00622A7F">
              <w:rPr>
                <w:b/>
              </w:rPr>
              <w:t>n (%)</w:t>
            </w:r>
          </w:p>
        </w:tc>
        <w:tc>
          <w:tcPr>
            <w:tcW w:w="2626" w:type="dxa"/>
            <w:shd w:val="clear" w:color="auto" w:fill="auto"/>
            <w:noWrap/>
            <w:vAlign w:val="center"/>
            <w:hideMark/>
          </w:tcPr>
          <w:p w14:paraId="4D887BEB" w14:textId="77777777" w:rsidR="00D555C3" w:rsidRPr="00622A7F" w:rsidRDefault="00D555C3" w:rsidP="00622A7F">
            <w:pPr>
              <w:pStyle w:val="Titel"/>
              <w:rPr>
                <w:b/>
              </w:rPr>
            </w:pPr>
            <w:r w:rsidRPr="00622A7F">
              <w:rPr>
                <w:b/>
              </w:rPr>
              <w:t xml:space="preserve">Patients without </w:t>
            </w:r>
            <w:r w:rsidRPr="00622A7F">
              <w:rPr>
                <w:b/>
                <w:i/>
                <w:iCs/>
              </w:rPr>
              <w:t>MPO</w:t>
            </w:r>
            <w:r w:rsidRPr="00622A7F">
              <w:rPr>
                <w:b/>
              </w:rPr>
              <w:t xml:space="preserve"> variant </w:t>
            </w:r>
          </w:p>
          <w:p w14:paraId="0806D14C" w14:textId="77777777" w:rsidR="00D555C3" w:rsidRPr="00622A7F" w:rsidRDefault="00D555C3" w:rsidP="00622A7F">
            <w:pPr>
              <w:pStyle w:val="Titel"/>
              <w:rPr>
                <w:b/>
              </w:rPr>
            </w:pPr>
            <w:r w:rsidRPr="00622A7F">
              <w:rPr>
                <w:b/>
              </w:rPr>
              <w:t>n (%)</w:t>
            </w:r>
          </w:p>
        </w:tc>
        <w:tc>
          <w:tcPr>
            <w:tcW w:w="2627" w:type="dxa"/>
            <w:shd w:val="clear" w:color="auto" w:fill="auto"/>
            <w:noWrap/>
            <w:vAlign w:val="center"/>
            <w:hideMark/>
          </w:tcPr>
          <w:p w14:paraId="08980BCE" w14:textId="77777777" w:rsidR="00D555C3" w:rsidRPr="00622A7F" w:rsidRDefault="00D555C3" w:rsidP="00622A7F">
            <w:pPr>
              <w:pStyle w:val="Titel"/>
              <w:rPr>
                <w:b/>
              </w:rPr>
            </w:pPr>
            <w:r w:rsidRPr="00622A7F">
              <w:rPr>
                <w:b/>
              </w:rPr>
              <w:t xml:space="preserve">Patients with </w:t>
            </w:r>
            <w:r w:rsidRPr="00622A7F">
              <w:rPr>
                <w:b/>
                <w:i/>
                <w:iCs/>
              </w:rPr>
              <w:t>MPO</w:t>
            </w:r>
            <w:r w:rsidRPr="00622A7F">
              <w:rPr>
                <w:b/>
              </w:rPr>
              <w:t xml:space="preserve"> variant </w:t>
            </w:r>
          </w:p>
          <w:p w14:paraId="4C09A458" w14:textId="77777777" w:rsidR="00D555C3" w:rsidRPr="00622A7F" w:rsidRDefault="00D555C3" w:rsidP="00622A7F">
            <w:pPr>
              <w:pStyle w:val="Titel"/>
              <w:rPr>
                <w:b/>
              </w:rPr>
            </w:pPr>
            <w:r w:rsidRPr="00622A7F">
              <w:rPr>
                <w:b/>
              </w:rPr>
              <w:t>n (%)</w:t>
            </w:r>
          </w:p>
        </w:tc>
        <w:tc>
          <w:tcPr>
            <w:tcW w:w="1238" w:type="dxa"/>
            <w:vMerge/>
          </w:tcPr>
          <w:p w14:paraId="28F29AE3" w14:textId="77777777" w:rsidR="00D555C3" w:rsidRPr="00622A7F" w:rsidRDefault="00D555C3" w:rsidP="00622A7F">
            <w:pPr>
              <w:pStyle w:val="Titel"/>
            </w:pPr>
          </w:p>
        </w:tc>
      </w:tr>
      <w:tr w:rsidR="00D555C3" w:rsidRPr="00622A7F" w14:paraId="32FBCFB7" w14:textId="77777777" w:rsidTr="00622A7F">
        <w:trPr>
          <w:trHeight w:val="510"/>
        </w:trPr>
        <w:tc>
          <w:tcPr>
            <w:tcW w:w="1434" w:type="dxa"/>
            <w:shd w:val="clear" w:color="auto" w:fill="auto"/>
            <w:noWrap/>
            <w:vAlign w:val="center"/>
            <w:hideMark/>
          </w:tcPr>
          <w:p w14:paraId="168B25AB" w14:textId="77777777" w:rsidR="00D555C3" w:rsidRPr="00622A7F" w:rsidRDefault="00D555C3" w:rsidP="00622A7F">
            <w:pPr>
              <w:pStyle w:val="Titel"/>
            </w:pPr>
            <w:r w:rsidRPr="00622A7F">
              <w:t>PsV</w:t>
            </w:r>
          </w:p>
        </w:tc>
        <w:tc>
          <w:tcPr>
            <w:tcW w:w="2626" w:type="dxa"/>
            <w:shd w:val="clear" w:color="auto" w:fill="auto"/>
            <w:noWrap/>
            <w:vAlign w:val="center"/>
            <w:hideMark/>
          </w:tcPr>
          <w:p w14:paraId="7330D0E2" w14:textId="77777777" w:rsidR="00D555C3" w:rsidRPr="00622A7F" w:rsidRDefault="00D555C3" w:rsidP="00622A7F">
            <w:pPr>
              <w:pStyle w:val="Titel"/>
            </w:pPr>
            <w:r w:rsidRPr="00622A7F">
              <w:t>621 (93.2)</w:t>
            </w:r>
          </w:p>
        </w:tc>
        <w:tc>
          <w:tcPr>
            <w:tcW w:w="2627" w:type="dxa"/>
            <w:shd w:val="clear" w:color="auto" w:fill="auto"/>
            <w:noWrap/>
            <w:vAlign w:val="center"/>
            <w:hideMark/>
          </w:tcPr>
          <w:p w14:paraId="32CA5E0C" w14:textId="77777777" w:rsidR="00D555C3" w:rsidRPr="00622A7F" w:rsidRDefault="00D555C3" w:rsidP="00622A7F">
            <w:pPr>
              <w:pStyle w:val="Titel"/>
            </w:pPr>
            <w:r w:rsidRPr="00622A7F">
              <w:t>44 (6.6)</w:t>
            </w:r>
          </w:p>
        </w:tc>
        <w:tc>
          <w:tcPr>
            <w:tcW w:w="2626" w:type="dxa"/>
            <w:shd w:val="clear" w:color="auto" w:fill="auto"/>
            <w:noWrap/>
            <w:vAlign w:val="center"/>
            <w:hideMark/>
          </w:tcPr>
          <w:p w14:paraId="1886B439" w14:textId="77777777" w:rsidR="00D555C3" w:rsidRPr="00622A7F" w:rsidRDefault="00D555C3" w:rsidP="00622A7F">
            <w:pPr>
              <w:pStyle w:val="Titel"/>
            </w:pPr>
            <w:r w:rsidRPr="00622A7F">
              <w:t>507 (92.3)</w:t>
            </w:r>
          </w:p>
        </w:tc>
        <w:tc>
          <w:tcPr>
            <w:tcW w:w="2627" w:type="dxa"/>
            <w:shd w:val="clear" w:color="auto" w:fill="auto"/>
            <w:noWrap/>
            <w:vAlign w:val="center"/>
            <w:hideMark/>
          </w:tcPr>
          <w:p w14:paraId="02BCBB96" w14:textId="77777777" w:rsidR="00D555C3" w:rsidRPr="00622A7F" w:rsidRDefault="00D555C3" w:rsidP="00622A7F">
            <w:pPr>
              <w:pStyle w:val="Titel"/>
            </w:pPr>
            <w:r w:rsidRPr="00622A7F">
              <w:t>42 (7.7)</w:t>
            </w:r>
          </w:p>
        </w:tc>
        <w:tc>
          <w:tcPr>
            <w:tcW w:w="1238" w:type="dxa"/>
            <w:vAlign w:val="center"/>
          </w:tcPr>
          <w:p w14:paraId="1D752AE8" w14:textId="77777777" w:rsidR="00D555C3" w:rsidRPr="00622A7F" w:rsidRDefault="00D555C3" w:rsidP="00622A7F">
            <w:pPr>
              <w:pStyle w:val="Titel"/>
            </w:pPr>
            <w:r w:rsidRPr="00622A7F">
              <w:t>n.s.</w:t>
            </w:r>
          </w:p>
        </w:tc>
      </w:tr>
      <w:tr w:rsidR="00D555C3" w:rsidRPr="00622A7F" w14:paraId="2558913C" w14:textId="77777777" w:rsidTr="00622A7F">
        <w:trPr>
          <w:trHeight w:val="510"/>
        </w:trPr>
        <w:tc>
          <w:tcPr>
            <w:tcW w:w="1434" w:type="dxa"/>
            <w:shd w:val="clear" w:color="auto" w:fill="auto"/>
            <w:noWrap/>
            <w:vAlign w:val="center"/>
            <w:hideMark/>
          </w:tcPr>
          <w:p w14:paraId="015C6A43" w14:textId="77777777" w:rsidR="00D555C3" w:rsidRPr="00622A7F" w:rsidRDefault="00D555C3" w:rsidP="00622A7F">
            <w:pPr>
              <w:pStyle w:val="Titel"/>
            </w:pPr>
            <w:r w:rsidRPr="00622A7F">
              <w:t>PsA</w:t>
            </w:r>
          </w:p>
        </w:tc>
        <w:tc>
          <w:tcPr>
            <w:tcW w:w="2626" w:type="dxa"/>
            <w:shd w:val="clear" w:color="auto" w:fill="auto"/>
            <w:noWrap/>
            <w:vAlign w:val="center"/>
            <w:hideMark/>
          </w:tcPr>
          <w:p w14:paraId="51654A74" w14:textId="77777777" w:rsidR="00D555C3" w:rsidRPr="00622A7F" w:rsidRDefault="00D555C3" w:rsidP="00622A7F">
            <w:pPr>
              <w:pStyle w:val="Titel"/>
            </w:pPr>
            <w:r w:rsidRPr="00622A7F">
              <w:t>588 (93.2)</w:t>
            </w:r>
          </w:p>
        </w:tc>
        <w:tc>
          <w:tcPr>
            <w:tcW w:w="2627" w:type="dxa"/>
            <w:shd w:val="clear" w:color="auto" w:fill="auto"/>
            <w:noWrap/>
            <w:vAlign w:val="center"/>
            <w:hideMark/>
          </w:tcPr>
          <w:p w14:paraId="35E6343C" w14:textId="77777777" w:rsidR="00D555C3" w:rsidRPr="00622A7F" w:rsidRDefault="00D555C3" w:rsidP="00622A7F">
            <w:pPr>
              <w:pStyle w:val="Titel"/>
            </w:pPr>
            <w:r w:rsidRPr="00622A7F">
              <w:t>43 (6.8)</w:t>
            </w:r>
          </w:p>
        </w:tc>
        <w:tc>
          <w:tcPr>
            <w:tcW w:w="2626" w:type="dxa"/>
            <w:shd w:val="clear" w:color="auto" w:fill="auto"/>
            <w:noWrap/>
            <w:vAlign w:val="center"/>
            <w:hideMark/>
          </w:tcPr>
          <w:p w14:paraId="5B6EBCE9" w14:textId="77777777" w:rsidR="00D555C3" w:rsidRPr="00622A7F" w:rsidRDefault="00D555C3" w:rsidP="00622A7F">
            <w:pPr>
              <w:pStyle w:val="Titel"/>
            </w:pPr>
            <w:r w:rsidRPr="00622A7F">
              <w:t>388 (91.9)</w:t>
            </w:r>
          </w:p>
        </w:tc>
        <w:tc>
          <w:tcPr>
            <w:tcW w:w="2627" w:type="dxa"/>
            <w:shd w:val="clear" w:color="auto" w:fill="auto"/>
            <w:noWrap/>
            <w:vAlign w:val="center"/>
            <w:hideMark/>
          </w:tcPr>
          <w:p w14:paraId="42520BB0" w14:textId="77777777" w:rsidR="00D555C3" w:rsidRPr="00622A7F" w:rsidRDefault="00D555C3" w:rsidP="00622A7F">
            <w:pPr>
              <w:pStyle w:val="Titel"/>
            </w:pPr>
            <w:r w:rsidRPr="00622A7F">
              <w:t>35 (8.3)</w:t>
            </w:r>
          </w:p>
        </w:tc>
        <w:tc>
          <w:tcPr>
            <w:tcW w:w="1238" w:type="dxa"/>
            <w:vAlign w:val="center"/>
          </w:tcPr>
          <w:p w14:paraId="60973EFE" w14:textId="77777777" w:rsidR="00D555C3" w:rsidRPr="00622A7F" w:rsidRDefault="00D555C3" w:rsidP="00622A7F">
            <w:pPr>
              <w:pStyle w:val="Titel"/>
            </w:pPr>
            <w:r w:rsidRPr="00622A7F">
              <w:t>n.s.</w:t>
            </w:r>
          </w:p>
        </w:tc>
      </w:tr>
      <w:tr w:rsidR="00D555C3" w:rsidRPr="00622A7F" w14:paraId="015AE2E0" w14:textId="77777777" w:rsidTr="00622A7F">
        <w:trPr>
          <w:trHeight w:val="510"/>
        </w:trPr>
        <w:tc>
          <w:tcPr>
            <w:tcW w:w="1434" w:type="dxa"/>
            <w:shd w:val="clear" w:color="auto" w:fill="auto"/>
            <w:noWrap/>
            <w:vAlign w:val="center"/>
            <w:hideMark/>
          </w:tcPr>
          <w:p w14:paraId="51C8610B" w14:textId="77777777" w:rsidR="00D555C3" w:rsidRPr="00622A7F" w:rsidRDefault="00D555C3" w:rsidP="00622A7F">
            <w:pPr>
              <w:pStyle w:val="Titel"/>
            </w:pPr>
            <w:r w:rsidRPr="00622A7F">
              <w:t>PPP</w:t>
            </w:r>
          </w:p>
        </w:tc>
        <w:tc>
          <w:tcPr>
            <w:tcW w:w="2626" w:type="dxa"/>
            <w:shd w:val="clear" w:color="auto" w:fill="auto"/>
            <w:noWrap/>
            <w:vAlign w:val="center"/>
            <w:hideMark/>
          </w:tcPr>
          <w:p w14:paraId="0F3FD052" w14:textId="77777777" w:rsidR="00D555C3" w:rsidRPr="00622A7F" w:rsidRDefault="00D555C3" w:rsidP="00622A7F">
            <w:pPr>
              <w:pStyle w:val="Titel"/>
            </w:pPr>
            <w:r w:rsidRPr="00622A7F">
              <w:t>108 (85.7)</w:t>
            </w:r>
          </w:p>
        </w:tc>
        <w:tc>
          <w:tcPr>
            <w:tcW w:w="2627" w:type="dxa"/>
            <w:shd w:val="clear" w:color="auto" w:fill="auto"/>
            <w:noWrap/>
            <w:vAlign w:val="center"/>
            <w:hideMark/>
          </w:tcPr>
          <w:p w14:paraId="1E278DCB" w14:textId="77777777" w:rsidR="00D555C3" w:rsidRPr="00622A7F" w:rsidRDefault="00D555C3" w:rsidP="00622A7F">
            <w:pPr>
              <w:pStyle w:val="Titel"/>
            </w:pPr>
            <w:r w:rsidRPr="00622A7F">
              <w:t>18 (14.3)</w:t>
            </w:r>
          </w:p>
        </w:tc>
        <w:tc>
          <w:tcPr>
            <w:tcW w:w="2626" w:type="dxa"/>
            <w:shd w:val="clear" w:color="auto" w:fill="auto"/>
            <w:noWrap/>
            <w:vAlign w:val="center"/>
            <w:hideMark/>
          </w:tcPr>
          <w:p w14:paraId="6E775A78" w14:textId="77777777" w:rsidR="00D555C3" w:rsidRPr="00622A7F" w:rsidRDefault="00D555C3" w:rsidP="00622A7F">
            <w:pPr>
              <w:pStyle w:val="Titel"/>
            </w:pPr>
            <w:r w:rsidRPr="00622A7F">
              <w:t>58 (87.9)</w:t>
            </w:r>
          </w:p>
        </w:tc>
        <w:tc>
          <w:tcPr>
            <w:tcW w:w="2627" w:type="dxa"/>
            <w:shd w:val="clear" w:color="auto" w:fill="auto"/>
            <w:noWrap/>
            <w:vAlign w:val="center"/>
            <w:hideMark/>
          </w:tcPr>
          <w:p w14:paraId="73D6907F" w14:textId="77777777" w:rsidR="00D555C3" w:rsidRPr="00622A7F" w:rsidRDefault="00D555C3" w:rsidP="00622A7F">
            <w:pPr>
              <w:pStyle w:val="Titel"/>
            </w:pPr>
            <w:r w:rsidRPr="00622A7F">
              <w:t>8 (12.1)</w:t>
            </w:r>
          </w:p>
        </w:tc>
        <w:tc>
          <w:tcPr>
            <w:tcW w:w="1238" w:type="dxa"/>
            <w:vAlign w:val="center"/>
          </w:tcPr>
          <w:p w14:paraId="09724F5A" w14:textId="77777777" w:rsidR="00D555C3" w:rsidRPr="00622A7F" w:rsidRDefault="00D555C3" w:rsidP="00622A7F">
            <w:pPr>
              <w:pStyle w:val="Titel"/>
            </w:pPr>
            <w:r w:rsidRPr="00622A7F">
              <w:t>n.s.</w:t>
            </w:r>
          </w:p>
        </w:tc>
      </w:tr>
      <w:tr w:rsidR="00D555C3" w:rsidRPr="00622A7F" w14:paraId="16E7151A" w14:textId="77777777" w:rsidTr="00622A7F">
        <w:trPr>
          <w:trHeight w:val="510"/>
        </w:trPr>
        <w:tc>
          <w:tcPr>
            <w:tcW w:w="1434" w:type="dxa"/>
            <w:shd w:val="clear" w:color="auto" w:fill="auto"/>
            <w:noWrap/>
            <w:vAlign w:val="center"/>
            <w:hideMark/>
          </w:tcPr>
          <w:p w14:paraId="16BE612D" w14:textId="77777777" w:rsidR="00D555C3" w:rsidRPr="00622A7F" w:rsidRDefault="00D555C3" w:rsidP="00622A7F">
            <w:pPr>
              <w:pStyle w:val="Titel"/>
            </w:pPr>
            <w:r w:rsidRPr="00622A7F">
              <w:t xml:space="preserve">SAPHO </w:t>
            </w:r>
          </w:p>
          <w:p w14:paraId="20A2BEDD" w14:textId="77777777" w:rsidR="00D555C3" w:rsidRPr="00622A7F" w:rsidRDefault="00D555C3" w:rsidP="00622A7F">
            <w:pPr>
              <w:pStyle w:val="Titel"/>
            </w:pPr>
            <w:r w:rsidRPr="00622A7F">
              <w:t>syndrome</w:t>
            </w:r>
          </w:p>
        </w:tc>
        <w:tc>
          <w:tcPr>
            <w:tcW w:w="2626" w:type="dxa"/>
            <w:shd w:val="clear" w:color="auto" w:fill="auto"/>
            <w:noWrap/>
            <w:vAlign w:val="center"/>
            <w:hideMark/>
          </w:tcPr>
          <w:p w14:paraId="1E80D627" w14:textId="77777777" w:rsidR="00D555C3" w:rsidRPr="00622A7F" w:rsidRDefault="00D555C3" w:rsidP="00622A7F">
            <w:pPr>
              <w:pStyle w:val="Titel"/>
            </w:pPr>
            <w:r w:rsidRPr="00622A7F">
              <w:t>20 (87)</w:t>
            </w:r>
          </w:p>
        </w:tc>
        <w:tc>
          <w:tcPr>
            <w:tcW w:w="2627" w:type="dxa"/>
            <w:shd w:val="clear" w:color="auto" w:fill="auto"/>
            <w:noWrap/>
            <w:vAlign w:val="center"/>
            <w:hideMark/>
          </w:tcPr>
          <w:p w14:paraId="4FA4584B" w14:textId="77777777" w:rsidR="00D555C3" w:rsidRPr="00622A7F" w:rsidRDefault="00D555C3" w:rsidP="00622A7F">
            <w:pPr>
              <w:pStyle w:val="Titel"/>
            </w:pPr>
            <w:r w:rsidRPr="00622A7F">
              <w:t>3 (13)</w:t>
            </w:r>
          </w:p>
        </w:tc>
        <w:tc>
          <w:tcPr>
            <w:tcW w:w="2626" w:type="dxa"/>
            <w:shd w:val="clear" w:color="auto" w:fill="auto"/>
            <w:noWrap/>
            <w:vAlign w:val="center"/>
            <w:hideMark/>
          </w:tcPr>
          <w:p w14:paraId="6EDC0754" w14:textId="77777777" w:rsidR="00D555C3" w:rsidRPr="00622A7F" w:rsidRDefault="00D555C3" w:rsidP="00622A7F">
            <w:pPr>
              <w:pStyle w:val="Titel"/>
            </w:pPr>
            <w:r w:rsidRPr="00622A7F">
              <w:t>4 (80)</w:t>
            </w:r>
          </w:p>
        </w:tc>
        <w:tc>
          <w:tcPr>
            <w:tcW w:w="2627" w:type="dxa"/>
            <w:shd w:val="clear" w:color="auto" w:fill="auto"/>
            <w:noWrap/>
            <w:vAlign w:val="center"/>
            <w:hideMark/>
          </w:tcPr>
          <w:p w14:paraId="0A120E04" w14:textId="77777777" w:rsidR="00D555C3" w:rsidRPr="00622A7F" w:rsidRDefault="00D555C3" w:rsidP="00622A7F">
            <w:pPr>
              <w:pStyle w:val="Titel"/>
            </w:pPr>
            <w:r w:rsidRPr="00622A7F">
              <w:t>1 (20)</w:t>
            </w:r>
          </w:p>
        </w:tc>
        <w:tc>
          <w:tcPr>
            <w:tcW w:w="1238" w:type="dxa"/>
            <w:vAlign w:val="center"/>
          </w:tcPr>
          <w:p w14:paraId="71B06387" w14:textId="77777777" w:rsidR="00D555C3" w:rsidRPr="00622A7F" w:rsidRDefault="00D555C3" w:rsidP="00622A7F">
            <w:pPr>
              <w:pStyle w:val="Titel"/>
            </w:pPr>
            <w:r w:rsidRPr="00622A7F">
              <w:t>n.s.</w:t>
            </w:r>
          </w:p>
        </w:tc>
      </w:tr>
      <w:tr w:rsidR="00D555C3" w:rsidRPr="00622A7F" w14:paraId="31407ACC" w14:textId="77777777" w:rsidTr="00622A7F">
        <w:trPr>
          <w:trHeight w:val="510"/>
        </w:trPr>
        <w:tc>
          <w:tcPr>
            <w:tcW w:w="1434" w:type="dxa"/>
            <w:shd w:val="clear" w:color="auto" w:fill="auto"/>
            <w:noWrap/>
            <w:vAlign w:val="center"/>
            <w:hideMark/>
          </w:tcPr>
          <w:p w14:paraId="3A213F04" w14:textId="77777777" w:rsidR="00D555C3" w:rsidRPr="00622A7F" w:rsidRDefault="00D555C3" w:rsidP="00622A7F">
            <w:pPr>
              <w:pStyle w:val="Titel"/>
            </w:pPr>
            <w:r w:rsidRPr="00622A7F">
              <w:t>Σ</w:t>
            </w:r>
          </w:p>
        </w:tc>
        <w:tc>
          <w:tcPr>
            <w:tcW w:w="2626" w:type="dxa"/>
            <w:shd w:val="clear" w:color="auto" w:fill="auto"/>
            <w:noWrap/>
            <w:vAlign w:val="center"/>
            <w:hideMark/>
          </w:tcPr>
          <w:p w14:paraId="287B5B9D" w14:textId="77777777" w:rsidR="00D555C3" w:rsidRPr="00622A7F" w:rsidRDefault="00D555C3" w:rsidP="00622A7F">
            <w:pPr>
              <w:pStyle w:val="Titel"/>
            </w:pPr>
            <w:r w:rsidRPr="00622A7F">
              <w:t>1,337 (92.5)</w:t>
            </w:r>
          </w:p>
        </w:tc>
        <w:tc>
          <w:tcPr>
            <w:tcW w:w="2627" w:type="dxa"/>
            <w:shd w:val="clear" w:color="auto" w:fill="auto"/>
            <w:noWrap/>
            <w:vAlign w:val="center"/>
            <w:hideMark/>
          </w:tcPr>
          <w:p w14:paraId="1F7663BD" w14:textId="77777777" w:rsidR="00D555C3" w:rsidRPr="00622A7F" w:rsidRDefault="00D555C3" w:rsidP="00622A7F">
            <w:pPr>
              <w:pStyle w:val="Titel"/>
            </w:pPr>
            <w:r w:rsidRPr="00622A7F">
              <w:t>108 (7.5)</w:t>
            </w:r>
          </w:p>
        </w:tc>
        <w:tc>
          <w:tcPr>
            <w:tcW w:w="2626" w:type="dxa"/>
            <w:shd w:val="clear" w:color="auto" w:fill="auto"/>
            <w:noWrap/>
            <w:vAlign w:val="center"/>
            <w:hideMark/>
          </w:tcPr>
          <w:p w14:paraId="1BDD0B00" w14:textId="77777777" w:rsidR="00D555C3" w:rsidRPr="00622A7F" w:rsidRDefault="00D555C3" w:rsidP="00622A7F">
            <w:pPr>
              <w:pStyle w:val="Titel"/>
            </w:pPr>
            <w:r w:rsidRPr="00622A7F">
              <w:t>957 (91.8)</w:t>
            </w:r>
          </w:p>
        </w:tc>
        <w:tc>
          <w:tcPr>
            <w:tcW w:w="2627" w:type="dxa"/>
            <w:shd w:val="clear" w:color="auto" w:fill="auto"/>
            <w:noWrap/>
            <w:vAlign w:val="center"/>
            <w:hideMark/>
          </w:tcPr>
          <w:p w14:paraId="09FBC177" w14:textId="77777777" w:rsidR="00D555C3" w:rsidRPr="00622A7F" w:rsidRDefault="00D555C3" w:rsidP="00622A7F">
            <w:pPr>
              <w:pStyle w:val="Titel"/>
            </w:pPr>
            <w:r w:rsidRPr="00622A7F">
              <w:t>86 (8.2)</w:t>
            </w:r>
          </w:p>
        </w:tc>
        <w:tc>
          <w:tcPr>
            <w:tcW w:w="1238" w:type="dxa"/>
            <w:vAlign w:val="center"/>
          </w:tcPr>
          <w:p w14:paraId="1A39AA21" w14:textId="77777777" w:rsidR="00D555C3" w:rsidRPr="00622A7F" w:rsidRDefault="00D555C3" w:rsidP="00622A7F">
            <w:pPr>
              <w:pStyle w:val="Titel"/>
            </w:pPr>
            <w:r w:rsidRPr="00622A7F">
              <w:t>n.s.</w:t>
            </w:r>
          </w:p>
        </w:tc>
      </w:tr>
    </w:tbl>
    <w:p w14:paraId="11B3B08A" w14:textId="77777777" w:rsidR="00D555C3" w:rsidRPr="00622A7F" w:rsidRDefault="00D555C3" w:rsidP="00622A7F">
      <w:pPr>
        <w:spacing w:line="480" w:lineRule="auto"/>
        <w:rPr>
          <w:rFonts w:cs="Arial"/>
          <w:szCs w:val="24"/>
        </w:rPr>
      </w:pPr>
      <w:r w:rsidRPr="00622A7F">
        <w:rPr>
          <w:rFonts w:cs="Arial"/>
          <w:bCs/>
          <w:szCs w:val="24"/>
        </w:rPr>
        <w:t xml:space="preserve">n = number of patients, </w:t>
      </w:r>
      <w:r w:rsidRPr="00622A7F">
        <w:rPr>
          <w:rFonts w:cs="Arial"/>
          <w:szCs w:val="24"/>
        </w:rPr>
        <w:t>Σ = sum, n.s. = not significant</w:t>
      </w:r>
    </w:p>
    <w:p w14:paraId="35885C19" w14:textId="77777777" w:rsidR="00D555C3" w:rsidRPr="00622A7F" w:rsidRDefault="00D555C3" w:rsidP="00622A7F">
      <w:pPr>
        <w:rPr>
          <w:rFonts w:cs="Arial"/>
          <w:szCs w:val="24"/>
        </w:rPr>
        <w:sectPr w:rsidR="00D555C3" w:rsidRPr="00622A7F" w:rsidSect="00622A7F">
          <w:pgSz w:w="16838" w:h="11906" w:orient="landscape"/>
          <w:pgMar w:top="1417" w:right="1417" w:bottom="1417" w:left="1134" w:header="708" w:footer="708" w:gutter="0"/>
          <w:cols w:space="708"/>
          <w:docGrid w:linePitch="360"/>
        </w:sectPr>
      </w:pPr>
    </w:p>
    <w:p w14:paraId="4B420D3D" w14:textId="77777777" w:rsidR="00D555C3" w:rsidRPr="00622A7F" w:rsidRDefault="00D555C3" w:rsidP="00622A7F">
      <w:pPr>
        <w:rPr>
          <w:rFonts w:cs="Arial"/>
        </w:rPr>
      </w:pPr>
    </w:p>
    <w:p w14:paraId="4002B50D" w14:textId="77777777" w:rsidR="00D555C3" w:rsidRPr="00622A7F" w:rsidRDefault="00D555C3" w:rsidP="00622A7F">
      <w:pPr>
        <w:pStyle w:val="berschrift2"/>
        <w:rPr>
          <w:rFonts w:cs="Arial"/>
        </w:rPr>
      </w:pPr>
      <w:bookmarkStart w:id="1815" w:name="_Ref86160064"/>
      <w:bookmarkStart w:id="1816" w:name="_Toc91488892"/>
      <w:r w:rsidRPr="00622A7F">
        <w:rPr>
          <w:rFonts w:cs="Arial"/>
        </w:rPr>
        <w:t>Cellular and molecular features in GPP</w:t>
      </w:r>
      <w:bookmarkEnd w:id="1787"/>
      <w:r w:rsidRPr="00622A7F">
        <w:rPr>
          <w:rFonts w:cs="Arial"/>
        </w:rPr>
        <w:t xml:space="preserve"> patients</w:t>
      </w:r>
      <w:bookmarkEnd w:id="1788"/>
      <w:bookmarkEnd w:id="1815"/>
      <w:bookmarkEnd w:id="1816"/>
      <w:r w:rsidRPr="00622A7F">
        <w:rPr>
          <w:rFonts w:cs="Arial"/>
        </w:rPr>
        <w:t xml:space="preserve"> </w:t>
      </w:r>
    </w:p>
    <w:p w14:paraId="42E89009" w14:textId="77777777" w:rsidR="00D555C3" w:rsidRPr="00622A7F" w:rsidRDefault="00D555C3" w:rsidP="00622A7F">
      <w:pPr>
        <w:rPr>
          <w:rFonts w:cs="Arial"/>
        </w:rPr>
      </w:pPr>
      <w:r w:rsidRPr="00622A7F">
        <w:rPr>
          <w:rFonts w:cs="Arial"/>
        </w:rPr>
        <w:t xml:space="preserve">To understand molecular and cellular players mediating inflammation in GPP, transcriptome analysis of peripheral immune cells was performed in two </w:t>
      </w:r>
      <w:del w:id="1817" w:author="Hüffmeier, Ulrike" w:date="2021-08-04T14:40:00Z">
        <w:r w:rsidRPr="00622A7F" w:rsidDel="004876EE">
          <w:rPr>
            <w:rFonts w:cs="Arial"/>
          </w:rPr>
          <w:delText xml:space="preserve">stable </w:delText>
        </w:r>
      </w:del>
      <w:r w:rsidRPr="00622A7F">
        <w:rPr>
          <w:rFonts w:cs="Arial"/>
        </w:rPr>
        <w:t xml:space="preserve">patients </w:t>
      </w:r>
      <w:ins w:id="1818" w:author="Hüffmeier, Ulrike" w:date="2021-08-04T14:40:00Z">
        <w:r w:rsidRPr="00622A7F">
          <w:rPr>
            <w:rFonts w:cs="Arial"/>
          </w:rPr>
          <w:t xml:space="preserve">in relatively stable </w:t>
        </w:r>
      </w:ins>
      <w:ins w:id="1819" w:author="Hüffmeier, Ulrike" w:date="2021-08-04T14:41:00Z">
        <w:r w:rsidRPr="00622A7F">
          <w:rPr>
            <w:rFonts w:cs="Arial"/>
          </w:rPr>
          <w:t xml:space="preserve">disease state </w:t>
        </w:r>
      </w:ins>
      <w:r w:rsidRPr="00622A7F">
        <w:rPr>
          <w:rFonts w:cs="Arial"/>
        </w:rPr>
        <w:t xml:space="preserve">and in one patient during an acute episode. </w:t>
      </w:r>
    </w:p>
    <w:p w14:paraId="6EEA7AB7" w14:textId="77777777" w:rsidR="00D555C3" w:rsidRPr="00622A7F" w:rsidRDefault="00D555C3" w:rsidP="00622A7F">
      <w:pPr>
        <w:pStyle w:val="berschrift3"/>
        <w:rPr>
          <w:rFonts w:cs="Arial"/>
        </w:rPr>
      </w:pPr>
      <w:bookmarkStart w:id="1820" w:name="_Toc72229637"/>
      <w:bookmarkStart w:id="1821" w:name="_Ref72335737"/>
      <w:bookmarkStart w:id="1822" w:name="_Ref86164672"/>
      <w:bookmarkStart w:id="1823" w:name="_Ref86316803"/>
      <w:bookmarkStart w:id="1824" w:name="_Toc91488893"/>
      <w:r w:rsidRPr="00622A7F">
        <w:rPr>
          <w:rFonts w:cs="Arial"/>
        </w:rPr>
        <w:t>Cellular composition of PBMCs in GPP patients</w:t>
      </w:r>
      <w:bookmarkEnd w:id="1820"/>
      <w:bookmarkEnd w:id="1821"/>
      <w:bookmarkEnd w:id="1822"/>
      <w:bookmarkEnd w:id="1823"/>
      <w:bookmarkEnd w:id="1824"/>
    </w:p>
    <w:p w14:paraId="3472A954" w14:textId="4065A93C" w:rsidR="00D555C3" w:rsidRPr="00622A7F" w:rsidRDefault="00D555C3" w:rsidP="00622A7F">
      <w:pPr>
        <w:rPr>
          <w:rFonts w:cs="Arial"/>
        </w:rPr>
      </w:pPr>
      <w:r w:rsidRPr="00622A7F">
        <w:rPr>
          <w:rFonts w:cs="Arial"/>
        </w:rPr>
        <w:t xml:space="preserve">To investigate cellular factors in GPP, scRNAseq was performed in two MPO-deficient GPP patients (GPP1 and GPP2) </w:t>
      </w:r>
      <w:ins w:id="1825" w:author="Hüffmeier, Ulrike" w:date="2021-08-04T14:41:00Z">
        <w:r w:rsidRPr="00622A7F">
          <w:rPr>
            <w:rFonts w:cs="Arial"/>
          </w:rPr>
          <w:t xml:space="preserve">with </w:t>
        </w:r>
        <w:r w:rsidRPr="00622A7F">
          <w:rPr>
            <w:rFonts w:cs="Arial"/>
            <w:i/>
            <w:rPrChange w:id="1826" w:author="Hüffmeier, Ulrike" w:date="2021-08-04T14:41:00Z">
              <w:rPr/>
            </w:rPrChange>
          </w:rPr>
          <w:t>MPO</w:t>
        </w:r>
        <w:r w:rsidRPr="00622A7F">
          <w:rPr>
            <w:rFonts w:cs="Arial"/>
          </w:rPr>
          <w:t xml:space="preserve"> variants on both alleles </w:t>
        </w:r>
      </w:ins>
      <w:r w:rsidRPr="00622A7F">
        <w:rPr>
          <w:rFonts w:cs="Arial"/>
        </w:rPr>
        <w:t xml:space="preserve">and three HDs. GPP1 </w:t>
      </w:r>
      <w:ins w:id="1827" w:author="Hüffmeier, Ulrike" w:date="2021-08-04T14:45:00Z">
        <w:r w:rsidRPr="00622A7F">
          <w:rPr>
            <w:rFonts w:cs="Arial"/>
          </w:rPr>
          <w:t xml:space="preserve">also carried a heterozygous variant in </w:t>
        </w:r>
        <w:r w:rsidRPr="00622A7F">
          <w:rPr>
            <w:rFonts w:cs="Arial"/>
            <w:i/>
          </w:rPr>
          <w:t>IL36RN</w:t>
        </w:r>
      </w:ins>
      <w:r w:rsidR="00AE34A4">
        <w:rPr>
          <w:rFonts w:cs="Arial"/>
        </w:rPr>
        <w:t xml:space="preserve"> (</w:t>
      </w:r>
      <w:del w:id="1828" w:author="Haskamp, Stefan (extern)" w:date="2022-01-29T14:42:00Z">
        <w:r w:rsidR="00AE34A4" w:rsidDel="006755F1">
          <w:rPr>
            <w:rFonts w:cs="Arial"/>
          </w:rPr>
          <w:delText>Table S3</w:delText>
        </w:r>
      </w:del>
      <w:ins w:id="1829" w:author="Haskamp, Stefan (extern)" w:date="2022-01-29T14:42:00Z">
        <w:r w:rsidR="006755F1">
          <w:rPr>
            <w:rFonts w:cs="Arial"/>
          </w:rPr>
          <w:fldChar w:fldCharType="begin"/>
        </w:r>
        <w:r w:rsidR="006755F1">
          <w:rPr>
            <w:rFonts w:cs="Arial"/>
          </w:rPr>
          <w:instrText xml:space="preserve"> REF _Ref94359322 \h </w:instrText>
        </w:r>
      </w:ins>
      <w:r w:rsidR="006755F1">
        <w:rPr>
          <w:rFonts w:cs="Arial"/>
        </w:rPr>
      </w:r>
      <w:r w:rsidR="006755F1">
        <w:rPr>
          <w:rFonts w:cs="Arial"/>
        </w:rPr>
        <w:fldChar w:fldCharType="separate"/>
      </w:r>
      <w:ins w:id="1830" w:author="Haskamp, Stefan (extern)" w:date="2022-01-29T14:42:00Z">
        <w:r w:rsidR="006755F1">
          <w:t xml:space="preserve">Table S </w:t>
        </w:r>
        <w:r w:rsidR="006755F1">
          <w:rPr>
            <w:noProof/>
          </w:rPr>
          <w:t>2</w:t>
        </w:r>
        <w:r w:rsidR="006755F1">
          <w:rPr>
            <w:rFonts w:cs="Arial"/>
          </w:rPr>
          <w:fldChar w:fldCharType="end"/>
        </w:r>
        <w:r w:rsidR="006755F1">
          <w:rPr>
            <w:rFonts w:cs="Arial"/>
          </w:rPr>
          <w:t xml:space="preserve">, page </w:t>
        </w:r>
        <w:r w:rsidR="006755F1">
          <w:rPr>
            <w:rFonts w:cs="Arial"/>
          </w:rPr>
          <w:fldChar w:fldCharType="begin"/>
        </w:r>
        <w:r w:rsidR="006755F1">
          <w:rPr>
            <w:rFonts w:cs="Arial"/>
          </w:rPr>
          <w:instrText xml:space="preserve"> PAGEREF _Ref94359766 \h </w:instrText>
        </w:r>
      </w:ins>
      <w:r w:rsidR="006755F1">
        <w:rPr>
          <w:rFonts w:cs="Arial"/>
        </w:rPr>
      </w:r>
      <w:r w:rsidR="006755F1">
        <w:rPr>
          <w:rFonts w:cs="Arial"/>
        </w:rPr>
        <w:fldChar w:fldCharType="separate"/>
      </w:r>
      <w:ins w:id="1831" w:author="Haskamp, Stefan (extern)" w:date="2022-01-29T14:42:00Z">
        <w:r w:rsidR="006755F1">
          <w:rPr>
            <w:rFonts w:cs="Arial"/>
            <w:noProof/>
          </w:rPr>
          <w:t>133</w:t>
        </w:r>
        <w:r w:rsidR="006755F1">
          <w:rPr>
            <w:rFonts w:cs="Arial"/>
          </w:rPr>
          <w:fldChar w:fldCharType="end"/>
        </w:r>
      </w:ins>
      <w:r w:rsidR="00AE34A4">
        <w:rPr>
          <w:rFonts w:cs="Arial"/>
        </w:rPr>
        <w:t>)</w:t>
      </w:r>
      <w:ins w:id="1832" w:author="Hüffmeier, Ulrike" w:date="2021-08-04T14:45:00Z">
        <w:r w:rsidRPr="00622A7F">
          <w:rPr>
            <w:rFonts w:cs="Arial"/>
          </w:rPr>
          <w:t xml:space="preserve">. This patient </w:t>
        </w:r>
      </w:ins>
      <w:r w:rsidRPr="00622A7F">
        <w:rPr>
          <w:rFonts w:cs="Arial"/>
        </w:rPr>
        <w:t>was analyzed in two separate experiments</w:t>
      </w:r>
      <w:ins w:id="1833" w:author="Hüffmeier, Ulrike" w:date="2021-08-04T14:41:00Z">
        <w:r w:rsidRPr="00622A7F">
          <w:rPr>
            <w:rFonts w:cs="Arial"/>
          </w:rPr>
          <w:t>,</w:t>
        </w:r>
      </w:ins>
      <w:r w:rsidRPr="00622A7F">
        <w:rPr>
          <w:rFonts w:cs="Arial"/>
        </w:rPr>
        <w:t xml:space="preserve"> as the number of cells was low in the first </w:t>
      </w:r>
      <w:del w:id="1834" w:author="Hüffmeier, Ulrike" w:date="2021-11-25T17:55:00Z">
        <w:r w:rsidRPr="00622A7F" w:rsidDel="009575B2">
          <w:rPr>
            <w:rFonts w:cs="Arial"/>
          </w:rPr>
          <w:delText xml:space="preserve">part of the </w:delText>
        </w:r>
      </w:del>
      <w:r w:rsidRPr="00622A7F">
        <w:rPr>
          <w:rFonts w:cs="Arial"/>
        </w:rPr>
        <w:t xml:space="preserve">experiment. </w:t>
      </w:r>
      <w:del w:id="1835" w:author="Hüffmeier, Ulrike" w:date="2021-08-04T14:45:00Z">
        <w:r w:rsidRPr="00622A7F" w:rsidDel="00B572B0">
          <w:rPr>
            <w:rFonts w:cs="Arial"/>
          </w:rPr>
          <w:delText xml:space="preserve">The same patient also carried a heterozygous variant in </w:delText>
        </w:r>
        <w:r w:rsidRPr="00622A7F" w:rsidDel="00B572B0">
          <w:rPr>
            <w:rFonts w:cs="Arial"/>
            <w:i/>
          </w:rPr>
          <w:delText>IL36RN</w:delText>
        </w:r>
      </w:del>
      <w:r w:rsidRPr="00622A7F">
        <w:rPr>
          <w:rFonts w:cs="Arial"/>
        </w:rPr>
        <w:t>.</w:t>
      </w:r>
    </w:p>
    <w:p w14:paraId="2DD6D641" w14:textId="6B4796F3" w:rsidR="00D555C3" w:rsidRPr="00622A7F" w:rsidRDefault="00D555C3" w:rsidP="00622A7F">
      <w:pPr>
        <w:rPr>
          <w:rFonts w:cs="Arial"/>
        </w:rPr>
      </w:pPr>
      <w:r w:rsidRPr="00622A7F">
        <w:rPr>
          <w:rFonts w:cs="Arial"/>
        </w:rPr>
        <w:t>In total 20,508 cells passed the quality control</w:t>
      </w:r>
      <w:ins w:id="1836" w:author="Hüffmeier, Ulrike" w:date="2021-08-04T14:41:00Z">
        <w:r w:rsidRPr="00622A7F">
          <w:rPr>
            <w:rFonts w:cs="Arial"/>
          </w:rPr>
          <w:t>,</w:t>
        </w:r>
      </w:ins>
      <w:r w:rsidRPr="00622A7F">
        <w:rPr>
          <w:rFonts w:cs="Arial"/>
        </w:rPr>
        <w:t xml:space="preserve"> and annotation of the cells by multimodal reference mapping was based on a dataset with more than 100k cells containing the information of the transcriptome and expression of 228 antigens on single-cell level </w:t>
      </w:r>
      <w:r w:rsidR="009A7AD4">
        <w:rPr>
          <w:rFonts w:cs="Arial"/>
        </w:rPr>
        <w:t>{Hao, 2021 #1856}</w:t>
      </w:r>
      <w:r w:rsidRPr="00622A7F">
        <w:rPr>
          <w:rFonts w:cs="Arial"/>
        </w:rPr>
        <w:t>. Overall, 31 different cell types were annotated and visualized in the reference uniform manifold approximation and projection (refUMAP), which is a dimensionality reduction plot (</w:t>
      </w:r>
      <w:commentRangeStart w:id="1837"/>
      <w:r w:rsidRPr="00622A7F">
        <w:rPr>
          <w:rFonts w:cs="Arial"/>
        </w:rPr>
        <w:fldChar w:fldCharType="begin"/>
      </w:r>
      <w:r w:rsidRPr="00622A7F">
        <w:rPr>
          <w:rFonts w:cs="Arial"/>
        </w:rPr>
        <w:instrText xml:space="preserve"> REF _Ref73375149 \h </w:instrText>
      </w:r>
      <w:r w:rsidR="00622A7F">
        <w:rPr>
          <w:rFonts w:cs="Arial"/>
        </w:rPr>
        <w:instrText xml:space="preserve"> \* MERGEFORMAT </w:instrText>
      </w:r>
      <w:r w:rsidRPr="00622A7F">
        <w:rPr>
          <w:rFonts w:cs="Arial"/>
        </w:rPr>
      </w:r>
      <w:r w:rsidRPr="00622A7F">
        <w:rPr>
          <w:rFonts w:cs="Arial"/>
        </w:rPr>
        <w:fldChar w:fldCharType="separate"/>
      </w:r>
      <w:ins w:id="1838" w:author="Haskamp, Stefan (extern)" w:date="2022-01-29T13:25:00Z">
        <w:r w:rsidR="002D4AD7" w:rsidRPr="00622A7F">
          <w:rPr>
            <w:rFonts w:cs="Arial"/>
          </w:rPr>
          <w:t xml:space="preserve">Figure </w:t>
        </w:r>
        <w:r w:rsidR="002D4AD7">
          <w:rPr>
            <w:rFonts w:cs="Arial"/>
            <w:noProof/>
          </w:rPr>
          <w:t>11</w:t>
        </w:r>
      </w:ins>
      <w:r w:rsidRPr="00622A7F">
        <w:rPr>
          <w:rFonts w:cs="Arial"/>
        </w:rPr>
        <w:fldChar w:fldCharType="end"/>
      </w:r>
      <w:r w:rsidRPr="00622A7F">
        <w:rPr>
          <w:rFonts w:cs="Arial"/>
        </w:rPr>
        <w:t>a). While some clusters could have been easily assigned by known markers (</w:t>
      </w:r>
      <w:r w:rsidRPr="00622A7F">
        <w:rPr>
          <w:rFonts w:cs="Arial"/>
        </w:rPr>
        <w:fldChar w:fldCharType="begin"/>
      </w:r>
      <w:r w:rsidRPr="00622A7F">
        <w:rPr>
          <w:rFonts w:cs="Arial"/>
        </w:rPr>
        <w:instrText xml:space="preserve"> REF _Ref73375149 \h </w:instrText>
      </w:r>
      <w:r w:rsidR="00622A7F">
        <w:rPr>
          <w:rFonts w:cs="Arial"/>
        </w:rPr>
        <w:instrText xml:space="preserve"> \* MERGEFORMAT </w:instrText>
      </w:r>
      <w:r w:rsidRPr="00622A7F">
        <w:rPr>
          <w:rFonts w:cs="Arial"/>
        </w:rPr>
      </w:r>
      <w:r w:rsidRPr="00622A7F">
        <w:rPr>
          <w:rFonts w:cs="Arial"/>
        </w:rPr>
        <w:fldChar w:fldCharType="separate"/>
      </w:r>
      <w:ins w:id="1839" w:author="Haskamp, Stefan (extern)" w:date="2022-01-29T13:25:00Z">
        <w:r w:rsidR="002D4AD7" w:rsidRPr="00622A7F">
          <w:rPr>
            <w:rFonts w:cs="Arial"/>
          </w:rPr>
          <w:t xml:space="preserve">Figure </w:t>
        </w:r>
        <w:r w:rsidR="002D4AD7">
          <w:rPr>
            <w:rFonts w:cs="Arial"/>
            <w:noProof/>
          </w:rPr>
          <w:t>11</w:t>
        </w:r>
      </w:ins>
      <w:r w:rsidRPr="00622A7F">
        <w:rPr>
          <w:rFonts w:cs="Arial"/>
        </w:rPr>
        <w:fldChar w:fldCharType="end"/>
      </w:r>
      <w:r w:rsidRPr="00622A7F">
        <w:rPr>
          <w:rFonts w:cs="Arial"/>
        </w:rPr>
        <w:t>b),</w:t>
      </w:r>
      <w:ins w:id="1840" w:author="Haskamp, Stefan (extern)" w:date="2021-08-14T12:12:00Z">
        <w:r w:rsidRPr="00622A7F">
          <w:rPr>
            <w:rFonts w:cs="Arial"/>
          </w:rPr>
          <w:t xml:space="preserve"> rarer cell types such as innate lymphoid cells could not be identified by single marker</w:t>
        </w:r>
      </w:ins>
      <w:ins w:id="1841" w:author="Haskamp, Stefan (extern)" w:date="2021-08-14T12:14:00Z">
        <w:r w:rsidRPr="00622A7F">
          <w:rPr>
            <w:rFonts w:cs="Arial"/>
          </w:rPr>
          <w:t>s.</w:t>
        </w:r>
      </w:ins>
      <w:r w:rsidRPr="00622A7F">
        <w:rPr>
          <w:rFonts w:cs="Arial"/>
        </w:rPr>
        <w:t xml:space="preserve"> </w:t>
      </w:r>
      <w:del w:id="1842" w:author="Haskamp, Stefan (extern)" w:date="2021-08-14T12:14:00Z">
        <w:r w:rsidRPr="00622A7F" w:rsidDel="008202BF">
          <w:rPr>
            <w:rFonts w:cs="Arial"/>
          </w:rPr>
          <w:delText>the resolution between CD4+ and CD8+ T cell subset was highly improved compared to the UMAP (</w:delText>
        </w:r>
        <w:r w:rsidRPr="00622A7F" w:rsidDel="008202BF">
          <w:rPr>
            <w:rFonts w:cs="Arial"/>
          </w:rPr>
          <w:fldChar w:fldCharType="begin"/>
        </w:r>
        <w:r w:rsidRPr="00622A7F" w:rsidDel="008202BF">
          <w:rPr>
            <w:rFonts w:cs="Arial"/>
          </w:rPr>
          <w:delInstrText xml:space="preserve"> REF _Ref73375230 \h </w:delInstrText>
        </w:r>
      </w:del>
      <w:r w:rsidR="00622A7F">
        <w:rPr>
          <w:rFonts w:cs="Arial"/>
        </w:rPr>
        <w:instrText xml:space="preserve"> \* MERGEFORMAT </w:instrText>
      </w:r>
      <w:del w:id="1843" w:author="Haskamp, Stefan (extern)" w:date="2021-08-14T12:14:00Z">
        <w:r w:rsidRPr="00622A7F" w:rsidDel="008202BF">
          <w:rPr>
            <w:rFonts w:cs="Arial"/>
          </w:rPr>
        </w:r>
        <w:r w:rsidRPr="00622A7F" w:rsidDel="008202BF">
          <w:rPr>
            <w:rFonts w:cs="Arial"/>
          </w:rPr>
          <w:fldChar w:fldCharType="separate"/>
        </w:r>
        <w:r w:rsidRPr="00622A7F" w:rsidDel="008202BF">
          <w:rPr>
            <w:rFonts w:cs="Arial"/>
          </w:rPr>
          <w:delText xml:space="preserve">Figure </w:delText>
        </w:r>
        <w:r w:rsidRPr="00622A7F" w:rsidDel="008202BF">
          <w:rPr>
            <w:rFonts w:cs="Arial"/>
            <w:noProof/>
          </w:rPr>
          <w:delText>11</w:delText>
        </w:r>
        <w:r w:rsidRPr="00622A7F" w:rsidDel="008202BF">
          <w:rPr>
            <w:rFonts w:cs="Arial"/>
          </w:rPr>
          <w:fldChar w:fldCharType="end"/>
        </w:r>
        <w:r w:rsidRPr="00622A7F" w:rsidDel="008202BF">
          <w:rPr>
            <w:rFonts w:cs="Arial"/>
          </w:rPr>
          <w:delText xml:space="preserve">a,c). </w:delText>
        </w:r>
        <w:commentRangeEnd w:id="1837"/>
        <w:r w:rsidRPr="00622A7F" w:rsidDel="008202BF">
          <w:rPr>
            <w:rStyle w:val="Kommentarzeichen"/>
            <w:rFonts w:cs="Arial"/>
          </w:rPr>
          <w:commentReference w:id="1837"/>
        </w:r>
      </w:del>
      <w:r w:rsidRPr="00622A7F">
        <w:rPr>
          <w:rFonts w:cs="Arial"/>
        </w:rPr>
        <w:t>In general, the T cell landscape of GPP patients was dominated by T cell effector cells, while the one of HDs was dominated by naïve T cells (</w:t>
      </w:r>
      <w:r w:rsidRPr="00622A7F">
        <w:rPr>
          <w:rFonts w:cs="Arial"/>
        </w:rPr>
        <w:fldChar w:fldCharType="begin"/>
      </w:r>
      <w:r w:rsidRPr="00622A7F">
        <w:rPr>
          <w:rFonts w:cs="Arial"/>
        </w:rPr>
        <w:instrText xml:space="preserve"> REF _Ref79836427 \h </w:instrText>
      </w:r>
      <w:r w:rsidR="00622A7F">
        <w:rPr>
          <w:rFonts w:cs="Arial"/>
        </w:rPr>
        <w:instrText xml:space="preserve"> \* MERGEFORMAT </w:instrText>
      </w:r>
      <w:r w:rsidRPr="00622A7F">
        <w:rPr>
          <w:rFonts w:cs="Arial"/>
        </w:rPr>
      </w:r>
      <w:r w:rsidRPr="00622A7F">
        <w:rPr>
          <w:rFonts w:cs="Arial"/>
        </w:rPr>
        <w:fldChar w:fldCharType="separate"/>
      </w:r>
      <w:ins w:id="1844" w:author="Haskamp, Stefan (extern)" w:date="2022-01-29T13:25:00Z">
        <w:r w:rsidR="002D4AD7" w:rsidRPr="00622A7F">
          <w:rPr>
            <w:rFonts w:cs="Arial"/>
          </w:rPr>
          <w:t xml:space="preserve">Figure </w:t>
        </w:r>
        <w:r w:rsidR="002D4AD7">
          <w:rPr>
            <w:rFonts w:cs="Arial"/>
            <w:noProof/>
          </w:rPr>
          <w:t>12</w:t>
        </w:r>
      </w:ins>
      <w:r w:rsidRPr="00622A7F">
        <w:rPr>
          <w:rFonts w:cs="Arial"/>
        </w:rPr>
        <w:fldChar w:fldCharType="end"/>
      </w:r>
      <w:r w:rsidRPr="00622A7F">
        <w:rPr>
          <w:rFonts w:cs="Arial"/>
        </w:rPr>
        <w:t>a-b). The largest difference was visible in CD4</w:t>
      </w:r>
      <w:commentRangeStart w:id="1845"/>
      <w:r w:rsidRPr="00622A7F">
        <w:rPr>
          <w:rFonts w:cs="Arial"/>
          <w:vertAlign w:val="superscript"/>
          <w:rPrChange w:id="1846" w:author="Hüffmeier, Ulrike" w:date="2021-08-04T14:45:00Z">
            <w:rPr>
              <w:rFonts w:cs="Arial"/>
            </w:rPr>
          </w:rPrChange>
        </w:rPr>
        <w:t>+</w:t>
      </w:r>
      <w:commentRangeEnd w:id="1845"/>
      <w:r w:rsidRPr="00622A7F">
        <w:rPr>
          <w:rStyle w:val="Kommentarzeichen"/>
          <w:rFonts w:cs="Arial"/>
        </w:rPr>
        <w:commentReference w:id="1845"/>
      </w:r>
      <w:r w:rsidRPr="00622A7F">
        <w:rPr>
          <w:rFonts w:cs="Arial"/>
        </w:rPr>
        <w:t xml:space="preserve"> cytotoxic T cells (CTLs), as cells of GPP patients made up 92.5% of this cluster (</w:t>
      </w:r>
      <w:r w:rsidRPr="00622A7F">
        <w:rPr>
          <w:rFonts w:cs="Arial"/>
        </w:rPr>
        <w:fldChar w:fldCharType="begin"/>
      </w:r>
      <w:r w:rsidRPr="00622A7F">
        <w:rPr>
          <w:rFonts w:cs="Arial"/>
        </w:rPr>
        <w:instrText xml:space="preserve"> REF _Ref79836427 \h </w:instrText>
      </w:r>
      <w:r w:rsidR="00622A7F">
        <w:rPr>
          <w:rFonts w:cs="Arial"/>
        </w:rPr>
        <w:instrText xml:space="preserve"> \* MERGEFORMAT </w:instrText>
      </w:r>
      <w:r w:rsidRPr="00622A7F">
        <w:rPr>
          <w:rFonts w:cs="Arial"/>
        </w:rPr>
      </w:r>
      <w:r w:rsidRPr="00622A7F">
        <w:rPr>
          <w:rFonts w:cs="Arial"/>
        </w:rPr>
        <w:fldChar w:fldCharType="separate"/>
      </w:r>
      <w:ins w:id="1847" w:author="Haskamp, Stefan (extern)" w:date="2022-01-29T13:25:00Z">
        <w:r w:rsidR="002D4AD7" w:rsidRPr="00622A7F">
          <w:rPr>
            <w:rFonts w:cs="Arial"/>
          </w:rPr>
          <w:t xml:space="preserve">Figure </w:t>
        </w:r>
        <w:r w:rsidR="002D4AD7">
          <w:rPr>
            <w:rFonts w:cs="Arial"/>
            <w:noProof/>
          </w:rPr>
          <w:t>12</w:t>
        </w:r>
      </w:ins>
      <w:r w:rsidRPr="00622A7F">
        <w:rPr>
          <w:rFonts w:cs="Arial"/>
        </w:rPr>
        <w:fldChar w:fldCharType="end"/>
      </w:r>
      <w:r w:rsidRPr="00622A7F">
        <w:rPr>
          <w:rFonts w:cs="Arial"/>
        </w:rPr>
        <w:t>a-b). The same tendency was observed in case of CD4</w:t>
      </w:r>
      <w:r w:rsidRPr="00622A7F">
        <w:rPr>
          <w:rFonts w:cs="Arial"/>
          <w:vertAlign w:val="superscript"/>
          <w:rPrChange w:id="1848" w:author="Haskamp, Stefan (extern)" w:date="2021-08-15T19:26:00Z">
            <w:rPr>
              <w:rFonts w:cs="Arial"/>
            </w:rPr>
          </w:rPrChange>
        </w:rPr>
        <w:t>+</w:t>
      </w:r>
      <w:r w:rsidRPr="00622A7F">
        <w:rPr>
          <w:rFonts w:cs="Arial"/>
        </w:rPr>
        <w:t xml:space="preserve"> effector memory T cells (71%) and CD8</w:t>
      </w:r>
      <w:r w:rsidRPr="00622A7F">
        <w:rPr>
          <w:rFonts w:cs="Arial"/>
          <w:vertAlign w:val="superscript"/>
          <w:rPrChange w:id="1849" w:author="Haskamp, Stefan (extern)" w:date="2021-08-15T19:26:00Z">
            <w:rPr>
              <w:rFonts w:cs="Arial"/>
            </w:rPr>
          </w:rPrChange>
        </w:rPr>
        <w:t>+</w:t>
      </w:r>
      <w:r w:rsidRPr="00622A7F">
        <w:rPr>
          <w:rFonts w:cs="Arial"/>
        </w:rPr>
        <w:t xml:space="preserve"> effector memory T cells (62%). </w:t>
      </w:r>
      <w:ins w:id="1850" w:author="Hüffmeier, Ulrike" w:date="2021-08-04T14:46:00Z">
        <w:r w:rsidRPr="00622A7F">
          <w:rPr>
            <w:rFonts w:cs="Arial"/>
          </w:rPr>
          <w:t>CD4</w:t>
        </w:r>
        <w:r w:rsidRPr="00622A7F">
          <w:rPr>
            <w:rFonts w:cs="Arial"/>
            <w:vertAlign w:val="superscript"/>
            <w:rPrChange w:id="1851" w:author="Haskamp, Stefan (extern)" w:date="2021-08-15T19:26:00Z">
              <w:rPr>
                <w:rFonts w:cs="Arial"/>
              </w:rPr>
            </w:rPrChange>
          </w:rPr>
          <w:t>+</w:t>
        </w:r>
        <w:r w:rsidRPr="00622A7F">
          <w:rPr>
            <w:rFonts w:cs="Arial"/>
          </w:rPr>
          <w:t xml:space="preserve"> naïve cells </w:t>
        </w:r>
      </w:ins>
      <w:ins w:id="1852" w:author="Hüffmeier, Ulrike" w:date="2021-08-04T14:47:00Z">
        <w:r w:rsidRPr="00622A7F">
          <w:rPr>
            <w:rFonts w:cs="Arial"/>
          </w:rPr>
          <w:t>(76.6%) and CD8</w:t>
        </w:r>
        <w:r w:rsidRPr="00622A7F">
          <w:rPr>
            <w:rFonts w:cs="Arial"/>
            <w:vertAlign w:val="superscript"/>
            <w:rPrChange w:id="1853" w:author="Haskamp, Stefan (extern)" w:date="2021-08-15T19:26:00Z">
              <w:rPr>
                <w:rFonts w:cs="Arial"/>
              </w:rPr>
            </w:rPrChange>
          </w:rPr>
          <w:t>+</w:t>
        </w:r>
        <w:r w:rsidRPr="00622A7F">
          <w:rPr>
            <w:rFonts w:cs="Arial"/>
          </w:rPr>
          <w:t xml:space="preserve"> naïve T cells (71.8%)</w:t>
        </w:r>
      </w:ins>
      <w:del w:id="1854" w:author="Hüffmeier, Ulrike" w:date="2021-08-04T14:46:00Z">
        <w:r w:rsidRPr="00622A7F" w:rsidDel="00B572B0">
          <w:rPr>
            <w:rFonts w:cs="Arial"/>
          </w:rPr>
          <w:delText xml:space="preserve">Cells of HDs </w:delText>
        </w:r>
      </w:del>
      <w:r w:rsidRPr="00622A7F">
        <w:rPr>
          <w:rFonts w:cs="Arial"/>
        </w:rPr>
        <w:t xml:space="preserve">were more frequent in </w:t>
      </w:r>
      <w:ins w:id="1855" w:author="Hüffmeier, Ulrike" w:date="2021-08-04T14:46:00Z">
        <w:r w:rsidRPr="00622A7F">
          <w:rPr>
            <w:rFonts w:cs="Arial"/>
          </w:rPr>
          <w:t xml:space="preserve">HDs </w:t>
        </w:r>
      </w:ins>
      <w:del w:id="1856" w:author="Hüffmeier, Ulrike" w:date="2021-08-04T14:46:00Z">
        <w:r w:rsidRPr="00622A7F" w:rsidDel="00B572B0">
          <w:rPr>
            <w:rFonts w:cs="Arial"/>
          </w:rPr>
          <w:delText xml:space="preserve">CD4+ naïve cells </w:delText>
        </w:r>
      </w:del>
      <w:del w:id="1857" w:author="Hüffmeier, Ulrike" w:date="2021-08-04T14:47:00Z">
        <w:r w:rsidRPr="00622A7F" w:rsidDel="00B572B0">
          <w:rPr>
            <w:rFonts w:cs="Arial"/>
          </w:rPr>
          <w:delText>(76.6%) and CD8+ naïve T cells (71.8%)</w:delText>
        </w:r>
      </w:del>
      <w:r w:rsidRPr="00622A7F">
        <w:rPr>
          <w:rFonts w:cs="Arial"/>
        </w:rPr>
        <w:t xml:space="preserve">. Considering rarer cell types, innate lymphoid cells (ILCs) and gamma delta T cells (gdT cells) were more frequent in GPP </w:t>
      </w:r>
      <w:del w:id="1858" w:author="Hüffmeier, Ulrike" w:date="2021-08-04T14:47:00Z">
        <w:r w:rsidRPr="00622A7F" w:rsidDel="00B572B0">
          <w:rPr>
            <w:rFonts w:cs="Arial"/>
          </w:rPr>
          <w:delText xml:space="preserve">samples </w:delText>
        </w:r>
      </w:del>
      <w:ins w:id="1859" w:author="Hüffmeier, Ulrike" w:date="2021-08-04T14:47:00Z">
        <w:r w:rsidRPr="00622A7F">
          <w:rPr>
            <w:rFonts w:cs="Arial"/>
          </w:rPr>
          <w:t xml:space="preserve">patients </w:t>
        </w:r>
      </w:ins>
      <w:r w:rsidRPr="00622A7F">
        <w:rPr>
          <w:rFonts w:cs="Arial"/>
        </w:rPr>
        <w:t xml:space="preserve">(76% and 65%, respectively), while plasmablasts were very common in HDs (92.8%). </w:t>
      </w:r>
    </w:p>
    <w:p w14:paraId="25E6542E" w14:textId="77777777" w:rsidR="00D555C3" w:rsidRPr="00622A7F" w:rsidRDefault="00382E14" w:rsidP="00622A7F">
      <w:pPr>
        <w:keepNext/>
        <w:rPr>
          <w:rFonts w:cs="Arial"/>
        </w:rPr>
      </w:pPr>
      <w:r>
        <w:rPr>
          <w:rFonts w:cs="Arial"/>
        </w:rPr>
        <w:lastRenderedPageBreak/>
        <w:pict w14:anchorId="7FFF961B">
          <v:shape id="_x0000_i1033" type="#_x0000_t75" style="width:453.9pt;height:9in">
            <v:imagedata r:id="rId30" o:title="figure1part1"/>
          </v:shape>
        </w:pict>
      </w:r>
    </w:p>
    <w:p w14:paraId="10383704" w14:textId="52DE71CA" w:rsidR="00D555C3" w:rsidRPr="00622A7F" w:rsidRDefault="00D555C3" w:rsidP="00622A7F">
      <w:pPr>
        <w:pStyle w:val="Beschriftung"/>
        <w:rPr>
          <w:rFonts w:cs="Arial"/>
        </w:rPr>
      </w:pPr>
      <w:bookmarkStart w:id="1860" w:name="_Ref73375149"/>
      <w:bookmarkStart w:id="1861" w:name="_Toc94355228"/>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11</w:t>
      </w:r>
      <w:r w:rsidRPr="00622A7F">
        <w:rPr>
          <w:rFonts w:cs="Arial"/>
        </w:rPr>
        <w:fldChar w:fldCharType="end"/>
      </w:r>
      <w:bookmarkEnd w:id="1860"/>
      <w:r w:rsidRPr="00622A7F">
        <w:rPr>
          <w:rFonts w:cs="Arial"/>
        </w:rPr>
        <w:t xml:space="preserve">: Single-cell RNA transcriptomics of </w:t>
      </w:r>
      <w:ins w:id="1862" w:author="Hüffmeier, Ulrike" w:date="2021-08-04T14:49:00Z">
        <w:r w:rsidRPr="00622A7F">
          <w:rPr>
            <w:rStyle w:val="UntertitelZchn"/>
            <w:rFonts w:cs="Arial"/>
          </w:rPr>
          <w:t xml:space="preserve">peripheral mononuclear blood cells (PBMCs) </w:t>
        </w:r>
      </w:ins>
      <w:del w:id="1863" w:author="Hüffmeier, Ulrike" w:date="2021-08-04T14:49:00Z">
        <w:r w:rsidRPr="00622A7F" w:rsidDel="00B572B0">
          <w:rPr>
            <w:rFonts w:cs="Arial"/>
          </w:rPr>
          <w:delText xml:space="preserve">PBMCs </w:delText>
        </w:r>
      </w:del>
      <w:r w:rsidRPr="00622A7F">
        <w:rPr>
          <w:rFonts w:cs="Arial"/>
        </w:rPr>
        <w:t>obtained from two MPO-deficient patients and three healthy donors.</w:t>
      </w:r>
      <w:bookmarkEnd w:id="1861"/>
      <w:r w:rsidRPr="00622A7F">
        <w:rPr>
          <w:rFonts w:cs="Arial"/>
        </w:rPr>
        <w:t xml:space="preserve"> </w:t>
      </w:r>
    </w:p>
    <w:p w14:paraId="57A340CF" w14:textId="5CCFF018" w:rsidR="00D555C3" w:rsidRPr="00622A7F" w:rsidRDefault="00D555C3" w:rsidP="00622A7F">
      <w:pPr>
        <w:pStyle w:val="Beschriftung"/>
        <w:rPr>
          <w:rStyle w:val="UntertitelZchn"/>
          <w:rFonts w:cs="Arial"/>
          <w:b w:val="0"/>
        </w:rPr>
      </w:pPr>
      <w:r w:rsidRPr="00622A7F">
        <w:rPr>
          <w:rStyle w:val="UntertitelZchn"/>
          <w:rFonts w:cs="Arial"/>
        </w:rPr>
        <w:lastRenderedPageBreak/>
        <w:t>a</w:t>
      </w:r>
      <w:r w:rsidRPr="00622A7F">
        <w:rPr>
          <w:rStyle w:val="UntertitelZchn"/>
          <w:rFonts w:cs="Arial"/>
          <w:b w:val="0"/>
        </w:rPr>
        <w:t xml:space="preserve"> RefUMAP of </w:t>
      </w:r>
      <w:ins w:id="1864" w:author="Hüffmeier, Ulrike" w:date="2021-08-04T14:49:00Z">
        <w:r w:rsidRPr="00622A7F">
          <w:rPr>
            <w:rFonts w:cs="Arial"/>
          </w:rPr>
          <w:t xml:space="preserve">PBMCs </w:t>
        </w:r>
      </w:ins>
      <w:del w:id="1865" w:author="Hüffmeier, Ulrike" w:date="2021-08-04T14:49:00Z">
        <w:r w:rsidRPr="00622A7F" w:rsidDel="00B572B0">
          <w:rPr>
            <w:rStyle w:val="UntertitelZchn"/>
            <w:rFonts w:cs="Arial"/>
            <w:b w:val="0"/>
          </w:rPr>
          <w:delText xml:space="preserve">peripheral mononuclear blood cells (PBMCs) </w:delText>
        </w:r>
      </w:del>
      <w:r w:rsidRPr="00622A7F">
        <w:rPr>
          <w:rStyle w:val="UntertitelZchn"/>
          <w:rFonts w:cs="Arial"/>
          <w:b w:val="0"/>
        </w:rPr>
        <w:t xml:space="preserve">colored by cluster annotation. Descriptions of cell types are given in </w:t>
      </w:r>
      <w:r w:rsidRPr="00622A7F">
        <w:rPr>
          <w:rStyle w:val="UntertitelZchn"/>
          <w:rFonts w:cs="Arial"/>
          <w:b w:val="0"/>
        </w:rPr>
        <w:fldChar w:fldCharType="begin"/>
      </w:r>
      <w:r w:rsidRPr="00622A7F">
        <w:rPr>
          <w:rStyle w:val="UntertitelZchn"/>
          <w:rFonts w:cs="Arial"/>
          <w:b w:val="0"/>
        </w:rPr>
        <w:instrText xml:space="preserve"> REF _Ref73976383 \h  \* MERGEFORMAT </w:instrText>
      </w:r>
      <w:r w:rsidRPr="00622A7F">
        <w:rPr>
          <w:rStyle w:val="UntertitelZchn"/>
          <w:rFonts w:cs="Arial"/>
          <w:b w:val="0"/>
        </w:rPr>
      </w:r>
      <w:r w:rsidRPr="00622A7F">
        <w:rPr>
          <w:rStyle w:val="UntertitelZchn"/>
          <w:rFonts w:cs="Arial"/>
          <w:b w:val="0"/>
        </w:rPr>
        <w:fldChar w:fldCharType="separate"/>
      </w:r>
      <w:ins w:id="1866" w:author="Haskamp, Stefan (extern)" w:date="2022-01-29T13:25:00Z">
        <w:r w:rsidR="002D4AD7" w:rsidRPr="002D4AD7">
          <w:rPr>
            <w:rFonts w:cs="Arial"/>
            <w:b w:val="0"/>
          </w:rPr>
          <w:t xml:space="preserve">Table </w:t>
        </w:r>
        <w:r w:rsidR="002D4AD7" w:rsidRPr="002D4AD7">
          <w:rPr>
            <w:rFonts w:cs="Arial"/>
            <w:b w:val="0"/>
            <w:noProof/>
          </w:rPr>
          <w:t>12</w:t>
        </w:r>
      </w:ins>
      <w:r w:rsidRPr="00622A7F">
        <w:rPr>
          <w:rStyle w:val="UntertitelZchn"/>
          <w:rFonts w:cs="Arial"/>
          <w:b w:val="0"/>
        </w:rPr>
        <w:fldChar w:fldCharType="end"/>
      </w:r>
      <w:r w:rsidRPr="00622A7F">
        <w:rPr>
          <w:rStyle w:val="UntertitelZchn"/>
          <w:rFonts w:cs="Arial"/>
          <w:b w:val="0"/>
        </w:rPr>
        <w:t xml:space="preserve">. </w:t>
      </w:r>
      <w:r w:rsidRPr="00622A7F">
        <w:rPr>
          <w:rStyle w:val="UntertitelZchn"/>
          <w:rFonts w:cs="Arial"/>
        </w:rPr>
        <w:t>b</w:t>
      </w:r>
      <w:r w:rsidRPr="00622A7F">
        <w:rPr>
          <w:rStyle w:val="UntertitelZchn"/>
          <w:rFonts w:cs="Arial"/>
          <w:b w:val="0"/>
        </w:rPr>
        <w:t xml:space="preserve"> RefUMAP colored by the expression of known markers for prominent cell types: KLRB1 - NK cells and T cell effector cells , CD8B - CD8</w:t>
      </w:r>
      <w:r w:rsidRPr="00622A7F">
        <w:rPr>
          <w:rStyle w:val="UntertitelZchn"/>
          <w:rFonts w:cs="Arial"/>
          <w:b w:val="0"/>
          <w:vertAlign w:val="superscript"/>
          <w:rPrChange w:id="1867" w:author="Haskamp, Stefan (extern)" w:date="2021-08-15T19:27:00Z">
            <w:rPr>
              <w:rStyle w:val="UntertitelZchn"/>
              <w:b w:val="0"/>
            </w:rPr>
          </w:rPrChange>
        </w:rPr>
        <w:t>+</w:t>
      </w:r>
      <w:r w:rsidRPr="00622A7F">
        <w:rPr>
          <w:rStyle w:val="UntertitelZchn"/>
          <w:rFonts w:cs="Arial"/>
          <w:b w:val="0"/>
        </w:rPr>
        <w:t xml:space="preserve"> T cells, LTB - lymphocytes, FCER1A - dendritic cells, LST1 - monocytes and dendritic cells, S100A9 - CD14</w:t>
      </w:r>
      <w:r w:rsidRPr="00622A7F">
        <w:rPr>
          <w:rStyle w:val="UntertitelZchn"/>
          <w:rFonts w:cs="Arial"/>
          <w:b w:val="0"/>
          <w:vertAlign w:val="superscript"/>
        </w:rPr>
        <w:t>+</w:t>
      </w:r>
      <w:r w:rsidRPr="00622A7F">
        <w:rPr>
          <w:rStyle w:val="UntertitelZchn"/>
          <w:rFonts w:cs="Arial"/>
          <w:b w:val="0"/>
        </w:rPr>
        <w:t xml:space="preserve"> monocytes, GZMB - cytotoxic lymphocytes, CCR7 - naïve T</w:t>
      </w:r>
      <w:ins w:id="1868" w:author="Hüffmeier, Ulrike" w:date="2021-11-25T17:55:00Z">
        <w:r w:rsidR="009575B2">
          <w:rPr>
            <w:rStyle w:val="UntertitelZchn"/>
            <w:rFonts w:cs="Arial"/>
            <w:b w:val="0"/>
          </w:rPr>
          <w:t xml:space="preserve"> </w:t>
        </w:r>
      </w:ins>
      <w:r w:rsidRPr="00622A7F">
        <w:rPr>
          <w:rStyle w:val="UntertitelZchn"/>
          <w:rFonts w:cs="Arial"/>
          <w:b w:val="0"/>
        </w:rPr>
        <w:t>cells, PPBP - platelets, MS4A1 - B cells, CCL5 - T cell effector cells. refUMAP: reference uniform manifold approximation and projection</w:t>
      </w:r>
    </w:p>
    <w:p w14:paraId="2CFA336C" w14:textId="257B4D16" w:rsidR="00D555C3" w:rsidRPr="00622A7F" w:rsidRDefault="00D555C3" w:rsidP="00622A7F">
      <w:pPr>
        <w:pStyle w:val="Beschriftung"/>
        <w:keepNext/>
        <w:rPr>
          <w:rFonts w:cs="Arial"/>
        </w:rPr>
      </w:pPr>
      <w:bookmarkStart w:id="1869" w:name="_Ref73976383"/>
      <w:bookmarkStart w:id="1870" w:name="_Ref94349672"/>
      <w:bookmarkStart w:id="1871" w:name="_Toc94355262"/>
      <w:r w:rsidRPr="00622A7F">
        <w:rPr>
          <w:rFonts w:cs="Arial"/>
        </w:rPr>
        <w:t xml:space="preserve">Table </w:t>
      </w:r>
      <w:ins w:id="1872"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1873" w:author="Haskamp, Stefan" w:date="2022-02-05T20:56:00Z">
        <w:r w:rsidR="005A4AC0">
          <w:rPr>
            <w:rFonts w:cs="Arial"/>
            <w:noProof/>
          </w:rPr>
          <w:t>12</w:t>
        </w:r>
        <w:r w:rsidR="005A4AC0">
          <w:rPr>
            <w:rFonts w:cs="Arial"/>
          </w:rPr>
          <w:fldChar w:fldCharType="end"/>
        </w:r>
      </w:ins>
      <w:del w:id="1874"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12</w:delText>
        </w:r>
        <w:r w:rsidRPr="00622A7F" w:rsidDel="005A4AC0">
          <w:rPr>
            <w:rFonts w:cs="Arial"/>
          </w:rPr>
          <w:fldChar w:fldCharType="end"/>
        </w:r>
      </w:del>
      <w:bookmarkEnd w:id="1869"/>
      <w:r w:rsidRPr="00622A7F">
        <w:rPr>
          <w:rFonts w:cs="Arial"/>
        </w:rPr>
        <w:t xml:space="preserve">: Description of cell types annotated by multimodal reference mapping as described previously </w:t>
      </w:r>
      <w:r w:rsidR="009A7AD4">
        <w:rPr>
          <w:rFonts w:cs="Arial"/>
        </w:rPr>
        <w:t>{Hao, 2021 #1856}</w:t>
      </w:r>
      <w:r w:rsidRPr="00622A7F">
        <w:rPr>
          <w:rFonts w:cs="Arial"/>
        </w:rPr>
        <w:t>.</w:t>
      </w:r>
      <w:bookmarkEnd w:id="1870"/>
      <w:bookmarkEnd w:id="1871"/>
    </w:p>
    <w:tbl>
      <w:tblPr>
        <w:tblW w:w="8394" w:type="dxa"/>
        <w:tblLook w:val="04A0" w:firstRow="1" w:lastRow="0" w:firstColumn="1" w:lastColumn="0" w:noHBand="0" w:noVBand="1"/>
      </w:tblPr>
      <w:tblGrid>
        <w:gridCol w:w="2014"/>
        <w:gridCol w:w="6380"/>
      </w:tblGrid>
      <w:tr w:rsidR="00D555C3" w:rsidRPr="00622A7F" w14:paraId="2DA2DDF3" w14:textId="77777777" w:rsidTr="00622A7F">
        <w:trPr>
          <w:trHeight w:val="327"/>
        </w:trPr>
        <w:tc>
          <w:tcPr>
            <w:tcW w:w="20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937122" w14:textId="77777777" w:rsidR="00D555C3" w:rsidRPr="00622A7F" w:rsidRDefault="00D555C3" w:rsidP="00622A7F">
            <w:pPr>
              <w:pStyle w:val="Titel"/>
              <w:rPr>
                <w:b/>
              </w:rPr>
            </w:pPr>
            <w:r w:rsidRPr="00622A7F">
              <w:rPr>
                <w:b/>
              </w:rPr>
              <w:t xml:space="preserve">cell types </w:t>
            </w:r>
          </w:p>
        </w:tc>
        <w:tc>
          <w:tcPr>
            <w:tcW w:w="6380" w:type="dxa"/>
            <w:tcBorders>
              <w:top w:val="single" w:sz="4" w:space="0" w:color="auto"/>
              <w:left w:val="nil"/>
              <w:bottom w:val="single" w:sz="4" w:space="0" w:color="auto"/>
              <w:right w:val="single" w:sz="4" w:space="0" w:color="auto"/>
            </w:tcBorders>
            <w:shd w:val="clear" w:color="auto" w:fill="auto"/>
            <w:noWrap/>
            <w:vAlign w:val="bottom"/>
            <w:hideMark/>
          </w:tcPr>
          <w:p w14:paraId="5467CFFC" w14:textId="77777777" w:rsidR="00D555C3" w:rsidRPr="00622A7F" w:rsidRDefault="00D555C3" w:rsidP="00622A7F">
            <w:pPr>
              <w:pStyle w:val="Titel"/>
              <w:rPr>
                <w:b/>
              </w:rPr>
            </w:pPr>
            <w:r w:rsidRPr="00622A7F">
              <w:rPr>
                <w:b/>
              </w:rPr>
              <w:t>description</w:t>
            </w:r>
          </w:p>
        </w:tc>
      </w:tr>
      <w:tr w:rsidR="00D555C3" w:rsidRPr="00622A7F" w14:paraId="27B65A3C"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5C29803A" w14:textId="77777777" w:rsidR="00D555C3" w:rsidRPr="00622A7F" w:rsidRDefault="00D555C3" w:rsidP="00622A7F">
            <w:pPr>
              <w:pStyle w:val="Titel"/>
            </w:pPr>
            <w:r w:rsidRPr="00622A7F">
              <w:t>ASDC</w:t>
            </w:r>
          </w:p>
        </w:tc>
        <w:tc>
          <w:tcPr>
            <w:tcW w:w="6380" w:type="dxa"/>
            <w:tcBorders>
              <w:top w:val="nil"/>
              <w:left w:val="nil"/>
              <w:bottom w:val="single" w:sz="4" w:space="0" w:color="auto"/>
              <w:right w:val="single" w:sz="4" w:space="0" w:color="auto"/>
            </w:tcBorders>
            <w:shd w:val="clear" w:color="auto" w:fill="auto"/>
            <w:vAlign w:val="bottom"/>
            <w:hideMark/>
          </w:tcPr>
          <w:p w14:paraId="3F291FD1" w14:textId="77777777" w:rsidR="00D555C3" w:rsidRPr="00622A7F" w:rsidRDefault="00D555C3" w:rsidP="00622A7F">
            <w:pPr>
              <w:pStyle w:val="Titel"/>
            </w:pPr>
            <w:r w:rsidRPr="00622A7F">
              <w:t>dendritic cells defined by the expression of AXL and SIGLEC6</w:t>
            </w:r>
          </w:p>
        </w:tc>
      </w:tr>
      <w:tr w:rsidR="00D555C3" w:rsidRPr="00622A7F" w14:paraId="1724ADE0"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19B08A50" w14:textId="77777777" w:rsidR="00D555C3" w:rsidRPr="00622A7F" w:rsidRDefault="00D555C3" w:rsidP="00622A7F">
            <w:pPr>
              <w:pStyle w:val="Titel"/>
            </w:pPr>
            <w:r w:rsidRPr="00622A7F">
              <w:t>B intermediate</w:t>
            </w:r>
          </w:p>
        </w:tc>
        <w:tc>
          <w:tcPr>
            <w:tcW w:w="6380" w:type="dxa"/>
            <w:tcBorders>
              <w:top w:val="nil"/>
              <w:left w:val="nil"/>
              <w:bottom w:val="single" w:sz="4" w:space="0" w:color="auto"/>
              <w:right w:val="single" w:sz="4" w:space="0" w:color="auto"/>
            </w:tcBorders>
            <w:shd w:val="clear" w:color="auto" w:fill="auto"/>
            <w:noWrap/>
            <w:vAlign w:val="bottom"/>
            <w:hideMark/>
          </w:tcPr>
          <w:p w14:paraId="24B6E2BA" w14:textId="77777777" w:rsidR="00D555C3" w:rsidRPr="00622A7F" w:rsidRDefault="00D555C3" w:rsidP="00622A7F">
            <w:pPr>
              <w:pStyle w:val="Titel"/>
            </w:pPr>
            <w:r w:rsidRPr="00622A7F">
              <w:t>intermediate B cells</w:t>
            </w:r>
          </w:p>
        </w:tc>
      </w:tr>
      <w:tr w:rsidR="00D555C3" w:rsidRPr="00622A7F" w14:paraId="46416F11"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752F159B" w14:textId="77777777" w:rsidR="00D555C3" w:rsidRPr="00622A7F" w:rsidRDefault="00D555C3" w:rsidP="00622A7F">
            <w:pPr>
              <w:pStyle w:val="Titel"/>
            </w:pPr>
            <w:r w:rsidRPr="00622A7F">
              <w:t>B memory</w:t>
            </w:r>
          </w:p>
        </w:tc>
        <w:tc>
          <w:tcPr>
            <w:tcW w:w="6380" w:type="dxa"/>
            <w:tcBorders>
              <w:top w:val="nil"/>
              <w:left w:val="nil"/>
              <w:bottom w:val="single" w:sz="4" w:space="0" w:color="auto"/>
              <w:right w:val="single" w:sz="4" w:space="0" w:color="auto"/>
            </w:tcBorders>
            <w:shd w:val="clear" w:color="auto" w:fill="auto"/>
            <w:noWrap/>
            <w:vAlign w:val="bottom"/>
            <w:hideMark/>
          </w:tcPr>
          <w:p w14:paraId="2A5CD418" w14:textId="77777777" w:rsidR="00D555C3" w:rsidRPr="00622A7F" w:rsidRDefault="00D555C3" w:rsidP="00622A7F">
            <w:pPr>
              <w:pStyle w:val="Titel"/>
            </w:pPr>
            <w:r w:rsidRPr="00622A7F">
              <w:t>memory B cells</w:t>
            </w:r>
          </w:p>
        </w:tc>
      </w:tr>
      <w:tr w:rsidR="00D555C3" w:rsidRPr="00622A7F" w14:paraId="7C21F01D"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574EAA8D" w14:textId="77777777" w:rsidR="00D555C3" w:rsidRPr="00622A7F" w:rsidRDefault="00D555C3" w:rsidP="00622A7F">
            <w:pPr>
              <w:pStyle w:val="Titel"/>
            </w:pPr>
            <w:r w:rsidRPr="00622A7F">
              <w:t>B naive</w:t>
            </w:r>
          </w:p>
        </w:tc>
        <w:tc>
          <w:tcPr>
            <w:tcW w:w="6380" w:type="dxa"/>
            <w:tcBorders>
              <w:top w:val="nil"/>
              <w:left w:val="nil"/>
              <w:bottom w:val="single" w:sz="4" w:space="0" w:color="auto"/>
              <w:right w:val="single" w:sz="4" w:space="0" w:color="auto"/>
            </w:tcBorders>
            <w:shd w:val="clear" w:color="auto" w:fill="auto"/>
            <w:noWrap/>
            <w:vAlign w:val="bottom"/>
            <w:hideMark/>
          </w:tcPr>
          <w:p w14:paraId="7FF1D915" w14:textId="77777777" w:rsidR="00D555C3" w:rsidRPr="00622A7F" w:rsidRDefault="00D555C3" w:rsidP="00622A7F">
            <w:pPr>
              <w:pStyle w:val="Titel"/>
            </w:pPr>
            <w:r w:rsidRPr="00622A7F">
              <w:t>naive B cells</w:t>
            </w:r>
          </w:p>
        </w:tc>
      </w:tr>
      <w:tr w:rsidR="00D555C3" w:rsidRPr="00622A7F" w14:paraId="30BE9CA3"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3D05818B" w14:textId="77777777" w:rsidR="00D555C3" w:rsidRPr="00622A7F" w:rsidRDefault="00D555C3" w:rsidP="00622A7F">
            <w:pPr>
              <w:pStyle w:val="Titel"/>
            </w:pPr>
            <w:r w:rsidRPr="00622A7F">
              <w:t>CD14 Mono</w:t>
            </w:r>
          </w:p>
        </w:tc>
        <w:tc>
          <w:tcPr>
            <w:tcW w:w="6380" w:type="dxa"/>
            <w:tcBorders>
              <w:top w:val="nil"/>
              <w:left w:val="nil"/>
              <w:bottom w:val="single" w:sz="4" w:space="0" w:color="auto"/>
              <w:right w:val="single" w:sz="4" w:space="0" w:color="auto"/>
            </w:tcBorders>
            <w:shd w:val="clear" w:color="auto" w:fill="auto"/>
            <w:noWrap/>
            <w:vAlign w:val="bottom"/>
            <w:hideMark/>
          </w:tcPr>
          <w:p w14:paraId="174798D3" w14:textId="77777777" w:rsidR="00D555C3" w:rsidRPr="00622A7F" w:rsidRDefault="00D555C3" w:rsidP="00622A7F">
            <w:pPr>
              <w:pStyle w:val="Titel"/>
            </w:pPr>
            <w:r w:rsidRPr="00622A7F">
              <w:t>CD14</w:t>
            </w:r>
            <w:r w:rsidRPr="00F26314">
              <w:rPr>
                <w:vertAlign w:val="superscript"/>
              </w:rPr>
              <w:t>+</w:t>
            </w:r>
            <w:r w:rsidRPr="00622A7F">
              <w:t xml:space="preserve"> monocytes</w:t>
            </w:r>
          </w:p>
        </w:tc>
      </w:tr>
      <w:tr w:rsidR="00D555C3" w:rsidRPr="00622A7F" w14:paraId="39A41854"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1B8BE5B8" w14:textId="77777777" w:rsidR="00D555C3" w:rsidRPr="00622A7F" w:rsidRDefault="00D555C3" w:rsidP="00622A7F">
            <w:pPr>
              <w:pStyle w:val="Titel"/>
            </w:pPr>
            <w:r w:rsidRPr="00622A7F">
              <w:t>CD16 Mono</w:t>
            </w:r>
          </w:p>
        </w:tc>
        <w:tc>
          <w:tcPr>
            <w:tcW w:w="6380" w:type="dxa"/>
            <w:tcBorders>
              <w:top w:val="nil"/>
              <w:left w:val="nil"/>
              <w:bottom w:val="single" w:sz="4" w:space="0" w:color="auto"/>
              <w:right w:val="single" w:sz="4" w:space="0" w:color="auto"/>
            </w:tcBorders>
            <w:shd w:val="clear" w:color="auto" w:fill="auto"/>
            <w:noWrap/>
            <w:vAlign w:val="bottom"/>
            <w:hideMark/>
          </w:tcPr>
          <w:p w14:paraId="60F888C7" w14:textId="77777777" w:rsidR="00D555C3" w:rsidRPr="00622A7F" w:rsidRDefault="00D555C3" w:rsidP="00622A7F">
            <w:pPr>
              <w:pStyle w:val="Titel"/>
            </w:pPr>
            <w:r w:rsidRPr="00622A7F">
              <w:t>CD16</w:t>
            </w:r>
            <w:r w:rsidRPr="00F26314">
              <w:rPr>
                <w:vertAlign w:val="superscript"/>
              </w:rPr>
              <w:t>+</w:t>
            </w:r>
            <w:r w:rsidRPr="00622A7F">
              <w:t xml:space="preserve"> monocytes</w:t>
            </w:r>
          </w:p>
        </w:tc>
      </w:tr>
      <w:tr w:rsidR="00D555C3" w:rsidRPr="00622A7F" w14:paraId="0ED3BB9F"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674626C7" w14:textId="77777777" w:rsidR="00D555C3" w:rsidRPr="00622A7F" w:rsidRDefault="00D555C3" w:rsidP="00622A7F">
            <w:pPr>
              <w:pStyle w:val="Titel"/>
            </w:pPr>
            <w:r w:rsidRPr="00622A7F">
              <w:t>CD4 CTL</w:t>
            </w:r>
          </w:p>
        </w:tc>
        <w:tc>
          <w:tcPr>
            <w:tcW w:w="6380" w:type="dxa"/>
            <w:tcBorders>
              <w:top w:val="nil"/>
              <w:left w:val="nil"/>
              <w:bottom w:val="single" w:sz="4" w:space="0" w:color="auto"/>
              <w:right w:val="single" w:sz="4" w:space="0" w:color="auto"/>
            </w:tcBorders>
            <w:shd w:val="clear" w:color="auto" w:fill="auto"/>
            <w:noWrap/>
            <w:vAlign w:val="bottom"/>
            <w:hideMark/>
          </w:tcPr>
          <w:p w14:paraId="094A9F73" w14:textId="77777777" w:rsidR="00D555C3" w:rsidRPr="00622A7F" w:rsidRDefault="00D555C3" w:rsidP="00622A7F">
            <w:pPr>
              <w:pStyle w:val="Titel"/>
            </w:pPr>
            <w:r w:rsidRPr="00622A7F">
              <w:t>CD4</w:t>
            </w:r>
            <w:r w:rsidRPr="00F26314">
              <w:rPr>
                <w:vertAlign w:val="superscript"/>
              </w:rPr>
              <w:t>+</w:t>
            </w:r>
            <w:r w:rsidRPr="00622A7F">
              <w:t xml:space="preserve"> cytotoxic T lymphocyte</w:t>
            </w:r>
          </w:p>
        </w:tc>
      </w:tr>
      <w:tr w:rsidR="00D555C3" w:rsidRPr="00622A7F" w14:paraId="1768A85E"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6BD1891E" w14:textId="77777777" w:rsidR="00D555C3" w:rsidRPr="00622A7F" w:rsidRDefault="00D555C3" w:rsidP="00622A7F">
            <w:pPr>
              <w:pStyle w:val="Titel"/>
            </w:pPr>
            <w:r w:rsidRPr="00622A7F">
              <w:t>CD4 Naive</w:t>
            </w:r>
          </w:p>
        </w:tc>
        <w:tc>
          <w:tcPr>
            <w:tcW w:w="6380" w:type="dxa"/>
            <w:tcBorders>
              <w:top w:val="nil"/>
              <w:left w:val="nil"/>
              <w:bottom w:val="single" w:sz="4" w:space="0" w:color="auto"/>
              <w:right w:val="single" w:sz="4" w:space="0" w:color="auto"/>
            </w:tcBorders>
            <w:shd w:val="clear" w:color="auto" w:fill="auto"/>
            <w:noWrap/>
            <w:vAlign w:val="bottom"/>
            <w:hideMark/>
          </w:tcPr>
          <w:p w14:paraId="6086333D" w14:textId="77777777" w:rsidR="00D555C3" w:rsidRPr="00622A7F" w:rsidRDefault="00D555C3" w:rsidP="00622A7F">
            <w:pPr>
              <w:pStyle w:val="Titel"/>
            </w:pPr>
            <w:r w:rsidRPr="00622A7F">
              <w:t>CD4</w:t>
            </w:r>
            <w:r w:rsidRPr="00F26314">
              <w:rPr>
                <w:vertAlign w:val="superscript"/>
              </w:rPr>
              <w:t>+</w:t>
            </w:r>
            <w:r w:rsidRPr="00622A7F">
              <w:t xml:space="preserve"> naive T cell</w:t>
            </w:r>
          </w:p>
        </w:tc>
      </w:tr>
      <w:tr w:rsidR="00D555C3" w:rsidRPr="00622A7F" w14:paraId="26D3B44F"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250FE5A2" w14:textId="77777777" w:rsidR="00D555C3" w:rsidRPr="00622A7F" w:rsidRDefault="00D555C3" w:rsidP="00622A7F">
            <w:pPr>
              <w:pStyle w:val="Titel"/>
            </w:pPr>
            <w:r w:rsidRPr="00622A7F">
              <w:t>CD4 Proliferating</w:t>
            </w:r>
          </w:p>
        </w:tc>
        <w:tc>
          <w:tcPr>
            <w:tcW w:w="6380" w:type="dxa"/>
            <w:tcBorders>
              <w:top w:val="nil"/>
              <w:left w:val="nil"/>
              <w:bottom w:val="single" w:sz="4" w:space="0" w:color="auto"/>
              <w:right w:val="single" w:sz="4" w:space="0" w:color="auto"/>
            </w:tcBorders>
            <w:shd w:val="clear" w:color="auto" w:fill="auto"/>
            <w:noWrap/>
            <w:vAlign w:val="bottom"/>
            <w:hideMark/>
          </w:tcPr>
          <w:p w14:paraId="6DE93644" w14:textId="77777777" w:rsidR="00D555C3" w:rsidRPr="00622A7F" w:rsidRDefault="00D555C3" w:rsidP="00622A7F">
            <w:pPr>
              <w:pStyle w:val="Titel"/>
            </w:pPr>
            <w:r w:rsidRPr="00622A7F">
              <w:t>CD4</w:t>
            </w:r>
            <w:r w:rsidRPr="00F26314">
              <w:rPr>
                <w:vertAlign w:val="superscript"/>
              </w:rPr>
              <w:t>+</w:t>
            </w:r>
            <w:r w:rsidRPr="00622A7F">
              <w:t xml:space="preserve"> proliferating T cell</w:t>
            </w:r>
          </w:p>
        </w:tc>
      </w:tr>
      <w:tr w:rsidR="00D555C3" w:rsidRPr="00622A7F" w14:paraId="685A4E26"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22B8F9DE" w14:textId="77777777" w:rsidR="00D555C3" w:rsidRPr="00622A7F" w:rsidRDefault="00D555C3" w:rsidP="00622A7F">
            <w:pPr>
              <w:pStyle w:val="Titel"/>
            </w:pPr>
            <w:r w:rsidRPr="00622A7F">
              <w:t>CD4 TCM</w:t>
            </w:r>
          </w:p>
        </w:tc>
        <w:tc>
          <w:tcPr>
            <w:tcW w:w="6380" w:type="dxa"/>
            <w:tcBorders>
              <w:top w:val="nil"/>
              <w:left w:val="nil"/>
              <w:bottom w:val="single" w:sz="4" w:space="0" w:color="auto"/>
              <w:right w:val="single" w:sz="4" w:space="0" w:color="auto"/>
            </w:tcBorders>
            <w:shd w:val="clear" w:color="auto" w:fill="auto"/>
            <w:noWrap/>
            <w:vAlign w:val="bottom"/>
            <w:hideMark/>
          </w:tcPr>
          <w:p w14:paraId="2D5671D9" w14:textId="77777777" w:rsidR="00D555C3" w:rsidRPr="00622A7F" w:rsidRDefault="00D555C3" w:rsidP="00622A7F">
            <w:pPr>
              <w:pStyle w:val="Titel"/>
            </w:pPr>
            <w:r w:rsidRPr="00622A7F">
              <w:t>CD4</w:t>
            </w:r>
            <w:r w:rsidRPr="00F26314">
              <w:rPr>
                <w:vertAlign w:val="superscript"/>
              </w:rPr>
              <w:t>+</w:t>
            </w:r>
            <w:r w:rsidRPr="00622A7F">
              <w:t xml:space="preserve"> central memory T cell</w:t>
            </w:r>
          </w:p>
        </w:tc>
      </w:tr>
      <w:tr w:rsidR="00D555C3" w:rsidRPr="00622A7F" w14:paraId="3F604625"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6B74EA1C" w14:textId="77777777" w:rsidR="00D555C3" w:rsidRPr="00622A7F" w:rsidRDefault="00D555C3" w:rsidP="00622A7F">
            <w:pPr>
              <w:pStyle w:val="Titel"/>
            </w:pPr>
            <w:r w:rsidRPr="00622A7F">
              <w:t>CD4 TEM</w:t>
            </w:r>
          </w:p>
        </w:tc>
        <w:tc>
          <w:tcPr>
            <w:tcW w:w="6380" w:type="dxa"/>
            <w:tcBorders>
              <w:top w:val="nil"/>
              <w:left w:val="nil"/>
              <w:bottom w:val="single" w:sz="4" w:space="0" w:color="auto"/>
              <w:right w:val="single" w:sz="4" w:space="0" w:color="auto"/>
            </w:tcBorders>
            <w:shd w:val="clear" w:color="auto" w:fill="auto"/>
            <w:noWrap/>
            <w:vAlign w:val="bottom"/>
            <w:hideMark/>
          </w:tcPr>
          <w:p w14:paraId="7F4619FF" w14:textId="77777777" w:rsidR="00D555C3" w:rsidRPr="00622A7F" w:rsidRDefault="00D555C3" w:rsidP="00622A7F">
            <w:pPr>
              <w:pStyle w:val="Titel"/>
            </w:pPr>
            <w:r w:rsidRPr="00622A7F">
              <w:t>CD4</w:t>
            </w:r>
            <w:r w:rsidRPr="00F26314">
              <w:rPr>
                <w:vertAlign w:val="superscript"/>
              </w:rPr>
              <w:t>+</w:t>
            </w:r>
            <w:r w:rsidRPr="00622A7F">
              <w:t xml:space="preserve"> effector memory T cell</w:t>
            </w:r>
          </w:p>
        </w:tc>
      </w:tr>
      <w:tr w:rsidR="00D555C3" w:rsidRPr="00622A7F" w14:paraId="5822496E"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6B6FD2AE" w14:textId="77777777" w:rsidR="00D555C3" w:rsidRPr="00622A7F" w:rsidRDefault="00D555C3" w:rsidP="00622A7F">
            <w:pPr>
              <w:pStyle w:val="Titel"/>
            </w:pPr>
            <w:r w:rsidRPr="00622A7F">
              <w:t>CD8 Naive</w:t>
            </w:r>
          </w:p>
        </w:tc>
        <w:tc>
          <w:tcPr>
            <w:tcW w:w="6380" w:type="dxa"/>
            <w:tcBorders>
              <w:top w:val="nil"/>
              <w:left w:val="nil"/>
              <w:bottom w:val="single" w:sz="4" w:space="0" w:color="auto"/>
              <w:right w:val="single" w:sz="4" w:space="0" w:color="auto"/>
            </w:tcBorders>
            <w:shd w:val="clear" w:color="auto" w:fill="auto"/>
            <w:noWrap/>
            <w:vAlign w:val="bottom"/>
            <w:hideMark/>
          </w:tcPr>
          <w:p w14:paraId="3BF243DD" w14:textId="77777777" w:rsidR="00D555C3" w:rsidRPr="00622A7F" w:rsidRDefault="00D555C3" w:rsidP="00622A7F">
            <w:pPr>
              <w:pStyle w:val="Titel"/>
            </w:pPr>
            <w:r w:rsidRPr="00622A7F">
              <w:t>CD8</w:t>
            </w:r>
            <w:r w:rsidRPr="00F26314">
              <w:rPr>
                <w:vertAlign w:val="superscript"/>
              </w:rPr>
              <w:t>+</w:t>
            </w:r>
            <w:r w:rsidRPr="00622A7F">
              <w:t xml:space="preserve"> naive T cell</w:t>
            </w:r>
          </w:p>
        </w:tc>
      </w:tr>
      <w:tr w:rsidR="00D555C3" w:rsidRPr="00622A7F" w14:paraId="1961F7D1"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3667DA20" w14:textId="77777777" w:rsidR="00D555C3" w:rsidRPr="00622A7F" w:rsidRDefault="00D555C3" w:rsidP="00622A7F">
            <w:pPr>
              <w:pStyle w:val="Titel"/>
            </w:pPr>
            <w:r w:rsidRPr="00622A7F">
              <w:t>CD8 Proliferating</w:t>
            </w:r>
          </w:p>
        </w:tc>
        <w:tc>
          <w:tcPr>
            <w:tcW w:w="6380" w:type="dxa"/>
            <w:tcBorders>
              <w:top w:val="nil"/>
              <w:left w:val="nil"/>
              <w:bottom w:val="single" w:sz="4" w:space="0" w:color="auto"/>
              <w:right w:val="single" w:sz="4" w:space="0" w:color="auto"/>
            </w:tcBorders>
            <w:shd w:val="clear" w:color="auto" w:fill="auto"/>
            <w:noWrap/>
            <w:vAlign w:val="bottom"/>
            <w:hideMark/>
          </w:tcPr>
          <w:p w14:paraId="4927DD4F" w14:textId="77777777" w:rsidR="00D555C3" w:rsidRPr="00622A7F" w:rsidRDefault="00D555C3" w:rsidP="00622A7F">
            <w:pPr>
              <w:pStyle w:val="Titel"/>
            </w:pPr>
            <w:r w:rsidRPr="00622A7F">
              <w:t>CD8</w:t>
            </w:r>
            <w:r w:rsidRPr="00F26314">
              <w:rPr>
                <w:vertAlign w:val="superscript"/>
              </w:rPr>
              <w:t>+</w:t>
            </w:r>
            <w:r w:rsidRPr="00622A7F">
              <w:t xml:space="preserve"> proliferating T cell</w:t>
            </w:r>
          </w:p>
        </w:tc>
      </w:tr>
      <w:tr w:rsidR="00D555C3" w:rsidRPr="00622A7F" w14:paraId="38EDB6A2"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5E6CD7C7" w14:textId="77777777" w:rsidR="00D555C3" w:rsidRPr="00622A7F" w:rsidRDefault="00D555C3" w:rsidP="00622A7F">
            <w:pPr>
              <w:pStyle w:val="Titel"/>
            </w:pPr>
            <w:r w:rsidRPr="00622A7F">
              <w:t>CD8 TCM</w:t>
            </w:r>
          </w:p>
        </w:tc>
        <w:tc>
          <w:tcPr>
            <w:tcW w:w="6380" w:type="dxa"/>
            <w:tcBorders>
              <w:top w:val="nil"/>
              <w:left w:val="nil"/>
              <w:bottom w:val="single" w:sz="4" w:space="0" w:color="auto"/>
              <w:right w:val="single" w:sz="4" w:space="0" w:color="auto"/>
            </w:tcBorders>
            <w:shd w:val="clear" w:color="auto" w:fill="auto"/>
            <w:noWrap/>
            <w:vAlign w:val="bottom"/>
            <w:hideMark/>
          </w:tcPr>
          <w:p w14:paraId="109ED8BE" w14:textId="77777777" w:rsidR="00D555C3" w:rsidRPr="00622A7F" w:rsidRDefault="00D555C3" w:rsidP="00622A7F">
            <w:pPr>
              <w:pStyle w:val="Titel"/>
            </w:pPr>
            <w:r w:rsidRPr="00622A7F">
              <w:t>CD8</w:t>
            </w:r>
            <w:r w:rsidRPr="00F26314">
              <w:rPr>
                <w:vertAlign w:val="superscript"/>
              </w:rPr>
              <w:t>+</w:t>
            </w:r>
            <w:r w:rsidRPr="00622A7F">
              <w:t xml:space="preserve"> central memory T cell</w:t>
            </w:r>
          </w:p>
        </w:tc>
      </w:tr>
      <w:tr w:rsidR="00D555C3" w:rsidRPr="00622A7F" w14:paraId="4EF9432B"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128434E1" w14:textId="77777777" w:rsidR="00D555C3" w:rsidRPr="00622A7F" w:rsidRDefault="00D555C3" w:rsidP="00622A7F">
            <w:pPr>
              <w:pStyle w:val="Titel"/>
            </w:pPr>
            <w:r w:rsidRPr="00622A7F">
              <w:t>CD8 TEM</w:t>
            </w:r>
          </w:p>
        </w:tc>
        <w:tc>
          <w:tcPr>
            <w:tcW w:w="6380" w:type="dxa"/>
            <w:tcBorders>
              <w:top w:val="nil"/>
              <w:left w:val="nil"/>
              <w:bottom w:val="single" w:sz="4" w:space="0" w:color="auto"/>
              <w:right w:val="single" w:sz="4" w:space="0" w:color="auto"/>
            </w:tcBorders>
            <w:shd w:val="clear" w:color="auto" w:fill="auto"/>
            <w:noWrap/>
            <w:vAlign w:val="bottom"/>
            <w:hideMark/>
          </w:tcPr>
          <w:p w14:paraId="74ED4EE9" w14:textId="77777777" w:rsidR="00D555C3" w:rsidRPr="00622A7F" w:rsidRDefault="00D555C3" w:rsidP="00622A7F">
            <w:pPr>
              <w:pStyle w:val="Titel"/>
            </w:pPr>
            <w:r w:rsidRPr="00622A7F">
              <w:t>CD8</w:t>
            </w:r>
            <w:r w:rsidRPr="00F26314">
              <w:rPr>
                <w:vertAlign w:val="superscript"/>
              </w:rPr>
              <w:t>+</w:t>
            </w:r>
            <w:r w:rsidRPr="00622A7F">
              <w:t xml:space="preserve"> effector memory T cell</w:t>
            </w:r>
          </w:p>
        </w:tc>
      </w:tr>
      <w:tr w:rsidR="00D555C3" w:rsidRPr="00622A7F" w14:paraId="7D5A91E7"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4B92B2A5" w14:textId="77777777" w:rsidR="00D555C3" w:rsidRPr="00622A7F" w:rsidRDefault="00D555C3" w:rsidP="00622A7F">
            <w:pPr>
              <w:pStyle w:val="Titel"/>
            </w:pPr>
            <w:r w:rsidRPr="00622A7F">
              <w:t>cDC1</w:t>
            </w:r>
          </w:p>
        </w:tc>
        <w:tc>
          <w:tcPr>
            <w:tcW w:w="6380" w:type="dxa"/>
            <w:tcBorders>
              <w:top w:val="nil"/>
              <w:left w:val="nil"/>
              <w:bottom w:val="single" w:sz="4" w:space="0" w:color="auto"/>
              <w:right w:val="single" w:sz="4" w:space="0" w:color="auto"/>
            </w:tcBorders>
            <w:shd w:val="clear" w:color="auto" w:fill="auto"/>
            <w:noWrap/>
            <w:vAlign w:val="bottom"/>
            <w:hideMark/>
          </w:tcPr>
          <w:p w14:paraId="55DC3E9B" w14:textId="77777777" w:rsidR="00D555C3" w:rsidRPr="00622A7F" w:rsidRDefault="00D555C3" w:rsidP="00622A7F">
            <w:pPr>
              <w:pStyle w:val="Titel"/>
            </w:pPr>
            <w:r w:rsidRPr="00622A7F">
              <w:t>CD141</w:t>
            </w:r>
            <w:r w:rsidRPr="00F26314">
              <w:rPr>
                <w:vertAlign w:val="superscript"/>
              </w:rPr>
              <w:t>+</w:t>
            </w:r>
            <w:r w:rsidRPr="00622A7F">
              <w:t xml:space="preserve"> conventional dendritic cell</w:t>
            </w:r>
          </w:p>
        </w:tc>
      </w:tr>
      <w:tr w:rsidR="00D555C3" w:rsidRPr="00622A7F" w14:paraId="7BE77809"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169C43B5" w14:textId="77777777" w:rsidR="00D555C3" w:rsidRPr="00622A7F" w:rsidRDefault="00D555C3" w:rsidP="00622A7F">
            <w:pPr>
              <w:pStyle w:val="Titel"/>
            </w:pPr>
            <w:r w:rsidRPr="00622A7F">
              <w:t>cDC2</w:t>
            </w:r>
          </w:p>
        </w:tc>
        <w:tc>
          <w:tcPr>
            <w:tcW w:w="6380" w:type="dxa"/>
            <w:tcBorders>
              <w:top w:val="nil"/>
              <w:left w:val="nil"/>
              <w:bottom w:val="single" w:sz="4" w:space="0" w:color="auto"/>
              <w:right w:val="single" w:sz="4" w:space="0" w:color="auto"/>
            </w:tcBorders>
            <w:shd w:val="clear" w:color="auto" w:fill="auto"/>
            <w:noWrap/>
            <w:vAlign w:val="bottom"/>
            <w:hideMark/>
          </w:tcPr>
          <w:p w14:paraId="03DE22BE" w14:textId="77777777" w:rsidR="00D555C3" w:rsidRPr="00622A7F" w:rsidRDefault="00D555C3" w:rsidP="00622A7F">
            <w:pPr>
              <w:pStyle w:val="Titel"/>
            </w:pPr>
            <w:r w:rsidRPr="00622A7F">
              <w:t>CD1C</w:t>
            </w:r>
            <w:r w:rsidRPr="00F26314">
              <w:rPr>
                <w:vertAlign w:val="superscript"/>
              </w:rPr>
              <w:t>+</w:t>
            </w:r>
            <w:r w:rsidRPr="00622A7F">
              <w:t xml:space="preserve"> conventional dendritic cell</w:t>
            </w:r>
          </w:p>
        </w:tc>
      </w:tr>
      <w:tr w:rsidR="00D555C3" w:rsidRPr="00622A7F" w14:paraId="01C144EA"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79F4E721" w14:textId="77777777" w:rsidR="00D555C3" w:rsidRPr="00622A7F" w:rsidRDefault="00D555C3" w:rsidP="00622A7F">
            <w:pPr>
              <w:pStyle w:val="Titel"/>
            </w:pPr>
            <w:r w:rsidRPr="00622A7F">
              <w:t>dnT</w:t>
            </w:r>
          </w:p>
        </w:tc>
        <w:tc>
          <w:tcPr>
            <w:tcW w:w="6380" w:type="dxa"/>
            <w:tcBorders>
              <w:top w:val="nil"/>
              <w:left w:val="nil"/>
              <w:bottom w:val="single" w:sz="4" w:space="0" w:color="auto"/>
              <w:right w:val="single" w:sz="4" w:space="0" w:color="auto"/>
            </w:tcBorders>
            <w:shd w:val="clear" w:color="auto" w:fill="auto"/>
            <w:noWrap/>
            <w:vAlign w:val="bottom"/>
            <w:hideMark/>
          </w:tcPr>
          <w:p w14:paraId="4353D28D" w14:textId="77777777" w:rsidR="00D555C3" w:rsidRPr="00622A7F" w:rsidRDefault="00D555C3" w:rsidP="00622A7F">
            <w:pPr>
              <w:pStyle w:val="Titel"/>
            </w:pPr>
            <w:r w:rsidRPr="00622A7F">
              <w:t>double negative (CD4, CD8) T cell</w:t>
            </w:r>
          </w:p>
        </w:tc>
      </w:tr>
      <w:tr w:rsidR="00D555C3" w:rsidRPr="00622A7F" w14:paraId="027F8B84"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6E7D88BE" w14:textId="77777777" w:rsidR="00D555C3" w:rsidRPr="00622A7F" w:rsidRDefault="00D555C3" w:rsidP="00622A7F">
            <w:pPr>
              <w:pStyle w:val="Titel"/>
            </w:pPr>
            <w:r w:rsidRPr="00622A7F">
              <w:t>Doublet</w:t>
            </w:r>
          </w:p>
        </w:tc>
        <w:tc>
          <w:tcPr>
            <w:tcW w:w="6380" w:type="dxa"/>
            <w:tcBorders>
              <w:top w:val="nil"/>
              <w:left w:val="nil"/>
              <w:bottom w:val="single" w:sz="4" w:space="0" w:color="auto"/>
              <w:right w:val="single" w:sz="4" w:space="0" w:color="auto"/>
            </w:tcBorders>
            <w:shd w:val="clear" w:color="auto" w:fill="auto"/>
            <w:noWrap/>
            <w:vAlign w:val="bottom"/>
            <w:hideMark/>
          </w:tcPr>
          <w:p w14:paraId="60F3C2A8" w14:textId="77777777" w:rsidR="00D555C3" w:rsidRPr="00622A7F" w:rsidRDefault="00D555C3" w:rsidP="00622A7F">
            <w:pPr>
              <w:pStyle w:val="Titel"/>
            </w:pPr>
            <w:r w:rsidRPr="00622A7F">
              <w:t>CD16</w:t>
            </w:r>
            <w:r w:rsidRPr="00F26314">
              <w:rPr>
                <w:vertAlign w:val="superscript"/>
              </w:rPr>
              <w:t>+</w:t>
            </w:r>
            <w:r w:rsidRPr="00622A7F">
              <w:t xml:space="preserve"> CD14</w:t>
            </w:r>
            <w:r w:rsidRPr="00F26314">
              <w:rPr>
                <w:vertAlign w:val="superscript"/>
              </w:rPr>
              <w:t>+</w:t>
            </w:r>
            <w:r w:rsidRPr="00622A7F">
              <w:t xml:space="preserve"> monocytes</w:t>
            </w:r>
          </w:p>
        </w:tc>
      </w:tr>
      <w:tr w:rsidR="00D555C3" w:rsidRPr="00622A7F" w14:paraId="7F7A8BBF"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7217EA51" w14:textId="77777777" w:rsidR="00D555C3" w:rsidRPr="00622A7F" w:rsidRDefault="00D555C3" w:rsidP="00622A7F">
            <w:pPr>
              <w:pStyle w:val="Titel"/>
            </w:pPr>
            <w:r w:rsidRPr="00622A7F">
              <w:t>gdT</w:t>
            </w:r>
          </w:p>
        </w:tc>
        <w:tc>
          <w:tcPr>
            <w:tcW w:w="6380" w:type="dxa"/>
            <w:tcBorders>
              <w:top w:val="nil"/>
              <w:left w:val="nil"/>
              <w:bottom w:val="single" w:sz="4" w:space="0" w:color="auto"/>
              <w:right w:val="single" w:sz="4" w:space="0" w:color="auto"/>
            </w:tcBorders>
            <w:shd w:val="clear" w:color="auto" w:fill="auto"/>
            <w:noWrap/>
            <w:vAlign w:val="bottom"/>
            <w:hideMark/>
          </w:tcPr>
          <w:p w14:paraId="1A851B71" w14:textId="77777777" w:rsidR="00D555C3" w:rsidRPr="00622A7F" w:rsidRDefault="00D555C3" w:rsidP="00622A7F">
            <w:pPr>
              <w:pStyle w:val="Titel"/>
            </w:pPr>
            <w:r w:rsidRPr="00622A7F">
              <w:t>gamma/delta T cell</w:t>
            </w:r>
          </w:p>
        </w:tc>
      </w:tr>
      <w:tr w:rsidR="00D555C3" w:rsidRPr="00622A7F" w14:paraId="64DD9234"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1B502C74" w14:textId="77777777" w:rsidR="00D555C3" w:rsidRPr="00622A7F" w:rsidRDefault="00D555C3" w:rsidP="00622A7F">
            <w:pPr>
              <w:pStyle w:val="Titel"/>
            </w:pPr>
            <w:r w:rsidRPr="00622A7F">
              <w:t>HSPC</w:t>
            </w:r>
          </w:p>
        </w:tc>
        <w:tc>
          <w:tcPr>
            <w:tcW w:w="6380" w:type="dxa"/>
            <w:tcBorders>
              <w:top w:val="nil"/>
              <w:left w:val="nil"/>
              <w:bottom w:val="single" w:sz="4" w:space="0" w:color="auto"/>
              <w:right w:val="single" w:sz="4" w:space="0" w:color="auto"/>
            </w:tcBorders>
            <w:shd w:val="clear" w:color="auto" w:fill="auto"/>
            <w:noWrap/>
            <w:vAlign w:val="bottom"/>
            <w:hideMark/>
          </w:tcPr>
          <w:p w14:paraId="6DC62099" w14:textId="77777777" w:rsidR="00D555C3" w:rsidRPr="00622A7F" w:rsidRDefault="00D555C3" w:rsidP="00622A7F">
            <w:pPr>
              <w:pStyle w:val="Titel"/>
            </w:pPr>
            <w:r w:rsidRPr="00622A7F">
              <w:t>hematopoietic stem cell progenitor cell</w:t>
            </w:r>
          </w:p>
        </w:tc>
      </w:tr>
      <w:tr w:rsidR="00D555C3" w:rsidRPr="00622A7F" w14:paraId="4D145845"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233EC237" w14:textId="77777777" w:rsidR="00D555C3" w:rsidRPr="00622A7F" w:rsidRDefault="00D555C3" w:rsidP="00622A7F">
            <w:pPr>
              <w:pStyle w:val="Titel"/>
            </w:pPr>
            <w:r w:rsidRPr="00622A7F">
              <w:t>ILC</w:t>
            </w:r>
          </w:p>
        </w:tc>
        <w:tc>
          <w:tcPr>
            <w:tcW w:w="6380" w:type="dxa"/>
            <w:tcBorders>
              <w:top w:val="nil"/>
              <w:left w:val="nil"/>
              <w:bottom w:val="single" w:sz="4" w:space="0" w:color="auto"/>
              <w:right w:val="single" w:sz="4" w:space="0" w:color="auto"/>
            </w:tcBorders>
            <w:shd w:val="clear" w:color="auto" w:fill="auto"/>
            <w:noWrap/>
            <w:vAlign w:val="bottom"/>
            <w:hideMark/>
          </w:tcPr>
          <w:p w14:paraId="39AD6BFB" w14:textId="77777777" w:rsidR="00D555C3" w:rsidRPr="00622A7F" w:rsidRDefault="00D555C3" w:rsidP="00622A7F">
            <w:pPr>
              <w:pStyle w:val="Titel"/>
            </w:pPr>
            <w:r w:rsidRPr="00622A7F">
              <w:t>innate lymphoid cell</w:t>
            </w:r>
          </w:p>
        </w:tc>
      </w:tr>
      <w:tr w:rsidR="00D555C3" w:rsidRPr="00622A7F" w14:paraId="4CAAFFCD"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208B31F9" w14:textId="77777777" w:rsidR="00D555C3" w:rsidRPr="00622A7F" w:rsidRDefault="00D555C3" w:rsidP="00622A7F">
            <w:pPr>
              <w:pStyle w:val="Titel"/>
            </w:pPr>
            <w:r w:rsidRPr="00622A7F">
              <w:t>MAIT</w:t>
            </w:r>
          </w:p>
        </w:tc>
        <w:tc>
          <w:tcPr>
            <w:tcW w:w="6380" w:type="dxa"/>
            <w:tcBorders>
              <w:top w:val="nil"/>
              <w:left w:val="nil"/>
              <w:bottom w:val="single" w:sz="4" w:space="0" w:color="auto"/>
              <w:right w:val="single" w:sz="4" w:space="0" w:color="auto"/>
            </w:tcBorders>
            <w:shd w:val="clear" w:color="auto" w:fill="auto"/>
            <w:vAlign w:val="bottom"/>
            <w:hideMark/>
          </w:tcPr>
          <w:p w14:paraId="1708EE4F" w14:textId="77777777" w:rsidR="00D555C3" w:rsidRPr="00622A7F" w:rsidRDefault="00D555C3" w:rsidP="00622A7F">
            <w:pPr>
              <w:pStyle w:val="Titel"/>
            </w:pPr>
            <w:r w:rsidRPr="00622A7F">
              <w:t>mucosal associated invariant T cell</w:t>
            </w:r>
          </w:p>
        </w:tc>
      </w:tr>
      <w:tr w:rsidR="00D555C3" w:rsidRPr="00622A7F" w14:paraId="1E40D378"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572430AA" w14:textId="77777777" w:rsidR="00D555C3" w:rsidRPr="00622A7F" w:rsidRDefault="00D555C3" w:rsidP="00622A7F">
            <w:pPr>
              <w:pStyle w:val="Titel"/>
            </w:pPr>
            <w:r w:rsidRPr="00622A7F">
              <w:t>NK</w:t>
            </w:r>
          </w:p>
        </w:tc>
        <w:tc>
          <w:tcPr>
            <w:tcW w:w="6380" w:type="dxa"/>
            <w:tcBorders>
              <w:top w:val="nil"/>
              <w:left w:val="nil"/>
              <w:bottom w:val="single" w:sz="4" w:space="0" w:color="auto"/>
              <w:right w:val="single" w:sz="4" w:space="0" w:color="auto"/>
            </w:tcBorders>
            <w:shd w:val="clear" w:color="auto" w:fill="auto"/>
            <w:noWrap/>
            <w:vAlign w:val="bottom"/>
            <w:hideMark/>
          </w:tcPr>
          <w:p w14:paraId="226BD7C1" w14:textId="77777777" w:rsidR="00D555C3" w:rsidRPr="00622A7F" w:rsidRDefault="00D555C3" w:rsidP="00622A7F">
            <w:pPr>
              <w:pStyle w:val="Titel"/>
            </w:pPr>
            <w:r w:rsidRPr="00622A7F">
              <w:t>natural killer cell</w:t>
            </w:r>
          </w:p>
        </w:tc>
      </w:tr>
      <w:tr w:rsidR="00D555C3" w:rsidRPr="00622A7F" w14:paraId="24A3DBDF"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37FD5998" w14:textId="77777777" w:rsidR="00D555C3" w:rsidRPr="00622A7F" w:rsidRDefault="00D555C3" w:rsidP="00622A7F">
            <w:pPr>
              <w:pStyle w:val="Titel"/>
            </w:pPr>
            <w:r w:rsidRPr="00622A7F">
              <w:t>NK Proliferating</w:t>
            </w:r>
          </w:p>
        </w:tc>
        <w:tc>
          <w:tcPr>
            <w:tcW w:w="6380" w:type="dxa"/>
            <w:tcBorders>
              <w:top w:val="nil"/>
              <w:left w:val="nil"/>
              <w:bottom w:val="single" w:sz="4" w:space="0" w:color="auto"/>
              <w:right w:val="single" w:sz="4" w:space="0" w:color="auto"/>
            </w:tcBorders>
            <w:shd w:val="clear" w:color="auto" w:fill="auto"/>
            <w:noWrap/>
            <w:vAlign w:val="bottom"/>
            <w:hideMark/>
          </w:tcPr>
          <w:p w14:paraId="0D62DC23" w14:textId="77777777" w:rsidR="00D555C3" w:rsidRPr="00622A7F" w:rsidRDefault="00D555C3" w:rsidP="00622A7F">
            <w:pPr>
              <w:pStyle w:val="Titel"/>
            </w:pPr>
            <w:r w:rsidRPr="00622A7F">
              <w:t>proliferating natural killer cell</w:t>
            </w:r>
          </w:p>
        </w:tc>
      </w:tr>
      <w:tr w:rsidR="00D555C3" w:rsidRPr="00622A7F" w14:paraId="1B1C2446"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3D36B37B" w14:textId="77777777" w:rsidR="00D555C3" w:rsidRPr="00622A7F" w:rsidRDefault="00D555C3" w:rsidP="00622A7F">
            <w:pPr>
              <w:pStyle w:val="Titel"/>
            </w:pPr>
            <w:r w:rsidRPr="00622A7F">
              <w:t>NK_CD56bright</w:t>
            </w:r>
          </w:p>
        </w:tc>
        <w:tc>
          <w:tcPr>
            <w:tcW w:w="6380" w:type="dxa"/>
            <w:tcBorders>
              <w:top w:val="nil"/>
              <w:left w:val="nil"/>
              <w:bottom w:val="single" w:sz="4" w:space="0" w:color="auto"/>
              <w:right w:val="single" w:sz="4" w:space="0" w:color="auto"/>
            </w:tcBorders>
            <w:shd w:val="clear" w:color="auto" w:fill="auto"/>
            <w:noWrap/>
            <w:vAlign w:val="bottom"/>
            <w:hideMark/>
          </w:tcPr>
          <w:p w14:paraId="76905BBC" w14:textId="77777777" w:rsidR="00D555C3" w:rsidRPr="00622A7F" w:rsidRDefault="00D555C3" w:rsidP="00622A7F">
            <w:pPr>
              <w:pStyle w:val="Titel"/>
            </w:pPr>
            <w:r w:rsidRPr="00622A7F">
              <w:t>natural killer cell with high expression of CD56</w:t>
            </w:r>
          </w:p>
        </w:tc>
      </w:tr>
      <w:tr w:rsidR="00D555C3" w:rsidRPr="00622A7F" w14:paraId="6693B022"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21A85757" w14:textId="77777777" w:rsidR="00D555C3" w:rsidRPr="00622A7F" w:rsidRDefault="00D555C3" w:rsidP="00622A7F">
            <w:pPr>
              <w:pStyle w:val="Titel"/>
            </w:pPr>
            <w:r w:rsidRPr="00622A7F">
              <w:t>pDC</w:t>
            </w:r>
          </w:p>
        </w:tc>
        <w:tc>
          <w:tcPr>
            <w:tcW w:w="6380" w:type="dxa"/>
            <w:tcBorders>
              <w:top w:val="nil"/>
              <w:left w:val="nil"/>
              <w:bottom w:val="single" w:sz="4" w:space="0" w:color="auto"/>
              <w:right w:val="single" w:sz="4" w:space="0" w:color="auto"/>
            </w:tcBorders>
            <w:shd w:val="clear" w:color="auto" w:fill="auto"/>
            <w:noWrap/>
            <w:vAlign w:val="bottom"/>
            <w:hideMark/>
          </w:tcPr>
          <w:p w14:paraId="522B6A23" w14:textId="77777777" w:rsidR="00D555C3" w:rsidRPr="00622A7F" w:rsidRDefault="00D555C3" w:rsidP="00622A7F">
            <w:pPr>
              <w:pStyle w:val="Titel"/>
            </w:pPr>
            <w:r w:rsidRPr="00622A7F">
              <w:t>plasmacytoid dendritic cells</w:t>
            </w:r>
          </w:p>
        </w:tc>
      </w:tr>
      <w:tr w:rsidR="00D555C3" w:rsidRPr="00622A7F" w14:paraId="68B26AC5"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4AD8E603" w14:textId="77777777" w:rsidR="00D555C3" w:rsidRPr="00622A7F" w:rsidRDefault="00D555C3" w:rsidP="00622A7F">
            <w:pPr>
              <w:pStyle w:val="Titel"/>
            </w:pPr>
            <w:r w:rsidRPr="00622A7F">
              <w:t>Plasmablast</w:t>
            </w:r>
          </w:p>
        </w:tc>
        <w:tc>
          <w:tcPr>
            <w:tcW w:w="6380" w:type="dxa"/>
            <w:tcBorders>
              <w:top w:val="nil"/>
              <w:left w:val="nil"/>
              <w:bottom w:val="single" w:sz="4" w:space="0" w:color="auto"/>
              <w:right w:val="single" w:sz="4" w:space="0" w:color="auto"/>
            </w:tcBorders>
            <w:shd w:val="clear" w:color="auto" w:fill="auto"/>
            <w:noWrap/>
            <w:vAlign w:val="bottom"/>
            <w:hideMark/>
          </w:tcPr>
          <w:p w14:paraId="7DFCDCE0" w14:textId="77777777" w:rsidR="00D555C3" w:rsidRPr="00622A7F" w:rsidRDefault="00D555C3" w:rsidP="00622A7F">
            <w:pPr>
              <w:pStyle w:val="Titel"/>
            </w:pPr>
            <w:r w:rsidRPr="00622A7F">
              <w:t>Plasmablast</w:t>
            </w:r>
          </w:p>
        </w:tc>
      </w:tr>
      <w:tr w:rsidR="00D555C3" w:rsidRPr="00622A7F" w14:paraId="08EEAC9A" w14:textId="77777777" w:rsidTr="00622A7F">
        <w:trPr>
          <w:trHeight w:val="327"/>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1FB6E8E7" w14:textId="77777777" w:rsidR="00D555C3" w:rsidRPr="00622A7F" w:rsidRDefault="00D555C3" w:rsidP="00622A7F">
            <w:pPr>
              <w:pStyle w:val="Titel"/>
            </w:pPr>
            <w:r w:rsidRPr="00622A7F">
              <w:t>Treg</w:t>
            </w:r>
          </w:p>
        </w:tc>
        <w:tc>
          <w:tcPr>
            <w:tcW w:w="6380" w:type="dxa"/>
            <w:tcBorders>
              <w:top w:val="nil"/>
              <w:left w:val="nil"/>
              <w:bottom w:val="single" w:sz="4" w:space="0" w:color="auto"/>
              <w:right w:val="single" w:sz="4" w:space="0" w:color="auto"/>
            </w:tcBorders>
            <w:shd w:val="clear" w:color="auto" w:fill="auto"/>
            <w:noWrap/>
            <w:vAlign w:val="bottom"/>
            <w:hideMark/>
          </w:tcPr>
          <w:p w14:paraId="47119785" w14:textId="77777777" w:rsidR="00D555C3" w:rsidRPr="00622A7F" w:rsidRDefault="00D555C3" w:rsidP="00622A7F">
            <w:pPr>
              <w:pStyle w:val="Titel"/>
            </w:pPr>
            <w:r w:rsidRPr="00622A7F">
              <w:t>regulatory T cell</w:t>
            </w:r>
          </w:p>
        </w:tc>
      </w:tr>
    </w:tbl>
    <w:p w14:paraId="476036E8" w14:textId="77777777" w:rsidR="00D555C3" w:rsidRPr="00622A7F" w:rsidRDefault="00D555C3" w:rsidP="00622A7F">
      <w:pPr>
        <w:rPr>
          <w:rFonts w:cs="Arial"/>
        </w:rPr>
      </w:pPr>
    </w:p>
    <w:p w14:paraId="51274D81" w14:textId="77777777" w:rsidR="00D555C3" w:rsidRPr="00622A7F" w:rsidRDefault="00382E14" w:rsidP="00622A7F">
      <w:pPr>
        <w:keepNext/>
        <w:rPr>
          <w:rFonts w:cs="Arial"/>
        </w:rPr>
      </w:pPr>
      <w:ins w:id="1875" w:author="Haskamp, Stefan (extern)" w:date="2021-08-14T12:20:00Z">
        <w:r>
          <w:rPr>
            <w:rFonts w:cs="Arial"/>
          </w:rPr>
          <w:lastRenderedPageBreak/>
          <w:pict w14:anchorId="0B2E8392">
            <v:shape id="_x0000_i1034" type="#_x0000_t75" style="width:453.3pt;height:454.45pt">
              <v:imagedata r:id="rId31" o:title="figure1part1b"/>
            </v:shape>
          </w:pict>
        </w:r>
      </w:ins>
    </w:p>
    <w:p w14:paraId="6BD524ED" w14:textId="6B98BF2B" w:rsidR="00D555C3" w:rsidRPr="00622A7F" w:rsidRDefault="00D555C3" w:rsidP="00622A7F">
      <w:pPr>
        <w:pStyle w:val="Beschriftung"/>
        <w:rPr>
          <w:ins w:id="1876" w:author="Haskamp, Stefan (extern)" w:date="2021-08-14T12:17:00Z"/>
          <w:rFonts w:cs="Arial"/>
        </w:rPr>
      </w:pPr>
      <w:bookmarkStart w:id="1877" w:name="_Ref79836427"/>
      <w:bookmarkStart w:id="1878" w:name="_Toc94355229"/>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12</w:t>
      </w:r>
      <w:r w:rsidRPr="00622A7F">
        <w:rPr>
          <w:rFonts w:cs="Arial"/>
        </w:rPr>
        <w:fldChar w:fldCharType="end"/>
      </w:r>
      <w:bookmarkEnd w:id="1877"/>
      <w:r w:rsidRPr="00622A7F">
        <w:rPr>
          <w:rFonts w:cs="Arial"/>
        </w:rPr>
        <w:t xml:space="preserve">: Proportions of cell types of </w:t>
      </w:r>
      <w:del w:id="1879" w:author="Hüffmeier, Ulrike" w:date="2021-11-25T17:57:00Z">
        <w:r w:rsidRPr="00622A7F" w:rsidDel="009575B2">
          <w:rPr>
            <w:rFonts w:cs="Arial"/>
          </w:rPr>
          <w:delText>peripheral mononuclear blood cells (</w:delText>
        </w:r>
      </w:del>
      <w:r w:rsidRPr="00622A7F">
        <w:rPr>
          <w:rFonts w:cs="Arial"/>
        </w:rPr>
        <w:t>PBMCs</w:t>
      </w:r>
      <w:del w:id="1880" w:author="Hüffmeier, Ulrike" w:date="2021-11-25T17:57:00Z">
        <w:r w:rsidRPr="00622A7F" w:rsidDel="009575B2">
          <w:rPr>
            <w:rFonts w:cs="Arial"/>
          </w:rPr>
          <w:delText>)</w:delText>
        </w:r>
      </w:del>
      <w:r w:rsidRPr="00622A7F">
        <w:rPr>
          <w:rFonts w:cs="Arial"/>
        </w:rPr>
        <w:t xml:space="preserve"> based on single-cell RNA transcriptomics.</w:t>
      </w:r>
      <w:bookmarkEnd w:id="1878"/>
      <w:r w:rsidRPr="00622A7F">
        <w:rPr>
          <w:rFonts w:cs="Arial"/>
        </w:rPr>
        <w:t xml:space="preserve"> </w:t>
      </w:r>
    </w:p>
    <w:p w14:paraId="6AF69AD8" w14:textId="62898E4B" w:rsidR="00D555C3" w:rsidRPr="00622A7F" w:rsidRDefault="00D555C3" w:rsidP="00622A7F">
      <w:pPr>
        <w:pStyle w:val="Beschriftung"/>
        <w:rPr>
          <w:ins w:id="1881" w:author="Haskamp, Stefan (extern)" w:date="2021-08-14T12:25:00Z"/>
          <w:rStyle w:val="UntertitelZchn"/>
          <w:rFonts w:cs="Arial"/>
          <w:b w:val="0"/>
        </w:rPr>
      </w:pPr>
      <w:ins w:id="1882" w:author="Haskamp, Stefan (extern)" w:date="2021-08-14T12:25:00Z">
        <w:r w:rsidRPr="00622A7F">
          <w:rPr>
            <w:rStyle w:val="UntertitelZchn"/>
            <w:rFonts w:cs="Arial"/>
          </w:rPr>
          <w:t xml:space="preserve">a </w:t>
        </w:r>
        <w:r w:rsidRPr="00622A7F">
          <w:rPr>
            <w:rStyle w:val="UntertitelZchn"/>
            <w:rFonts w:cs="Arial"/>
            <w:b w:val="0"/>
          </w:rPr>
          <w:t xml:space="preserve">RefUMAP of </w:t>
        </w:r>
        <w:r w:rsidRPr="00622A7F">
          <w:rPr>
            <w:rFonts w:cs="Arial"/>
            <w:b w:val="0"/>
          </w:rPr>
          <w:t>PBMCs</w:t>
        </w:r>
        <w:r w:rsidRPr="00622A7F">
          <w:rPr>
            <w:rFonts w:cs="Arial"/>
          </w:rPr>
          <w:t xml:space="preserve"> </w:t>
        </w:r>
        <w:r w:rsidRPr="00622A7F">
          <w:rPr>
            <w:rStyle w:val="UntertitelZchn"/>
            <w:rFonts w:cs="Arial"/>
            <w:b w:val="0"/>
          </w:rPr>
          <w:t xml:space="preserve">colored by individual sample. </w:t>
        </w:r>
        <w:r w:rsidRPr="00622A7F">
          <w:rPr>
            <w:rStyle w:val="UntertitelZchn"/>
            <w:rFonts w:cs="Arial"/>
          </w:rPr>
          <w:t>b</w:t>
        </w:r>
        <w:r w:rsidRPr="00622A7F">
          <w:rPr>
            <w:rStyle w:val="UntertitelZchn"/>
            <w:rFonts w:cs="Arial"/>
            <w:b w:val="0"/>
          </w:rPr>
          <w:t xml:space="preserve"> Proportions of cell type per donor normalized on total number of cells per donor and ordered by descending proportions of GPP cells. Numbers at the top show total raw cell counts for each cell type. Descriptions of cell types are given in </w:t>
        </w:r>
        <w:r w:rsidRPr="00622A7F">
          <w:rPr>
            <w:rStyle w:val="UntertitelZchn"/>
            <w:rFonts w:cs="Arial"/>
            <w:b w:val="0"/>
          </w:rPr>
          <w:fldChar w:fldCharType="begin"/>
        </w:r>
        <w:r w:rsidRPr="00622A7F">
          <w:rPr>
            <w:rStyle w:val="UntertitelZchn"/>
            <w:rFonts w:cs="Arial"/>
            <w:b w:val="0"/>
          </w:rPr>
          <w:instrText xml:space="preserve"> REF _Ref73976383 \h  \* MERGEFORMAT </w:instrText>
        </w:r>
      </w:ins>
      <w:r w:rsidRPr="00622A7F">
        <w:rPr>
          <w:rStyle w:val="UntertitelZchn"/>
          <w:rFonts w:cs="Arial"/>
          <w:b w:val="0"/>
        </w:rPr>
      </w:r>
      <w:ins w:id="1883" w:author="Haskamp, Stefan (extern)" w:date="2021-08-14T12:25:00Z">
        <w:r w:rsidRPr="00622A7F">
          <w:rPr>
            <w:rStyle w:val="UntertitelZchn"/>
            <w:rFonts w:cs="Arial"/>
            <w:b w:val="0"/>
          </w:rPr>
          <w:fldChar w:fldCharType="separate"/>
        </w:r>
      </w:ins>
      <w:ins w:id="1884" w:author="Haskamp, Stefan (extern)" w:date="2022-01-29T13:25:00Z">
        <w:r w:rsidR="002D4AD7" w:rsidRPr="002D4AD7">
          <w:rPr>
            <w:rFonts w:cs="Arial"/>
            <w:b w:val="0"/>
          </w:rPr>
          <w:t xml:space="preserve">Table </w:t>
        </w:r>
        <w:r w:rsidR="002D4AD7" w:rsidRPr="002D4AD7">
          <w:rPr>
            <w:rFonts w:cs="Arial"/>
            <w:b w:val="0"/>
            <w:noProof/>
          </w:rPr>
          <w:t>12</w:t>
        </w:r>
      </w:ins>
      <w:ins w:id="1885" w:author="Haskamp, Stefan (extern)" w:date="2021-08-14T12:25:00Z">
        <w:r w:rsidRPr="00622A7F">
          <w:rPr>
            <w:rStyle w:val="UntertitelZchn"/>
            <w:rFonts w:cs="Arial"/>
            <w:b w:val="0"/>
          </w:rPr>
          <w:fldChar w:fldCharType="end"/>
        </w:r>
        <w:r w:rsidRPr="00622A7F">
          <w:rPr>
            <w:rStyle w:val="UntertitelZchn"/>
            <w:rFonts w:cs="Arial"/>
            <w:b w:val="0"/>
          </w:rPr>
          <w:t xml:space="preserve">. </w:t>
        </w:r>
      </w:ins>
    </w:p>
    <w:p w14:paraId="119F4F53" w14:textId="18C29DB4" w:rsidR="00D555C3" w:rsidRPr="00622A7F" w:rsidRDefault="00D555C3" w:rsidP="00622A7F">
      <w:pPr>
        <w:rPr>
          <w:rFonts w:cs="Arial"/>
        </w:rPr>
      </w:pPr>
      <w:r w:rsidRPr="00622A7F">
        <w:rPr>
          <w:rFonts w:cs="Arial"/>
        </w:rPr>
        <w:t>In order to investigate</w:t>
      </w:r>
      <w:ins w:id="1886" w:author="Hüffmeier, Ulrike" w:date="2021-11-25T18:02:00Z">
        <w:r w:rsidR="003636EF">
          <w:rPr>
            <w:rFonts w:cs="Arial"/>
          </w:rPr>
          <w:t>,</w:t>
        </w:r>
      </w:ins>
      <w:r w:rsidRPr="00622A7F">
        <w:rPr>
          <w:rFonts w:cs="Arial"/>
        </w:rPr>
        <w:t xml:space="preserve"> if these findings could also be confirmed by unsupervised clustering on RNA level only, a UMAP was calculated resulting in 16 clusters (</w:t>
      </w:r>
      <w:r w:rsidRPr="00622A7F">
        <w:rPr>
          <w:rFonts w:cs="Arial"/>
        </w:rPr>
        <w:fldChar w:fldCharType="begin"/>
      </w:r>
      <w:r w:rsidRPr="00622A7F">
        <w:rPr>
          <w:rFonts w:cs="Arial"/>
        </w:rPr>
        <w:instrText xml:space="preserve"> REF _Ref73375230 \h </w:instrText>
      </w:r>
      <w:r w:rsidR="00622A7F">
        <w:rPr>
          <w:rFonts w:cs="Arial"/>
        </w:rPr>
        <w:instrText xml:space="preserve"> \* MERGEFORMAT </w:instrText>
      </w:r>
      <w:r w:rsidRPr="00622A7F">
        <w:rPr>
          <w:rFonts w:cs="Arial"/>
        </w:rPr>
      </w:r>
      <w:r w:rsidRPr="00622A7F">
        <w:rPr>
          <w:rFonts w:cs="Arial"/>
        </w:rPr>
        <w:fldChar w:fldCharType="separate"/>
      </w:r>
      <w:ins w:id="1887" w:author="Haskamp, Stefan (extern)" w:date="2022-01-29T13:25:00Z">
        <w:r w:rsidR="002D4AD7" w:rsidRPr="00622A7F">
          <w:rPr>
            <w:rFonts w:cs="Arial"/>
          </w:rPr>
          <w:t xml:space="preserve">Figure </w:t>
        </w:r>
        <w:r w:rsidR="002D4AD7">
          <w:rPr>
            <w:rFonts w:cs="Arial"/>
            <w:noProof/>
          </w:rPr>
          <w:t>13</w:t>
        </w:r>
      </w:ins>
      <w:r w:rsidRPr="00622A7F">
        <w:rPr>
          <w:rFonts w:cs="Arial"/>
        </w:rPr>
        <w:fldChar w:fldCharType="end"/>
      </w:r>
      <w:r w:rsidRPr="00622A7F">
        <w:rPr>
          <w:rFonts w:cs="Arial"/>
        </w:rPr>
        <w:t xml:space="preserve">a). </w:t>
      </w:r>
      <w:ins w:id="1888" w:author="Haskamp, Stefan (extern)" w:date="2021-08-14T12:16:00Z">
        <w:r w:rsidRPr="00622A7F">
          <w:rPr>
            <w:rFonts w:eastAsia="Calibri" w:cs="Arial"/>
          </w:rPr>
          <w:t>T</w:t>
        </w:r>
      </w:ins>
      <w:ins w:id="1889" w:author="Haskamp, Stefan (extern)" w:date="2021-08-14T12:15:00Z">
        <w:r w:rsidRPr="00622A7F">
          <w:rPr>
            <w:rFonts w:eastAsia="Calibri" w:cs="Arial"/>
          </w:rPr>
          <w:t>he resolution between CD4</w:t>
        </w:r>
        <w:r w:rsidRPr="00622A7F">
          <w:rPr>
            <w:rFonts w:eastAsia="Calibri" w:cs="Arial"/>
            <w:vertAlign w:val="superscript"/>
            <w:rPrChange w:id="1890" w:author="Haskamp, Stefan (extern)" w:date="2021-08-15T19:28:00Z">
              <w:rPr>
                <w:rFonts w:eastAsia="Calibri" w:cs="Arial"/>
              </w:rPr>
            </w:rPrChange>
          </w:rPr>
          <w:t>+</w:t>
        </w:r>
        <w:r w:rsidRPr="00622A7F">
          <w:rPr>
            <w:rFonts w:eastAsia="Calibri" w:cs="Arial"/>
          </w:rPr>
          <w:t xml:space="preserve"> and CD8</w:t>
        </w:r>
        <w:r w:rsidRPr="00622A7F">
          <w:rPr>
            <w:rFonts w:eastAsia="Calibri" w:cs="Arial"/>
            <w:vertAlign w:val="superscript"/>
            <w:rPrChange w:id="1891" w:author="Haskamp, Stefan (extern)" w:date="2021-08-15T19:28:00Z">
              <w:rPr>
                <w:rFonts w:eastAsia="Calibri" w:cs="Arial"/>
              </w:rPr>
            </w:rPrChange>
          </w:rPr>
          <w:t>+</w:t>
        </w:r>
        <w:r w:rsidRPr="00622A7F">
          <w:rPr>
            <w:rFonts w:eastAsia="Calibri" w:cs="Arial"/>
          </w:rPr>
          <w:t xml:space="preserve"> T cell subset was </w:t>
        </w:r>
      </w:ins>
      <w:ins w:id="1892" w:author="Haskamp, Stefan (extern)" w:date="2021-08-14T12:16:00Z">
        <w:r w:rsidRPr="00622A7F">
          <w:rPr>
            <w:rFonts w:eastAsia="Calibri" w:cs="Arial"/>
          </w:rPr>
          <w:t>less sharp</w:t>
        </w:r>
      </w:ins>
      <w:ins w:id="1893" w:author="Haskamp, Stefan (extern)" w:date="2021-08-14T12:15:00Z">
        <w:r w:rsidRPr="00622A7F">
          <w:rPr>
            <w:rFonts w:eastAsia="Calibri" w:cs="Arial"/>
          </w:rPr>
          <w:t xml:space="preserve"> compared to the RefUMAP (</w:t>
        </w:r>
        <w:r w:rsidRPr="00622A7F">
          <w:rPr>
            <w:rFonts w:eastAsia="Calibri" w:cs="Arial"/>
          </w:rPr>
          <w:fldChar w:fldCharType="begin"/>
        </w:r>
        <w:r w:rsidRPr="00622A7F">
          <w:rPr>
            <w:rFonts w:eastAsia="Calibri" w:cs="Arial"/>
          </w:rPr>
          <w:instrText xml:space="preserve"> REF _Ref73375230 \h </w:instrText>
        </w:r>
      </w:ins>
      <w:r w:rsidR="00622A7F">
        <w:rPr>
          <w:rFonts w:eastAsia="Calibri" w:cs="Arial"/>
        </w:rPr>
        <w:instrText xml:space="preserve"> \* MERGEFORMAT </w:instrText>
      </w:r>
      <w:r w:rsidRPr="00622A7F">
        <w:rPr>
          <w:rFonts w:eastAsia="Calibri" w:cs="Arial"/>
        </w:rPr>
      </w:r>
      <w:ins w:id="1894" w:author="Haskamp, Stefan (extern)" w:date="2021-08-14T12:15:00Z">
        <w:r w:rsidRPr="00622A7F">
          <w:rPr>
            <w:rFonts w:eastAsia="Calibri" w:cs="Arial"/>
          </w:rPr>
          <w:fldChar w:fldCharType="separate"/>
        </w:r>
      </w:ins>
      <w:ins w:id="1895" w:author="Haskamp, Stefan (extern)" w:date="2022-01-29T13:25:00Z">
        <w:r w:rsidR="002D4AD7" w:rsidRPr="00622A7F">
          <w:rPr>
            <w:rFonts w:cs="Arial"/>
          </w:rPr>
          <w:t xml:space="preserve">Figure </w:t>
        </w:r>
        <w:r w:rsidR="002D4AD7">
          <w:rPr>
            <w:rFonts w:cs="Arial"/>
            <w:noProof/>
          </w:rPr>
          <w:t>13</w:t>
        </w:r>
      </w:ins>
      <w:ins w:id="1896" w:author="Haskamp, Stefan (extern)" w:date="2021-08-14T12:15:00Z">
        <w:r w:rsidRPr="00622A7F">
          <w:rPr>
            <w:rFonts w:eastAsia="Calibri" w:cs="Arial"/>
          </w:rPr>
          <w:fldChar w:fldCharType="end"/>
        </w:r>
        <w:r w:rsidRPr="00622A7F">
          <w:rPr>
            <w:rFonts w:eastAsia="Calibri" w:cs="Arial"/>
          </w:rPr>
          <w:t xml:space="preserve">a,c). </w:t>
        </w:r>
      </w:ins>
      <w:r w:rsidRPr="00622A7F">
        <w:rPr>
          <w:rFonts w:cs="Arial"/>
        </w:rPr>
        <w:t>GPP cells were more common in cluster 1 (75%), which represented mainly CD4</w:t>
      </w:r>
      <w:r w:rsidRPr="00622A7F">
        <w:rPr>
          <w:rFonts w:cs="Arial"/>
          <w:vertAlign w:val="superscript"/>
          <w:rPrChange w:id="1897" w:author="Haskamp, Stefan (extern)" w:date="2021-08-15T19:28:00Z">
            <w:rPr>
              <w:rFonts w:cs="Arial"/>
            </w:rPr>
          </w:rPrChange>
        </w:rPr>
        <w:t>+</w:t>
      </w:r>
      <w:r w:rsidRPr="00622A7F">
        <w:rPr>
          <w:rFonts w:cs="Arial"/>
        </w:rPr>
        <w:t xml:space="preserve"> CTLs (35%) and CD8</w:t>
      </w:r>
      <w:r w:rsidRPr="00622A7F">
        <w:rPr>
          <w:rFonts w:cs="Arial"/>
          <w:vertAlign w:val="superscript"/>
          <w:rPrChange w:id="1898" w:author="Haskamp, Stefan (extern)" w:date="2021-08-15T19:28:00Z">
            <w:rPr>
              <w:rFonts w:cs="Arial"/>
            </w:rPr>
          </w:rPrChange>
        </w:rPr>
        <w:t>+</w:t>
      </w:r>
      <w:r w:rsidRPr="00622A7F">
        <w:rPr>
          <w:rFonts w:cs="Arial"/>
        </w:rPr>
        <w:t xml:space="preserve"> TEMs (35%) according to the reference mapping (</w:t>
      </w:r>
      <w:r w:rsidRPr="00622A7F">
        <w:rPr>
          <w:rFonts w:cs="Arial"/>
        </w:rPr>
        <w:fldChar w:fldCharType="begin"/>
      </w:r>
      <w:r w:rsidRPr="00622A7F">
        <w:rPr>
          <w:rFonts w:cs="Arial"/>
        </w:rPr>
        <w:instrText xml:space="preserve"> REF _Ref73375230 \h </w:instrText>
      </w:r>
      <w:r w:rsidR="00622A7F">
        <w:rPr>
          <w:rFonts w:cs="Arial"/>
        </w:rPr>
        <w:instrText xml:space="preserve"> \* MERGEFORMAT </w:instrText>
      </w:r>
      <w:r w:rsidRPr="00622A7F">
        <w:rPr>
          <w:rFonts w:cs="Arial"/>
        </w:rPr>
      </w:r>
      <w:r w:rsidRPr="00622A7F">
        <w:rPr>
          <w:rFonts w:cs="Arial"/>
        </w:rPr>
        <w:fldChar w:fldCharType="separate"/>
      </w:r>
      <w:ins w:id="1899" w:author="Haskamp, Stefan (extern)" w:date="2022-01-29T13:25:00Z">
        <w:r w:rsidR="002D4AD7" w:rsidRPr="00622A7F">
          <w:rPr>
            <w:rFonts w:cs="Arial"/>
          </w:rPr>
          <w:t xml:space="preserve">Figure </w:t>
        </w:r>
        <w:r w:rsidR="002D4AD7">
          <w:rPr>
            <w:rFonts w:cs="Arial"/>
            <w:noProof/>
          </w:rPr>
          <w:t>13</w:t>
        </w:r>
      </w:ins>
      <w:r w:rsidRPr="00622A7F">
        <w:rPr>
          <w:rFonts w:cs="Arial"/>
        </w:rPr>
        <w:fldChar w:fldCharType="end"/>
      </w:r>
      <w:r w:rsidRPr="00622A7F">
        <w:rPr>
          <w:rFonts w:cs="Arial"/>
        </w:rPr>
        <w:t>b,d). The majority of cells in cluster 11 were cells of HDs (75%) and cluster 11 represented mainly CD4</w:t>
      </w:r>
      <w:r w:rsidRPr="00622A7F">
        <w:rPr>
          <w:rFonts w:cs="Arial"/>
          <w:vertAlign w:val="superscript"/>
        </w:rPr>
        <w:t>+</w:t>
      </w:r>
      <w:r w:rsidRPr="00622A7F">
        <w:rPr>
          <w:rFonts w:cs="Arial"/>
        </w:rPr>
        <w:t xml:space="preserve"> naïve (65%). To conclude, the skewed </w:t>
      </w:r>
      <w:r w:rsidRPr="00622A7F">
        <w:rPr>
          <w:rFonts w:cs="Arial"/>
        </w:rPr>
        <w:lastRenderedPageBreak/>
        <w:t>T cell distribution was detected on RNA level as well, also demonstrated by the UMAP colored by individuals (</w:t>
      </w:r>
      <w:r w:rsidRPr="00622A7F">
        <w:rPr>
          <w:rFonts w:cs="Arial"/>
        </w:rPr>
        <w:fldChar w:fldCharType="begin"/>
      </w:r>
      <w:r w:rsidRPr="00622A7F">
        <w:rPr>
          <w:rFonts w:cs="Arial"/>
        </w:rPr>
        <w:instrText xml:space="preserve"> REF _Ref73375230 \h </w:instrText>
      </w:r>
      <w:r w:rsidR="00622A7F">
        <w:rPr>
          <w:rFonts w:cs="Arial"/>
        </w:rPr>
        <w:instrText xml:space="preserve"> \* MERGEFORMAT </w:instrText>
      </w:r>
      <w:r w:rsidRPr="00622A7F">
        <w:rPr>
          <w:rFonts w:cs="Arial"/>
        </w:rPr>
      </w:r>
      <w:r w:rsidRPr="00622A7F">
        <w:rPr>
          <w:rFonts w:cs="Arial"/>
        </w:rPr>
        <w:fldChar w:fldCharType="separate"/>
      </w:r>
      <w:ins w:id="1900" w:author="Haskamp, Stefan (extern)" w:date="2022-01-29T13:25:00Z">
        <w:r w:rsidR="002D4AD7" w:rsidRPr="00622A7F">
          <w:rPr>
            <w:rFonts w:cs="Arial"/>
          </w:rPr>
          <w:t xml:space="preserve">Figure </w:t>
        </w:r>
        <w:r w:rsidR="002D4AD7">
          <w:rPr>
            <w:rFonts w:cs="Arial"/>
            <w:noProof/>
          </w:rPr>
          <w:t>13</w:t>
        </w:r>
      </w:ins>
      <w:r w:rsidRPr="00622A7F">
        <w:rPr>
          <w:rFonts w:cs="Arial"/>
        </w:rPr>
        <w:fldChar w:fldCharType="end"/>
      </w:r>
      <w:r w:rsidRPr="00622A7F">
        <w:rPr>
          <w:rFonts w:cs="Arial"/>
        </w:rPr>
        <w:t>d).</w:t>
      </w:r>
    </w:p>
    <w:p w14:paraId="27B2EA90" w14:textId="77777777" w:rsidR="00D555C3" w:rsidRPr="00622A7F" w:rsidRDefault="00382E14" w:rsidP="00622A7F">
      <w:pPr>
        <w:keepNext/>
        <w:rPr>
          <w:rFonts w:cs="Arial"/>
        </w:rPr>
      </w:pPr>
      <w:r>
        <w:rPr>
          <w:rFonts w:cs="Arial"/>
        </w:rPr>
        <w:pict w14:anchorId="127A31F6">
          <v:shape id="_x0000_i1035" type="#_x0000_t75" style="width:453.9pt;height:438.35pt">
            <v:imagedata r:id="rId32" o:title="figure1S"/>
          </v:shape>
        </w:pict>
      </w:r>
    </w:p>
    <w:p w14:paraId="15DD4DC3" w14:textId="2FF28290" w:rsidR="00D555C3" w:rsidRPr="00622A7F" w:rsidRDefault="00D555C3" w:rsidP="00622A7F">
      <w:pPr>
        <w:pStyle w:val="Beschriftung"/>
        <w:rPr>
          <w:rFonts w:cs="Arial"/>
        </w:rPr>
      </w:pPr>
      <w:bookmarkStart w:id="1901" w:name="_Ref73375230"/>
      <w:bookmarkStart w:id="1902" w:name="_Toc94355230"/>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13</w:t>
      </w:r>
      <w:r w:rsidRPr="00622A7F">
        <w:rPr>
          <w:rFonts w:cs="Arial"/>
        </w:rPr>
        <w:fldChar w:fldCharType="end"/>
      </w:r>
      <w:bookmarkEnd w:id="1901"/>
      <w:r w:rsidRPr="00622A7F">
        <w:rPr>
          <w:rFonts w:cs="Arial"/>
        </w:rPr>
        <w:t>: Analysis of single-cell RNA sequencing data using an unsupervised clustering algorithm.</w:t>
      </w:r>
      <w:bookmarkEnd w:id="1902"/>
      <w:r w:rsidRPr="00622A7F">
        <w:rPr>
          <w:rFonts w:cs="Arial"/>
        </w:rPr>
        <w:t xml:space="preserve"> </w:t>
      </w:r>
    </w:p>
    <w:p w14:paraId="65FCF533" w14:textId="666F57D3" w:rsidR="00D555C3" w:rsidRPr="00622A7F" w:rsidRDefault="00D555C3" w:rsidP="00622A7F">
      <w:pPr>
        <w:pStyle w:val="Beschriftung"/>
        <w:rPr>
          <w:rFonts w:cs="Arial"/>
        </w:rPr>
      </w:pPr>
      <w:r w:rsidRPr="00622A7F">
        <w:rPr>
          <w:rStyle w:val="UntertitelZchn"/>
          <w:rFonts w:cs="Arial"/>
        </w:rPr>
        <w:t>a</w:t>
      </w:r>
      <w:r w:rsidRPr="00622A7F">
        <w:rPr>
          <w:rStyle w:val="UntertitelZchn"/>
          <w:rFonts w:cs="Arial"/>
          <w:b w:val="0"/>
        </w:rPr>
        <w:t xml:space="preserve"> UMAP colored by 17 clusters based on unsupervised clustering using shared nearest neighbor clustering algorithm. </w:t>
      </w:r>
      <w:r w:rsidRPr="00622A7F">
        <w:rPr>
          <w:rStyle w:val="UntertitelZchn"/>
          <w:rFonts w:cs="Arial"/>
        </w:rPr>
        <w:t xml:space="preserve">b </w:t>
      </w:r>
      <w:r w:rsidRPr="00622A7F">
        <w:rPr>
          <w:rStyle w:val="UntertitelZchn"/>
          <w:rFonts w:cs="Arial"/>
          <w:b w:val="0"/>
        </w:rPr>
        <w:t xml:space="preserve">Proportions of cell type per donor normalized on the total number of cells per donor based on unsupervised clustering. </w:t>
      </w:r>
      <w:r w:rsidRPr="00622A7F">
        <w:rPr>
          <w:rStyle w:val="UntertitelZchn"/>
          <w:rFonts w:cs="Arial"/>
        </w:rPr>
        <w:t>c-d</w:t>
      </w:r>
      <w:r w:rsidRPr="00622A7F">
        <w:rPr>
          <w:rStyle w:val="UntertitelZchn"/>
          <w:rFonts w:cs="Arial"/>
          <w:b w:val="0"/>
        </w:rPr>
        <w:t xml:space="preserve"> UMAP colored by 31 annotated cell types </w:t>
      </w:r>
      <w:ins w:id="1903" w:author="Hüffmeier, Ulrike" w:date="2021-11-25T18:11:00Z">
        <w:r w:rsidR="00F7373E">
          <w:rPr>
            <w:rStyle w:val="UntertitelZchn"/>
            <w:rFonts w:cs="Arial"/>
            <w:b w:val="0"/>
          </w:rPr>
          <w:t xml:space="preserve">of refUMAP </w:t>
        </w:r>
      </w:ins>
      <w:r w:rsidRPr="00622A7F">
        <w:rPr>
          <w:rStyle w:val="UntertitelZchn"/>
          <w:rFonts w:cs="Arial"/>
          <w:b w:val="0"/>
        </w:rPr>
        <w:t>(</w:t>
      </w:r>
      <w:r w:rsidRPr="00622A7F">
        <w:rPr>
          <w:rStyle w:val="UntertitelZchn"/>
          <w:rFonts w:cs="Arial"/>
        </w:rPr>
        <w:t>c</w:t>
      </w:r>
      <w:r w:rsidRPr="00622A7F">
        <w:rPr>
          <w:rStyle w:val="UntertitelZchn"/>
          <w:rFonts w:cs="Arial"/>
          <w:b w:val="0"/>
        </w:rPr>
        <w:t>) or by sample (</w:t>
      </w:r>
      <w:r w:rsidRPr="00622A7F">
        <w:rPr>
          <w:rStyle w:val="UntertitelZchn"/>
          <w:rFonts w:cs="Arial"/>
        </w:rPr>
        <w:t>d</w:t>
      </w:r>
      <w:r w:rsidRPr="00622A7F">
        <w:rPr>
          <w:rStyle w:val="UntertitelZchn"/>
          <w:rFonts w:cs="Arial"/>
          <w:b w:val="0"/>
        </w:rPr>
        <w:t xml:space="preserve">). Description of cell types as given in </w:t>
      </w:r>
      <w:r w:rsidRPr="00622A7F">
        <w:rPr>
          <w:rStyle w:val="UntertitelZchn"/>
          <w:rFonts w:cs="Arial"/>
          <w:b w:val="0"/>
        </w:rPr>
        <w:fldChar w:fldCharType="begin"/>
      </w:r>
      <w:r w:rsidRPr="00622A7F">
        <w:rPr>
          <w:rStyle w:val="UntertitelZchn"/>
          <w:rFonts w:cs="Arial"/>
          <w:b w:val="0"/>
        </w:rPr>
        <w:instrText xml:space="preserve"> REF _Ref73976383 \h  \* MERGEFORMAT </w:instrText>
      </w:r>
      <w:r w:rsidRPr="00622A7F">
        <w:rPr>
          <w:rStyle w:val="UntertitelZchn"/>
          <w:rFonts w:cs="Arial"/>
          <w:b w:val="0"/>
        </w:rPr>
      </w:r>
      <w:r w:rsidRPr="00622A7F">
        <w:rPr>
          <w:rStyle w:val="UntertitelZchn"/>
          <w:rFonts w:cs="Arial"/>
          <w:b w:val="0"/>
        </w:rPr>
        <w:fldChar w:fldCharType="separate"/>
      </w:r>
      <w:ins w:id="1904" w:author="Haskamp, Stefan (extern)" w:date="2022-01-29T13:25:00Z">
        <w:r w:rsidR="002D4AD7" w:rsidRPr="002D4AD7">
          <w:rPr>
            <w:rFonts w:cs="Arial"/>
            <w:b w:val="0"/>
          </w:rPr>
          <w:t xml:space="preserve">Table </w:t>
        </w:r>
        <w:r w:rsidR="002D4AD7" w:rsidRPr="002D4AD7">
          <w:rPr>
            <w:rFonts w:cs="Arial"/>
            <w:b w:val="0"/>
            <w:noProof/>
          </w:rPr>
          <w:t>12</w:t>
        </w:r>
      </w:ins>
      <w:r w:rsidRPr="00622A7F">
        <w:rPr>
          <w:rStyle w:val="UntertitelZchn"/>
          <w:rFonts w:cs="Arial"/>
          <w:b w:val="0"/>
        </w:rPr>
        <w:fldChar w:fldCharType="end"/>
      </w:r>
      <w:r w:rsidRPr="00622A7F">
        <w:rPr>
          <w:rStyle w:val="UntertitelZchn"/>
          <w:rFonts w:cs="Arial"/>
          <w:b w:val="0"/>
        </w:rPr>
        <w:t xml:space="preserve">). </w:t>
      </w:r>
    </w:p>
    <w:p w14:paraId="34578AAE" w14:textId="42454BF0" w:rsidR="00D555C3" w:rsidRPr="00622A7F" w:rsidRDefault="00D555C3" w:rsidP="00622A7F">
      <w:pPr>
        <w:rPr>
          <w:rFonts w:cs="Arial"/>
        </w:rPr>
      </w:pPr>
      <w:commentRangeStart w:id="1905"/>
      <w:r w:rsidRPr="00622A7F">
        <w:rPr>
          <w:rFonts w:cs="Arial"/>
        </w:rPr>
        <w:t xml:space="preserve">In the next step, </w:t>
      </w:r>
      <w:ins w:id="1906" w:author="Hüffmeier, Ulrike" w:date="2021-11-25T18:12:00Z">
        <w:r w:rsidR="00F7373E">
          <w:rPr>
            <w:rFonts w:cs="Arial"/>
          </w:rPr>
          <w:t xml:space="preserve">I aimed to confirm </w:t>
        </w:r>
      </w:ins>
      <w:r w:rsidRPr="00622A7F">
        <w:rPr>
          <w:rFonts w:cs="Arial"/>
        </w:rPr>
        <w:t>the different cluster proportions of CD4</w:t>
      </w:r>
      <w:r w:rsidRPr="00622A7F">
        <w:rPr>
          <w:rFonts w:cs="Arial"/>
          <w:vertAlign w:val="superscript"/>
          <w:rPrChange w:id="1907" w:author="Haskamp, Stefan (extern)" w:date="2021-08-15T19:29:00Z">
            <w:rPr/>
          </w:rPrChange>
        </w:rPr>
        <w:t>+</w:t>
      </w:r>
      <w:r w:rsidRPr="00622A7F">
        <w:rPr>
          <w:rFonts w:cs="Arial"/>
        </w:rPr>
        <w:t xml:space="preserve"> CTLs, CD4</w:t>
      </w:r>
      <w:r w:rsidRPr="00622A7F">
        <w:rPr>
          <w:rFonts w:cs="Arial"/>
          <w:vertAlign w:val="superscript"/>
          <w:rPrChange w:id="1908" w:author="Haskamp, Stefan (extern)" w:date="2021-08-15T19:29:00Z">
            <w:rPr/>
          </w:rPrChange>
        </w:rPr>
        <w:t>+</w:t>
      </w:r>
      <w:r w:rsidRPr="00622A7F">
        <w:rPr>
          <w:rFonts w:cs="Arial"/>
        </w:rPr>
        <w:t xml:space="preserve"> TEMs and CD8</w:t>
      </w:r>
      <w:r w:rsidRPr="00622A7F">
        <w:rPr>
          <w:rFonts w:cs="Arial"/>
          <w:vertAlign w:val="superscript"/>
          <w:rPrChange w:id="1909" w:author="Haskamp, Stefan (extern)" w:date="2021-08-15T19:29:00Z">
            <w:rPr/>
          </w:rPrChange>
        </w:rPr>
        <w:t>+</w:t>
      </w:r>
      <w:r w:rsidRPr="00622A7F">
        <w:rPr>
          <w:rFonts w:cs="Arial"/>
        </w:rPr>
        <w:t xml:space="preserve"> TEMs</w:t>
      </w:r>
      <w:del w:id="1910" w:author="Hüffmeier, Ulrike" w:date="2021-11-25T18:12:00Z">
        <w:r w:rsidRPr="00622A7F" w:rsidDel="00F7373E">
          <w:rPr>
            <w:rFonts w:cs="Arial"/>
          </w:rPr>
          <w:delText xml:space="preserve"> were confirmed</w:delText>
        </w:r>
      </w:del>
      <w:r w:rsidRPr="00622A7F">
        <w:rPr>
          <w:rFonts w:cs="Arial"/>
        </w:rPr>
        <w:t xml:space="preserve">, since the cluster annotation based on multimodal reference mapping is a new method. The </w:t>
      </w:r>
      <w:commentRangeStart w:id="1911"/>
      <w:r w:rsidRPr="00622A7F">
        <w:rPr>
          <w:rFonts w:cs="Arial"/>
        </w:rPr>
        <w:t>int</w:t>
      </w:r>
      <w:ins w:id="1912" w:author="Haskamp, Stefan" w:date="2021-12-30T17:49:00Z">
        <w:r w:rsidR="0076455B">
          <w:rPr>
            <w:rFonts w:cs="Arial"/>
          </w:rPr>
          <w:t>ra</w:t>
        </w:r>
      </w:ins>
      <w:del w:id="1913" w:author="Haskamp, Stefan" w:date="2021-12-30T17:49:00Z">
        <w:r w:rsidRPr="00622A7F" w:rsidDel="0076455B">
          <w:rPr>
            <w:rFonts w:cs="Arial"/>
          </w:rPr>
          <w:delText>er</w:delText>
        </w:r>
      </w:del>
      <w:r w:rsidRPr="00622A7F">
        <w:rPr>
          <w:rFonts w:cs="Arial"/>
        </w:rPr>
        <w:t xml:space="preserve">cellular </w:t>
      </w:r>
      <w:commentRangeEnd w:id="1911"/>
      <w:r w:rsidR="003B08E4">
        <w:rPr>
          <w:rStyle w:val="Kommentarzeichen"/>
        </w:rPr>
        <w:commentReference w:id="1911"/>
      </w:r>
      <w:r w:rsidRPr="00622A7F">
        <w:rPr>
          <w:rFonts w:cs="Arial"/>
        </w:rPr>
        <w:t>proteins GZMA, GZMK and KSP37 (encoding</w:t>
      </w:r>
      <w:r w:rsidRPr="00622A7F">
        <w:rPr>
          <w:rFonts w:cs="Arial"/>
          <w:i/>
        </w:rPr>
        <w:t xml:space="preserve"> FGFBP2</w:t>
      </w:r>
      <w:r w:rsidRPr="00622A7F">
        <w:rPr>
          <w:rFonts w:cs="Arial"/>
        </w:rPr>
        <w:t xml:space="preserve">) were the </w:t>
      </w:r>
      <w:commentRangeStart w:id="1914"/>
      <w:r w:rsidRPr="00622A7F">
        <w:rPr>
          <w:rFonts w:cs="Arial"/>
        </w:rPr>
        <w:t xml:space="preserve">best-conserved </w:t>
      </w:r>
      <w:commentRangeEnd w:id="1914"/>
      <w:r w:rsidR="003B08E4">
        <w:rPr>
          <w:rStyle w:val="Kommentarzeichen"/>
        </w:rPr>
        <w:commentReference w:id="1914"/>
      </w:r>
      <w:r w:rsidRPr="00622A7F">
        <w:rPr>
          <w:rFonts w:cs="Arial"/>
        </w:rPr>
        <w:t>markers</w:t>
      </w:r>
      <w:ins w:id="1915" w:author="Haskamp, Stefan" w:date="2021-12-30T17:50:00Z">
        <w:r w:rsidR="00625AE0">
          <w:rPr>
            <w:rFonts w:cs="Arial"/>
          </w:rPr>
          <w:t xml:space="preserve"> between </w:t>
        </w:r>
      </w:ins>
      <w:ins w:id="1916" w:author="Haskamp, Stefan" w:date="2021-12-30T17:51:00Z">
        <w:r w:rsidR="00625AE0">
          <w:rPr>
            <w:rFonts w:cs="Arial"/>
          </w:rPr>
          <w:t>patients and healthy donors</w:t>
        </w:r>
      </w:ins>
      <w:r w:rsidRPr="00622A7F">
        <w:rPr>
          <w:rFonts w:cs="Arial"/>
        </w:rPr>
        <w:t xml:space="preserve"> of each cell type based on scRNAseq data with a commercially </w:t>
      </w:r>
      <w:r w:rsidRPr="00622A7F">
        <w:rPr>
          <w:rFonts w:cs="Arial"/>
        </w:rPr>
        <w:lastRenderedPageBreak/>
        <w:t>available antibody for flow cytometry analysis (</w:t>
      </w:r>
      <w:r w:rsidRPr="00622A7F">
        <w:rPr>
          <w:rFonts w:cs="Arial"/>
        </w:rPr>
        <w:fldChar w:fldCharType="begin"/>
      </w:r>
      <w:r w:rsidRPr="00622A7F">
        <w:rPr>
          <w:rFonts w:cs="Arial"/>
        </w:rPr>
        <w:instrText xml:space="preserve"> REF _Ref73437037 \h </w:instrText>
      </w:r>
      <w:r w:rsidR="00622A7F">
        <w:rPr>
          <w:rFonts w:cs="Arial"/>
        </w:rPr>
        <w:instrText xml:space="preserve"> \* MERGEFORMAT </w:instrText>
      </w:r>
      <w:r w:rsidRPr="00622A7F">
        <w:rPr>
          <w:rFonts w:cs="Arial"/>
        </w:rPr>
      </w:r>
      <w:r w:rsidRPr="00622A7F">
        <w:rPr>
          <w:rFonts w:cs="Arial"/>
        </w:rPr>
        <w:fldChar w:fldCharType="separate"/>
      </w:r>
      <w:ins w:id="1917" w:author="Haskamp, Stefan (extern)" w:date="2022-01-29T13:25:00Z">
        <w:r w:rsidR="002D4AD7" w:rsidRPr="00622A7F">
          <w:rPr>
            <w:rFonts w:cs="Arial"/>
          </w:rPr>
          <w:t xml:space="preserve">Figure </w:t>
        </w:r>
        <w:r w:rsidR="002D4AD7">
          <w:rPr>
            <w:rFonts w:cs="Arial"/>
            <w:noProof/>
          </w:rPr>
          <w:t>14</w:t>
        </w:r>
      </w:ins>
      <w:r w:rsidRPr="00622A7F">
        <w:rPr>
          <w:rFonts w:cs="Arial"/>
        </w:rPr>
        <w:fldChar w:fldCharType="end"/>
      </w:r>
      <w:r w:rsidRPr="00622A7F">
        <w:rPr>
          <w:rFonts w:cs="Arial"/>
        </w:rPr>
        <w:t xml:space="preserve">a). The expression of these markers in conjunction with the known broad cell markers </w:t>
      </w:r>
      <w:ins w:id="1918" w:author="Hüffmeier, Ulrike" w:date="2021-11-25T18:32:00Z">
        <w:r w:rsidR="003B08E4">
          <w:rPr>
            <w:rFonts w:cs="Arial"/>
          </w:rPr>
          <w:t xml:space="preserve">CD3, </w:t>
        </w:r>
      </w:ins>
      <w:r w:rsidRPr="00622A7F">
        <w:rPr>
          <w:rFonts w:cs="Arial"/>
        </w:rPr>
        <w:t>CD4, CD8 and CD56 were used for flow cytometry analysis of three MPO-deficient patients</w:t>
      </w:r>
      <w:ins w:id="1919" w:author="Haskamp, Stefan (extern)" w:date="2021-08-14T13:28:00Z">
        <w:r w:rsidRPr="00622A7F">
          <w:rPr>
            <w:rFonts w:cs="Arial"/>
          </w:rPr>
          <w:t xml:space="preserve"> (GPP1</w:t>
        </w:r>
      </w:ins>
      <w:ins w:id="1920" w:author="Haskamp, Stefan (extern)" w:date="2021-08-14T13:29:00Z">
        <w:r w:rsidRPr="00622A7F">
          <w:rPr>
            <w:rFonts w:cs="Arial"/>
          </w:rPr>
          <w:t>,</w:t>
        </w:r>
      </w:ins>
      <w:ins w:id="1921" w:author="Haskamp, Stefan (extern)" w:date="2021-08-14T13:28:00Z">
        <w:r w:rsidRPr="00622A7F">
          <w:rPr>
            <w:rFonts w:cs="Arial"/>
          </w:rPr>
          <w:t xml:space="preserve"> GPP2</w:t>
        </w:r>
      </w:ins>
      <w:ins w:id="1922" w:author="Haskamp, Stefan (extern)" w:date="2021-08-14T13:29:00Z">
        <w:r w:rsidRPr="00622A7F">
          <w:rPr>
            <w:rFonts w:cs="Arial"/>
          </w:rPr>
          <w:t xml:space="preserve"> and GPP3 </w:t>
        </w:r>
      </w:ins>
      <w:ins w:id="1923" w:author="Stefan" w:date="2021-10-28T14:56:00Z">
        <w:r w:rsidR="00582AE9">
          <w:rPr>
            <w:rFonts w:cs="Arial"/>
          </w:rPr>
          <w:t>(</w:t>
        </w:r>
      </w:ins>
      <w:ins w:id="1924" w:author="Haskamp, Stefan (extern)" w:date="2021-08-14T13:29:00Z">
        <w:del w:id="1925" w:author="Stefan" w:date="2021-10-28T14:56:00Z">
          <w:r w:rsidRPr="00622A7F" w:rsidDel="00582AE9">
            <w:rPr>
              <w:rFonts w:cs="Arial"/>
            </w:rPr>
            <w:delText xml:space="preserve">– one </w:delText>
          </w:r>
          <w:r w:rsidRPr="00E35686" w:rsidDel="00582AE9">
            <w:rPr>
              <w:rFonts w:cs="Arial"/>
              <w:i/>
            </w:rPr>
            <w:delText>MPO</w:delText>
          </w:r>
          <w:r w:rsidRPr="00622A7F" w:rsidDel="00582AE9">
            <w:rPr>
              <w:rFonts w:cs="Arial"/>
            </w:rPr>
            <w:delText xml:space="preserve"> variant, therefore p</w:delText>
          </w:r>
        </w:del>
      </w:ins>
      <w:ins w:id="1926" w:author="Stefan" w:date="2021-10-28T14:56:00Z">
        <w:r w:rsidR="00582AE9">
          <w:rPr>
            <w:rFonts w:cs="Arial"/>
          </w:rPr>
          <w:t>p</w:t>
        </w:r>
      </w:ins>
      <w:ins w:id="1927" w:author="Haskamp, Stefan (extern)" w:date="2021-08-14T13:29:00Z">
        <w:r w:rsidRPr="00622A7F">
          <w:rPr>
            <w:rFonts w:cs="Arial"/>
          </w:rPr>
          <w:t>artially deficient</w:t>
        </w:r>
      </w:ins>
      <w:ins w:id="1928" w:author="Haskamp, Stefan (extern)" w:date="2021-08-14T13:28:00Z">
        <w:r w:rsidRPr="00622A7F">
          <w:rPr>
            <w:rFonts w:cs="Arial"/>
          </w:rPr>
          <w:t>)</w:t>
        </w:r>
      </w:ins>
      <w:r w:rsidRPr="00622A7F">
        <w:rPr>
          <w:rFonts w:cs="Arial"/>
        </w:rPr>
        <w:t xml:space="preserve"> and four HDs (</w:t>
      </w:r>
      <w:r w:rsidRPr="00622A7F">
        <w:rPr>
          <w:rFonts w:cs="Arial"/>
        </w:rPr>
        <w:fldChar w:fldCharType="begin"/>
      </w:r>
      <w:r w:rsidRPr="00622A7F">
        <w:rPr>
          <w:rFonts w:cs="Arial"/>
        </w:rPr>
        <w:instrText xml:space="preserve"> REF _Ref73437704 \h </w:instrText>
      </w:r>
      <w:r w:rsidR="00622A7F">
        <w:rPr>
          <w:rFonts w:cs="Arial"/>
        </w:rPr>
        <w:instrText xml:space="preserve"> \* MERGEFORMAT </w:instrText>
      </w:r>
      <w:r w:rsidRPr="00622A7F">
        <w:rPr>
          <w:rFonts w:cs="Arial"/>
        </w:rPr>
      </w:r>
      <w:r w:rsidRPr="00622A7F">
        <w:rPr>
          <w:rFonts w:cs="Arial"/>
        </w:rPr>
        <w:fldChar w:fldCharType="separate"/>
      </w:r>
      <w:ins w:id="1929" w:author="Haskamp, Stefan (extern)" w:date="2022-01-29T13:25:00Z">
        <w:r w:rsidR="002D4AD7" w:rsidRPr="00622A7F">
          <w:rPr>
            <w:rFonts w:cs="Arial"/>
          </w:rPr>
          <w:t xml:space="preserve">Table </w:t>
        </w:r>
        <w:r w:rsidR="002D4AD7">
          <w:rPr>
            <w:rFonts w:cs="Arial"/>
            <w:noProof/>
          </w:rPr>
          <w:t>13</w:t>
        </w:r>
      </w:ins>
      <w:r w:rsidRPr="00622A7F">
        <w:rPr>
          <w:rFonts w:cs="Arial"/>
        </w:rPr>
        <w:fldChar w:fldCharType="end"/>
      </w:r>
      <w:ins w:id="1930" w:author="Stefan" w:date="2021-10-28T14:57:00Z">
        <w:r w:rsidR="00582AE9">
          <w:rPr>
            <w:rFonts w:cs="Arial"/>
          </w:rPr>
          <w:t xml:space="preserve"> &amp; </w:t>
        </w:r>
      </w:ins>
      <w:ins w:id="1931" w:author="Stefan" w:date="2021-10-28T14:58:00Z">
        <w:r w:rsidR="00582AE9">
          <w:rPr>
            <w:rFonts w:cs="Arial"/>
          </w:rPr>
          <w:fldChar w:fldCharType="begin"/>
        </w:r>
        <w:r w:rsidR="00582AE9">
          <w:rPr>
            <w:rFonts w:cs="Arial"/>
          </w:rPr>
          <w:instrText xml:space="preserve"> REF _Ref73437037 \h </w:instrText>
        </w:r>
      </w:ins>
      <w:r w:rsidR="00582AE9">
        <w:rPr>
          <w:rFonts w:cs="Arial"/>
        </w:rPr>
      </w:r>
      <w:r w:rsidR="00582AE9">
        <w:rPr>
          <w:rFonts w:cs="Arial"/>
        </w:rPr>
        <w:fldChar w:fldCharType="separate"/>
      </w:r>
      <w:ins w:id="1932" w:author="Haskamp, Stefan (extern)" w:date="2022-01-29T13:25:00Z">
        <w:r w:rsidR="002D4AD7" w:rsidRPr="00622A7F">
          <w:rPr>
            <w:rFonts w:cs="Arial"/>
          </w:rPr>
          <w:t xml:space="preserve">Figure </w:t>
        </w:r>
        <w:r w:rsidR="002D4AD7">
          <w:rPr>
            <w:rFonts w:cs="Arial"/>
            <w:noProof/>
          </w:rPr>
          <w:t>14</w:t>
        </w:r>
      </w:ins>
      <w:ins w:id="1933" w:author="Stefan" w:date="2021-10-28T14:58:00Z">
        <w:r w:rsidR="00582AE9">
          <w:rPr>
            <w:rFonts w:cs="Arial"/>
          </w:rPr>
          <w:fldChar w:fldCharType="end"/>
        </w:r>
        <w:r w:rsidR="00582AE9">
          <w:rPr>
            <w:rFonts w:cs="Arial"/>
          </w:rPr>
          <w:t>c</w:t>
        </w:r>
      </w:ins>
      <w:ins w:id="1934" w:author="Stefan" w:date="2021-10-28T14:56:00Z">
        <w:r w:rsidR="00582AE9">
          <w:rPr>
            <w:rFonts w:cs="Arial"/>
          </w:rPr>
          <w:t>)</w:t>
        </w:r>
      </w:ins>
      <w:r w:rsidRPr="00622A7F">
        <w:rPr>
          <w:rFonts w:cs="Arial"/>
        </w:rPr>
        <w:t xml:space="preserve">). </w:t>
      </w:r>
      <w:commentRangeStart w:id="1935"/>
      <w:ins w:id="1936" w:author="Haskamp, Stefan (extern)" w:date="2021-08-14T13:05:00Z">
        <w:r w:rsidRPr="00622A7F">
          <w:rPr>
            <w:rFonts w:cs="Arial"/>
          </w:rPr>
          <w:t xml:space="preserve">Flow cytometry analysis confirmed the significantly higher proportions of </w:t>
        </w:r>
      </w:ins>
      <w:ins w:id="1937" w:author="Haskamp, Stefan (extern)" w:date="2021-08-14T13:06:00Z">
        <w:r w:rsidRPr="00622A7F">
          <w:rPr>
            <w:rFonts w:cs="Arial"/>
          </w:rPr>
          <w:t>CD4</w:t>
        </w:r>
        <w:r w:rsidRPr="00622A7F">
          <w:rPr>
            <w:rFonts w:cs="Arial"/>
            <w:vertAlign w:val="superscript"/>
            <w:rPrChange w:id="1938" w:author="Haskamp, Stefan (extern)" w:date="2021-08-14T13:06:00Z">
              <w:rPr/>
            </w:rPrChange>
          </w:rPr>
          <w:t>+</w:t>
        </w:r>
        <w:r w:rsidRPr="00622A7F">
          <w:rPr>
            <w:rFonts w:cs="Arial"/>
          </w:rPr>
          <w:t xml:space="preserve"> CTLs</w:t>
        </w:r>
      </w:ins>
      <w:ins w:id="1939" w:author="Stefan" w:date="2021-10-28T14:59:00Z">
        <w:r w:rsidR="00582AE9">
          <w:rPr>
            <w:rFonts w:cs="Arial"/>
          </w:rPr>
          <w:t xml:space="preserve"> based on their corresponding markers KSP37 and </w:t>
        </w:r>
      </w:ins>
      <w:ins w:id="1940" w:author="Stefan" w:date="2021-10-28T15:00:00Z">
        <w:r w:rsidR="00582AE9">
          <w:rPr>
            <w:rFonts w:cs="Arial"/>
          </w:rPr>
          <w:t>Granzyme A</w:t>
        </w:r>
      </w:ins>
      <w:ins w:id="1941" w:author="Haskamp, Stefan (extern)" w:date="2021-08-14T13:07:00Z">
        <w:r w:rsidRPr="00622A7F">
          <w:rPr>
            <w:rFonts w:cs="Arial"/>
          </w:rPr>
          <w:t xml:space="preserve"> in GPP patients compared to healthy donors (</w:t>
        </w:r>
      </w:ins>
      <w:ins w:id="1942" w:author="Stefan" w:date="2021-10-28T15:00:00Z">
        <w:r w:rsidR="00582AE9">
          <w:rPr>
            <w:rFonts w:cs="Arial"/>
          </w:rPr>
          <w:t>CD4</w:t>
        </w:r>
        <w:r w:rsidR="00582AE9" w:rsidRPr="00582AE9">
          <w:rPr>
            <w:rFonts w:cs="Arial"/>
            <w:vertAlign w:val="superscript"/>
            <w:rPrChange w:id="1943" w:author="Stefan" w:date="2021-10-28T15:01:00Z">
              <w:rPr>
                <w:rFonts w:cs="Arial"/>
              </w:rPr>
            </w:rPrChange>
          </w:rPr>
          <w:t>+</w:t>
        </w:r>
        <w:r w:rsidR="00582AE9">
          <w:rPr>
            <w:rFonts w:cs="Arial"/>
          </w:rPr>
          <w:t xml:space="preserve"> CTLs </w:t>
        </w:r>
      </w:ins>
      <w:ins w:id="1944" w:author="Haskamp, Stefan (extern)" w:date="2021-08-14T13:09:00Z">
        <w:r w:rsidRPr="00622A7F">
          <w:rPr>
            <w:rFonts w:cs="Arial"/>
          </w:rPr>
          <w:t>p= 0.0</w:t>
        </w:r>
      </w:ins>
      <w:ins w:id="1945" w:author="Haskamp, Stefan" w:date="2021-12-30T18:00:00Z">
        <w:r w:rsidR="002C0BB5">
          <w:rPr>
            <w:rFonts w:cs="Arial"/>
          </w:rPr>
          <w:t>4</w:t>
        </w:r>
      </w:ins>
      <w:ins w:id="1946" w:author="Haskamp, Stefan (extern)" w:date="2021-08-14T13:09:00Z">
        <w:del w:id="1947" w:author="Haskamp, Stefan" w:date="2021-12-30T18:00:00Z">
          <w:r w:rsidRPr="00622A7F" w:rsidDel="002C0BB5">
            <w:rPr>
              <w:rFonts w:cs="Arial"/>
            </w:rPr>
            <w:delText>373</w:delText>
          </w:r>
        </w:del>
        <w:r w:rsidRPr="00622A7F">
          <w:rPr>
            <w:rFonts w:cs="Arial"/>
          </w:rPr>
          <w:t xml:space="preserve">, </w:t>
        </w:r>
      </w:ins>
      <w:r w:rsidRPr="00622A7F">
        <w:rPr>
          <w:rFonts w:cs="Arial"/>
        </w:rPr>
        <w:fldChar w:fldCharType="begin"/>
      </w:r>
      <w:r w:rsidRPr="00622A7F">
        <w:rPr>
          <w:rFonts w:cs="Arial"/>
        </w:rPr>
        <w:instrText xml:space="preserve"> REF _Ref73437037 \h </w:instrText>
      </w:r>
      <w:r w:rsidR="00622A7F">
        <w:rPr>
          <w:rFonts w:cs="Arial"/>
        </w:rPr>
        <w:instrText xml:space="preserve"> \* MERGEFORMAT </w:instrText>
      </w:r>
      <w:r w:rsidRPr="00622A7F">
        <w:rPr>
          <w:rFonts w:cs="Arial"/>
        </w:rPr>
      </w:r>
      <w:r w:rsidRPr="00622A7F">
        <w:rPr>
          <w:rFonts w:cs="Arial"/>
        </w:rPr>
        <w:fldChar w:fldCharType="separate"/>
      </w:r>
      <w:ins w:id="1948" w:author="Haskamp, Stefan (extern)" w:date="2022-01-29T13:25:00Z">
        <w:r w:rsidR="002D4AD7" w:rsidRPr="00622A7F">
          <w:rPr>
            <w:rFonts w:cs="Arial"/>
          </w:rPr>
          <w:t xml:space="preserve">Figure </w:t>
        </w:r>
        <w:r w:rsidR="002D4AD7">
          <w:rPr>
            <w:rFonts w:cs="Arial"/>
            <w:noProof/>
          </w:rPr>
          <w:t>14</w:t>
        </w:r>
      </w:ins>
      <w:r w:rsidRPr="00622A7F">
        <w:rPr>
          <w:rFonts w:cs="Arial"/>
        </w:rPr>
        <w:fldChar w:fldCharType="end"/>
      </w:r>
      <w:r w:rsidRPr="00622A7F">
        <w:rPr>
          <w:rFonts w:cs="Arial"/>
        </w:rPr>
        <w:t>b</w:t>
      </w:r>
      <w:ins w:id="1949" w:author="Stefan" w:date="2021-10-28T15:01:00Z">
        <w:del w:id="1950" w:author="Haskamp, Stefan" w:date="2021-12-30T17:59:00Z">
          <w:r w:rsidR="00582AE9" w:rsidDel="00625AE0">
            <w:rPr>
              <w:rFonts w:cs="Arial"/>
            </w:rPr>
            <w:delText>&amp;c</w:delText>
          </w:r>
        </w:del>
      </w:ins>
      <w:ins w:id="1951" w:author="Haskamp, Stefan (extern)" w:date="2021-08-14T13:07:00Z">
        <w:r w:rsidRPr="00622A7F">
          <w:rPr>
            <w:rFonts w:cs="Arial"/>
          </w:rPr>
          <w:t>)</w:t>
        </w:r>
      </w:ins>
      <w:ins w:id="1952" w:author="Haskamp, Stefan (extern)" w:date="2021-08-14T13:10:00Z">
        <w:r w:rsidRPr="00622A7F">
          <w:rPr>
            <w:rFonts w:cs="Arial"/>
          </w:rPr>
          <w:t>,</w:t>
        </w:r>
      </w:ins>
      <w:ins w:id="1953" w:author="Haskamp, Stefan (extern)" w:date="2021-08-14T13:07:00Z">
        <w:r w:rsidRPr="00622A7F">
          <w:rPr>
            <w:rFonts w:cs="Arial"/>
          </w:rPr>
          <w:t xml:space="preserve"> </w:t>
        </w:r>
      </w:ins>
      <w:ins w:id="1954" w:author="Haskamp, Stefan (extern)" w:date="2021-08-14T13:10:00Z">
        <w:r w:rsidRPr="00622A7F">
          <w:rPr>
            <w:rFonts w:cs="Arial"/>
          </w:rPr>
          <w:t xml:space="preserve">while the proportions of </w:t>
        </w:r>
      </w:ins>
      <w:ins w:id="1955" w:author="Haskamp, Stefan (extern)" w:date="2021-08-14T13:08:00Z">
        <w:r w:rsidRPr="00622A7F">
          <w:rPr>
            <w:rFonts w:cs="Arial"/>
          </w:rPr>
          <w:t>CD8</w:t>
        </w:r>
        <w:r w:rsidRPr="00622A7F">
          <w:rPr>
            <w:rFonts w:cs="Arial"/>
            <w:vertAlign w:val="superscript"/>
          </w:rPr>
          <w:t>+</w:t>
        </w:r>
      </w:ins>
      <w:ins w:id="1956" w:author="Haskamp, Stefan (extern)" w:date="2021-08-14T13:05:00Z">
        <w:r w:rsidRPr="00622A7F">
          <w:rPr>
            <w:rFonts w:cs="Arial"/>
          </w:rPr>
          <w:t xml:space="preserve"> </w:t>
        </w:r>
      </w:ins>
      <w:ins w:id="1957" w:author="Haskamp, Stefan (extern)" w:date="2021-08-14T13:08:00Z">
        <w:r w:rsidRPr="00622A7F">
          <w:rPr>
            <w:rFonts w:cs="Arial"/>
          </w:rPr>
          <w:t>TEMs</w:t>
        </w:r>
      </w:ins>
      <w:ins w:id="1958" w:author="Haskamp, Stefan (extern)" w:date="2021-08-14T13:17:00Z">
        <w:r w:rsidRPr="00622A7F">
          <w:rPr>
            <w:rFonts w:cs="Arial"/>
          </w:rPr>
          <w:t xml:space="preserve"> and CD4</w:t>
        </w:r>
      </w:ins>
      <w:ins w:id="1959" w:author="Haskamp, Stefan (extern)" w:date="2021-08-15T19:29:00Z">
        <w:r w:rsidRPr="00622A7F">
          <w:rPr>
            <w:rFonts w:cs="Arial"/>
            <w:vertAlign w:val="superscript"/>
            <w:rPrChange w:id="1960" w:author="Haskamp, Stefan (extern)" w:date="2021-08-15T19:29:00Z">
              <w:rPr/>
            </w:rPrChange>
          </w:rPr>
          <w:t>+</w:t>
        </w:r>
      </w:ins>
      <w:ins w:id="1961" w:author="Haskamp, Stefan (extern)" w:date="2021-08-14T13:17:00Z">
        <w:r w:rsidRPr="00622A7F">
          <w:rPr>
            <w:rFonts w:cs="Arial"/>
          </w:rPr>
          <w:t xml:space="preserve"> TCM</w:t>
        </w:r>
      </w:ins>
      <w:ins w:id="1962" w:author="Haskamp, Stefan (extern)" w:date="2021-08-14T13:08:00Z">
        <w:r w:rsidRPr="00622A7F">
          <w:rPr>
            <w:rFonts w:cs="Arial"/>
          </w:rPr>
          <w:t xml:space="preserve"> were </w:t>
        </w:r>
      </w:ins>
      <w:ins w:id="1963" w:author="Haskamp, Stefan (extern)" w:date="2021-08-14T13:09:00Z">
        <w:r w:rsidRPr="00622A7F">
          <w:rPr>
            <w:rFonts w:cs="Arial"/>
          </w:rPr>
          <w:t xml:space="preserve">nominally, but not significantly </w:t>
        </w:r>
      </w:ins>
      <w:ins w:id="1964" w:author="Haskamp, Stefan (extern)" w:date="2021-08-14T13:10:00Z">
        <w:r w:rsidRPr="00622A7F">
          <w:rPr>
            <w:rFonts w:cs="Arial"/>
          </w:rPr>
          <w:t xml:space="preserve">increased. </w:t>
        </w:r>
      </w:ins>
      <w:commentRangeEnd w:id="1935"/>
      <w:r w:rsidR="003B08E4">
        <w:rPr>
          <w:rStyle w:val="Kommentarzeichen"/>
        </w:rPr>
        <w:commentReference w:id="1935"/>
      </w:r>
      <w:ins w:id="1965" w:author="Haskamp, Stefan (extern)" w:date="2021-08-14T13:10:00Z">
        <w:r w:rsidRPr="00622A7F">
          <w:rPr>
            <w:rFonts w:cs="Arial"/>
          </w:rPr>
          <w:t xml:space="preserve">In contrast to the proportions based on the </w:t>
        </w:r>
      </w:ins>
      <w:ins w:id="1966" w:author="Haskamp, Stefan (extern)" w:date="2021-08-14T13:11:00Z">
        <w:r w:rsidRPr="00622A7F">
          <w:rPr>
            <w:rFonts w:cs="Arial"/>
          </w:rPr>
          <w:t>RefUMAP</w:t>
        </w:r>
      </w:ins>
      <w:r w:rsidRPr="00622A7F">
        <w:rPr>
          <w:rFonts w:cs="Arial"/>
        </w:rPr>
        <w:t xml:space="preserve"> (</w:t>
      </w:r>
      <w:r w:rsidRPr="00622A7F">
        <w:rPr>
          <w:rFonts w:cs="Arial"/>
        </w:rPr>
        <w:fldChar w:fldCharType="begin"/>
      </w:r>
      <w:r w:rsidRPr="00622A7F">
        <w:rPr>
          <w:rFonts w:cs="Arial"/>
        </w:rPr>
        <w:instrText xml:space="preserve"> REF _Ref79836427 \h </w:instrText>
      </w:r>
      <w:r w:rsidR="00622A7F">
        <w:rPr>
          <w:rFonts w:cs="Arial"/>
        </w:rPr>
        <w:instrText xml:space="preserve"> \* MERGEFORMAT </w:instrText>
      </w:r>
      <w:r w:rsidRPr="00622A7F">
        <w:rPr>
          <w:rFonts w:cs="Arial"/>
        </w:rPr>
      </w:r>
      <w:r w:rsidRPr="00622A7F">
        <w:rPr>
          <w:rFonts w:cs="Arial"/>
        </w:rPr>
        <w:fldChar w:fldCharType="separate"/>
      </w:r>
      <w:ins w:id="1967" w:author="Haskamp, Stefan (extern)" w:date="2022-01-29T13:25:00Z">
        <w:r w:rsidR="002D4AD7" w:rsidRPr="00622A7F">
          <w:rPr>
            <w:rFonts w:cs="Arial"/>
          </w:rPr>
          <w:t xml:space="preserve">Figure </w:t>
        </w:r>
        <w:r w:rsidR="002D4AD7">
          <w:rPr>
            <w:rFonts w:cs="Arial"/>
            <w:noProof/>
          </w:rPr>
          <w:t>12</w:t>
        </w:r>
      </w:ins>
      <w:r w:rsidRPr="00622A7F">
        <w:rPr>
          <w:rFonts w:cs="Arial"/>
        </w:rPr>
        <w:fldChar w:fldCharType="end"/>
      </w:r>
      <w:r w:rsidRPr="00622A7F">
        <w:rPr>
          <w:rFonts w:cs="Arial"/>
        </w:rPr>
        <w:t>b)</w:t>
      </w:r>
      <w:ins w:id="1968" w:author="Haskamp, Stefan (extern)" w:date="2021-08-14T13:11:00Z">
        <w:r w:rsidRPr="00622A7F">
          <w:rPr>
            <w:rFonts w:cs="Arial"/>
          </w:rPr>
          <w:t xml:space="preserve">, NK cells were significantly </w:t>
        </w:r>
      </w:ins>
      <w:ins w:id="1969" w:author="Haskamp, Stefan (extern)" w:date="2021-08-14T13:15:00Z">
        <w:r w:rsidRPr="00622A7F">
          <w:rPr>
            <w:rFonts w:cs="Arial"/>
          </w:rPr>
          <w:t xml:space="preserve">decreased </w:t>
        </w:r>
      </w:ins>
      <w:ins w:id="1970" w:author="Haskamp, Stefan (extern)" w:date="2021-08-14T13:13:00Z">
        <w:r w:rsidRPr="00622A7F">
          <w:rPr>
            <w:rFonts w:cs="Arial"/>
          </w:rPr>
          <w:t xml:space="preserve">in </w:t>
        </w:r>
      </w:ins>
      <w:ins w:id="1971" w:author="Haskamp, Stefan (extern)" w:date="2021-08-14T13:11:00Z">
        <w:r w:rsidRPr="00622A7F">
          <w:rPr>
            <w:rFonts w:cs="Arial"/>
          </w:rPr>
          <w:t>GPP</w:t>
        </w:r>
      </w:ins>
      <w:ins w:id="1972" w:author="Haskamp, Stefan (extern)" w:date="2021-08-14T13:13:00Z">
        <w:r w:rsidRPr="00622A7F">
          <w:rPr>
            <w:rFonts w:cs="Arial"/>
          </w:rPr>
          <w:t xml:space="preserve"> patients</w:t>
        </w:r>
      </w:ins>
      <w:ins w:id="1973" w:author="Haskamp, Stefan (extern)" w:date="2021-08-14T13:11:00Z">
        <w:r w:rsidRPr="00622A7F">
          <w:rPr>
            <w:rFonts w:cs="Arial"/>
          </w:rPr>
          <w:t xml:space="preserve"> (</w:t>
        </w:r>
      </w:ins>
      <w:commentRangeStart w:id="1974"/>
      <w:ins w:id="1975" w:author="Haskamp, Stefan (extern)" w:date="2021-08-14T13:13:00Z">
        <w:r w:rsidRPr="00622A7F">
          <w:rPr>
            <w:rFonts w:cs="Arial"/>
          </w:rPr>
          <w:t>p</w:t>
        </w:r>
      </w:ins>
      <w:ins w:id="1976" w:author="Haskamp, Stefan (extern)" w:date="2021-08-14T13:11:00Z">
        <w:r w:rsidRPr="00622A7F">
          <w:rPr>
            <w:rFonts w:cs="Arial"/>
          </w:rPr>
          <w:t>= 0.02</w:t>
        </w:r>
        <w:del w:id="1977" w:author="Haskamp, Stefan" w:date="2021-12-30T18:00:00Z">
          <w:r w:rsidRPr="00622A7F" w:rsidDel="002C0BB5">
            <w:rPr>
              <w:rFonts w:cs="Arial"/>
            </w:rPr>
            <w:delText>13</w:delText>
          </w:r>
        </w:del>
        <w:r w:rsidRPr="00622A7F">
          <w:rPr>
            <w:rFonts w:cs="Arial"/>
          </w:rPr>
          <w:t>)</w:t>
        </w:r>
      </w:ins>
      <w:ins w:id="1978" w:author="Haskamp, Stefan (extern)" w:date="2021-08-14T13:15:00Z">
        <w:r w:rsidRPr="00622A7F">
          <w:rPr>
            <w:rFonts w:cs="Arial"/>
          </w:rPr>
          <w:t>.</w:t>
        </w:r>
      </w:ins>
      <w:ins w:id="1979" w:author="Haskamp, Stefan (extern)" w:date="2021-08-14T13:09:00Z">
        <w:r w:rsidRPr="00622A7F">
          <w:rPr>
            <w:rFonts w:cs="Arial"/>
          </w:rPr>
          <w:t xml:space="preserve"> </w:t>
        </w:r>
      </w:ins>
      <w:commentRangeEnd w:id="1974"/>
      <w:r w:rsidR="003B08E4">
        <w:rPr>
          <w:rStyle w:val="Kommentarzeichen"/>
        </w:rPr>
        <w:commentReference w:id="1974"/>
      </w:r>
      <w:del w:id="1980" w:author="Haskamp, Stefan (extern)" w:date="2021-08-14T13:16:00Z">
        <w:r w:rsidRPr="00622A7F" w:rsidDel="002A1F2C">
          <w:rPr>
            <w:rFonts w:cs="Arial"/>
          </w:rPr>
          <w:delText xml:space="preserve">The protein GZMA showed increased expression levels in CD4+ T cells in three GPP patients (p=0.0098), but not in CD8+ T cells or NK cells. CD4+ T cells expressing KSP37 were significantly more common in GPP patients as well (p=0.0153, </w:delText>
        </w:r>
        <w:r w:rsidRPr="00622A7F" w:rsidDel="002A1F2C">
          <w:rPr>
            <w:rFonts w:cs="Arial"/>
          </w:rPr>
          <w:fldChar w:fldCharType="begin"/>
        </w:r>
        <w:r w:rsidRPr="00622A7F" w:rsidDel="002A1F2C">
          <w:rPr>
            <w:rFonts w:cs="Arial"/>
          </w:rPr>
          <w:delInstrText xml:space="preserve"> REF _Ref73437037 \h </w:delInstrText>
        </w:r>
      </w:del>
      <w:r w:rsidR="00622A7F">
        <w:rPr>
          <w:rFonts w:cs="Arial"/>
        </w:rPr>
        <w:instrText xml:space="preserve"> \* MERGEFORMAT </w:instrText>
      </w:r>
      <w:del w:id="1981" w:author="Haskamp, Stefan (extern)" w:date="2021-08-14T13:16:00Z">
        <w:r w:rsidRPr="00622A7F" w:rsidDel="002A1F2C">
          <w:rPr>
            <w:rFonts w:cs="Arial"/>
          </w:rPr>
        </w:r>
        <w:r w:rsidRPr="00622A7F" w:rsidDel="002A1F2C">
          <w:rPr>
            <w:rFonts w:cs="Arial"/>
          </w:rPr>
          <w:fldChar w:fldCharType="separate"/>
        </w:r>
        <w:r w:rsidRPr="00622A7F" w:rsidDel="002A1F2C">
          <w:rPr>
            <w:rFonts w:cs="Arial"/>
          </w:rPr>
          <w:delText xml:space="preserve">Figure </w:delText>
        </w:r>
        <w:r w:rsidRPr="00622A7F" w:rsidDel="002A1F2C">
          <w:rPr>
            <w:rFonts w:cs="Arial"/>
            <w:noProof/>
          </w:rPr>
          <w:delText>13</w:delText>
        </w:r>
        <w:r w:rsidRPr="00622A7F" w:rsidDel="002A1F2C">
          <w:rPr>
            <w:rFonts w:cs="Arial"/>
          </w:rPr>
          <w:fldChar w:fldCharType="end"/>
        </w:r>
        <w:r w:rsidRPr="00622A7F" w:rsidDel="002A1F2C">
          <w:rPr>
            <w:rFonts w:cs="Arial"/>
          </w:rPr>
          <w:delText xml:space="preserve">b). CD4+ and CD8+ T cells expressing GZMK showed only a tendency towards higher frequencies in GPP. The same was found for CD8+ T cells expressing GZMA and KSP37. </w:delText>
        </w:r>
        <w:commentRangeEnd w:id="1905"/>
        <w:r w:rsidRPr="00622A7F" w:rsidDel="002A1F2C">
          <w:rPr>
            <w:rStyle w:val="Kommentarzeichen"/>
            <w:rFonts w:cs="Arial"/>
          </w:rPr>
          <w:commentReference w:id="1905"/>
        </w:r>
      </w:del>
      <w:ins w:id="1982" w:author="Hüffmeier, Ulrike" w:date="2021-11-25T18:36:00Z">
        <w:r w:rsidR="003B08E4">
          <w:rPr>
            <w:rFonts w:cs="Arial"/>
          </w:rPr>
          <w:t xml:space="preserve">Although </w:t>
        </w:r>
      </w:ins>
      <w:ins w:id="1983" w:author="Haskamp, Stefan (extern)" w:date="2021-08-14T13:18:00Z">
        <w:r w:rsidRPr="00622A7F">
          <w:rPr>
            <w:rFonts w:cs="Arial"/>
          </w:rPr>
          <w:t>CD8</w:t>
        </w:r>
      </w:ins>
      <w:ins w:id="1984" w:author="Haskamp, Stefan (extern)" w:date="2021-08-15T19:30:00Z">
        <w:r w:rsidRPr="00622A7F">
          <w:rPr>
            <w:rFonts w:cs="Arial"/>
            <w:vertAlign w:val="superscript"/>
            <w:rPrChange w:id="1985" w:author="Haskamp, Stefan (extern)" w:date="2021-08-15T19:30:00Z">
              <w:rPr>
                <w:rFonts w:cs="Arial"/>
              </w:rPr>
            </w:rPrChange>
          </w:rPr>
          <w:t>+</w:t>
        </w:r>
      </w:ins>
      <w:ins w:id="1986" w:author="Haskamp, Stefan (extern)" w:date="2021-08-14T13:18:00Z">
        <w:r w:rsidRPr="00622A7F">
          <w:rPr>
            <w:rFonts w:cs="Arial"/>
          </w:rPr>
          <w:t xml:space="preserve"> TCM were </w:t>
        </w:r>
        <w:del w:id="1987" w:author="Hüffmeier, Ulrike" w:date="2021-11-25T18:36:00Z">
          <w:r w:rsidRPr="00622A7F" w:rsidDel="003B08E4">
            <w:rPr>
              <w:rFonts w:cs="Arial"/>
            </w:rPr>
            <w:delText xml:space="preserve">rather </w:delText>
          </w:r>
        </w:del>
        <w:r w:rsidRPr="00622A7F">
          <w:rPr>
            <w:rFonts w:cs="Arial"/>
          </w:rPr>
          <w:t>decre</w:t>
        </w:r>
      </w:ins>
      <w:ins w:id="1988" w:author="Hüffmeier, Ulrike" w:date="2021-11-25T18:36:00Z">
        <w:r w:rsidR="003B08E4">
          <w:rPr>
            <w:rFonts w:cs="Arial"/>
          </w:rPr>
          <w:t>a</w:t>
        </w:r>
      </w:ins>
      <w:ins w:id="1989" w:author="Haskamp, Stefan (extern)" w:date="2021-08-14T13:18:00Z">
        <w:r w:rsidRPr="00622A7F">
          <w:rPr>
            <w:rFonts w:cs="Arial"/>
          </w:rPr>
          <w:t>sed in GPP patients</w:t>
        </w:r>
      </w:ins>
      <w:ins w:id="1990" w:author="Hüffmeier, Ulrike" w:date="2021-11-25T18:36:00Z">
        <w:r w:rsidR="003B08E4">
          <w:rPr>
            <w:rFonts w:cs="Arial"/>
          </w:rPr>
          <w:t xml:space="preserve"> compared to </w:t>
        </w:r>
      </w:ins>
      <w:ins w:id="1991" w:author="Hüffmeier, Ulrike" w:date="2021-11-25T18:37:00Z">
        <w:r w:rsidR="003B08E4">
          <w:rPr>
            <w:rFonts w:cs="Arial"/>
          </w:rPr>
          <w:t xml:space="preserve">HD, this difference was </w:t>
        </w:r>
      </w:ins>
      <w:ins w:id="1992" w:author="Haskamp, Stefan (extern)" w:date="2021-08-14T13:18:00Z">
        <w:del w:id="1993" w:author="Hüffmeier, Ulrike" w:date="2021-11-25T18:37:00Z">
          <w:r w:rsidRPr="00622A7F" w:rsidDel="003B08E4">
            <w:rPr>
              <w:rFonts w:cs="Arial"/>
            </w:rPr>
            <w:delText xml:space="preserve">, but </w:delText>
          </w:r>
        </w:del>
        <w:r w:rsidRPr="00622A7F">
          <w:rPr>
            <w:rFonts w:cs="Arial"/>
          </w:rPr>
          <w:t>not significant</w:t>
        </w:r>
        <w:del w:id="1994" w:author="Hüffmeier, Ulrike" w:date="2021-11-25T18:37:00Z">
          <w:r w:rsidRPr="00622A7F" w:rsidDel="003B08E4">
            <w:rPr>
              <w:rFonts w:cs="Arial"/>
            </w:rPr>
            <w:delText>ly</w:delText>
          </w:r>
        </w:del>
      </w:ins>
      <w:ins w:id="1995" w:author="Hüffmeier, Ulrike" w:date="2021-11-25T18:37:00Z">
        <w:r w:rsidR="003B08E4">
          <w:rPr>
            <w:rFonts w:cs="Arial"/>
          </w:rPr>
          <w:t xml:space="preserve">. </w:t>
        </w:r>
      </w:ins>
      <w:ins w:id="1996" w:author="Haskamp, Stefan (extern)" w:date="2021-08-14T13:18:00Z">
        <w:del w:id="1997" w:author="Hüffmeier, Ulrike" w:date="2021-11-25T18:37:00Z">
          <w:r w:rsidRPr="00622A7F" w:rsidDel="003B08E4">
            <w:rPr>
              <w:rFonts w:cs="Arial"/>
            </w:rPr>
            <w:delText xml:space="preserve">, </w:delText>
          </w:r>
        </w:del>
      </w:ins>
      <w:ins w:id="1998" w:author="Haskamp, Stefan (extern)" w:date="2021-08-14T13:19:00Z">
        <w:del w:id="1999" w:author="Hüffmeier, Ulrike" w:date="2021-11-25T18:37:00Z">
          <w:r w:rsidRPr="00622A7F" w:rsidDel="003B08E4">
            <w:rPr>
              <w:rFonts w:cs="Arial"/>
            </w:rPr>
            <w:delText>and t</w:delText>
          </w:r>
        </w:del>
      </w:ins>
      <w:ins w:id="2000" w:author="Hüffmeier, Ulrike" w:date="2021-11-25T18:37:00Z">
        <w:r w:rsidR="003B08E4">
          <w:rPr>
            <w:rFonts w:cs="Arial"/>
          </w:rPr>
          <w:t>T</w:t>
        </w:r>
      </w:ins>
      <w:ins w:id="2001" w:author="Haskamp, Stefan (extern)" w:date="2021-08-14T13:19:00Z">
        <w:r w:rsidRPr="00622A7F">
          <w:rPr>
            <w:rFonts w:cs="Arial"/>
          </w:rPr>
          <w:t>he proportion</w:t>
        </w:r>
      </w:ins>
      <w:ins w:id="2002" w:author="Hüffmeier, Ulrike" w:date="2021-11-25T18:37:00Z">
        <w:r w:rsidR="003B08E4">
          <w:rPr>
            <w:rFonts w:cs="Arial"/>
          </w:rPr>
          <w:t>s</w:t>
        </w:r>
      </w:ins>
      <w:ins w:id="2003" w:author="Haskamp, Stefan (extern)" w:date="2021-08-14T13:19:00Z">
        <w:r w:rsidRPr="00622A7F">
          <w:rPr>
            <w:rFonts w:cs="Arial"/>
          </w:rPr>
          <w:t xml:space="preserve"> of </w:t>
        </w:r>
      </w:ins>
      <w:ins w:id="2004" w:author="Haskamp, Stefan (extern)" w:date="2021-08-14T13:18:00Z">
        <w:r w:rsidRPr="00622A7F">
          <w:rPr>
            <w:rFonts w:cs="Arial"/>
          </w:rPr>
          <w:t>CD4</w:t>
        </w:r>
      </w:ins>
      <w:ins w:id="2005" w:author="Haskamp, Stefan (extern)" w:date="2021-08-15T19:30:00Z">
        <w:r w:rsidRPr="00622A7F">
          <w:rPr>
            <w:rFonts w:cs="Arial"/>
            <w:vertAlign w:val="superscript"/>
            <w:rPrChange w:id="2006" w:author="Haskamp, Stefan (extern)" w:date="2021-08-15T19:30:00Z">
              <w:rPr>
                <w:rFonts w:cs="Arial"/>
              </w:rPr>
            </w:rPrChange>
          </w:rPr>
          <w:t>+</w:t>
        </w:r>
      </w:ins>
      <w:ins w:id="2007" w:author="Haskamp, Stefan (extern)" w:date="2021-08-14T13:18:00Z">
        <w:r w:rsidRPr="00622A7F">
          <w:rPr>
            <w:rFonts w:cs="Arial"/>
          </w:rPr>
          <w:t xml:space="preserve"> TEMs were </w:t>
        </w:r>
        <w:del w:id="2008" w:author="Hüffmeier, Ulrike" w:date="2021-11-25T18:37:00Z">
          <w:r w:rsidRPr="00622A7F" w:rsidDel="003B08E4">
            <w:rPr>
              <w:rFonts w:cs="Arial"/>
            </w:rPr>
            <w:delText>unchanged</w:delText>
          </w:r>
        </w:del>
      </w:ins>
      <w:ins w:id="2009" w:author="Hüffmeier, Ulrike" w:date="2021-11-25T18:37:00Z">
        <w:r w:rsidR="003B08E4">
          <w:rPr>
            <w:rFonts w:cs="Arial"/>
          </w:rPr>
          <w:t>similar</w:t>
        </w:r>
      </w:ins>
      <w:ins w:id="2010" w:author="Hüffmeier, Ulrike" w:date="2021-11-25T18:38:00Z">
        <w:r w:rsidR="003B08E4">
          <w:rPr>
            <w:rFonts w:cs="Arial"/>
          </w:rPr>
          <w:t xml:space="preserve"> between groups</w:t>
        </w:r>
      </w:ins>
      <w:ins w:id="2011" w:author="Haskamp, Stefan (extern)" w:date="2021-08-14T13:18:00Z">
        <w:r w:rsidRPr="00622A7F">
          <w:rPr>
            <w:rFonts w:cs="Arial"/>
          </w:rPr>
          <w:t xml:space="preserve">. </w:t>
        </w:r>
      </w:ins>
    </w:p>
    <w:p w14:paraId="0C2AD87E" w14:textId="31665F4B" w:rsidR="003D0CD9" w:rsidRPr="00622A7F" w:rsidRDefault="00382E14" w:rsidP="00622A7F">
      <w:pPr>
        <w:rPr>
          <w:rFonts w:cs="Arial"/>
        </w:rPr>
      </w:pPr>
      <w:del w:id="2012" w:author="Haskamp, Stefan" w:date="2022-02-16T09:07:00Z">
        <w:r>
          <w:rPr>
            <w:rFonts w:cs="Arial"/>
          </w:rPr>
          <w:pict w14:anchorId="7CC4F50D">
            <v:shape id="_x0000_i1036" type="#_x0000_t75" style="width:454.45pt;height:459.05pt">
              <v:imagedata r:id="rId33" o:title="figure1part3"/>
            </v:shape>
          </w:pict>
        </w:r>
      </w:del>
      <w:ins w:id="2013" w:author="Haskamp, Stefan" w:date="2022-02-16T09:07:00Z">
        <w:r w:rsidR="0063041C">
          <w:rPr>
            <w:rFonts w:cs="Arial"/>
            <w:noProof/>
            <w:lang w:val="de-DE" w:eastAsia="de-DE"/>
          </w:rPr>
          <w:drawing>
            <wp:inline distT="0" distB="0" distL="0" distR="0" wp14:anchorId="3242CA22" wp14:editId="0A3F171D">
              <wp:extent cx="5755640" cy="3648075"/>
              <wp:effectExtent l="0" t="0" r="0"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5640" cy="3648075"/>
                      </a:xfrm>
                      <a:prstGeom prst="rect">
                        <a:avLst/>
                      </a:prstGeom>
                      <a:noFill/>
                      <a:ln>
                        <a:noFill/>
                      </a:ln>
                    </pic:spPr>
                  </pic:pic>
                </a:graphicData>
              </a:graphic>
            </wp:inline>
          </w:drawing>
        </w:r>
      </w:ins>
    </w:p>
    <w:p w14:paraId="703A692B" w14:textId="04CA71A3" w:rsidR="00D555C3" w:rsidRPr="00622A7F" w:rsidRDefault="00D555C3" w:rsidP="00622A7F">
      <w:pPr>
        <w:pStyle w:val="Beschriftung"/>
        <w:rPr>
          <w:rFonts w:cs="Arial"/>
          <w:noProof/>
        </w:rPr>
      </w:pPr>
      <w:bookmarkStart w:id="2014" w:name="_Ref73437037"/>
      <w:bookmarkStart w:id="2015" w:name="_Toc94355231"/>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14</w:t>
      </w:r>
      <w:r w:rsidRPr="00622A7F">
        <w:rPr>
          <w:rFonts w:cs="Arial"/>
        </w:rPr>
        <w:fldChar w:fldCharType="end"/>
      </w:r>
      <w:bookmarkEnd w:id="2014"/>
      <w:r w:rsidRPr="00622A7F">
        <w:rPr>
          <w:rFonts w:cs="Arial"/>
        </w:rPr>
        <w:t>: Markers of effector T cell subsets</w:t>
      </w:r>
      <w:r w:rsidRPr="00622A7F">
        <w:rPr>
          <w:rFonts w:cs="Arial"/>
          <w:noProof/>
        </w:rPr>
        <w:t xml:space="preserve"> and their protein expression analyzed by flow cytometry.</w:t>
      </w:r>
      <w:bookmarkEnd w:id="2015"/>
      <w:r w:rsidRPr="00622A7F">
        <w:rPr>
          <w:rFonts w:cs="Arial"/>
          <w:noProof/>
        </w:rPr>
        <w:t xml:space="preserve"> </w:t>
      </w:r>
    </w:p>
    <w:p w14:paraId="0BE1770F" w14:textId="4E45736B" w:rsidR="00D555C3" w:rsidRPr="00622A7F" w:rsidRDefault="00D555C3" w:rsidP="00622A7F">
      <w:pPr>
        <w:pStyle w:val="Beschriftung"/>
        <w:rPr>
          <w:rFonts w:cs="Arial"/>
        </w:rPr>
      </w:pPr>
      <w:r w:rsidRPr="00622A7F">
        <w:rPr>
          <w:rStyle w:val="UntertitelZchn"/>
          <w:rFonts w:cs="Arial"/>
        </w:rPr>
        <w:t>a</w:t>
      </w:r>
      <w:r w:rsidRPr="00622A7F">
        <w:rPr>
          <w:rStyle w:val="UntertitelZchn"/>
          <w:rFonts w:cs="Arial"/>
          <w:b w:val="0"/>
        </w:rPr>
        <w:t xml:space="preserve"> RefUMAP colored by gene expression of four markers of T cell subsets including CD4</w:t>
      </w:r>
      <w:r w:rsidRPr="00622A7F">
        <w:rPr>
          <w:rStyle w:val="UntertitelZchn"/>
          <w:rFonts w:cs="Arial"/>
          <w:b w:val="0"/>
          <w:vertAlign w:val="superscript"/>
          <w:rPrChange w:id="2016" w:author="Haskamp, Stefan (extern)" w:date="2021-08-15T19:30:00Z">
            <w:rPr>
              <w:rStyle w:val="UntertitelZchn"/>
              <w:b w:val="0"/>
            </w:rPr>
          </w:rPrChange>
        </w:rPr>
        <w:t>+</w:t>
      </w:r>
      <w:r w:rsidRPr="00622A7F">
        <w:rPr>
          <w:rStyle w:val="UntertitelZchn"/>
          <w:rFonts w:cs="Arial"/>
          <w:b w:val="0"/>
        </w:rPr>
        <w:t xml:space="preserve"> CTLs and CD8</w:t>
      </w:r>
      <w:r w:rsidRPr="00622A7F">
        <w:rPr>
          <w:rStyle w:val="UntertitelZchn"/>
          <w:rFonts w:cs="Arial"/>
          <w:b w:val="0"/>
          <w:vertAlign w:val="superscript"/>
          <w:rPrChange w:id="2017" w:author="Haskamp, Stefan (extern)" w:date="2021-08-15T19:30:00Z">
            <w:rPr>
              <w:rStyle w:val="UntertitelZchn"/>
              <w:b w:val="0"/>
            </w:rPr>
          </w:rPrChange>
        </w:rPr>
        <w:t>+</w:t>
      </w:r>
      <w:r w:rsidRPr="00622A7F">
        <w:rPr>
          <w:rStyle w:val="UntertitelZchn"/>
          <w:rFonts w:cs="Arial"/>
          <w:b w:val="0"/>
        </w:rPr>
        <w:t xml:space="preserve"> TEMs. </w:t>
      </w:r>
      <w:r w:rsidRPr="00622A7F">
        <w:rPr>
          <w:rStyle w:val="UntertitelZchn"/>
          <w:rFonts w:cs="Arial"/>
        </w:rPr>
        <w:t>b</w:t>
      </w:r>
      <w:r w:rsidRPr="00622A7F">
        <w:rPr>
          <w:rStyle w:val="UntertitelZchn"/>
          <w:rFonts w:cs="Arial"/>
          <w:b w:val="0"/>
        </w:rPr>
        <w:t xml:space="preserve"> Analysis of</w:t>
      </w:r>
      <w:ins w:id="2018" w:author="Haskamp, Stefan (extern)" w:date="2021-08-14T13:20:00Z">
        <w:r w:rsidRPr="00622A7F">
          <w:rPr>
            <w:rStyle w:val="UntertitelZchn"/>
            <w:rFonts w:cs="Arial"/>
            <w:b w:val="0"/>
          </w:rPr>
          <w:t xml:space="preserve"> proportions of lymphocytes subsets based on</w:t>
        </w:r>
      </w:ins>
      <w:r w:rsidRPr="00622A7F">
        <w:rPr>
          <w:rStyle w:val="UntertitelZchn"/>
          <w:rFonts w:cs="Arial"/>
          <w:b w:val="0"/>
        </w:rPr>
        <w:t xml:space="preserve"> protein expression of GZMA, GZMK and KSP37 (</w:t>
      </w:r>
      <w:r w:rsidRPr="00622A7F">
        <w:rPr>
          <w:rStyle w:val="UntertitelZchn"/>
          <w:rFonts w:cs="Arial"/>
          <w:b w:val="0"/>
          <w:i/>
        </w:rPr>
        <w:t>FGFPB2</w:t>
      </w:r>
      <w:r w:rsidRPr="00622A7F">
        <w:rPr>
          <w:rStyle w:val="UntertitelZchn"/>
          <w:rFonts w:cs="Arial"/>
          <w:b w:val="0"/>
        </w:rPr>
        <w:t>) in CD4</w:t>
      </w:r>
      <w:r w:rsidRPr="00622A7F">
        <w:rPr>
          <w:rStyle w:val="UntertitelZchn"/>
          <w:rFonts w:cs="Arial"/>
          <w:b w:val="0"/>
          <w:vertAlign w:val="superscript"/>
          <w:rPrChange w:id="2019" w:author="Haskamp, Stefan (extern)" w:date="2021-08-15T19:30:00Z">
            <w:rPr>
              <w:rStyle w:val="UntertitelZchn"/>
              <w:b w:val="0"/>
            </w:rPr>
          </w:rPrChange>
        </w:rPr>
        <w:t>+</w:t>
      </w:r>
      <w:r w:rsidRPr="00622A7F">
        <w:rPr>
          <w:rStyle w:val="UntertitelZchn"/>
          <w:rFonts w:cs="Arial"/>
          <w:b w:val="0"/>
        </w:rPr>
        <w:t xml:space="preserve"> T cells, CD8</w:t>
      </w:r>
      <w:r w:rsidRPr="00622A7F">
        <w:rPr>
          <w:rStyle w:val="UntertitelZchn"/>
          <w:rFonts w:cs="Arial"/>
          <w:b w:val="0"/>
          <w:vertAlign w:val="superscript"/>
          <w:rPrChange w:id="2020" w:author="Haskamp, Stefan (extern)" w:date="2021-08-15T19:30:00Z">
            <w:rPr>
              <w:rStyle w:val="UntertitelZchn"/>
              <w:b w:val="0"/>
            </w:rPr>
          </w:rPrChange>
        </w:rPr>
        <w:t>+</w:t>
      </w:r>
      <w:r w:rsidRPr="00622A7F">
        <w:rPr>
          <w:rStyle w:val="UntertitelZchn"/>
          <w:rFonts w:cs="Arial"/>
          <w:b w:val="0"/>
        </w:rPr>
        <w:t xml:space="preserve"> T cells and CD56</w:t>
      </w:r>
      <w:r w:rsidRPr="00622A7F">
        <w:rPr>
          <w:rStyle w:val="UntertitelZchn"/>
          <w:rFonts w:cs="Arial"/>
          <w:b w:val="0"/>
          <w:vertAlign w:val="superscript"/>
          <w:rPrChange w:id="2021" w:author="Haskamp, Stefan (extern)" w:date="2021-08-15T19:30:00Z">
            <w:rPr>
              <w:rStyle w:val="UntertitelZchn"/>
              <w:b w:val="0"/>
            </w:rPr>
          </w:rPrChange>
        </w:rPr>
        <w:t>+</w:t>
      </w:r>
      <w:r w:rsidRPr="00622A7F">
        <w:rPr>
          <w:rStyle w:val="UntertitelZchn"/>
          <w:rFonts w:cs="Arial"/>
          <w:b w:val="0"/>
        </w:rPr>
        <w:t xml:space="preserve"> NK cells detected by flow cytometry.</w:t>
      </w:r>
      <w:ins w:id="2022" w:author="Haskamp, Stefan (extern)" w:date="2021-08-14T13:30:00Z">
        <w:r w:rsidRPr="00622A7F">
          <w:rPr>
            <w:rStyle w:val="UntertitelZchn"/>
            <w:rFonts w:cs="Arial"/>
            <w:b w:val="0"/>
          </w:rPr>
          <w:t xml:space="preserve"> </w:t>
        </w:r>
      </w:ins>
      <w:ins w:id="2023" w:author="Haskamp, Stefan (extern)" w:date="2021-08-14T13:22:00Z">
        <w:r w:rsidRPr="00622A7F">
          <w:rPr>
            <w:rStyle w:val="UntertitelZchn"/>
            <w:rFonts w:cs="Arial"/>
            <w:b w:val="0"/>
          </w:rPr>
          <w:t xml:space="preserve">The identifying markers are given in </w:t>
        </w:r>
      </w:ins>
      <w:r w:rsidRPr="00622A7F">
        <w:rPr>
          <w:rStyle w:val="UntertitelZchn"/>
          <w:rFonts w:cs="Arial"/>
          <w:b w:val="0"/>
        </w:rPr>
        <w:fldChar w:fldCharType="begin"/>
      </w:r>
      <w:r w:rsidRPr="00622A7F">
        <w:rPr>
          <w:rStyle w:val="UntertitelZchn"/>
          <w:rFonts w:cs="Arial"/>
          <w:b w:val="0"/>
        </w:rPr>
        <w:instrText xml:space="preserve"> REF _Ref73437704 \h  \* MERGEFORMAT </w:instrText>
      </w:r>
      <w:r w:rsidRPr="00622A7F">
        <w:rPr>
          <w:rStyle w:val="UntertitelZchn"/>
          <w:rFonts w:cs="Arial"/>
          <w:b w:val="0"/>
        </w:rPr>
      </w:r>
      <w:r w:rsidRPr="00622A7F">
        <w:rPr>
          <w:rStyle w:val="UntertitelZchn"/>
          <w:rFonts w:cs="Arial"/>
          <w:b w:val="0"/>
        </w:rPr>
        <w:fldChar w:fldCharType="separate"/>
      </w:r>
      <w:ins w:id="2024" w:author="Haskamp, Stefan (extern)" w:date="2022-01-29T13:25:00Z">
        <w:r w:rsidR="002D4AD7" w:rsidRPr="002D4AD7">
          <w:rPr>
            <w:rFonts w:cs="Arial"/>
            <w:b w:val="0"/>
          </w:rPr>
          <w:t xml:space="preserve">Table </w:t>
        </w:r>
        <w:r w:rsidR="002D4AD7" w:rsidRPr="002D4AD7">
          <w:rPr>
            <w:rFonts w:cs="Arial"/>
            <w:b w:val="0"/>
            <w:noProof/>
          </w:rPr>
          <w:t>13</w:t>
        </w:r>
      </w:ins>
      <w:r w:rsidRPr="00622A7F">
        <w:rPr>
          <w:rStyle w:val="UntertitelZchn"/>
          <w:rFonts w:cs="Arial"/>
          <w:b w:val="0"/>
        </w:rPr>
        <w:fldChar w:fldCharType="end"/>
      </w:r>
      <w:r w:rsidRPr="00622A7F">
        <w:rPr>
          <w:rStyle w:val="UntertitelZchn"/>
          <w:rFonts w:cs="Arial"/>
          <w:b w:val="0"/>
        </w:rPr>
        <w:t xml:space="preserve">. </w:t>
      </w:r>
      <w:ins w:id="2025" w:author="Haskamp, Stefan (extern)" w:date="2021-08-14T13:30:00Z">
        <w:r w:rsidRPr="00622A7F">
          <w:rPr>
            <w:rStyle w:val="UntertitelZchn"/>
            <w:rFonts w:cs="Arial"/>
            <w:b w:val="0"/>
          </w:rPr>
          <w:t>GPP1 was completely MPO-deficient, while GPP2 (two variants</w:t>
        </w:r>
      </w:ins>
      <w:ins w:id="2026" w:author="Haskamp, Stefan (extern)" w:date="2021-08-14T13:31:00Z">
        <w:r w:rsidRPr="00622A7F">
          <w:rPr>
            <w:rStyle w:val="UntertitelZchn"/>
            <w:rFonts w:cs="Arial"/>
            <w:b w:val="0"/>
          </w:rPr>
          <w:t>) and GPP3 (one variant) were partially MPO-deficient.</w:t>
        </w:r>
      </w:ins>
      <w:ins w:id="2027" w:author="Haskamp, Stefan" w:date="2022-02-16T09:08:00Z">
        <w:r w:rsidR="0063041C">
          <w:rPr>
            <w:rStyle w:val="UntertitelZchn"/>
            <w:rFonts w:cs="Arial"/>
            <w:b w:val="0"/>
          </w:rPr>
          <w:t xml:space="preserve"> The percentage of CD8+ TE</w:t>
        </w:r>
      </w:ins>
      <w:ins w:id="2028" w:author="Haskamp, Stefan" w:date="2022-02-16T09:09:00Z">
        <w:r w:rsidR="0063041C">
          <w:rPr>
            <w:rStyle w:val="UntertitelZchn"/>
            <w:rFonts w:cs="Arial"/>
            <w:b w:val="0"/>
          </w:rPr>
          <w:t xml:space="preserve">Ms of patient GPP3 are </w:t>
        </w:r>
      </w:ins>
      <w:ins w:id="2029" w:author="Haskamp, Stefan" w:date="2022-02-16T09:10:00Z">
        <w:r w:rsidR="0063041C">
          <w:rPr>
            <w:rStyle w:val="UntertitelZchn"/>
            <w:rFonts w:cs="Arial"/>
            <w:b w:val="0"/>
          </w:rPr>
          <w:t xml:space="preserve">marked </w:t>
        </w:r>
        <w:r w:rsidR="0063041C" w:rsidRPr="0063041C">
          <w:rPr>
            <w:rStyle w:val="UntertitelZchn"/>
            <w:rFonts w:cs="Arial"/>
            <w:b w:val="0"/>
          </w:rPr>
          <w:t>with an asterisk</w:t>
        </w:r>
        <w:r w:rsidR="0063041C">
          <w:rPr>
            <w:rStyle w:val="UntertitelZchn"/>
            <w:rFonts w:cs="Arial"/>
            <w:b w:val="0"/>
          </w:rPr>
          <w:t>.</w:t>
        </w:r>
      </w:ins>
      <w:del w:id="2030" w:author="Haskamp, Stefan" w:date="2022-02-16T09:08:00Z">
        <w:r w:rsidRPr="00622A7F" w:rsidDel="0063041C">
          <w:rPr>
            <w:rStyle w:val="UntertitelZchn"/>
            <w:rFonts w:cs="Arial"/>
            <w:b w:val="0"/>
          </w:rPr>
          <w:delText xml:space="preserve"> </w:delText>
        </w:r>
        <w:commentRangeStart w:id="2031"/>
        <w:commentRangeStart w:id="2032"/>
        <w:r w:rsidR="00380A97" w:rsidRPr="00380A97" w:rsidDel="0063041C">
          <w:rPr>
            <w:rStyle w:val="UntertitelZchn"/>
            <w:rFonts w:cs="Arial"/>
          </w:rPr>
          <w:delText>c</w:delText>
        </w:r>
        <w:r w:rsidR="00380A97" w:rsidDel="0063041C">
          <w:rPr>
            <w:rStyle w:val="UntertitelZchn"/>
            <w:rFonts w:cs="Arial"/>
            <w:b w:val="0"/>
          </w:rPr>
          <w:delText xml:space="preserve"> </w:delText>
        </w:r>
        <w:r w:rsidR="00380A97" w:rsidRPr="00380A97" w:rsidDel="0063041C">
          <w:rPr>
            <w:rStyle w:val="UntertitelZchn"/>
            <w:rFonts w:cs="Arial"/>
            <w:b w:val="0"/>
          </w:rPr>
          <w:delText>Analysis of protein expression of GZMA, GZMK and KSP37 (</w:delText>
        </w:r>
        <w:r w:rsidR="00380A97" w:rsidRPr="00380A97" w:rsidDel="0063041C">
          <w:rPr>
            <w:rStyle w:val="UntertitelZchn"/>
            <w:rFonts w:cs="Arial"/>
            <w:b w:val="0"/>
            <w:i/>
          </w:rPr>
          <w:delText>FGFPB2</w:delText>
        </w:r>
        <w:r w:rsidR="00380A97" w:rsidRPr="00380A97" w:rsidDel="0063041C">
          <w:rPr>
            <w:rStyle w:val="UntertitelZchn"/>
            <w:rFonts w:cs="Arial"/>
            <w:b w:val="0"/>
          </w:rPr>
          <w:delText>) in CD4</w:delText>
        </w:r>
        <w:r w:rsidR="00380A97" w:rsidRPr="00F26314" w:rsidDel="0063041C">
          <w:rPr>
            <w:rStyle w:val="UntertitelZchn"/>
            <w:rFonts w:cs="Arial"/>
            <w:b w:val="0"/>
            <w:vertAlign w:val="superscript"/>
          </w:rPr>
          <w:delText>+</w:delText>
        </w:r>
        <w:r w:rsidR="00380A97" w:rsidRPr="00380A97" w:rsidDel="0063041C">
          <w:rPr>
            <w:rStyle w:val="UntertitelZchn"/>
            <w:rFonts w:cs="Arial"/>
            <w:b w:val="0"/>
          </w:rPr>
          <w:delText xml:space="preserve"> T cells, CD8</w:delText>
        </w:r>
        <w:r w:rsidR="00380A97" w:rsidRPr="00F26314" w:rsidDel="0063041C">
          <w:rPr>
            <w:rStyle w:val="UntertitelZchn"/>
            <w:rFonts w:cs="Arial"/>
            <w:b w:val="0"/>
            <w:vertAlign w:val="superscript"/>
          </w:rPr>
          <w:delText>+</w:delText>
        </w:r>
        <w:r w:rsidR="00380A97" w:rsidRPr="00380A97" w:rsidDel="0063041C">
          <w:rPr>
            <w:rStyle w:val="UntertitelZchn"/>
            <w:rFonts w:cs="Arial"/>
            <w:b w:val="0"/>
          </w:rPr>
          <w:delText xml:space="preserve"> T cells and CD56</w:delText>
        </w:r>
        <w:r w:rsidR="00380A97" w:rsidRPr="00F26314" w:rsidDel="0063041C">
          <w:rPr>
            <w:rStyle w:val="UntertitelZchn"/>
            <w:rFonts w:cs="Arial"/>
            <w:b w:val="0"/>
            <w:vertAlign w:val="superscript"/>
          </w:rPr>
          <w:delText>+</w:delText>
        </w:r>
        <w:r w:rsidR="00380A97" w:rsidRPr="00380A97" w:rsidDel="0063041C">
          <w:rPr>
            <w:rStyle w:val="UntertitelZchn"/>
            <w:rFonts w:cs="Arial"/>
            <w:b w:val="0"/>
          </w:rPr>
          <w:delText xml:space="preserve"> NK cells detected by flow cytometry.</w:delText>
        </w:r>
        <w:commentRangeEnd w:id="2031"/>
        <w:r w:rsidR="003B08E4" w:rsidDel="0063041C">
          <w:rPr>
            <w:rStyle w:val="Kommentarzeichen"/>
            <w:b w:val="0"/>
            <w:iCs w:val="0"/>
            <w:color w:val="auto"/>
          </w:rPr>
          <w:commentReference w:id="2031"/>
        </w:r>
        <w:commentRangeEnd w:id="2032"/>
        <w:r w:rsidR="00625AE0" w:rsidDel="0063041C">
          <w:rPr>
            <w:rStyle w:val="Kommentarzeichen"/>
            <w:b w:val="0"/>
            <w:iCs w:val="0"/>
            <w:color w:val="auto"/>
          </w:rPr>
          <w:commentReference w:id="2032"/>
        </w:r>
      </w:del>
    </w:p>
    <w:p w14:paraId="63A1253B" w14:textId="57EE1FCE" w:rsidR="00D555C3" w:rsidRPr="00622A7F" w:rsidRDefault="00D555C3" w:rsidP="00622A7F">
      <w:pPr>
        <w:pStyle w:val="Beschriftung"/>
        <w:keepNext/>
        <w:rPr>
          <w:rFonts w:cs="Arial"/>
        </w:rPr>
      </w:pPr>
      <w:bookmarkStart w:id="2033" w:name="_Ref73437704"/>
      <w:bookmarkStart w:id="2034" w:name="_Toc94355263"/>
      <w:r w:rsidRPr="00622A7F">
        <w:rPr>
          <w:rFonts w:cs="Arial"/>
        </w:rPr>
        <w:lastRenderedPageBreak/>
        <w:t xml:space="preserve">Table </w:t>
      </w:r>
      <w:ins w:id="2035"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2036" w:author="Haskamp, Stefan" w:date="2022-02-05T20:56:00Z">
        <w:r w:rsidR="005A4AC0">
          <w:rPr>
            <w:rFonts w:cs="Arial"/>
            <w:noProof/>
          </w:rPr>
          <w:t>13</w:t>
        </w:r>
        <w:r w:rsidR="005A4AC0">
          <w:rPr>
            <w:rFonts w:cs="Arial"/>
          </w:rPr>
          <w:fldChar w:fldCharType="end"/>
        </w:r>
      </w:ins>
      <w:del w:id="2037"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13</w:delText>
        </w:r>
        <w:r w:rsidRPr="00622A7F" w:rsidDel="005A4AC0">
          <w:rPr>
            <w:rFonts w:cs="Arial"/>
          </w:rPr>
          <w:fldChar w:fldCharType="end"/>
        </w:r>
      </w:del>
      <w:bookmarkEnd w:id="2033"/>
      <w:r w:rsidRPr="00622A7F">
        <w:rPr>
          <w:rFonts w:cs="Arial"/>
        </w:rPr>
        <w:t>: Combination of protein markers for T cell subsets used for flow cytometry.</w:t>
      </w:r>
      <w:bookmarkEnd w:id="2034"/>
    </w:p>
    <w:tbl>
      <w:tblPr>
        <w:tblW w:w="4390" w:type="dxa"/>
        <w:tblLayout w:type="fixed"/>
        <w:tblLook w:val="04A0" w:firstRow="1" w:lastRow="0" w:firstColumn="1" w:lastColumn="0" w:noHBand="0" w:noVBand="1"/>
      </w:tblPr>
      <w:tblGrid>
        <w:gridCol w:w="1494"/>
        <w:gridCol w:w="965"/>
        <w:gridCol w:w="965"/>
        <w:gridCol w:w="966"/>
      </w:tblGrid>
      <w:tr w:rsidR="00D555C3" w:rsidRPr="00622A7F" w14:paraId="2BF6F1B6" w14:textId="77777777" w:rsidTr="00622A7F">
        <w:trPr>
          <w:trHeight w:val="397"/>
        </w:trPr>
        <w:tc>
          <w:tcPr>
            <w:tcW w:w="1494" w:type="dxa"/>
            <w:vMerge w:val="restart"/>
            <w:tcBorders>
              <w:top w:val="single" w:sz="4" w:space="0" w:color="auto"/>
              <w:left w:val="single" w:sz="4" w:space="0" w:color="auto"/>
              <w:right w:val="single" w:sz="4" w:space="0" w:color="auto"/>
            </w:tcBorders>
            <w:shd w:val="clear" w:color="auto" w:fill="auto"/>
            <w:noWrap/>
            <w:vAlign w:val="center"/>
            <w:hideMark/>
          </w:tcPr>
          <w:p w14:paraId="381E3DC6" w14:textId="77777777" w:rsidR="00D555C3" w:rsidRPr="00622A7F" w:rsidRDefault="00D555C3" w:rsidP="00622A7F">
            <w:pPr>
              <w:pStyle w:val="Titel"/>
              <w:spacing w:line="276" w:lineRule="auto"/>
              <w:jc w:val="left"/>
              <w:rPr>
                <w:b/>
              </w:rPr>
            </w:pPr>
            <w:r w:rsidRPr="00622A7F">
              <w:rPr>
                <w:b/>
              </w:rPr>
              <w:t>cell type</w:t>
            </w:r>
          </w:p>
        </w:tc>
        <w:tc>
          <w:tcPr>
            <w:tcW w:w="289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B3499A3" w14:textId="77777777" w:rsidR="00D555C3" w:rsidRPr="00622A7F" w:rsidRDefault="00D555C3" w:rsidP="00622A7F">
            <w:pPr>
              <w:pStyle w:val="Titel"/>
              <w:spacing w:line="276" w:lineRule="auto"/>
              <w:rPr>
                <w:b/>
              </w:rPr>
            </w:pPr>
            <w:r w:rsidRPr="00622A7F">
              <w:rPr>
                <w:b/>
              </w:rPr>
              <w:t>combination of markers</w:t>
            </w:r>
          </w:p>
        </w:tc>
      </w:tr>
      <w:tr w:rsidR="00D555C3" w:rsidRPr="00622A7F" w14:paraId="35757DEE" w14:textId="77777777" w:rsidTr="00622A7F">
        <w:trPr>
          <w:trHeight w:val="397"/>
        </w:trPr>
        <w:tc>
          <w:tcPr>
            <w:tcW w:w="1494" w:type="dxa"/>
            <w:vMerge/>
            <w:tcBorders>
              <w:left w:val="single" w:sz="4" w:space="0" w:color="auto"/>
              <w:bottom w:val="single" w:sz="4" w:space="0" w:color="auto"/>
              <w:right w:val="single" w:sz="4" w:space="0" w:color="auto"/>
            </w:tcBorders>
            <w:shd w:val="clear" w:color="auto" w:fill="auto"/>
            <w:noWrap/>
            <w:vAlign w:val="center"/>
            <w:hideMark/>
          </w:tcPr>
          <w:p w14:paraId="3BA39162" w14:textId="77777777" w:rsidR="00D555C3" w:rsidRPr="00622A7F" w:rsidRDefault="00D555C3" w:rsidP="00622A7F">
            <w:pPr>
              <w:pStyle w:val="Titel"/>
              <w:spacing w:line="276" w:lineRule="auto"/>
              <w:jc w:val="left"/>
              <w:rPr>
                <w:b/>
              </w:rPr>
            </w:pPr>
          </w:p>
        </w:tc>
        <w:tc>
          <w:tcPr>
            <w:tcW w:w="965" w:type="dxa"/>
            <w:tcBorders>
              <w:top w:val="nil"/>
              <w:left w:val="nil"/>
              <w:bottom w:val="single" w:sz="4" w:space="0" w:color="auto"/>
              <w:right w:val="single" w:sz="4" w:space="0" w:color="auto"/>
            </w:tcBorders>
            <w:shd w:val="clear" w:color="auto" w:fill="auto"/>
            <w:noWrap/>
            <w:vAlign w:val="center"/>
            <w:hideMark/>
          </w:tcPr>
          <w:p w14:paraId="0D0D3445" w14:textId="77777777" w:rsidR="00D555C3" w:rsidRPr="00622A7F" w:rsidRDefault="00D555C3" w:rsidP="00622A7F">
            <w:pPr>
              <w:pStyle w:val="Titel"/>
              <w:spacing w:line="276" w:lineRule="auto"/>
              <w:rPr>
                <w:b/>
              </w:rPr>
            </w:pPr>
            <w:r w:rsidRPr="00622A7F">
              <w:rPr>
                <w:b/>
              </w:rPr>
              <w:t>GZMA</w:t>
            </w:r>
          </w:p>
        </w:tc>
        <w:tc>
          <w:tcPr>
            <w:tcW w:w="965" w:type="dxa"/>
            <w:tcBorders>
              <w:top w:val="nil"/>
              <w:left w:val="nil"/>
              <w:bottom w:val="single" w:sz="4" w:space="0" w:color="auto"/>
              <w:right w:val="single" w:sz="4" w:space="0" w:color="auto"/>
            </w:tcBorders>
            <w:shd w:val="clear" w:color="auto" w:fill="auto"/>
            <w:noWrap/>
            <w:vAlign w:val="center"/>
            <w:hideMark/>
          </w:tcPr>
          <w:p w14:paraId="4E9B0279" w14:textId="77777777" w:rsidR="00D555C3" w:rsidRPr="00622A7F" w:rsidRDefault="00D555C3" w:rsidP="00622A7F">
            <w:pPr>
              <w:pStyle w:val="Titel"/>
              <w:spacing w:line="276" w:lineRule="auto"/>
              <w:rPr>
                <w:b/>
              </w:rPr>
            </w:pPr>
            <w:r w:rsidRPr="00622A7F">
              <w:rPr>
                <w:b/>
              </w:rPr>
              <w:t>KSP37</w:t>
            </w:r>
          </w:p>
        </w:tc>
        <w:tc>
          <w:tcPr>
            <w:tcW w:w="966" w:type="dxa"/>
            <w:tcBorders>
              <w:top w:val="nil"/>
              <w:left w:val="nil"/>
              <w:bottom w:val="single" w:sz="4" w:space="0" w:color="auto"/>
              <w:right w:val="single" w:sz="4" w:space="0" w:color="auto"/>
            </w:tcBorders>
            <w:shd w:val="clear" w:color="auto" w:fill="auto"/>
            <w:noWrap/>
            <w:vAlign w:val="center"/>
            <w:hideMark/>
          </w:tcPr>
          <w:p w14:paraId="2BBAB9C5" w14:textId="77777777" w:rsidR="00D555C3" w:rsidRPr="00622A7F" w:rsidRDefault="00D555C3" w:rsidP="00622A7F">
            <w:pPr>
              <w:pStyle w:val="Titel"/>
              <w:spacing w:line="276" w:lineRule="auto"/>
              <w:rPr>
                <w:b/>
              </w:rPr>
            </w:pPr>
            <w:r w:rsidRPr="00622A7F">
              <w:rPr>
                <w:b/>
              </w:rPr>
              <w:t>GZMK</w:t>
            </w:r>
          </w:p>
        </w:tc>
      </w:tr>
      <w:tr w:rsidR="00D555C3" w:rsidRPr="00622A7F" w14:paraId="1152BB3F" w14:textId="77777777" w:rsidTr="00622A7F">
        <w:trPr>
          <w:trHeight w:val="397"/>
        </w:trPr>
        <w:tc>
          <w:tcPr>
            <w:tcW w:w="1494" w:type="dxa"/>
            <w:tcBorders>
              <w:top w:val="nil"/>
              <w:left w:val="single" w:sz="4" w:space="0" w:color="auto"/>
              <w:bottom w:val="single" w:sz="4" w:space="0" w:color="auto"/>
              <w:right w:val="single" w:sz="4" w:space="0" w:color="auto"/>
            </w:tcBorders>
            <w:shd w:val="clear" w:color="auto" w:fill="auto"/>
            <w:noWrap/>
            <w:vAlign w:val="center"/>
            <w:hideMark/>
          </w:tcPr>
          <w:p w14:paraId="776CD23F" w14:textId="77777777" w:rsidR="00D555C3" w:rsidRPr="00622A7F" w:rsidRDefault="00D555C3" w:rsidP="00622A7F">
            <w:pPr>
              <w:pStyle w:val="Titel"/>
              <w:spacing w:line="276" w:lineRule="auto"/>
              <w:jc w:val="left"/>
            </w:pPr>
            <w:r w:rsidRPr="00622A7F">
              <w:t>CD4</w:t>
            </w:r>
            <w:r w:rsidRPr="00622A7F">
              <w:rPr>
                <w:vertAlign w:val="superscript"/>
              </w:rPr>
              <w:t>+</w:t>
            </w:r>
            <w:r w:rsidRPr="00622A7F">
              <w:t xml:space="preserve"> CTLs</w:t>
            </w:r>
          </w:p>
        </w:tc>
        <w:tc>
          <w:tcPr>
            <w:tcW w:w="965" w:type="dxa"/>
            <w:tcBorders>
              <w:top w:val="nil"/>
              <w:left w:val="nil"/>
              <w:bottom w:val="single" w:sz="4" w:space="0" w:color="auto"/>
              <w:right w:val="single" w:sz="4" w:space="0" w:color="auto"/>
            </w:tcBorders>
            <w:shd w:val="clear" w:color="auto" w:fill="auto"/>
            <w:noWrap/>
            <w:vAlign w:val="center"/>
            <w:hideMark/>
          </w:tcPr>
          <w:p w14:paraId="24CAC355" w14:textId="77777777" w:rsidR="00D555C3" w:rsidRPr="00622A7F" w:rsidRDefault="00D555C3" w:rsidP="00622A7F">
            <w:pPr>
              <w:pStyle w:val="Titel"/>
              <w:spacing w:line="276" w:lineRule="auto"/>
              <w:rPr>
                <w:sz w:val="28"/>
              </w:rPr>
            </w:pPr>
            <w:r w:rsidRPr="00622A7F">
              <w:rPr>
                <w:sz w:val="28"/>
              </w:rPr>
              <w:t>+</w:t>
            </w:r>
          </w:p>
        </w:tc>
        <w:tc>
          <w:tcPr>
            <w:tcW w:w="965" w:type="dxa"/>
            <w:tcBorders>
              <w:top w:val="nil"/>
              <w:left w:val="nil"/>
              <w:bottom w:val="single" w:sz="4" w:space="0" w:color="auto"/>
              <w:right w:val="single" w:sz="4" w:space="0" w:color="auto"/>
            </w:tcBorders>
            <w:shd w:val="clear" w:color="auto" w:fill="auto"/>
            <w:noWrap/>
            <w:vAlign w:val="center"/>
            <w:hideMark/>
          </w:tcPr>
          <w:p w14:paraId="11B464E1" w14:textId="77777777" w:rsidR="00D555C3" w:rsidRPr="00622A7F" w:rsidRDefault="00D555C3" w:rsidP="00622A7F">
            <w:pPr>
              <w:pStyle w:val="Titel"/>
              <w:spacing w:line="276" w:lineRule="auto"/>
              <w:rPr>
                <w:sz w:val="28"/>
              </w:rPr>
            </w:pPr>
            <w:r w:rsidRPr="00622A7F">
              <w:rPr>
                <w:sz w:val="28"/>
              </w:rPr>
              <w:t>+</w:t>
            </w:r>
          </w:p>
        </w:tc>
        <w:tc>
          <w:tcPr>
            <w:tcW w:w="966" w:type="dxa"/>
            <w:tcBorders>
              <w:top w:val="nil"/>
              <w:left w:val="nil"/>
              <w:bottom w:val="single" w:sz="4" w:space="0" w:color="auto"/>
              <w:right w:val="single" w:sz="4" w:space="0" w:color="auto"/>
            </w:tcBorders>
            <w:shd w:val="clear" w:color="auto" w:fill="auto"/>
            <w:noWrap/>
            <w:vAlign w:val="center"/>
            <w:hideMark/>
          </w:tcPr>
          <w:p w14:paraId="508ECCC6" w14:textId="77777777" w:rsidR="00D555C3" w:rsidRPr="00622A7F" w:rsidRDefault="00D555C3" w:rsidP="00622A7F">
            <w:pPr>
              <w:pStyle w:val="Titel"/>
              <w:spacing w:line="276" w:lineRule="auto"/>
              <w:rPr>
                <w:sz w:val="28"/>
              </w:rPr>
            </w:pPr>
            <w:r w:rsidRPr="00622A7F">
              <w:rPr>
                <w:sz w:val="28"/>
              </w:rPr>
              <w:t>-</w:t>
            </w:r>
          </w:p>
        </w:tc>
      </w:tr>
      <w:tr w:rsidR="00D555C3" w:rsidRPr="00622A7F" w14:paraId="365F4093" w14:textId="77777777" w:rsidTr="00622A7F">
        <w:trPr>
          <w:trHeight w:val="397"/>
        </w:trPr>
        <w:tc>
          <w:tcPr>
            <w:tcW w:w="1494" w:type="dxa"/>
            <w:tcBorders>
              <w:top w:val="nil"/>
              <w:left w:val="single" w:sz="4" w:space="0" w:color="auto"/>
              <w:bottom w:val="single" w:sz="4" w:space="0" w:color="auto"/>
              <w:right w:val="single" w:sz="4" w:space="0" w:color="auto"/>
            </w:tcBorders>
            <w:shd w:val="clear" w:color="auto" w:fill="auto"/>
            <w:noWrap/>
            <w:vAlign w:val="center"/>
            <w:hideMark/>
          </w:tcPr>
          <w:p w14:paraId="2DE62845" w14:textId="77777777" w:rsidR="00D555C3" w:rsidRPr="00622A7F" w:rsidRDefault="00D555C3" w:rsidP="00622A7F">
            <w:pPr>
              <w:pStyle w:val="Titel"/>
              <w:spacing w:line="276" w:lineRule="auto"/>
              <w:jc w:val="left"/>
            </w:pPr>
            <w:r w:rsidRPr="00622A7F">
              <w:t>CD4</w:t>
            </w:r>
            <w:r w:rsidRPr="00622A7F">
              <w:rPr>
                <w:vertAlign w:val="superscript"/>
              </w:rPr>
              <w:t>+</w:t>
            </w:r>
            <w:r w:rsidRPr="00622A7F">
              <w:t xml:space="preserve"> TCM</w:t>
            </w:r>
          </w:p>
        </w:tc>
        <w:tc>
          <w:tcPr>
            <w:tcW w:w="965" w:type="dxa"/>
            <w:tcBorders>
              <w:top w:val="nil"/>
              <w:left w:val="nil"/>
              <w:bottom w:val="single" w:sz="4" w:space="0" w:color="auto"/>
              <w:right w:val="single" w:sz="4" w:space="0" w:color="auto"/>
            </w:tcBorders>
            <w:shd w:val="clear" w:color="auto" w:fill="auto"/>
            <w:noWrap/>
            <w:vAlign w:val="center"/>
            <w:hideMark/>
          </w:tcPr>
          <w:p w14:paraId="71A3A45F" w14:textId="77777777" w:rsidR="00D555C3" w:rsidRPr="00622A7F" w:rsidRDefault="00D555C3" w:rsidP="00622A7F">
            <w:pPr>
              <w:pStyle w:val="Titel"/>
              <w:spacing w:line="276" w:lineRule="auto"/>
              <w:rPr>
                <w:sz w:val="28"/>
              </w:rPr>
            </w:pPr>
            <w:r w:rsidRPr="00622A7F">
              <w:rPr>
                <w:sz w:val="28"/>
              </w:rPr>
              <w:t>+</w:t>
            </w:r>
          </w:p>
        </w:tc>
        <w:tc>
          <w:tcPr>
            <w:tcW w:w="965" w:type="dxa"/>
            <w:tcBorders>
              <w:top w:val="nil"/>
              <w:left w:val="nil"/>
              <w:bottom w:val="single" w:sz="4" w:space="0" w:color="auto"/>
              <w:right w:val="single" w:sz="4" w:space="0" w:color="auto"/>
            </w:tcBorders>
            <w:shd w:val="clear" w:color="auto" w:fill="auto"/>
            <w:noWrap/>
            <w:vAlign w:val="center"/>
            <w:hideMark/>
          </w:tcPr>
          <w:p w14:paraId="2DE5D164" w14:textId="77777777" w:rsidR="00D555C3" w:rsidRPr="00622A7F" w:rsidRDefault="00D555C3" w:rsidP="00622A7F">
            <w:pPr>
              <w:pStyle w:val="Titel"/>
              <w:spacing w:line="276" w:lineRule="auto"/>
              <w:rPr>
                <w:sz w:val="28"/>
              </w:rPr>
            </w:pPr>
            <w:r w:rsidRPr="00622A7F">
              <w:rPr>
                <w:sz w:val="28"/>
              </w:rPr>
              <w:t>-</w:t>
            </w:r>
          </w:p>
        </w:tc>
        <w:tc>
          <w:tcPr>
            <w:tcW w:w="966" w:type="dxa"/>
            <w:tcBorders>
              <w:top w:val="nil"/>
              <w:left w:val="nil"/>
              <w:bottom w:val="single" w:sz="4" w:space="0" w:color="auto"/>
              <w:right w:val="single" w:sz="4" w:space="0" w:color="auto"/>
            </w:tcBorders>
            <w:shd w:val="clear" w:color="auto" w:fill="auto"/>
            <w:noWrap/>
            <w:vAlign w:val="center"/>
            <w:hideMark/>
          </w:tcPr>
          <w:p w14:paraId="649EACFD" w14:textId="77777777" w:rsidR="00D555C3" w:rsidRPr="00622A7F" w:rsidRDefault="00D555C3" w:rsidP="00622A7F">
            <w:pPr>
              <w:pStyle w:val="Titel"/>
              <w:spacing w:line="276" w:lineRule="auto"/>
              <w:rPr>
                <w:sz w:val="28"/>
              </w:rPr>
            </w:pPr>
            <w:r w:rsidRPr="00622A7F">
              <w:rPr>
                <w:sz w:val="28"/>
              </w:rPr>
              <w:t>-</w:t>
            </w:r>
          </w:p>
        </w:tc>
      </w:tr>
      <w:tr w:rsidR="00D555C3" w:rsidRPr="00622A7F" w14:paraId="573FD9E0" w14:textId="77777777" w:rsidTr="00622A7F">
        <w:trPr>
          <w:trHeight w:val="397"/>
        </w:trPr>
        <w:tc>
          <w:tcPr>
            <w:tcW w:w="1494" w:type="dxa"/>
            <w:tcBorders>
              <w:top w:val="nil"/>
              <w:left w:val="single" w:sz="4" w:space="0" w:color="auto"/>
              <w:bottom w:val="single" w:sz="4" w:space="0" w:color="auto"/>
              <w:right w:val="single" w:sz="4" w:space="0" w:color="auto"/>
            </w:tcBorders>
            <w:shd w:val="clear" w:color="auto" w:fill="auto"/>
            <w:noWrap/>
            <w:vAlign w:val="center"/>
            <w:hideMark/>
          </w:tcPr>
          <w:p w14:paraId="7F3D18FF" w14:textId="77777777" w:rsidR="00D555C3" w:rsidRPr="00622A7F" w:rsidRDefault="00D555C3" w:rsidP="00622A7F">
            <w:pPr>
              <w:pStyle w:val="Titel"/>
              <w:spacing w:line="276" w:lineRule="auto"/>
              <w:jc w:val="left"/>
            </w:pPr>
            <w:r w:rsidRPr="00622A7F">
              <w:t>CD4</w:t>
            </w:r>
            <w:r w:rsidRPr="00622A7F">
              <w:rPr>
                <w:vertAlign w:val="superscript"/>
              </w:rPr>
              <w:t>+</w:t>
            </w:r>
            <w:r w:rsidRPr="00622A7F">
              <w:t xml:space="preserve"> TEM</w:t>
            </w:r>
          </w:p>
        </w:tc>
        <w:tc>
          <w:tcPr>
            <w:tcW w:w="965" w:type="dxa"/>
            <w:tcBorders>
              <w:top w:val="nil"/>
              <w:left w:val="nil"/>
              <w:bottom w:val="single" w:sz="4" w:space="0" w:color="auto"/>
              <w:right w:val="single" w:sz="4" w:space="0" w:color="auto"/>
            </w:tcBorders>
            <w:shd w:val="clear" w:color="auto" w:fill="auto"/>
            <w:noWrap/>
            <w:vAlign w:val="center"/>
            <w:hideMark/>
          </w:tcPr>
          <w:p w14:paraId="65F4E76B" w14:textId="77777777" w:rsidR="00D555C3" w:rsidRPr="00622A7F" w:rsidRDefault="00D555C3" w:rsidP="00622A7F">
            <w:pPr>
              <w:pStyle w:val="Titel"/>
              <w:spacing w:line="276" w:lineRule="auto"/>
              <w:rPr>
                <w:sz w:val="28"/>
              </w:rPr>
            </w:pPr>
            <w:r w:rsidRPr="00622A7F">
              <w:rPr>
                <w:sz w:val="28"/>
              </w:rPr>
              <w:t>-</w:t>
            </w:r>
          </w:p>
        </w:tc>
        <w:tc>
          <w:tcPr>
            <w:tcW w:w="965" w:type="dxa"/>
            <w:tcBorders>
              <w:top w:val="nil"/>
              <w:left w:val="nil"/>
              <w:bottom w:val="single" w:sz="4" w:space="0" w:color="auto"/>
              <w:right w:val="single" w:sz="4" w:space="0" w:color="auto"/>
            </w:tcBorders>
            <w:shd w:val="clear" w:color="auto" w:fill="auto"/>
            <w:noWrap/>
            <w:vAlign w:val="center"/>
            <w:hideMark/>
          </w:tcPr>
          <w:p w14:paraId="7F5EEC94" w14:textId="77777777" w:rsidR="00D555C3" w:rsidRPr="00622A7F" w:rsidRDefault="00D555C3" w:rsidP="00622A7F">
            <w:pPr>
              <w:pStyle w:val="Titel"/>
              <w:spacing w:line="276" w:lineRule="auto"/>
              <w:rPr>
                <w:sz w:val="28"/>
              </w:rPr>
            </w:pPr>
            <w:r w:rsidRPr="00622A7F">
              <w:rPr>
                <w:sz w:val="28"/>
              </w:rPr>
              <w:t>-</w:t>
            </w:r>
          </w:p>
        </w:tc>
        <w:tc>
          <w:tcPr>
            <w:tcW w:w="966" w:type="dxa"/>
            <w:tcBorders>
              <w:top w:val="nil"/>
              <w:left w:val="nil"/>
              <w:bottom w:val="single" w:sz="4" w:space="0" w:color="auto"/>
              <w:right w:val="single" w:sz="4" w:space="0" w:color="auto"/>
            </w:tcBorders>
            <w:shd w:val="clear" w:color="auto" w:fill="auto"/>
            <w:noWrap/>
            <w:vAlign w:val="center"/>
            <w:hideMark/>
          </w:tcPr>
          <w:p w14:paraId="77A6DB81" w14:textId="77777777" w:rsidR="00D555C3" w:rsidRPr="00622A7F" w:rsidRDefault="00D555C3" w:rsidP="00622A7F">
            <w:pPr>
              <w:pStyle w:val="Titel"/>
              <w:spacing w:line="276" w:lineRule="auto"/>
              <w:rPr>
                <w:sz w:val="28"/>
              </w:rPr>
            </w:pPr>
            <w:r w:rsidRPr="00622A7F">
              <w:rPr>
                <w:sz w:val="28"/>
              </w:rPr>
              <w:t>+</w:t>
            </w:r>
          </w:p>
        </w:tc>
      </w:tr>
      <w:tr w:rsidR="00D555C3" w:rsidRPr="00622A7F" w14:paraId="73D9E0D5" w14:textId="77777777" w:rsidTr="00622A7F">
        <w:trPr>
          <w:trHeight w:val="397"/>
        </w:trPr>
        <w:tc>
          <w:tcPr>
            <w:tcW w:w="1494" w:type="dxa"/>
            <w:tcBorders>
              <w:top w:val="nil"/>
              <w:left w:val="single" w:sz="4" w:space="0" w:color="auto"/>
              <w:bottom w:val="single" w:sz="4" w:space="0" w:color="auto"/>
              <w:right w:val="single" w:sz="4" w:space="0" w:color="auto"/>
            </w:tcBorders>
            <w:shd w:val="clear" w:color="auto" w:fill="auto"/>
            <w:noWrap/>
            <w:vAlign w:val="center"/>
            <w:hideMark/>
          </w:tcPr>
          <w:p w14:paraId="47964383" w14:textId="77777777" w:rsidR="00D555C3" w:rsidRPr="00622A7F" w:rsidRDefault="00D555C3" w:rsidP="00622A7F">
            <w:pPr>
              <w:pStyle w:val="Titel"/>
              <w:spacing w:line="276" w:lineRule="auto"/>
              <w:jc w:val="left"/>
            </w:pPr>
            <w:r w:rsidRPr="00622A7F">
              <w:t>CD8</w:t>
            </w:r>
            <w:r w:rsidRPr="00622A7F">
              <w:rPr>
                <w:vertAlign w:val="superscript"/>
              </w:rPr>
              <w:t>+</w:t>
            </w:r>
            <w:r w:rsidRPr="00622A7F">
              <w:t xml:space="preserve"> TEM</w:t>
            </w:r>
            <w:ins w:id="2038" w:author="Haskamp, Stefan (extern)" w:date="2021-08-15T18:06:00Z">
              <w:r w:rsidRPr="00622A7F">
                <w:t>*</w:t>
              </w:r>
            </w:ins>
          </w:p>
        </w:tc>
        <w:tc>
          <w:tcPr>
            <w:tcW w:w="965" w:type="dxa"/>
            <w:tcBorders>
              <w:top w:val="nil"/>
              <w:left w:val="nil"/>
              <w:bottom w:val="single" w:sz="4" w:space="0" w:color="auto"/>
              <w:right w:val="single" w:sz="4" w:space="0" w:color="auto"/>
            </w:tcBorders>
            <w:shd w:val="clear" w:color="auto" w:fill="auto"/>
            <w:noWrap/>
            <w:vAlign w:val="center"/>
            <w:hideMark/>
          </w:tcPr>
          <w:p w14:paraId="6AA8C9F6" w14:textId="77777777" w:rsidR="00D555C3" w:rsidRPr="00622A7F" w:rsidRDefault="00D555C3" w:rsidP="00622A7F">
            <w:pPr>
              <w:pStyle w:val="Titel"/>
              <w:spacing w:line="276" w:lineRule="auto"/>
              <w:rPr>
                <w:sz w:val="28"/>
              </w:rPr>
            </w:pPr>
            <w:r w:rsidRPr="00622A7F">
              <w:rPr>
                <w:sz w:val="28"/>
              </w:rPr>
              <w:t>+</w:t>
            </w:r>
            <w:ins w:id="2039" w:author="Haskamp, Stefan (extern)" w:date="2021-08-15T18:11:00Z">
              <w:r w:rsidRPr="00622A7F">
                <w:t>*</w:t>
              </w:r>
            </w:ins>
          </w:p>
        </w:tc>
        <w:tc>
          <w:tcPr>
            <w:tcW w:w="965" w:type="dxa"/>
            <w:tcBorders>
              <w:top w:val="nil"/>
              <w:left w:val="nil"/>
              <w:bottom w:val="single" w:sz="4" w:space="0" w:color="auto"/>
              <w:right w:val="single" w:sz="4" w:space="0" w:color="auto"/>
            </w:tcBorders>
            <w:shd w:val="clear" w:color="auto" w:fill="auto"/>
            <w:noWrap/>
            <w:vAlign w:val="center"/>
            <w:hideMark/>
          </w:tcPr>
          <w:p w14:paraId="6858C63F" w14:textId="77777777" w:rsidR="00D555C3" w:rsidRPr="00622A7F" w:rsidRDefault="00D555C3" w:rsidP="00622A7F">
            <w:pPr>
              <w:pStyle w:val="Titel"/>
              <w:spacing w:line="276" w:lineRule="auto"/>
              <w:rPr>
                <w:sz w:val="28"/>
              </w:rPr>
            </w:pPr>
            <w:r w:rsidRPr="00622A7F">
              <w:rPr>
                <w:sz w:val="28"/>
              </w:rPr>
              <w:t>+</w:t>
            </w:r>
            <w:ins w:id="2040" w:author="Haskamp, Stefan (extern)" w:date="2021-08-15T18:11:00Z">
              <w:r w:rsidRPr="00622A7F">
                <w:t>*</w:t>
              </w:r>
            </w:ins>
          </w:p>
        </w:tc>
        <w:tc>
          <w:tcPr>
            <w:tcW w:w="966" w:type="dxa"/>
            <w:tcBorders>
              <w:top w:val="nil"/>
              <w:left w:val="nil"/>
              <w:bottom w:val="single" w:sz="4" w:space="0" w:color="auto"/>
              <w:right w:val="single" w:sz="4" w:space="0" w:color="auto"/>
            </w:tcBorders>
            <w:shd w:val="clear" w:color="auto" w:fill="auto"/>
            <w:noWrap/>
            <w:vAlign w:val="center"/>
            <w:hideMark/>
          </w:tcPr>
          <w:p w14:paraId="30BA3D99" w14:textId="77777777" w:rsidR="00D555C3" w:rsidRPr="00622A7F" w:rsidRDefault="00D555C3" w:rsidP="00622A7F">
            <w:pPr>
              <w:pStyle w:val="Titel"/>
              <w:spacing w:line="276" w:lineRule="auto"/>
              <w:rPr>
                <w:sz w:val="28"/>
              </w:rPr>
            </w:pPr>
            <w:r w:rsidRPr="00622A7F">
              <w:rPr>
                <w:sz w:val="28"/>
              </w:rPr>
              <w:t>+</w:t>
            </w:r>
            <w:ins w:id="2041" w:author="Haskamp, Stefan (extern)" w:date="2021-08-15T18:11:00Z">
              <w:r w:rsidRPr="00622A7F">
                <w:t>*</w:t>
              </w:r>
            </w:ins>
          </w:p>
        </w:tc>
      </w:tr>
      <w:tr w:rsidR="00D555C3" w:rsidRPr="00622A7F" w14:paraId="33991CDB" w14:textId="77777777" w:rsidTr="00622A7F">
        <w:trPr>
          <w:trHeight w:val="397"/>
        </w:trPr>
        <w:tc>
          <w:tcPr>
            <w:tcW w:w="1494" w:type="dxa"/>
            <w:tcBorders>
              <w:top w:val="nil"/>
              <w:left w:val="single" w:sz="4" w:space="0" w:color="auto"/>
              <w:bottom w:val="single" w:sz="4" w:space="0" w:color="auto"/>
              <w:right w:val="single" w:sz="4" w:space="0" w:color="auto"/>
            </w:tcBorders>
            <w:shd w:val="clear" w:color="auto" w:fill="auto"/>
            <w:noWrap/>
            <w:vAlign w:val="center"/>
            <w:hideMark/>
          </w:tcPr>
          <w:p w14:paraId="08934BCF" w14:textId="77777777" w:rsidR="00D555C3" w:rsidRPr="00622A7F" w:rsidRDefault="00D555C3" w:rsidP="00622A7F">
            <w:pPr>
              <w:pStyle w:val="Titel"/>
              <w:spacing w:line="276" w:lineRule="auto"/>
              <w:jc w:val="left"/>
            </w:pPr>
            <w:r w:rsidRPr="00622A7F">
              <w:t>CD8</w:t>
            </w:r>
            <w:r w:rsidRPr="00622A7F">
              <w:rPr>
                <w:vertAlign w:val="superscript"/>
              </w:rPr>
              <w:t>+</w:t>
            </w:r>
            <w:r w:rsidRPr="00622A7F">
              <w:t xml:space="preserve"> TCM</w:t>
            </w:r>
          </w:p>
        </w:tc>
        <w:tc>
          <w:tcPr>
            <w:tcW w:w="965" w:type="dxa"/>
            <w:tcBorders>
              <w:top w:val="nil"/>
              <w:left w:val="nil"/>
              <w:bottom w:val="single" w:sz="4" w:space="0" w:color="auto"/>
              <w:right w:val="single" w:sz="4" w:space="0" w:color="auto"/>
            </w:tcBorders>
            <w:shd w:val="clear" w:color="auto" w:fill="auto"/>
            <w:noWrap/>
            <w:vAlign w:val="center"/>
            <w:hideMark/>
          </w:tcPr>
          <w:p w14:paraId="15D00491" w14:textId="77777777" w:rsidR="00D555C3" w:rsidRPr="00622A7F" w:rsidRDefault="00D555C3" w:rsidP="00622A7F">
            <w:pPr>
              <w:pStyle w:val="Titel"/>
              <w:spacing w:line="276" w:lineRule="auto"/>
              <w:rPr>
                <w:sz w:val="28"/>
              </w:rPr>
            </w:pPr>
            <w:r w:rsidRPr="00622A7F">
              <w:rPr>
                <w:sz w:val="28"/>
              </w:rPr>
              <w:t>-</w:t>
            </w:r>
          </w:p>
        </w:tc>
        <w:tc>
          <w:tcPr>
            <w:tcW w:w="965" w:type="dxa"/>
            <w:tcBorders>
              <w:top w:val="nil"/>
              <w:left w:val="nil"/>
              <w:bottom w:val="single" w:sz="4" w:space="0" w:color="auto"/>
              <w:right w:val="single" w:sz="4" w:space="0" w:color="auto"/>
            </w:tcBorders>
            <w:shd w:val="clear" w:color="auto" w:fill="auto"/>
            <w:noWrap/>
            <w:vAlign w:val="center"/>
            <w:hideMark/>
          </w:tcPr>
          <w:p w14:paraId="684BE346" w14:textId="77777777" w:rsidR="00D555C3" w:rsidRPr="00622A7F" w:rsidRDefault="00D555C3" w:rsidP="00622A7F">
            <w:pPr>
              <w:pStyle w:val="Titel"/>
              <w:spacing w:line="276" w:lineRule="auto"/>
              <w:rPr>
                <w:sz w:val="28"/>
              </w:rPr>
            </w:pPr>
            <w:r w:rsidRPr="00622A7F">
              <w:rPr>
                <w:sz w:val="28"/>
              </w:rPr>
              <w:t>-</w:t>
            </w:r>
          </w:p>
        </w:tc>
        <w:tc>
          <w:tcPr>
            <w:tcW w:w="966" w:type="dxa"/>
            <w:tcBorders>
              <w:top w:val="nil"/>
              <w:left w:val="nil"/>
              <w:bottom w:val="single" w:sz="4" w:space="0" w:color="auto"/>
              <w:right w:val="single" w:sz="4" w:space="0" w:color="auto"/>
            </w:tcBorders>
            <w:shd w:val="clear" w:color="auto" w:fill="auto"/>
            <w:noWrap/>
            <w:vAlign w:val="center"/>
            <w:hideMark/>
          </w:tcPr>
          <w:p w14:paraId="425AE1E6" w14:textId="77777777" w:rsidR="00D555C3" w:rsidRPr="00622A7F" w:rsidRDefault="00D555C3" w:rsidP="00622A7F">
            <w:pPr>
              <w:pStyle w:val="Titel"/>
              <w:spacing w:line="276" w:lineRule="auto"/>
              <w:rPr>
                <w:sz w:val="28"/>
              </w:rPr>
            </w:pPr>
            <w:r w:rsidRPr="00622A7F">
              <w:rPr>
                <w:sz w:val="28"/>
              </w:rPr>
              <w:t>-</w:t>
            </w:r>
          </w:p>
        </w:tc>
      </w:tr>
      <w:tr w:rsidR="00D555C3" w:rsidRPr="00622A7F" w14:paraId="0B5EE575" w14:textId="77777777" w:rsidTr="00622A7F">
        <w:trPr>
          <w:trHeight w:val="397"/>
        </w:trPr>
        <w:tc>
          <w:tcPr>
            <w:tcW w:w="1494" w:type="dxa"/>
            <w:tcBorders>
              <w:top w:val="nil"/>
              <w:left w:val="single" w:sz="4" w:space="0" w:color="auto"/>
              <w:bottom w:val="single" w:sz="4" w:space="0" w:color="auto"/>
              <w:right w:val="single" w:sz="4" w:space="0" w:color="auto"/>
            </w:tcBorders>
            <w:shd w:val="clear" w:color="auto" w:fill="auto"/>
            <w:noWrap/>
            <w:vAlign w:val="center"/>
            <w:hideMark/>
          </w:tcPr>
          <w:p w14:paraId="13F4D168" w14:textId="77777777" w:rsidR="00D555C3" w:rsidRPr="00622A7F" w:rsidRDefault="00D555C3" w:rsidP="00622A7F">
            <w:pPr>
              <w:pStyle w:val="Titel"/>
              <w:spacing w:line="276" w:lineRule="auto"/>
              <w:jc w:val="left"/>
            </w:pPr>
            <w:r w:rsidRPr="00622A7F">
              <w:t>CD56</w:t>
            </w:r>
            <w:r w:rsidRPr="00622A7F">
              <w:rPr>
                <w:vertAlign w:val="superscript"/>
              </w:rPr>
              <w:t>+</w:t>
            </w:r>
            <w:r w:rsidRPr="00622A7F">
              <w:t xml:space="preserve"> NK </w:t>
            </w:r>
          </w:p>
        </w:tc>
        <w:tc>
          <w:tcPr>
            <w:tcW w:w="965" w:type="dxa"/>
            <w:tcBorders>
              <w:top w:val="nil"/>
              <w:left w:val="nil"/>
              <w:bottom w:val="single" w:sz="4" w:space="0" w:color="auto"/>
              <w:right w:val="single" w:sz="4" w:space="0" w:color="auto"/>
            </w:tcBorders>
            <w:shd w:val="clear" w:color="auto" w:fill="auto"/>
            <w:noWrap/>
            <w:vAlign w:val="center"/>
            <w:hideMark/>
          </w:tcPr>
          <w:p w14:paraId="32124013" w14:textId="77777777" w:rsidR="00D555C3" w:rsidRPr="00622A7F" w:rsidRDefault="00D555C3" w:rsidP="00622A7F">
            <w:pPr>
              <w:pStyle w:val="Titel"/>
              <w:spacing w:line="276" w:lineRule="auto"/>
              <w:rPr>
                <w:sz w:val="28"/>
              </w:rPr>
            </w:pPr>
            <w:r w:rsidRPr="00622A7F">
              <w:rPr>
                <w:sz w:val="28"/>
              </w:rPr>
              <w:t>+</w:t>
            </w:r>
          </w:p>
        </w:tc>
        <w:tc>
          <w:tcPr>
            <w:tcW w:w="965" w:type="dxa"/>
            <w:tcBorders>
              <w:top w:val="nil"/>
              <w:left w:val="nil"/>
              <w:bottom w:val="single" w:sz="4" w:space="0" w:color="auto"/>
              <w:right w:val="single" w:sz="4" w:space="0" w:color="auto"/>
            </w:tcBorders>
            <w:shd w:val="clear" w:color="auto" w:fill="auto"/>
            <w:noWrap/>
            <w:vAlign w:val="center"/>
            <w:hideMark/>
          </w:tcPr>
          <w:p w14:paraId="0130E2B6" w14:textId="77777777" w:rsidR="00D555C3" w:rsidRPr="00622A7F" w:rsidRDefault="00D555C3" w:rsidP="00622A7F">
            <w:pPr>
              <w:pStyle w:val="Titel"/>
              <w:spacing w:line="276" w:lineRule="auto"/>
              <w:rPr>
                <w:sz w:val="28"/>
              </w:rPr>
            </w:pPr>
            <w:r w:rsidRPr="00622A7F">
              <w:rPr>
                <w:sz w:val="28"/>
              </w:rPr>
              <w:t>+</w:t>
            </w:r>
          </w:p>
        </w:tc>
        <w:tc>
          <w:tcPr>
            <w:tcW w:w="966" w:type="dxa"/>
            <w:tcBorders>
              <w:top w:val="nil"/>
              <w:left w:val="nil"/>
              <w:bottom w:val="single" w:sz="4" w:space="0" w:color="auto"/>
              <w:right w:val="single" w:sz="4" w:space="0" w:color="auto"/>
            </w:tcBorders>
            <w:shd w:val="clear" w:color="auto" w:fill="auto"/>
            <w:noWrap/>
            <w:vAlign w:val="center"/>
            <w:hideMark/>
          </w:tcPr>
          <w:p w14:paraId="4B76105F" w14:textId="77777777" w:rsidR="00D555C3" w:rsidRPr="00622A7F" w:rsidRDefault="00D555C3" w:rsidP="00622A7F">
            <w:pPr>
              <w:pStyle w:val="Titel"/>
              <w:spacing w:line="276" w:lineRule="auto"/>
              <w:rPr>
                <w:sz w:val="28"/>
              </w:rPr>
            </w:pPr>
            <w:r w:rsidRPr="00622A7F">
              <w:rPr>
                <w:sz w:val="28"/>
              </w:rPr>
              <w:t>+</w:t>
            </w:r>
          </w:p>
        </w:tc>
      </w:tr>
    </w:tbl>
    <w:p w14:paraId="52956962" w14:textId="77777777" w:rsidR="00D555C3" w:rsidRPr="00622A7F" w:rsidRDefault="00D555C3">
      <w:pPr>
        <w:pStyle w:val="Untertitel"/>
        <w:pPrChange w:id="2042" w:author="Haskamp, Stefan" w:date="2021-12-30T18:02:00Z">
          <w:pPr/>
        </w:pPrChange>
      </w:pPr>
      <w:commentRangeStart w:id="2043"/>
      <w:ins w:id="2044" w:author="Haskamp, Stefan (extern)" w:date="2021-08-15T18:06:00Z">
        <w:r w:rsidRPr="00622A7F">
          <w:t>*</w:t>
        </w:r>
      </w:ins>
      <w:ins w:id="2045" w:author="Haskamp, Stefan (extern)" w:date="2021-08-15T18:11:00Z">
        <w:r w:rsidRPr="00622A7F">
          <w:t>CD8</w:t>
        </w:r>
        <w:r w:rsidRPr="00622A7F">
          <w:rPr>
            <w:color w:val="000000" w:themeColor="text1"/>
            <w:szCs w:val="18"/>
            <w:vertAlign w:val="superscript"/>
            <w:rPrChange w:id="2046" w:author="Haskamp, Stefan (extern)" w:date="2021-08-15T18:11:00Z">
              <w:rPr/>
            </w:rPrChange>
          </w:rPr>
          <w:t>+</w:t>
        </w:r>
        <w:r w:rsidRPr="00622A7F">
          <w:t xml:space="preserve"> </w:t>
        </w:r>
      </w:ins>
      <w:ins w:id="2047" w:author="Haskamp, Stefan (extern)" w:date="2021-08-15T18:06:00Z">
        <w:r w:rsidRPr="00622A7F">
          <w:t>cells</w:t>
        </w:r>
      </w:ins>
      <w:ins w:id="2048" w:author="Haskamp, Stefan (extern)" w:date="2021-08-15T18:08:00Z">
        <w:r w:rsidRPr="00622A7F">
          <w:t xml:space="preserve"> that </w:t>
        </w:r>
      </w:ins>
      <w:ins w:id="2049" w:author="Haskamp, Stefan (extern)" w:date="2021-08-15T18:10:00Z">
        <w:r w:rsidRPr="00622A7F">
          <w:t>were</w:t>
        </w:r>
      </w:ins>
      <w:ins w:id="2050" w:author="Haskamp, Stefan (extern)" w:date="2021-08-15T18:06:00Z">
        <w:r w:rsidRPr="00622A7F">
          <w:t xml:space="preserve"> positive for </w:t>
        </w:r>
      </w:ins>
      <w:ins w:id="2051" w:author="Haskamp, Stefan (extern)" w:date="2021-08-15T18:08:00Z">
        <w:r w:rsidRPr="00622A7F">
          <w:t xml:space="preserve">either </w:t>
        </w:r>
      </w:ins>
      <w:ins w:id="2052" w:author="Haskamp, Stefan (extern)" w:date="2021-08-15T18:06:00Z">
        <w:r w:rsidRPr="00622A7F">
          <w:t>GZMA</w:t>
        </w:r>
      </w:ins>
      <w:ins w:id="2053" w:author="Haskamp, Stefan (extern)" w:date="2021-08-15T18:07:00Z">
        <w:r w:rsidRPr="00622A7F">
          <w:t>,</w:t>
        </w:r>
      </w:ins>
      <w:ins w:id="2054" w:author="Haskamp, Stefan (extern)" w:date="2021-08-15T18:06:00Z">
        <w:r w:rsidRPr="00622A7F">
          <w:t xml:space="preserve"> </w:t>
        </w:r>
      </w:ins>
      <w:ins w:id="2055" w:author="Haskamp, Stefan (extern)" w:date="2021-08-15T18:07:00Z">
        <w:r w:rsidRPr="00622A7F">
          <w:t xml:space="preserve">KASP37 or GZMK were </w:t>
        </w:r>
      </w:ins>
      <w:ins w:id="2056" w:author="Haskamp, Stefan (extern)" w:date="2021-08-15T18:08:00Z">
        <w:r w:rsidRPr="00622A7F">
          <w:t>defined</w:t>
        </w:r>
      </w:ins>
      <w:ins w:id="2057" w:author="Haskamp, Stefan (extern)" w:date="2021-08-15T18:07:00Z">
        <w:r w:rsidRPr="00622A7F">
          <w:t xml:space="preserve"> as CD8</w:t>
        </w:r>
        <w:r w:rsidRPr="00622A7F">
          <w:rPr>
            <w:color w:val="000000" w:themeColor="text1"/>
            <w:szCs w:val="18"/>
            <w:vertAlign w:val="superscript"/>
            <w:rPrChange w:id="2058" w:author="Haskamp, Stefan (extern)" w:date="2021-08-15T18:07:00Z">
              <w:rPr/>
            </w:rPrChange>
          </w:rPr>
          <w:t>+</w:t>
        </w:r>
        <w:r w:rsidRPr="00622A7F">
          <w:t xml:space="preserve"> TEM</w:t>
        </w:r>
      </w:ins>
      <w:commentRangeEnd w:id="2043"/>
      <w:r w:rsidR="003B08E4">
        <w:rPr>
          <w:rStyle w:val="Kommentarzeichen"/>
        </w:rPr>
        <w:commentReference w:id="2043"/>
      </w:r>
    </w:p>
    <w:p w14:paraId="48F8B110" w14:textId="655D7D20" w:rsidR="00D555C3" w:rsidRPr="00622A7F" w:rsidRDefault="00D555C3" w:rsidP="00622A7F">
      <w:pPr>
        <w:rPr>
          <w:ins w:id="2059" w:author="Haskamp, Stefan (extern)" w:date="2021-08-14T13:44:00Z"/>
          <w:rFonts w:cs="Arial"/>
        </w:rPr>
      </w:pPr>
      <w:ins w:id="2060" w:author="Haskamp, Stefan (extern)" w:date="2021-08-14T13:44:00Z">
        <w:r w:rsidRPr="00622A7F">
          <w:rPr>
            <w:rFonts w:cs="Arial"/>
          </w:rPr>
          <w:t>Additionally, the skewed T cell distribution was confirmed by a</w:t>
        </w:r>
      </w:ins>
      <w:ins w:id="2061" w:author="Hüffmeier, Ulrike" w:date="2021-11-25T18:40:00Z">
        <w:r w:rsidR="003B08E4">
          <w:rPr>
            <w:rFonts w:cs="Arial"/>
          </w:rPr>
          <w:t xml:space="preserve">n independent </w:t>
        </w:r>
      </w:ins>
      <w:ins w:id="2062" w:author="Haskamp, Stefan (extern)" w:date="2021-08-14T13:44:00Z">
        <w:del w:id="2063" w:author="Hüffmeier, Ulrike" w:date="2021-11-25T18:40:00Z">
          <w:r w:rsidRPr="00622A7F" w:rsidDel="003B08E4">
            <w:rPr>
              <w:rFonts w:cs="Arial"/>
            </w:rPr>
            <w:delText xml:space="preserve"> second </w:delText>
          </w:r>
        </w:del>
        <w:r w:rsidRPr="00622A7F">
          <w:rPr>
            <w:rFonts w:cs="Arial"/>
          </w:rPr>
          <w:t>flow cytometry analys</w:t>
        </w:r>
        <w:del w:id="2064" w:author="Hüffmeier, Ulrike" w:date="2021-11-25T18:40:00Z">
          <w:r w:rsidRPr="00622A7F" w:rsidDel="003B08E4">
            <w:rPr>
              <w:rFonts w:cs="Arial"/>
            </w:rPr>
            <w:delText>e</w:delText>
          </w:r>
        </w:del>
      </w:ins>
      <w:ins w:id="2065" w:author="Hüffmeier, Ulrike" w:date="2021-11-25T18:40:00Z">
        <w:r w:rsidR="003B08E4">
          <w:rPr>
            <w:rFonts w:cs="Arial"/>
          </w:rPr>
          <w:t>i</w:t>
        </w:r>
      </w:ins>
      <w:ins w:id="2066" w:author="Haskamp, Stefan (extern)" w:date="2021-08-14T13:44:00Z">
        <w:r w:rsidRPr="00622A7F">
          <w:rPr>
            <w:rFonts w:cs="Arial"/>
          </w:rPr>
          <w:t>s using a different set of markers. The effector T cells CD4</w:t>
        </w:r>
        <w:r w:rsidRPr="00622A7F">
          <w:rPr>
            <w:rFonts w:cs="Arial"/>
            <w:vertAlign w:val="superscript"/>
            <w:rPrChange w:id="2067" w:author="Haskamp, Stefan (extern)" w:date="2021-08-15T19:31:00Z">
              <w:rPr>
                <w:rFonts w:cs="Arial"/>
              </w:rPr>
            </w:rPrChange>
          </w:rPr>
          <w:t>+</w:t>
        </w:r>
        <w:r w:rsidRPr="00622A7F">
          <w:rPr>
            <w:rFonts w:cs="Arial"/>
          </w:rPr>
          <w:t xml:space="preserve"> EFF and CD4</w:t>
        </w:r>
        <w:r w:rsidRPr="00622A7F">
          <w:rPr>
            <w:rFonts w:cs="Arial"/>
            <w:vertAlign w:val="superscript"/>
            <w:rPrChange w:id="2068" w:author="Haskamp, Stefan (extern)" w:date="2021-08-15T19:31:00Z">
              <w:rPr>
                <w:rFonts w:cs="Arial"/>
              </w:rPr>
            </w:rPrChange>
          </w:rPr>
          <w:t>+</w:t>
        </w:r>
        <w:r w:rsidRPr="00622A7F">
          <w:rPr>
            <w:rFonts w:cs="Arial"/>
          </w:rPr>
          <w:t xml:space="preserve"> TEM were both significantly increased in GPP patients compared to healthy donors ( p= 0.0095 and p= 0.0332, respectively). As expected, the proportions of CD4</w:t>
        </w:r>
        <w:r w:rsidRPr="00622A7F">
          <w:rPr>
            <w:rFonts w:cs="Arial"/>
            <w:vertAlign w:val="superscript"/>
            <w:rPrChange w:id="2069" w:author="Haskamp, Stefan (extern)" w:date="2021-08-15T19:31:00Z">
              <w:rPr>
                <w:rFonts w:cs="Arial"/>
              </w:rPr>
            </w:rPrChange>
          </w:rPr>
          <w:t>+</w:t>
        </w:r>
        <w:r w:rsidRPr="00622A7F">
          <w:rPr>
            <w:rFonts w:cs="Arial"/>
          </w:rPr>
          <w:t xml:space="preserve"> naïve T cells and CD4</w:t>
        </w:r>
      </w:ins>
      <w:ins w:id="2070" w:author="Haskamp, Stefan (extern)" w:date="2021-08-15T19:31:00Z">
        <w:r w:rsidRPr="00622A7F">
          <w:rPr>
            <w:rFonts w:cs="Arial"/>
            <w:vertAlign w:val="superscript"/>
            <w:rPrChange w:id="2071" w:author="Haskamp, Stefan (extern)" w:date="2021-08-15T19:31:00Z">
              <w:rPr>
                <w:rFonts w:cs="Arial"/>
              </w:rPr>
            </w:rPrChange>
          </w:rPr>
          <w:t>+</w:t>
        </w:r>
      </w:ins>
      <w:ins w:id="2072" w:author="Haskamp, Stefan (extern)" w:date="2021-08-14T13:44:00Z">
        <w:r w:rsidRPr="00622A7F">
          <w:rPr>
            <w:rFonts w:cs="Arial"/>
          </w:rPr>
          <w:t xml:space="preserve"> helper T cells w</w:t>
        </w:r>
        <w:del w:id="2073" w:author="Hüffmeier, Ulrike" w:date="2021-11-25T18:40:00Z">
          <w:r w:rsidRPr="00622A7F" w:rsidDel="003B08E4">
            <w:rPr>
              <w:rFonts w:cs="Arial"/>
            </w:rPr>
            <w:delText>as</w:delText>
          </w:r>
        </w:del>
      </w:ins>
      <w:ins w:id="2074" w:author="Hüffmeier, Ulrike" w:date="2021-11-25T18:40:00Z">
        <w:r w:rsidR="003B08E4">
          <w:rPr>
            <w:rFonts w:cs="Arial"/>
          </w:rPr>
          <w:t>ere</w:t>
        </w:r>
      </w:ins>
      <w:ins w:id="2075" w:author="Haskamp, Stefan (extern)" w:date="2021-08-14T13:44:00Z">
        <w:r w:rsidRPr="00622A7F">
          <w:rPr>
            <w:rFonts w:cs="Arial"/>
          </w:rPr>
          <w:t xml:space="preserve"> significantly decreased in GPP. </w:t>
        </w:r>
      </w:ins>
      <w:ins w:id="2076" w:author="Haskamp, Stefan (extern)" w:date="2021-08-14T13:45:00Z">
        <w:r w:rsidRPr="00622A7F">
          <w:rPr>
            <w:rFonts w:cs="Arial"/>
          </w:rPr>
          <w:t>The proportions</w:t>
        </w:r>
      </w:ins>
      <w:ins w:id="2077" w:author="Haskamp, Stefan (extern)" w:date="2021-08-14T13:44:00Z">
        <w:r w:rsidRPr="00622A7F">
          <w:rPr>
            <w:rFonts w:cs="Arial"/>
          </w:rPr>
          <w:t xml:space="preserve"> CD8</w:t>
        </w:r>
        <w:r w:rsidRPr="00622A7F">
          <w:rPr>
            <w:rFonts w:cs="Arial"/>
            <w:vertAlign w:val="superscript"/>
            <w:rPrChange w:id="2078" w:author="Haskamp, Stefan (extern)" w:date="2021-08-15T19:31:00Z">
              <w:rPr>
                <w:rFonts w:cs="Arial"/>
              </w:rPr>
            </w:rPrChange>
          </w:rPr>
          <w:t>+</w:t>
        </w:r>
        <w:r w:rsidRPr="00622A7F">
          <w:rPr>
            <w:rFonts w:cs="Arial"/>
          </w:rPr>
          <w:t xml:space="preserve"> T cell subsets were not significantly different, </w:t>
        </w:r>
        <w:r w:rsidRPr="008D421A">
          <w:rPr>
            <w:rFonts w:cs="Arial"/>
          </w:rPr>
          <w:t>while</w:t>
        </w:r>
        <w:r w:rsidRPr="00622A7F">
          <w:rPr>
            <w:rFonts w:cs="Arial"/>
          </w:rPr>
          <w:t xml:space="preserve"> CD8</w:t>
        </w:r>
        <w:r w:rsidRPr="00622A7F">
          <w:rPr>
            <w:rFonts w:cs="Arial"/>
            <w:vertAlign w:val="superscript"/>
            <w:rPrChange w:id="2079" w:author="Haskamp, Stefan (extern)" w:date="2021-08-15T19:31:00Z">
              <w:rPr>
                <w:rFonts w:cs="Arial"/>
              </w:rPr>
            </w:rPrChange>
          </w:rPr>
          <w:t>+</w:t>
        </w:r>
        <w:r w:rsidRPr="00622A7F">
          <w:rPr>
            <w:rFonts w:cs="Arial"/>
          </w:rPr>
          <w:t xml:space="preserve"> Eff </w:t>
        </w:r>
      </w:ins>
      <w:ins w:id="2080" w:author="Haskamp, Stefan (extern)" w:date="2021-08-14T13:45:00Z">
        <w:r w:rsidRPr="00622A7F">
          <w:rPr>
            <w:rFonts w:cs="Arial"/>
          </w:rPr>
          <w:t>was</w:t>
        </w:r>
      </w:ins>
      <w:ins w:id="2081" w:author="Haskamp, Stefan (extern)" w:date="2021-08-14T13:44:00Z">
        <w:r w:rsidRPr="00622A7F">
          <w:rPr>
            <w:rFonts w:cs="Arial"/>
          </w:rPr>
          <w:t xml:space="preserve"> nominally increased in GPP patients. When the proportions of T cell effector subsets T</w:t>
        </w:r>
        <w:del w:id="2082" w:author="Hüffmeier, Ulrike" w:date="2021-11-25T18:41:00Z">
          <w:r w:rsidRPr="00622A7F" w:rsidDel="003B08E4">
            <w:rPr>
              <w:rFonts w:cs="Arial"/>
            </w:rPr>
            <w:delText>H</w:delText>
          </w:r>
        </w:del>
      </w:ins>
      <w:ins w:id="2083" w:author="Hüffmeier, Ulrike" w:date="2021-11-25T18:41:00Z">
        <w:r w:rsidR="003B08E4">
          <w:rPr>
            <w:rFonts w:cs="Arial"/>
          </w:rPr>
          <w:t>h</w:t>
        </w:r>
      </w:ins>
      <w:ins w:id="2084" w:author="Haskamp, Stefan (extern)" w:date="2021-08-14T13:44:00Z">
        <w:r w:rsidRPr="00622A7F">
          <w:rPr>
            <w:rFonts w:cs="Arial"/>
          </w:rPr>
          <w:t xml:space="preserve">1, Th2, Th17 and Tregs were </w:t>
        </w:r>
        <w:del w:id="2085" w:author="Hüffmeier, Ulrike" w:date="2021-11-25T18:41:00Z">
          <w:r w:rsidRPr="00622A7F" w:rsidDel="003B08E4">
            <w:rPr>
              <w:rFonts w:cs="Arial"/>
            </w:rPr>
            <w:delText>investigat</w:delText>
          </w:r>
        </w:del>
      </w:ins>
      <w:ins w:id="2086" w:author="Hüffmeier, Ulrike" w:date="2021-11-25T18:41:00Z">
        <w:r w:rsidR="003B08E4">
          <w:rPr>
            <w:rFonts w:cs="Arial"/>
          </w:rPr>
          <w:t>compar</w:t>
        </w:r>
      </w:ins>
      <w:ins w:id="2087" w:author="Haskamp, Stefan (extern)" w:date="2021-08-14T13:44:00Z">
        <w:r w:rsidRPr="00622A7F">
          <w:rPr>
            <w:rFonts w:cs="Arial"/>
          </w:rPr>
          <w:t xml:space="preserve">ed, </w:t>
        </w:r>
      </w:ins>
      <w:ins w:id="2088" w:author="Hüffmeier, Ulrike" w:date="2021-11-25T18:41:00Z">
        <w:r w:rsidR="003B08E4">
          <w:rPr>
            <w:rFonts w:cs="Arial"/>
          </w:rPr>
          <w:t xml:space="preserve">I did not detect </w:t>
        </w:r>
      </w:ins>
      <w:ins w:id="2089" w:author="Haskamp, Stefan (extern)" w:date="2021-08-14T13:44:00Z">
        <w:del w:id="2090" w:author="Hüffmeier, Ulrike" w:date="2021-11-25T18:41:00Z">
          <w:r w:rsidRPr="00622A7F" w:rsidDel="003B08E4">
            <w:rPr>
              <w:rFonts w:cs="Arial"/>
            </w:rPr>
            <w:delText xml:space="preserve">no </w:delText>
          </w:r>
        </w:del>
        <w:r w:rsidRPr="00622A7F">
          <w:rPr>
            <w:rFonts w:cs="Arial"/>
          </w:rPr>
          <w:t>significant difference</w:t>
        </w:r>
        <w:del w:id="2091" w:author="Hüffmeier, Ulrike" w:date="2021-11-25T18:41:00Z">
          <w:r w:rsidRPr="00622A7F" w:rsidDel="003B08E4">
            <w:rPr>
              <w:rFonts w:cs="Arial"/>
            </w:rPr>
            <w:delText xml:space="preserve"> was detected</w:delText>
          </w:r>
        </w:del>
        <w:r w:rsidRPr="00622A7F">
          <w:rPr>
            <w:rFonts w:cs="Arial"/>
          </w:rPr>
          <w:t xml:space="preserve">. </w:t>
        </w:r>
      </w:ins>
    </w:p>
    <w:p w14:paraId="07AD9233" w14:textId="77777777" w:rsidR="00D555C3" w:rsidRPr="00622A7F" w:rsidRDefault="00D555C3" w:rsidP="00622A7F">
      <w:pPr>
        <w:rPr>
          <w:rFonts w:cs="Arial"/>
        </w:rPr>
      </w:pPr>
    </w:p>
    <w:p w14:paraId="28CE6AC5" w14:textId="77777777" w:rsidR="00D555C3" w:rsidRPr="00622A7F" w:rsidRDefault="00D555C3" w:rsidP="00622A7F">
      <w:pPr>
        <w:keepNext/>
        <w:rPr>
          <w:rFonts w:cs="Arial"/>
        </w:rPr>
      </w:pPr>
      <w:r w:rsidRPr="00622A7F">
        <w:rPr>
          <w:rFonts w:cs="Arial"/>
          <w:noProof/>
          <w:lang w:val="de-DE" w:eastAsia="de-DE"/>
        </w:rPr>
        <w:drawing>
          <wp:inline distT="0" distB="0" distL="0" distR="0" wp14:anchorId="50371600" wp14:editId="6C53E074">
            <wp:extent cx="4528108" cy="3042697"/>
            <wp:effectExtent l="0" t="0" r="6350" b="571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47908" cy="3056002"/>
                    </a:xfrm>
                    <a:prstGeom prst="rect">
                      <a:avLst/>
                    </a:prstGeom>
                  </pic:spPr>
                </pic:pic>
              </a:graphicData>
            </a:graphic>
          </wp:inline>
        </w:drawing>
      </w:r>
    </w:p>
    <w:p w14:paraId="11E2E2E8" w14:textId="58AAF308" w:rsidR="00D555C3" w:rsidRPr="00622A7F" w:rsidRDefault="00D555C3" w:rsidP="00622A7F">
      <w:pPr>
        <w:pStyle w:val="Beschriftung"/>
        <w:rPr>
          <w:rFonts w:cs="Arial"/>
        </w:rPr>
      </w:pPr>
      <w:bookmarkStart w:id="2092" w:name="_Ref86164800"/>
      <w:bookmarkStart w:id="2093" w:name="_Toc94355232"/>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15</w:t>
      </w:r>
      <w:r w:rsidRPr="00622A7F">
        <w:rPr>
          <w:rFonts w:cs="Arial"/>
        </w:rPr>
        <w:fldChar w:fldCharType="end"/>
      </w:r>
      <w:bookmarkEnd w:id="2092"/>
      <w:r w:rsidRPr="00622A7F">
        <w:rPr>
          <w:rFonts w:cs="Arial"/>
        </w:rPr>
        <w:t>: The proportions of T cell subsets analyzed by flow cytometry</w:t>
      </w:r>
      <w:bookmarkEnd w:id="2093"/>
    </w:p>
    <w:p w14:paraId="4827A1DE" w14:textId="63C5B5AC" w:rsidR="00D555C3" w:rsidRPr="00622A7F" w:rsidRDefault="00D555C3">
      <w:pPr>
        <w:rPr>
          <w:rFonts w:cs="Arial"/>
        </w:rPr>
      </w:pPr>
      <w:ins w:id="2094" w:author="Haskamp, Stefan (extern)" w:date="2021-08-14T13:58:00Z">
        <w:r w:rsidRPr="00622A7F">
          <w:rPr>
            <w:rFonts w:cs="Arial"/>
          </w:rPr>
          <w:lastRenderedPageBreak/>
          <w:t>Flow cytometry analyses of three MPO-deficient patients and four healthy donors.</w:t>
        </w:r>
      </w:ins>
      <w:ins w:id="2095" w:author="Haskamp, Stefan (extern)" w:date="2021-08-14T14:01:00Z">
        <w:r w:rsidRPr="00622A7F">
          <w:rPr>
            <w:rFonts w:cs="Arial"/>
          </w:rPr>
          <w:t xml:space="preserve"> </w:t>
        </w:r>
      </w:ins>
      <w:ins w:id="2096" w:author="Haskamp, Stefan" w:date="2021-12-30T18:15:00Z">
        <w:r w:rsidR="00944B37">
          <w:rPr>
            <w:rFonts w:cs="Arial"/>
          </w:rPr>
          <w:t>All T cells are CD3</w:t>
        </w:r>
        <w:r w:rsidR="00944B37" w:rsidRPr="00944B37">
          <w:rPr>
            <w:rFonts w:cs="Arial"/>
            <w:vertAlign w:val="superscript"/>
            <w:rPrChange w:id="2097" w:author="Haskamp, Stefan" w:date="2021-12-30T18:16:00Z">
              <w:rPr>
                <w:rFonts w:cs="Arial"/>
              </w:rPr>
            </w:rPrChange>
          </w:rPr>
          <w:t>+</w:t>
        </w:r>
        <w:r w:rsidR="00944B37">
          <w:rPr>
            <w:rFonts w:cs="Arial"/>
          </w:rPr>
          <w:t xml:space="preserve">. </w:t>
        </w:r>
      </w:ins>
      <w:ins w:id="2098" w:author="Haskamp, Stefan (extern)" w:date="2021-08-14T14:01:00Z">
        <w:r w:rsidRPr="00622A7F">
          <w:rPr>
            <w:rFonts w:cs="Arial"/>
          </w:rPr>
          <w:t xml:space="preserve">Cell types are defined the following: </w:t>
        </w:r>
        <w:commentRangeStart w:id="2099"/>
        <w:r w:rsidRPr="00622A7F">
          <w:rPr>
            <w:rFonts w:cs="Arial"/>
          </w:rPr>
          <w:t>CD4</w:t>
        </w:r>
      </w:ins>
      <w:ins w:id="2100" w:author="Haskamp, Stefan" w:date="2021-12-30T18:04:00Z">
        <w:r w:rsidR="002C0BB5" w:rsidRPr="002C0BB5">
          <w:rPr>
            <w:rFonts w:cs="Arial"/>
            <w:color w:val="000000" w:themeColor="text1"/>
            <w:szCs w:val="18"/>
            <w:rPrChange w:id="2101" w:author="Haskamp, Stefan" w:date="2021-12-30T18:04:00Z">
              <w:rPr>
                <w:rFonts w:cs="Arial"/>
                <w:color w:val="000000" w:themeColor="text1"/>
                <w:szCs w:val="18"/>
                <w:vertAlign w:val="superscript"/>
              </w:rPr>
            </w:rPrChange>
          </w:rPr>
          <w:t>+</w:t>
        </w:r>
      </w:ins>
      <w:ins w:id="2102" w:author="Haskamp, Stefan (extern)" w:date="2021-08-14T14:03:00Z">
        <w:del w:id="2103" w:author="Haskamp, Stefan" w:date="2021-12-30T18:04:00Z">
          <w:r w:rsidRPr="00622A7F" w:rsidDel="002C0BB5">
            <w:rPr>
              <w:rFonts w:cs="Arial"/>
              <w:color w:val="000000" w:themeColor="text1"/>
              <w:szCs w:val="18"/>
              <w:vertAlign w:val="superscript"/>
              <w:rPrChange w:id="2104" w:author="Haskamp, Stefan (extern)" w:date="2021-08-14T14:04:00Z">
                <w:rPr/>
              </w:rPrChange>
            </w:rPr>
            <w:delText>+</w:delText>
          </w:r>
        </w:del>
      </w:ins>
      <w:ins w:id="2105" w:author="Haskamp, Stefan (extern)" w:date="2021-08-14T14:01:00Z">
        <w:r w:rsidRPr="00622A7F">
          <w:rPr>
            <w:rFonts w:cs="Arial"/>
          </w:rPr>
          <w:t xml:space="preserve"> TCM: CD197</w:t>
        </w:r>
        <w:r w:rsidRPr="00622A7F">
          <w:rPr>
            <w:rFonts w:cs="Arial"/>
            <w:color w:val="000000" w:themeColor="text1"/>
            <w:szCs w:val="18"/>
            <w:vertAlign w:val="superscript"/>
            <w:rPrChange w:id="2106" w:author="Haskamp, Stefan (extern)" w:date="2021-08-14T14:03:00Z">
              <w:rPr/>
            </w:rPrChange>
          </w:rPr>
          <w:t>+</w:t>
        </w:r>
        <w:r w:rsidRPr="00622A7F">
          <w:rPr>
            <w:rFonts w:cs="Arial"/>
          </w:rPr>
          <w:t xml:space="preserve"> </w:t>
        </w:r>
      </w:ins>
      <w:ins w:id="2107" w:author="Haskamp, Stefan (extern)" w:date="2021-08-14T14:02:00Z">
        <w:r w:rsidRPr="00622A7F">
          <w:rPr>
            <w:rFonts w:cs="Arial"/>
          </w:rPr>
          <w:t>CD45RA</w:t>
        </w:r>
        <w:r w:rsidRPr="00622A7F">
          <w:rPr>
            <w:rFonts w:cs="Arial"/>
            <w:color w:val="000000" w:themeColor="text1"/>
            <w:szCs w:val="18"/>
            <w:vertAlign w:val="superscript"/>
            <w:rPrChange w:id="2108" w:author="Haskamp, Stefan (extern)" w:date="2021-08-14T14:04:00Z">
              <w:rPr/>
            </w:rPrChange>
          </w:rPr>
          <w:t>-</w:t>
        </w:r>
        <w:r w:rsidRPr="00622A7F">
          <w:rPr>
            <w:rFonts w:cs="Arial"/>
          </w:rPr>
          <w:t>, CD4</w:t>
        </w:r>
        <w:r w:rsidRPr="002C0BB5">
          <w:rPr>
            <w:rFonts w:cs="Arial"/>
            <w:color w:val="000000" w:themeColor="text1"/>
            <w:szCs w:val="18"/>
            <w:rPrChange w:id="2109" w:author="Haskamp, Stefan" w:date="2021-12-30T18:04:00Z">
              <w:rPr/>
            </w:rPrChange>
          </w:rPr>
          <w:t>+</w:t>
        </w:r>
        <w:r w:rsidRPr="00622A7F">
          <w:rPr>
            <w:rFonts w:cs="Arial"/>
          </w:rPr>
          <w:t xml:space="preserve"> EFF: CD197</w:t>
        </w:r>
        <w:r w:rsidRPr="00622A7F">
          <w:rPr>
            <w:rFonts w:cs="Arial"/>
            <w:color w:val="000000" w:themeColor="text1"/>
            <w:szCs w:val="18"/>
            <w:vertAlign w:val="superscript"/>
            <w:rPrChange w:id="2110" w:author="Haskamp, Stefan (extern)" w:date="2021-08-14T14:04:00Z">
              <w:rPr/>
            </w:rPrChange>
          </w:rPr>
          <w:t>-</w:t>
        </w:r>
        <w:r w:rsidRPr="00622A7F">
          <w:rPr>
            <w:rFonts w:cs="Arial"/>
          </w:rPr>
          <w:t>CD45RA</w:t>
        </w:r>
        <w:r w:rsidRPr="00622A7F">
          <w:rPr>
            <w:rFonts w:cs="Arial"/>
            <w:color w:val="000000" w:themeColor="text1"/>
            <w:szCs w:val="18"/>
            <w:vertAlign w:val="superscript"/>
            <w:rPrChange w:id="2111" w:author="Haskamp, Stefan (extern)" w:date="2021-08-14T14:04:00Z">
              <w:rPr/>
            </w:rPrChange>
          </w:rPr>
          <w:t>+</w:t>
        </w:r>
        <w:r w:rsidRPr="00622A7F">
          <w:rPr>
            <w:rFonts w:cs="Arial"/>
          </w:rPr>
          <w:t xml:space="preserve">, </w:t>
        </w:r>
      </w:ins>
      <w:ins w:id="2112" w:author="Haskamp, Stefan (extern)" w:date="2021-08-14T14:03:00Z">
        <w:r w:rsidRPr="00622A7F">
          <w:rPr>
            <w:rFonts w:cs="Arial"/>
          </w:rPr>
          <w:t>CD4</w:t>
        </w:r>
        <w:r w:rsidRPr="002C0BB5">
          <w:rPr>
            <w:rFonts w:cs="Arial"/>
            <w:color w:val="000000" w:themeColor="text1"/>
            <w:szCs w:val="18"/>
            <w:rPrChange w:id="2113" w:author="Haskamp, Stefan" w:date="2021-12-30T18:05:00Z">
              <w:rPr/>
            </w:rPrChange>
          </w:rPr>
          <w:t>+</w:t>
        </w:r>
        <w:r w:rsidRPr="00622A7F">
          <w:rPr>
            <w:rFonts w:cs="Arial"/>
          </w:rPr>
          <w:t xml:space="preserve"> TEM: CD197</w:t>
        </w:r>
        <w:r w:rsidRPr="00622A7F">
          <w:rPr>
            <w:rFonts w:cs="Arial"/>
            <w:color w:val="000000" w:themeColor="text1"/>
            <w:szCs w:val="18"/>
            <w:vertAlign w:val="superscript"/>
            <w:rPrChange w:id="2114" w:author="Haskamp, Stefan (extern)" w:date="2021-08-14T14:04:00Z">
              <w:rPr/>
            </w:rPrChange>
          </w:rPr>
          <w:t>-</w:t>
        </w:r>
        <w:r w:rsidRPr="00622A7F">
          <w:rPr>
            <w:rFonts w:cs="Arial"/>
          </w:rPr>
          <w:t>CD45RA</w:t>
        </w:r>
        <w:r w:rsidRPr="00622A7F">
          <w:rPr>
            <w:rFonts w:cs="Arial"/>
            <w:color w:val="000000" w:themeColor="text1"/>
            <w:szCs w:val="18"/>
            <w:vertAlign w:val="superscript"/>
            <w:rPrChange w:id="2115" w:author="Haskamp, Stefan (extern)" w:date="2021-08-14T14:04:00Z">
              <w:rPr/>
            </w:rPrChange>
          </w:rPr>
          <w:t>-</w:t>
        </w:r>
        <w:r w:rsidRPr="00622A7F">
          <w:rPr>
            <w:rFonts w:cs="Arial"/>
          </w:rPr>
          <w:t xml:space="preserve">, </w:t>
        </w:r>
      </w:ins>
      <w:ins w:id="2116" w:author="Haskamp, Stefan (extern)" w:date="2021-08-14T14:04:00Z">
        <w:r w:rsidRPr="00622A7F">
          <w:rPr>
            <w:rFonts w:cs="Arial"/>
          </w:rPr>
          <w:t>CD4</w:t>
        </w:r>
        <w:r w:rsidRPr="002C0BB5">
          <w:rPr>
            <w:rFonts w:cs="Arial"/>
            <w:rPrChange w:id="2117" w:author="Haskamp, Stefan" w:date="2021-12-30T18:05:00Z">
              <w:rPr>
                <w:rFonts w:cs="Arial"/>
                <w:vertAlign w:val="superscript"/>
              </w:rPr>
            </w:rPrChange>
          </w:rPr>
          <w:t>+</w:t>
        </w:r>
        <w:r w:rsidRPr="00622A7F">
          <w:rPr>
            <w:rFonts w:cs="Arial"/>
          </w:rPr>
          <w:t xml:space="preserve"> naïve: CD197</w:t>
        </w:r>
        <w:r w:rsidRPr="00622A7F">
          <w:rPr>
            <w:rFonts w:cs="Arial"/>
            <w:vertAlign w:val="superscript"/>
          </w:rPr>
          <w:t>+</w:t>
        </w:r>
        <w:r w:rsidRPr="00622A7F">
          <w:rPr>
            <w:rFonts w:cs="Arial"/>
          </w:rPr>
          <w:t>CD45RA</w:t>
        </w:r>
        <w:r w:rsidRPr="00622A7F">
          <w:rPr>
            <w:rFonts w:cs="Arial"/>
            <w:vertAlign w:val="superscript"/>
          </w:rPr>
          <w:t>-</w:t>
        </w:r>
        <w:r w:rsidRPr="00622A7F">
          <w:rPr>
            <w:rFonts w:cs="Arial"/>
          </w:rPr>
          <w:t xml:space="preserve">, </w:t>
        </w:r>
      </w:ins>
      <w:ins w:id="2118" w:author="Haskamp, Stefan (extern)" w:date="2021-08-14T14:05:00Z">
        <w:r w:rsidRPr="00622A7F">
          <w:rPr>
            <w:rFonts w:cs="Arial"/>
          </w:rPr>
          <w:t>CD4</w:t>
        </w:r>
        <w:r w:rsidRPr="002C0BB5">
          <w:rPr>
            <w:rFonts w:cs="Arial"/>
            <w:rPrChange w:id="2119" w:author="Haskamp, Stefan" w:date="2021-12-30T18:05:00Z">
              <w:rPr>
                <w:rFonts w:cs="Arial"/>
                <w:vertAlign w:val="superscript"/>
              </w:rPr>
            </w:rPrChange>
          </w:rPr>
          <w:t>+</w:t>
        </w:r>
        <w:r w:rsidRPr="008D421A">
          <w:rPr>
            <w:rFonts w:cs="Arial"/>
          </w:rPr>
          <w:t xml:space="preserve"> </w:t>
        </w:r>
        <w:r w:rsidRPr="00622A7F">
          <w:rPr>
            <w:rFonts w:cs="Arial"/>
          </w:rPr>
          <w:t>helper: CD4</w:t>
        </w:r>
        <w:r w:rsidRPr="00622A7F">
          <w:rPr>
            <w:rFonts w:cs="Arial"/>
            <w:vertAlign w:val="superscript"/>
          </w:rPr>
          <w:t>+</w:t>
        </w:r>
        <w:r w:rsidRPr="00622A7F">
          <w:rPr>
            <w:rFonts w:cs="Arial"/>
          </w:rPr>
          <w:t>,</w:t>
        </w:r>
      </w:ins>
      <w:ins w:id="2120" w:author="Haskamp, Stefan (extern)" w:date="2021-08-14T14:02:00Z">
        <w:r w:rsidRPr="00622A7F">
          <w:rPr>
            <w:rFonts w:cs="Arial"/>
          </w:rPr>
          <w:t xml:space="preserve"> </w:t>
        </w:r>
      </w:ins>
      <w:ins w:id="2121" w:author="Haskamp, Stefan (extern)" w:date="2021-08-14T14:06:00Z">
        <w:r w:rsidRPr="00622A7F">
          <w:rPr>
            <w:rFonts w:cs="Arial"/>
          </w:rPr>
          <w:t>CD8</w:t>
        </w:r>
        <w:r w:rsidRPr="002C0BB5">
          <w:rPr>
            <w:rFonts w:cs="Arial"/>
            <w:rPrChange w:id="2122" w:author="Haskamp, Stefan" w:date="2021-12-30T18:06:00Z">
              <w:rPr>
                <w:rFonts w:cs="Arial"/>
                <w:vertAlign w:val="superscript"/>
              </w:rPr>
            </w:rPrChange>
          </w:rPr>
          <w:t>+</w:t>
        </w:r>
        <w:r w:rsidRPr="00622A7F">
          <w:rPr>
            <w:rFonts w:cs="Arial"/>
          </w:rPr>
          <w:t xml:space="preserve"> TCM: CD197</w:t>
        </w:r>
        <w:r w:rsidRPr="00622A7F">
          <w:rPr>
            <w:rFonts w:cs="Arial"/>
            <w:vertAlign w:val="superscript"/>
          </w:rPr>
          <w:t>+</w:t>
        </w:r>
        <w:r w:rsidRPr="00622A7F">
          <w:rPr>
            <w:rFonts w:cs="Arial"/>
          </w:rPr>
          <w:t xml:space="preserve"> CD45RA</w:t>
        </w:r>
        <w:r w:rsidRPr="00622A7F">
          <w:rPr>
            <w:rFonts w:cs="Arial"/>
            <w:vertAlign w:val="superscript"/>
          </w:rPr>
          <w:t>-</w:t>
        </w:r>
        <w:r w:rsidRPr="00622A7F">
          <w:rPr>
            <w:rFonts w:cs="Arial"/>
          </w:rPr>
          <w:t>, CD8</w:t>
        </w:r>
        <w:r w:rsidRPr="002C0BB5">
          <w:rPr>
            <w:rFonts w:cs="Arial"/>
            <w:rPrChange w:id="2123" w:author="Haskamp, Stefan" w:date="2021-12-30T18:06:00Z">
              <w:rPr>
                <w:rFonts w:cs="Arial"/>
                <w:vertAlign w:val="superscript"/>
              </w:rPr>
            </w:rPrChange>
          </w:rPr>
          <w:t>+</w:t>
        </w:r>
        <w:r w:rsidRPr="00622A7F">
          <w:rPr>
            <w:rFonts w:cs="Arial"/>
          </w:rPr>
          <w:t xml:space="preserve"> EFF: CD197</w:t>
        </w:r>
        <w:r w:rsidRPr="00622A7F">
          <w:rPr>
            <w:rFonts w:cs="Arial"/>
            <w:vertAlign w:val="superscript"/>
          </w:rPr>
          <w:t>-</w:t>
        </w:r>
        <w:r w:rsidRPr="00622A7F">
          <w:rPr>
            <w:rFonts w:cs="Arial"/>
          </w:rPr>
          <w:t>CD45RA</w:t>
        </w:r>
        <w:r w:rsidRPr="00622A7F">
          <w:rPr>
            <w:rFonts w:cs="Arial"/>
            <w:vertAlign w:val="superscript"/>
          </w:rPr>
          <w:t>+</w:t>
        </w:r>
        <w:r w:rsidRPr="00622A7F">
          <w:rPr>
            <w:rFonts w:cs="Arial"/>
          </w:rPr>
          <w:t>, CD8</w:t>
        </w:r>
        <w:r w:rsidRPr="002C0BB5">
          <w:rPr>
            <w:rFonts w:cs="Arial"/>
            <w:rPrChange w:id="2124" w:author="Haskamp, Stefan" w:date="2021-12-30T18:07:00Z">
              <w:rPr>
                <w:rFonts w:cs="Arial"/>
                <w:vertAlign w:val="superscript"/>
              </w:rPr>
            </w:rPrChange>
          </w:rPr>
          <w:t>+</w:t>
        </w:r>
        <w:r w:rsidRPr="00622A7F">
          <w:rPr>
            <w:rFonts w:cs="Arial"/>
          </w:rPr>
          <w:t xml:space="preserve"> TEM: CD197</w:t>
        </w:r>
        <w:r w:rsidRPr="00622A7F">
          <w:rPr>
            <w:rFonts w:cs="Arial"/>
            <w:vertAlign w:val="superscript"/>
          </w:rPr>
          <w:t>-</w:t>
        </w:r>
        <w:r w:rsidRPr="00622A7F">
          <w:rPr>
            <w:rFonts w:cs="Arial"/>
          </w:rPr>
          <w:t>CD45RA</w:t>
        </w:r>
        <w:r w:rsidRPr="00622A7F">
          <w:rPr>
            <w:rFonts w:cs="Arial"/>
            <w:vertAlign w:val="superscript"/>
          </w:rPr>
          <w:t>-</w:t>
        </w:r>
        <w:r w:rsidRPr="00622A7F">
          <w:rPr>
            <w:rFonts w:cs="Arial"/>
          </w:rPr>
          <w:t xml:space="preserve">, </w:t>
        </w:r>
      </w:ins>
      <w:ins w:id="2125" w:author="Haskamp, Stefan (extern)" w:date="2021-08-14T14:07:00Z">
        <w:r w:rsidRPr="00622A7F">
          <w:rPr>
            <w:rFonts w:cs="Arial"/>
          </w:rPr>
          <w:t>CD8</w:t>
        </w:r>
      </w:ins>
      <w:ins w:id="2126" w:author="Haskamp, Stefan (extern)" w:date="2021-08-14T14:06:00Z">
        <w:r w:rsidRPr="002C0BB5">
          <w:rPr>
            <w:rFonts w:cs="Arial"/>
            <w:rPrChange w:id="2127" w:author="Haskamp, Stefan" w:date="2021-12-30T18:07:00Z">
              <w:rPr>
                <w:rFonts w:cs="Arial"/>
                <w:vertAlign w:val="superscript"/>
              </w:rPr>
            </w:rPrChange>
          </w:rPr>
          <w:t>+</w:t>
        </w:r>
        <w:r w:rsidRPr="00622A7F">
          <w:rPr>
            <w:rFonts w:cs="Arial"/>
          </w:rPr>
          <w:t xml:space="preserve"> naïve: CD197</w:t>
        </w:r>
        <w:r w:rsidRPr="00622A7F">
          <w:rPr>
            <w:rFonts w:cs="Arial"/>
            <w:vertAlign w:val="superscript"/>
          </w:rPr>
          <w:t>+</w:t>
        </w:r>
        <w:r w:rsidRPr="00622A7F">
          <w:rPr>
            <w:rFonts w:cs="Arial"/>
          </w:rPr>
          <w:t>CD45RA</w:t>
        </w:r>
        <w:r w:rsidRPr="00622A7F">
          <w:rPr>
            <w:rFonts w:cs="Arial"/>
            <w:vertAlign w:val="superscript"/>
          </w:rPr>
          <w:t>-</w:t>
        </w:r>
        <w:r w:rsidRPr="00622A7F">
          <w:rPr>
            <w:rFonts w:cs="Arial"/>
          </w:rPr>
          <w:t xml:space="preserve">, </w:t>
        </w:r>
      </w:ins>
      <w:ins w:id="2128" w:author="Haskamp, Stefan (extern)" w:date="2021-08-14T14:07:00Z">
        <w:r w:rsidRPr="00622A7F">
          <w:rPr>
            <w:rFonts w:cs="Arial"/>
          </w:rPr>
          <w:t>CD8</w:t>
        </w:r>
      </w:ins>
      <w:ins w:id="2129" w:author="Haskamp, Stefan (extern)" w:date="2021-08-14T14:06:00Z">
        <w:r w:rsidRPr="002C0BB5">
          <w:rPr>
            <w:rFonts w:cs="Arial"/>
            <w:rPrChange w:id="2130" w:author="Haskamp, Stefan" w:date="2021-12-30T18:07:00Z">
              <w:rPr>
                <w:rFonts w:cs="Arial"/>
                <w:vertAlign w:val="superscript"/>
              </w:rPr>
            </w:rPrChange>
          </w:rPr>
          <w:t>+</w:t>
        </w:r>
        <w:r w:rsidRPr="00622A7F">
          <w:rPr>
            <w:rFonts w:cs="Arial"/>
          </w:rPr>
          <w:t xml:space="preserve"> </w:t>
        </w:r>
      </w:ins>
      <w:ins w:id="2131" w:author="Haskamp, Stefan (extern)" w:date="2021-08-14T14:07:00Z">
        <w:r w:rsidRPr="00622A7F">
          <w:rPr>
            <w:rFonts w:cs="Arial"/>
          </w:rPr>
          <w:t>CTL</w:t>
        </w:r>
      </w:ins>
      <w:ins w:id="2132" w:author="Haskamp, Stefan (extern)" w:date="2021-08-14T14:06:00Z">
        <w:r w:rsidRPr="00622A7F">
          <w:rPr>
            <w:rFonts w:cs="Arial"/>
          </w:rPr>
          <w:t>: CD</w:t>
        </w:r>
      </w:ins>
      <w:ins w:id="2133" w:author="Haskamp, Stefan (extern)" w:date="2021-08-14T14:07:00Z">
        <w:r w:rsidRPr="00622A7F">
          <w:rPr>
            <w:rFonts w:cs="Arial"/>
          </w:rPr>
          <w:t>8</w:t>
        </w:r>
      </w:ins>
      <w:ins w:id="2134" w:author="Haskamp, Stefan (extern)" w:date="2021-08-14T14:06:00Z">
        <w:r w:rsidRPr="00622A7F">
          <w:rPr>
            <w:rFonts w:cs="Arial"/>
            <w:vertAlign w:val="superscript"/>
          </w:rPr>
          <w:t>+</w:t>
        </w:r>
        <w:r w:rsidRPr="00622A7F">
          <w:rPr>
            <w:rFonts w:cs="Arial"/>
          </w:rPr>
          <w:t xml:space="preserve">, </w:t>
        </w:r>
      </w:ins>
      <w:ins w:id="2135" w:author="Haskamp, Stefan (extern)" w:date="2021-08-14T14:08:00Z">
        <w:r w:rsidRPr="00622A7F">
          <w:rPr>
            <w:rFonts w:cs="Arial"/>
          </w:rPr>
          <w:t>Th01: CD3</w:t>
        </w:r>
        <w:r w:rsidRPr="00622A7F">
          <w:rPr>
            <w:rFonts w:cs="Arial"/>
            <w:color w:val="000000" w:themeColor="text1"/>
            <w:szCs w:val="18"/>
            <w:vertAlign w:val="superscript"/>
            <w:rPrChange w:id="2136" w:author="Haskamp, Stefan (extern)" w:date="2021-08-14T14:09:00Z">
              <w:rPr/>
            </w:rPrChange>
          </w:rPr>
          <w:t>+</w:t>
        </w:r>
      </w:ins>
      <w:ins w:id="2137" w:author="Haskamp, Stefan (extern)" w:date="2021-08-14T14:12:00Z">
        <w:r w:rsidRPr="00622A7F">
          <w:rPr>
            <w:rFonts w:cs="Arial"/>
          </w:rPr>
          <w:t>CD4</w:t>
        </w:r>
        <w:r w:rsidRPr="00622A7F">
          <w:rPr>
            <w:rFonts w:cs="Arial"/>
            <w:vertAlign w:val="superscript"/>
          </w:rPr>
          <w:t>+</w:t>
        </w:r>
      </w:ins>
      <w:ins w:id="2138" w:author="Haskamp, Stefan (extern)" w:date="2021-08-14T14:09:00Z">
        <w:r w:rsidRPr="00622A7F">
          <w:rPr>
            <w:rFonts w:cs="Arial"/>
          </w:rPr>
          <w:t>CD183</w:t>
        </w:r>
        <w:r w:rsidRPr="00622A7F">
          <w:rPr>
            <w:rFonts w:cs="Arial"/>
            <w:color w:val="000000" w:themeColor="text1"/>
            <w:szCs w:val="18"/>
            <w:vertAlign w:val="superscript"/>
            <w:rPrChange w:id="2139" w:author="Haskamp, Stefan (extern)" w:date="2021-08-14T14:09:00Z">
              <w:rPr/>
            </w:rPrChange>
          </w:rPr>
          <w:t>+</w:t>
        </w:r>
        <w:r w:rsidRPr="00622A7F">
          <w:rPr>
            <w:rFonts w:cs="Arial"/>
          </w:rPr>
          <w:t>CD196</w:t>
        </w:r>
        <w:r w:rsidRPr="00622A7F">
          <w:rPr>
            <w:rFonts w:cs="Arial"/>
            <w:color w:val="000000" w:themeColor="text1"/>
            <w:szCs w:val="18"/>
            <w:vertAlign w:val="superscript"/>
            <w:rPrChange w:id="2140" w:author="Haskamp, Stefan (extern)" w:date="2021-08-14T14:09:00Z">
              <w:rPr/>
            </w:rPrChange>
          </w:rPr>
          <w:t>-</w:t>
        </w:r>
      </w:ins>
      <w:ins w:id="2141" w:author="Haskamp, Stefan (extern)" w:date="2021-08-14T14:06:00Z">
        <w:r w:rsidRPr="00622A7F">
          <w:rPr>
            <w:rFonts w:cs="Arial"/>
          </w:rPr>
          <w:t xml:space="preserve">, </w:t>
        </w:r>
      </w:ins>
      <w:ins w:id="2142" w:author="Haskamp, Stefan (extern)" w:date="2021-08-14T14:09:00Z">
        <w:r w:rsidRPr="00622A7F">
          <w:rPr>
            <w:rFonts w:cs="Arial"/>
          </w:rPr>
          <w:t>Th0</w:t>
        </w:r>
      </w:ins>
      <w:ins w:id="2143" w:author="Haskamp, Stefan (extern)" w:date="2021-08-14T14:10:00Z">
        <w:r w:rsidRPr="00622A7F">
          <w:rPr>
            <w:rFonts w:cs="Arial"/>
          </w:rPr>
          <w:t>2</w:t>
        </w:r>
      </w:ins>
      <w:ins w:id="2144" w:author="Haskamp, Stefan (extern)" w:date="2021-08-14T14:09:00Z">
        <w:r w:rsidRPr="00622A7F">
          <w:rPr>
            <w:rFonts w:cs="Arial"/>
          </w:rPr>
          <w:t>: CD3</w:t>
        </w:r>
        <w:r w:rsidRPr="00622A7F">
          <w:rPr>
            <w:rFonts w:cs="Arial"/>
            <w:vertAlign w:val="superscript"/>
          </w:rPr>
          <w:t>+</w:t>
        </w:r>
      </w:ins>
      <w:ins w:id="2145" w:author="Haskamp, Stefan (extern)" w:date="2021-08-14T14:12:00Z">
        <w:r w:rsidRPr="00622A7F">
          <w:rPr>
            <w:rFonts w:cs="Arial"/>
          </w:rPr>
          <w:t>CD4</w:t>
        </w:r>
        <w:r w:rsidRPr="00622A7F">
          <w:rPr>
            <w:rFonts w:cs="Arial"/>
            <w:vertAlign w:val="superscript"/>
          </w:rPr>
          <w:t>+</w:t>
        </w:r>
      </w:ins>
      <w:ins w:id="2146" w:author="Haskamp, Stefan (extern)" w:date="2021-08-14T14:09:00Z">
        <w:r w:rsidRPr="00622A7F">
          <w:rPr>
            <w:rFonts w:cs="Arial"/>
          </w:rPr>
          <w:t>CD183</w:t>
        </w:r>
      </w:ins>
      <w:ins w:id="2147" w:author="Haskamp, Stefan (extern)" w:date="2021-08-14T14:10:00Z">
        <w:r w:rsidRPr="00622A7F">
          <w:rPr>
            <w:rFonts w:cs="Arial"/>
            <w:vertAlign w:val="superscript"/>
          </w:rPr>
          <w:t>-</w:t>
        </w:r>
      </w:ins>
      <w:ins w:id="2148" w:author="Haskamp, Stefan (extern)" w:date="2021-08-14T14:09:00Z">
        <w:r w:rsidRPr="00622A7F">
          <w:rPr>
            <w:rFonts w:cs="Arial"/>
          </w:rPr>
          <w:t>CD196</w:t>
        </w:r>
        <w:r w:rsidRPr="00622A7F">
          <w:rPr>
            <w:rFonts w:cs="Arial"/>
            <w:vertAlign w:val="superscript"/>
          </w:rPr>
          <w:t>-</w:t>
        </w:r>
        <w:r w:rsidRPr="00622A7F">
          <w:rPr>
            <w:rFonts w:cs="Arial"/>
          </w:rPr>
          <w:t>,</w:t>
        </w:r>
      </w:ins>
      <w:ins w:id="2149" w:author="Haskamp, Stefan (extern)" w:date="2021-08-14T14:10:00Z">
        <w:r w:rsidRPr="00622A7F">
          <w:rPr>
            <w:rFonts w:cs="Arial"/>
          </w:rPr>
          <w:t xml:space="preserve"> Th17: CD3</w:t>
        </w:r>
        <w:r w:rsidRPr="00622A7F">
          <w:rPr>
            <w:rFonts w:cs="Arial"/>
            <w:vertAlign w:val="superscript"/>
          </w:rPr>
          <w:t>+</w:t>
        </w:r>
      </w:ins>
      <w:ins w:id="2150" w:author="Haskamp, Stefan (extern)" w:date="2021-08-14T14:12:00Z">
        <w:r w:rsidRPr="00622A7F">
          <w:rPr>
            <w:rFonts w:cs="Arial"/>
          </w:rPr>
          <w:t>CD4</w:t>
        </w:r>
        <w:r w:rsidRPr="00622A7F">
          <w:rPr>
            <w:rFonts w:cs="Arial"/>
            <w:vertAlign w:val="superscript"/>
          </w:rPr>
          <w:t>+</w:t>
        </w:r>
      </w:ins>
      <w:ins w:id="2151" w:author="Haskamp, Stefan (extern)" w:date="2021-08-14T14:10:00Z">
        <w:r w:rsidRPr="00622A7F">
          <w:rPr>
            <w:rFonts w:cs="Arial"/>
          </w:rPr>
          <w:t>CD183</w:t>
        </w:r>
        <w:r w:rsidRPr="00622A7F">
          <w:rPr>
            <w:rFonts w:cs="Arial"/>
            <w:vertAlign w:val="superscript"/>
          </w:rPr>
          <w:t>-</w:t>
        </w:r>
        <w:r w:rsidRPr="00622A7F">
          <w:rPr>
            <w:rFonts w:cs="Arial"/>
          </w:rPr>
          <w:t>CD196</w:t>
        </w:r>
        <w:r w:rsidRPr="00622A7F">
          <w:rPr>
            <w:rFonts w:cs="Arial"/>
            <w:vertAlign w:val="superscript"/>
          </w:rPr>
          <w:t>+</w:t>
        </w:r>
        <w:r w:rsidRPr="00622A7F">
          <w:rPr>
            <w:rFonts w:cs="Arial"/>
          </w:rPr>
          <w:t xml:space="preserve">, </w:t>
        </w:r>
      </w:ins>
      <w:commentRangeEnd w:id="2099"/>
      <w:r w:rsidR="00464C35">
        <w:rPr>
          <w:rStyle w:val="Kommentarzeichen"/>
        </w:rPr>
        <w:commentReference w:id="2099"/>
      </w:r>
      <w:ins w:id="2152" w:author="Haskamp, Stefan (extern)" w:date="2021-08-14T14:10:00Z">
        <w:r w:rsidRPr="00622A7F">
          <w:rPr>
            <w:rFonts w:cs="Arial"/>
          </w:rPr>
          <w:t>T</w:t>
        </w:r>
      </w:ins>
      <w:ins w:id="2153" w:author="Haskamp, Stefan (extern)" w:date="2021-08-14T14:11:00Z">
        <w:r w:rsidRPr="00622A7F">
          <w:rPr>
            <w:rFonts w:cs="Arial"/>
          </w:rPr>
          <w:t>reg</w:t>
        </w:r>
      </w:ins>
      <w:ins w:id="2154" w:author="Haskamp, Stefan (extern)" w:date="2021-08-14T14:10:00Z">
        <w:r w:rsidRPr="00622A7F">
          <w:rPr>
            <w:rFonts w:cs="Arial"/>
          </w:rPr>
          <w:t>: CD3</w:t>
        </w:r>
        <w:r w:rsidRPr="00622A7F">
          <w:rPr>
            <w:rFonts w:cs="Arial"/>
            <w:vertAlign w:val="superscript"/>
          </w:rPr>
          <w:t>+</w:t>
        </w:r>
      </w:ins>
      <w:ins w:id="2155" w:author="Haskamp, Stefan (extern)" w:date="2021-08-14T14:12:00Z">
        <w:r w:rsidRPr="00622A7F">
          <w:rPr>
            <w:rFonts w:cs="Arial"/>
          </w:rPr>
          <w:t>CD4</w:t>
        </w:r>
        <w:r w:rsidRPr="00622A7F">
          <w:rPr>
            <w:rFonts w:cs="Arial"/>
            <w:vertAlign w:val="superscript"/>
          </w:rPr>
          <w:t>+</w:t>
        </w:r>
      </w:ins>
      <w:ins w:id="2156" w:author="Haskamp, Stefan (extern)" w:date="2021-08-14T14:10:00Z">
        <w:r w:rsidRPr="00622A7F">
          <w:rPr>
            <w:rFonts w:cs="Arial"/>
          </w:rPr>
          <w:t>CD</w:t>
        </w:r>
      </w:ins>
      <w:ins w:id="2157" w:author="Haskamp, Stefan (extern)" w:date="2021-08-14T14:11:00Z">
        <w:r w:rsidRPr="00622A7F">
          <w:rPr>
            <w:rFonts w:cs="Arial"/>
          </w:rPr>
          <w:t>25</w:t>
        </w:r>
      </w:ins>
      <w:ins w:id="2158" w:author="Haskamp, Stefan (extern)" w:date="2021-08-14T14:10:00Z">
        <w:r w:rsidRPr="00622A7F">
          <w:rPr>
            <w:rFonts w:cs="Arial"/>
            <w:vertAlign w:val="superscript"/>
          </w:rPr>
          <w:t>+</w:t>
        </w:r>
        <w:r w:rsidRPr="00622A7F">
          <w:rPr>
            <w:rFonts w:cs="Arial"/>
          </w:rPr>
          <w:t>CD</w:t>
        </w:r>
      </w:ins>
      <w:ins w:id="2159" w:author="Haskamp, Stefan (extern)" w:date="2021-08-14T14:11:00Z">
        <w:r w:rsidRPr="00622A7F">
          <w:rPr>
            <w:rFonts w:cs="Arial"/>
          </w:rPr>
          <w:t>127</w:t>
        </w:r>
        <w:r w:rsidRPr="00622A7F">
          <w:rPr>
            <w:rFonts w:cs="Arial"/>
            <w:vertAlign w:val="superscript"/>
          </w:rPr>
          <w:t>lo/-</w:t>
        </w:r>
      </w:ins>
      <w:r w:rsidR="009A7AD4">
        <w:rPr>
          <w:rFonts w:cs="Arial"/>
          <w:color w:val="000000" w:themeColor="text1"/>
          <w:szCs w:val="18"/>
        </w:rPr>
        <w:t>{Ruhle, 2016 #1882}</w:t>
      </w:r>
    </w:p>
    <w:p w14:paraId="33799558" w14:textId="02732F83" w:rsidR="00D555C3" w:rsidRPr="00622A7F" w:rsidRDefault="00D555C3" w:rsidP="00622A7F">
      <w:pPr>
        <w:rPr>
          <w:rFonts w:cs="Arial"/>
        </w:rPr>
      </w:pPr>
      <w:r w:rsidRPr="00622A7F">
        <w:rPr>
          <w:rFonts w:cs="Arial"/>
        </w:rPr>
        <w:t>To investigate if CD4</w:t>
      </w:r>
      <w:r w:rsidRPr="00622A7F">
        <w:rPr>
          <w:rFonts w:cs="Arial"/>
          <w:vertAlign w:val="superscript"/>
          <w:rPrChange w:id="2160" w:author="Haskamp, Stefan (extern)" w:date="2021-08-15T19:31:00Z">
            <w:rPr>
              <w:rFonts w:cs="Arial"/>
            </w:rPr>
          </w:rPrChange>
        </w:rPr>
        <w:t>+</w:t>
      </w:r>
      <w:r w:rsidRPr="00622A7F">
        <w:rPr>
          <w:rFonts w:cs="Arial"/>
        </w:rPr>
        <w:t xml:space="preserve"> CTLs and CD8</w:t>
      </w:r>
      <w:r w:rsidRPr="00622A7F">
        <w:rPr>
          <w:rFonts w:cs="Arial"/>
          <w:vertAlign w:val="superscript"/>
          <w:rPrChange w:id="2161" w:author="Haskamp, Stefan (extern)" w:date="2021-08-15T19:31:00Z">
            <w:rPr>
              <w:rFonts w:cs="Arial"/>
            </w:rPr>
          </w:rPrChange>
        </w:rPr>
        <w:t>+</w:t>
      </w:r>
      <w:r w:rsidRPr="00622A7F">
        <w:rPr>
          <w:rFonts w:cs="Arial"/>
        </w:rPr>
        <w:t xml:space="preserve"> TEMs are more common in patients, targeted gene expression analysis of the marker gene </w:t>
      </w:r>
      <w:r w:rsidRPr="00622A7F">
        <w:rPr>
          <w:rFonts w:cs="Arial"/>
          <w:i/>
        </w:rPr>
        <w:t>FGFBP2</w:t>
      </w:r>
      <w:r w:rsidRPr="00622A7F">
        <w:rPr>
          <w:rFonts w:cs="Arial"/>
        </w:rPr>
        <w:t xml:space="preserve"> in RNA from whole blood was performed. The study group included five HD and five GPP patients without pathogenic variants in </w:t>
      </w:r>
      <w:r w:rsidRPr="00622A7F">
        <w:rPr>
          <w:rFonts w:cs="Arial"/>
          <w:i/>
        </w:rPr>
        <w:t>IL36RN</w:t>
      </w:r>
      <w:r w:rsidRPr="00622A7F">
        <w:rPr>
          <w:rFonts w:cs="Arial"/>
        </w:rPr>
        <w:t xml:space="preserve"> and </w:t>
      </w:r>
      <w:r w:rsidRPr="00622A7F">
        <w:rPr>
          <w:rFonts w:cs="Arial"/>
          <w:i/>
        </w:rPr>
        <w:t>MPO</w:t>
      </w:r>
      <w:r w:rsidRPr="00622A7F">
        <w:rPr>
          <w:rFonts w:cs="Arial"/>
        </w:rPr>
        <w:t xml:space="preserve">, three patients with one (n=1) or two (n=2) </w:t>
      </w:r>
      <w:r w:rsidRPr="00622A7F">
        <w:rPr>
          <w:rFonts w:cs="Arial"/>
          <w:i/>
        </w:rPr>
        <w:t>IL36RN</w:t>
      </w:r>
      <w:r w:rsidRPr="00622A7F">
        <w:rPr>
          <w:rFonts w:cs="Arial"/>
        </w:rPr>
        <w:t xml:space="preserve"> variants, five patients with one (n=4) or two (n=1) variants in </w:t>
      </w:r>
      <w:r w:rsidRPr="00622A7F">
        <w:rPr>
          <w:rFonts w:cs="Arial"/>
          <w:i/>
        </w:rPr>
        <w:t>MPO</w:t>
      </w:r>
      <w:r w:rsidRPr="00622A7F">
        <w:rPr>
          <w:rFonts w:cs="Arial"/>
        </w:rPr>
        <w:t xml:space="preserve"> and two patients with variants in both genes</w:t>
      </w:r>
      <w:r w:rsidR="00AE34A4">
        <w:rPr>
          <w:rFonts w:cs="Arial"/>
        </w:rPr>
        <w:t xml:space="preserve"> </w:t>
      </w:r>
      <w:ins w:id="2162" w:author="Haskamp, Stefan (extern)" w:date="2022-01-29T14:43:00Z">
        <w:r w:rsidR="006755F1">
          <w:rPr>
            <w:rFonts w:cs="Arial"/>
          </w:rPr>
          <w:t>(</w:t>
        </w:r>
        <w:r w:rsidR="006755F1">
          <w:rPr>
            <w:rFonts w:cs="Arial"/>
          </w:rPr>
          <w:fldChar w:fldCharType="begin"/>
        </w:r>
        <w:r w:rsidR="006755F1">
          <w:rPr>
            <w:rFonts w:cs="Arial"/>
          </w:rPr>
          <w:instrText xml:space="preserve"> REF _Ref94359322 \h </w:instrText>
        </w:r>
      </w:ins>
      <w:r w:rsidR="006755F1">
        <w:rPr>
          <w:rFonts w:cs="Arial"/>
        </w:rPr>
      </w:r>
      <w:ins w:id="2163" w:author="Haskamp, Stefan (extern)" w:date="2022-01-29T14:43:00Z">
        <w:r w:rsidR="006755F1">
          <w:rPr>
            <w:rFonts w:cs="Arial"/>
          </w:rPr>
          <w:fldChar w:fldCharType="separate"/>
        </w:r>
        <w:r w:rsidR="006755F1">
          <w:t xml:space="preserve">Table S </w:t>
        </w:r>
        <w:r w:rsidR="006755F1">
          <w:rPr>
            <w:noProof/>
          </w:rPr>
          <w:t>2</w:t>
        </w:r>
        <w:r w:rsidR="006755F1">
          <w:rPr>
            <w:rFonts w:cs="Arial"/>
          </w:rPr>
          <w:fldChar w:fldCharType="end"/>
        </w:r>
        <w:r w:rsidR="006755F1">
          <w:rPr>
            <w:rFonts w:cs="Arial"/>
          </w:rPr>
          <w:t xml:space="preserve">, page </w:t>
        </w:r>
        <w:r w:rsidR="006755F1">
          <w:rPr>
            <w:rFonts w:cs="Arial"/>
          </w:rPr>
          <w:fldChar w:fldCharType="begin"/>
        </w:r>
        <w:r w:rsidR="006755F1">
          <w:rPr>
            <w:rFonts w:cs="Arial"/>
          </w:rPr>
          <w:instrText xml:space="preserve"> PAGEREF _Ref94359766 \h </w:instrText>
        </w:r>
      </w:ins>
      <w:r w:rsidR="006755F1">
        <w:rPr>
          <w:rFonts w:cs="Arial"/>
        </w:rPr>
      </w:r>
      <w:ins w:id="2164" w:author="Haskamp, Stefan (extern)" w:date="2022-01-29T14:43:00Z">
        <w:r w:rsidR="006755F1">
          <w:rPr>
            <w:rFonts w:cs="Arial"/>
          </w:rPr>
          <w:fldChar w:fldCharType="separate"/>
        </w:r>
        <w:r w:rsidR="006755F1">
          <w:rPr>
            <w:rFonts w:cs="Arial"/>
            <w:noProof/>
          </w:rPr>
          <w:t>133</w:t>
        </w:r>
        <w:r w:rsidR="006755F1">
          <w:rPr>
            <w:rFonts w:cs="Arial"/>
          </w:rPr>
          <w:fldChar w:fldCharType="end"/>
        </w:r>
        <w:r w:rsidR="006755F1">
          <w:rPr>
            <w:rFonts w:cs="Arial"/>
          </w:rPr>
          <w:t>)</w:t>
        </w:r>
      </w:ins>
      <w:del w:id="2165" w:author="Haskamp, Stefan (extern)" w:date="2022-01-29T14:43:00Z">
        <w:r w:rsidR="00AE34A4" w:rsidDel="006755F1">
          <w:rPr>
            <w:rFonts w:cs="Arial"/>
          </w:rPr>
          <w:delText>(Table S3)</w:delText>
        </w:r>
      </w:del>
      <w:r w:rsidRPr="00622A7F">
        <w:rPr>
          <w:rFonts w:cs="Arial"/>
        </w:rPr>
        <w:t xml:space="preserve">. The expression of </w:t>
      </w:r>
      <w:r w:rsidRPr="00622A7F">
        <w:rPr>
          <w:rFonts w:cs="Arial"/>
          <w:i/>
        </w:rPr>
        <w:t>FGFBP2</w:t>
      </w:r>
      <w:r w:rsidRPr="00622A7F">
        <w:rPr>
          <w:rFonts w:cs="Arial"/>
        </w:rPr>
        <w:t xml:space="preserve"> was significantly higher in patients with disease-associated variants in </w:t>
      </w:r>
      <w:r w:rsidRPr="00622A7F">
        <w:rPr>
          <w:rFonts w:cs="Arial"/>
          <w:i/>
        </w:rPr>
        <w:t>IL36RN</w:t>
      </w:r>
      <w:r w:rsidRPr="00622A7F">
        <w:rPr>
          <w:rFonts w:cs="Arial"/>
        </w:rPr>
        <w:t xml:space="preserve"> and </w:t>
      </w:r>
      <w:r w:rsidRPr="00622A7F">
        <w:rPr>
          <w:rFonts w:cs="Arial"/>
          <w:i/>
        </w:rPr>
        <w:t>MPO</w:t>
      </w:r>
      <w:r w:rsidRPr="00622A7F">
        <w:rPr>
          <w:rFonts w:cs="Arial"/>
        </w:rPr>
        <w:t xml:space="preserve"> compared to HDs and patients without variants (</w:t>
      </w:r>
      <w:r w:rsidRPr="00622A7F">
        <w:rPr>
          <w:rFonts w:cs="Arial"/>
        </w:rPr>
        <w:fldChar w:fldCharType="begin"/>
      </w:r>
      <w:r w:rsidRPr="00622A7F">
        <w:rPr>
          <w:rFonts w:cs="Arial"/>
        </w:rPr>
        <w:instrText xml:space="preserve"> REF _Ref73439141 \h </w:instrText>
      </w:r>
      <w:r w:rsidR="00622A7F">
        <w:rPr>
          <w:rFonts w:cs="Arial"/>
        </w:rPr>
        <w:instrText xml:space="preserve"> \* MERGEFORMAT </w:instrText>
      </w:r>
      <w:r w:rsidRPr="00622A7F">
        <w:rPr>
          <w:rFonts w:cs="Arial"/>
        </w:rPr>
      </w:r>
      <w:r w:rsidRPr="00622A7F">
        <w:rPr>
          <w:rFonts w:cs="Arial"/>
        </w:rPr>
        <w:fldChar w:fldCharType="separate"/>
      </w:r>
      <w:ins w:id="2166" w:author="Haskamp, Stefan (extern)" w:date="2022-01-29T13:25:00Z">
        <w:r w:rsidR="002D4AD7" w:rsidRPr="00622A7F">
          <w:rPr>
            <w:rFonts w:cs="Arial"/>
          </w:rPr>
          <w:t xml:space="preserve">Figure </w:t>
        </w:r>
        <w:r w:rsidR="002D4AD7">
          <w:rPr>
            <w:rFonts w:cs="Arial"/>
            <w:noProof/>
          </w:rPr>
          <w:t>16</w:t>
        </w:r>
      </w:ins>
      <w:r w:rsidRPr="00622A7F">
        <w:rPr>
          <w:rFonts w:cs="Arial"/>
        </w:rPr>
        <w:fldChar w:fldCharType="end"/>
      </w:r>
      <w:r w:rsidRPr="00622A7F">
        <w:rPr>
          <w:rFonts w:cs="Arial"/>
        </w:rPr>
        <w:t xml:space="preserve">a, p= 0.0015). </w:t>
      </w:r>
      <w:r w:rsidRPr="00622A7F">
        <w:rPr>
          <w:rFonts w:cs="Arial"/>
          <w:i/>
        </w:rPr>
        <w:t>FGFBP2</w:t>
      </w:r>
      <w:r w:rsidRPr="00622A7F">
        <w:rPr>
          <w:rFonts w:cs="Arial"/>
        </w:rPr>
        <w:t xml:space="preserve"> was also expressed in NK cells. </w:t>
      </w:r>
      <w:commentRangeStart w:id="2167"/>
      <w:r w:rsidRPr="00622A7F">
        <w:rPr>
          <w:rFonts w:cs="Arial"/>
        </w:rPr>
        <w:t>However, NK cells were equally distributed in GPP patients and HDs based on our scRNAseq data and</w:t>
      </w:r>
      <w:ins w:id="2168" w:author="Haskamp, Stefan (extern)" w:date="2021-08-14T14:19:00Z">
        <w:r w:rsidRPr="00622A7F">
          <w:rPr>
            <w:rFonts w:cs="Arial"/>
          </w:rPr>
          <w:t xml:space="preserve"> less frequent in GPP according to</w:t>
        </w:r>
      </w:ins>
      <w:ins w:id="2169" w:author="Haskamp, Stefan (extern)" w:date="2021-08-14T14:20:00Z">
        <w:r w:rsidRPr="00622A7F">
          <w:rPr>
            <w:rFonts w:cs="Arial"/>
          </w:rPr>
          <w:t xml:space="preserve"> the</w:t>
        </w:r>
      </w:ins>
      <w:r w:rsidRPr="00622A7F">
        <w:rPr>
          <w:rFonts w:cs="Arial"/>
        </w:rPr>
        <w:t xml:space="preserve"> flow cytometry analysis </w:t>
      </w:r>
      <w:ins w:id="2170" w:author="Haskamp, Stefan" w:date="2021-12-30T18:22:00Z">
        <w:r w:rsidR="00334C54">
          <w:rPr>
            <w:rFonts w:cs="Arial"/>
          </w:rPr>
          <w:t>(</w:t>
        </w:r>
      </w:ins>
      <w:ins w:id="2171" w:author="Haskamp, Stefan" w:date="2021-12-30T18:23:00Z">
        <w:r w:rsidR="00334C54">
          <w:rPr>
            <w:rFonts w:cs="Arial"/>
          </w:rPr>
          <w:fldChar w:fldCharType="begin"/>
        </w:r>
        <w:r w:rsidR="00334C54">
          <w:rPr>
            <w:rFonts w:cs="Arial"/>
          </w:rPr>
          <w:instrText xml:space="preserve"> REF _Ref79836427 \h </w:instrText>
        </w:r>
      </w:ins>
      <w:r w:rsidR="00334C54">
        <w:rPr>
          <w:rFonts w:cs="Arial"/>
        </w:rPr>
      </w:r>
      <w:r w:rsidR="00334C54">
        <w:rPr>
          <w:rFonts w:cs="Arial"/>
        </w:rPr>
        <w:fldChar w:fldCharType="separate"/>
      </w:r>
      <w:ins w:id="2172" w:author="Haskamp, Stefan (extern)" w:date="2022-01-29T13:25:00Z">
        <w:r w:rsidR="002D4AD7" w:rsidRPr="00622A7F">
          <w:rPr>
            <w:rFonts w:cs="Arial"/>
          </w:rPr>
          <w:t xml:space="preserve">Figure </w:t>
        </w:r>
        <w:r w:rsidR="002D4AD7">
          <w:rPr>
            <w:rFonts w:cs="Arial"/>
            <w:noProof/>
          </w:rPr>
          <w:t>12</w:t>
        </w:r>
      </w:ins>
      <w:ins w:id="2173" w:author="Haskamp, Stefan" w:date="2021-12-30T18:23:00Z">
        <w:r w:rsidR="00334C54">
          <w:rPr>
            <w:rFonts w:cs="Arial"/>
          </w:rPr>
          <w:fldChar w:fldCharType="end"/>
        </w:r>
        <w:r w:rsidR="00334C54">
          <w:rPr>
            <w:rFonts w:cs="Arial"/>
          </w:rPr>
          <w:t xml:space="preserve">b &amp; </w:t>
        </w:r>
      </w:ins>
      <w:del w:id="2174" w:author="Haskamp, Stefan" w:date="2021-12-30T18:22:00Z">
        <w:r w:rsidRPr="00622A7F" w:rsidDel="00334C54">
          <w:rPr>
            <w:rFonts w:cs="Arial"/>
          </w:rPr>
          <w:delText>(</w:delText>
        </w:r>
      </w:del>
      <w:commentRangeStart w:id="2175"/>
      <w:ins w:id="2176" w:author="Hüffmeier, Ulrike" w:date="2021-08-04T14:55:00Z">
        <w:del w:id="2177" w:author="Haskamp, Stefan" w:date="2021-12-30T18:22:00Z">
          <w:r w:rsidRPr="00622A7F" w:rsidDel="00334C54">
            <w:rPr>
              <w:rFonts w:cs="Arial"/>
            </w:rPr>
            <w:fldChar w:fldCharType="begin"/>
          </w:r>
          <w:r w:rsidRPr="00622A7F" w:rsidDel="00334C54">
            <w:rPr>
              <w:rFonts w:cs="Arial"/>
            </w:rPr>
            <w:delInstrText xml:space="preserve"> REF _Ref73375230 \h </w:delInstrText>
          </w:r>
        </w:del>
      </w:ins>
      <w:del w:id="2178" w:author="Haskamp, Stefan" w:date="2021-12-30T18:22:00Z">
        <w:r w:rsidR="00622A7F" w:rsidDel="00334C54">
          <w:rPr>
            <w:rFonts w:cs="Arial"/>
          </w:rPr>
          <w:delInstrText xml:space="preserve"> \* MERGEFORMAT </w:delInstrText>
        </w:r>
        <w:r w:rsidRPr="00622A7F" w:rsidDel="00334C54">
          <w:rPr>
            <w:rFonts w:cs="Arial"/>
          </w:rPr>
        </w:r>
      </w:del>
      <w:ins w:id="2179" w:author="Hüffmeier, Ulrike" w:date="2021-08-04T14:55:00Z">
        <w:del w:id="2180" w:author="Haskamp, Stefan" w:date="2021-12-30T18:22:00Z">
          <w:r w:rsidRPr="00622A7F" w:rsidDel="00334C54">
            <w:rPr>
              <w:rFonts w:cs="Arial"/>
            </w:rPr>
            <w:fldChar w:fldCharType="separate"/>
          </w:r>
        </w:del>
      </w:ins>
      <w:del w:id="2181" w:author="Haskamp, Stefan" w:date="2021-12-30T18:22:00Z">
        <w:r w:rsidR="00A53077" w:rsidRPr="00622A7F" w:rsidDel="00334C54">
          <w:rPr>
            <w:rFonts w:cs="Arial"/>
          </w:rPr>
          <w:delText xml:space="preserve">Figure </w:delText>
        </w:r>
        <w:r w:rsidR="00A53077" w:rsidDel="00334C54">
          <w:rPr>
            <w:rFonts w:cs="Arial"/>
            <w:noProof/>
          </w:rPr>
          <w:delText>13</w:delText>
        </w:r>
      </w:del>
      <w:ins w:id="2182" w:author="Hüffmeier, Ulrike" w:date="2021-08-04T14:55:00Z">
        <w:del w:id="2183" w:author="Haskamp, Stefan" w:date="2021-12-30T18:22:00Z">
          <w:r w:rsidRPr="00622A7F" w:rsidDel="00334C54">
            <w:rPr>
              <w:rFonts w:cs="Arial"/>
            </w:rPr>
            <w:fldChar w:fldCharType="end"/>
          </w:r>
        </w:del>
      </w:ins>
      <w:r w:rsidRPr="00622A7F">
        <w:rPr>
          <w:rFonts w:cs="Arial"/>
        </w:rPr>
        <w:fldChar w:fldCharType="begin"/>
      </w:r>
      <w:r w:rsidRPr="00622A7F">
        <w:rPr>
          <w:rFonts w:cs="Arial"/>
        </w:rPr>
        <w:instrText xml:space="preserve"> REF _Ref73437037 \h </w:instrText>
      </w:r>
      <w:r w:rsidR="00622A7F">
        <w:rPr>
          <w:rFonts w:cs="Arial"/>
        </w:rPr>
        <w:instrText xml:space="preserve"> \* MERGEFORMAT </w:instrText>
      </w:r>
      <w:r w:rsidRPr="00622A7F">
        <w:rPr>
          <w:rFonts w:cs="Arial"/>
        </w:rPr>
      </w:r>
      <w:r w:rsidRPr="00622A7F">
        <w:rPr>
          <w:rFonts w:cs="Arial"/>
        </w:rPr>
        <w:fldChar w:fldCharType="separate"/>
      </w:r>
      <w:ins w:id="2184" w:author="Haskamp, Stefan (extern)" w:date="2022-01-29T13:25:00Z">
        <w:r w:rsidR="002D4AD7" w:rsidRPr="00622A7F">
          <w:rPr>
            <w:rFonts w:cs="Arial"/>
          </w:rPr>
          <w:t xml:space="preserve">Figure </w:t>
        </w:r>
        <w:r w:rsidR="002D4AD7">
          <w:rPr>
            <w:rFonts w:cs="Arial"/>
            <w:noProof/>
          </w:rPr>
          <w:t>14</w:t>
        </w:r>
      </w:ins>
      <w:r w:rsidRPr="00622A7F">
        <w:rPr>
          <w:rFonts w:cs="Arial"/>
        </w:rPr>
        <w:fldChar w:fldCharType="end"/>
      </w:r>
      <w:commentRangeEnd w:id="2175"/>
      <w:r w:rsidR="00464C35">
        <w:rPr>
          <w:rStyle w:val="Kommentarzeichen"/>
        </w:rPr>
        <w:commentReference w:id="2175"/>
      </w:r>
      <w:ins w:id="2185" w:author="Haskamp, Stefan" w:date="2021-12-30T18:24:00Z">
        <w:r w:rsidR="00334C54">
          <w:rPr>
            <w:rFonts w:cs="Arial"/>
          </w:rPr>
          <w:t>b</w:t>
        </w:r>
      </w:ins>
      <w:r w:rsidRPr="00622A7F">
        <w:rPr>
          <w:rFonts w:cs="Arial"/>
        </w:rPr>
        <w:t>)</w:t>
      </w:r>
      <w:del w:id="2186" w:author="Haskamp, Stefan" w:date="2021-12-30T18:25:00Z">
        <w:r w:rsidRPr="00622A7F" w:rsidDel="00334C54">
          <w:rPr>
            <w:rFonts w:cs="Arial"/>
          </w:rPr>
          <w:delText xml:space="preserve"> </w:delText>
        </w:r>
      </w:del>
      <w:commentRangeEnd w:id="2167"/>
      <w:r w:rsidRPr="00622A7F">
        <w:rPr>
          <w:rStyle w:val="Kommentarzeichen"/>
          <w:rFonts w:cs="Arial"/>
        </w:rPr>
        <w:commentReference w:id="2167"/>
      </w:r>
      <w:del w:id="2187" w:author="Haskamp, Stefan (extern)" w:date="2021-08-14T14:20:00Z">
        <w:r w:rsidRPr="00622A7F" w:rsidDel="004A1762">
          <w:rPr>
            <w:rFonts w:cs="Arial"/>
          </w:rPr>
          <w:delText xml:space="preserve">and </w:delText>
        </w:r>
      </w:del>
      <w:ins w:id="2188" w:author="Haskamp, Stefan (extern)" w:date="2021-08-14T14:20:00Z">
        <w:r w:rsidRPr="00622A7F">
          <w:rPr>
            <w:rFonts w:cs="Arial"/>
          </w:rPr>
          <w:t xml:space="preserve">. </w:t>
        </w:r>
        <w:commentRangeStart w:id="2189"/>
        <w:del w:id="2190" w:author="Haskamp, Stefan (extern)" w:date="2022-01-02T11:32:00Z">
          <w:r w:rsidRPr="00334C54" w:rsidDel="00E54DA5">
            <w:rPr>
              <w:rFonts w:cs="Arial"/>
              <w:highlight w:val="yellow"/>
              <w:rPrChange w:id="2191" w:author="Haskamp, Stefan" w:date="2021-12-30T18:28:00Z">
                <w:rPr>
                  <w:rFonts w:cs="Arial"/>
                </w:rPr>
              </w:rPrChange>
            </w:rPr>
            <w:delText>Of note,</w:delText>
          </w:r>
        </w:del>
      </w:ins>
      <w:ins w:id="2192" w:author="Haskamp, Stefan" w:date="2021-12-30T18:26:00Z">
        <w:del w:id="2193" w:author="Haskamp, Stefan (extern)" w:date="2022-01-02T11:32:00Z">
          <w:r w:rsidR="00334C54" w:rsidRPr="00334C54" w:rsidDel="00E54DA5">
            <w:rPr>
              <w:rFonts w:cs="Arial"/>
              <w:highlight w:val="yellow"/>
              <w:rPrChange w:id="2194" w:author="Haskamp, Stefan" w:date="2021-12-30T18:28:00Z">
                <w:rPr>
                  <w:rFonts w:cs="Arial"/>
                </w:rPr>
              </w:rPrChange>
            </w:rPr>
            <w:delText xml:space="preserve"> the mean expression of</w:delText>
          </w:r>
        </w:del>
      </w:ins>
      <w:ins w:id="2195" w:author="Haskamp, Stefan (extern)" w:date="2021-08-14T14:20:00Z">
        <w:del w:id="2196" w:author="Haskamp, Stefan (extern)" w:date="2022-01-02T11:32:00Z">
          <w:r w:rsidRPr="00334C54" w:rsidDel="00E54DA5">
            <w:rPr>
              <w:rFonts w:cs="Arial"/>
              <w:highlight w:val="yellow"/>
              <w:rPrChange w:id="2197" w:author="Haskamp, Stefan" w:date="2021-12-30T18:28:00Z">
                <w:rPr>
                  <w:rFonts w:cs="Arial"/>
                </w:rPr>
              </w:rPrChange>
            </w:rPr>
            <w:delText xml:space="preserve"> </w:delText>
          </w:r>
        </w:del>
      </w:ins>
      <w:del w:id="2198" w:author="Haskamp, Stefan (extern)" w:date="2022-01-02T11:32:00Z">
        <w:r w:rsidRPr="00334C54" w:rsidDel="00E54DA5">
          <w:rPr>
            <w:rFonts w:cs="Arial"/>
            <w:i/>
            <w:highlight w:val="yellow"/>
            <w:rPrChange w:id="2199" w:author="Haskamp, Stefan" w:date="2021-12-30T18:28:00Z">
              <w:rPr>
                <w:rFonts w:cs="Arial"/>
                <w:i/>
              </w:rPr>
            </w:rPrChange>
          </w:rPr>
          <w:delText>FGFBP2</w:delText>
        </w:r>
        <w:r w:rsidRPr="00334C54" w:rsidDel="00E54DA5">
          <w:rPr>
            <w:rFonts w:cs="Arial"/>
            <w:highlight w:val="yellow"/>
            <w:rPrChange w:id="2200" w:author="Haskamp, Stefan" w:date="2021-12-30T18:28:00Z">
              <w:rPr>
                <w:rFonts w:cs="Arial"/>
              </w:rPr>
            </w:rPrChange>
          </w:rPr>
          <w:delText xml:space="preserve"> was equally expressed in each cluster</w:delText>
        </w:r>
        <w:r w:rsidRPr="00622A7F" w:rsidDel="00E54DA5">
          <w:rPr>
            <w:rFonts w:cs="Arial"/>
          </w:rPr>
          <w:delText xml:space="preserve">. </w:delText>
        </w:r>
        <w:commentRangeEnd w:id="2189"/>
        <w:r w:rsidR="00464C35" w:rsidDel="00E54DA5">
          <w:rPr>
            <w:rStyle w:val="Kommentarzeichen"/>
          </w:rPr>
          <w:commentReference w:id="2189"/>
        </w:r>
      </w:del>
      <w:r w:rsidRPr="00622A7F">
        <w:rPr>
          <w:rFonts w:cs="Arial"/>
        </w:rPr>
        <w:t xml:space="preserve">Based on these observations, differential expression of </w:t>
      </w:r>
      <w:r w:rsidRPr="00622A7F">
        <w:rPr>
          <w:rFonts w:cs="Arial"/>
          <w:i/>
        </w:rPr>
        <w:t>FGFBP2</w:t>
      </w:r>
      <w:r w:rsidRPr="00622A7F">
        <w:rPr>
          <w:rFonts w:cs="Arial"/>
        </w:rPr>
        <w:t xml:space="preserve"> is largely due to changed proportions of CD4</w:t>
      </w:r>
      <w:r w:rsidRPr="00622A7F">
        <w:rPr>
          <w:rFonts w:cs="Arial"/>
          <w:vertAlign w:val="superscript"/>
          <w:rPrChange w:id="2201" w:author="Haskamp, Stefan (extern)" w:date="2021-08-15T19:31:00Z">
            <w:rPr>
              <w:rFonts w:cs="Arial"/>
            </w:rPr>
          </w:rPrChange>
        </w:rPr>
        <w:t>+</w:t>
      </w:r>
      <w:r w:rsidRPr="00622A7F">
        <w:rPr>
          <w:rFonts w:cs="Arial"/>
        </w:rPr>
        <w:t xml:space="preserve"> CTLs and to a lesser degree of CD8</w:t>
      </w:r>
      <w:r w:rsidRPr="00622A7F">
        <w:rPr>
          <w:rFonts w:cs="Arial"/>
          <w:vertAlign w:val="superscript"/>
          <w:rPrChange w:id="2202" w:author="Haskamp, Stefan (extern)" w:date="2021-08-15T19:31:00Z">
            <w:rPr>
              <w:rFonts w:cs="Arial"/>
            </w:rPr>
          </w:rPrChange>
        </w:rPr>
        <w:t>+</w:t>
      </w:r>
      <w:r w:rsidRPr="00622A7F">
        <w:rPr>
          <w:rFonts w:cs="Arial"/>
        </w:rPr>
        <w:t xml:space="preserve"> TEMs. Confirmatory to that, GPP2 had more CD4</w:t>
      </w:r>
      <w:r w:rsidRPr="00622A7F">
        <w:rPr>
          <w:rFonts w:cs="Arial"/>
          <w:vertAlign w:val="superscript"/>
          <w:rPrChange w:id="2203" w:author="Haskamp, Stefan (extern)" w:date="2021-08-15T19:31:00Z">
            <w:rPr>
              <w:rFonts w:cs="Arial"/>
            </w:rPr>
          </w:rPrChange>
        </w:rPr>
        <w:t>+</w:t>
      </w:r>
      <w:r w:rsidRPr="00622A7F">
        <w:rPr>
          <w:rFonts w:cs="Arial"/>
        </w:rPr>
        <w:t xml:space="preserve"> CTLs and a higher expression of </w:t>
      </w:r>
      <w:r w:rsidRPr="00622A7F">
        <w:rPr>
          <w:rFonts w:cs="Arial"/>
          <w:i/>
        </w:rPr>
        <w:t>FGFBP2</w:t>
      </w:r>
      <w:r w:rsidRPr="00622A7F">
        <w:rPr>
          <w:rFonts w:cs="Arial"/>
        </w:rPr>
        <w:t xml:space="preserve"> compared to GPP1 (</w:t>
      </w:r>
      <w:r w:rsidRPr="00622A7F">
        <w:rPr>
          <w:rFonts w:cs="Arial"/>
        </w:rPr>
        <w:fldChar w:fldCharType="begin"/>
      </w:r>
      <w:r w:rsidRPr="00622A7F">
        <w:rPr>
          <w:rFonts w:cs="Arial"/>
        </w:rPr>
        <w:instrText xml:space="preserve"> REF _Ref79836427 \h </w:instrText>
      </w:r>
      <w:r w:rsidR="00622A7F">
        <w:rPr>
          <w:rFonts w:cs="Arial"/>
        </w:rPr>
        <w:instrText xml:space="preserve"> \* MERGEFORMAT </w:instrText>
      </w:r>
      <w:r w:rsidRPr="00622A7F">
        <w:rPr>
          <w:rFonts w:cs="Arial"/>
        </w:rPr>
      </w:r>
      <w:r w:rsidRPr="00622A7F">
        <w:rPr>
          <w:rFonts w:cs="Arial"/>
        </w:rPr>
        <w:fldChar w:fldCharType="separate"/>
      </w:r>
      <w:ins w:id="2204" w:author="Haskamp, Stefan (extern)" w:date="2022-01-29T13:25:00Z">
        <w:r w:rsidR="002D4AD7" w:rsidRPr="00622A7F">
          <w:rPr>
            <w:rFonts w:cs="Arial"/>
          </w:rPr>
          <w:t xml:space="preserve">Figure </w:t>
        </w:r>
        <w:r w:rsidR="002D4AD7">
          <w:rPr>
            <w:rFonts w:cs="Arial"/>
            <w:noProof/>
          </w:rPr>
          <w:t>12</w:t>
        </w:r>
      </w:ins>
      <w:r w:rsidRPr="00622A7F">
        <w:rPr>
          <w:rFonts w:cs="Arial"/>
        </w:rPr>
        <w:fldChar w:fldCharType="end"/>
      </w:r>
      <w:r w:rsidRPr="00622A7F">
        <w:rPr>
          <w:rFonts w:cs="Arial"/>
        </w:rPr>
        <w:t xml:space="preserve">b, </w:t>
      </w:r>
      <w:r w:rsidRPr="00622A7F">
        <w:rPr>
          <w:rFonts w:cs="Arial"/>
        </w:rPr>
        <w:fldChar w:fldCharType="begin"/>
      </w:r>
      <w:r w:rsidRPr="00622A7F">
        <w:rPr>
          <w:rFonts w:cs="Arial"/>
        </w:rPr>
        <w:instrText xml:space="preserve"> REF _Ref73439141 \h </w:instrText>
      </w:r>
      <w:r w:rsidR="00622A7F">
        <w:rPr>
          <w:rFonts w:cs="Arial"/>
        </w:rPr>
        <w:instrText xml:space="preserve"> \* MERGEFORMAT </w:instrText>
      </w:r>
      <w:r w:rsidRPr="00622A7F">
        <w:rPr>
          <w:rFonts w:cs="Arial"/>
        </w:rPr>
      </w:r>
      <w:r w:rsidRPr="00622A7F">
        <w:rPr>
          <w:rFonts w:cs="Arial"/>
        </w:rPr>
        <w:fldChar w:fldCharType="separate"/>
      </w:r>
      <w:ins w:id="2205" w:author="Haskamp, Stefan (extern)" w:date="2022-01-29T13:25:00Z">
        <w:r w:rsidR="002D4AD7" w:rsidRPr="00622A7F">
          <w:rPr>
            <w:rFonts w:cs="Arial"/>
          </w:rPr>
          <w:t xml:space="preserve">Figure </w:t>
        </w:r>
        <w:r w:rsidR="002D4AD7">
          <w:rPr>
            <w:rFonts w:cs="Arial"/>
            <w:noProof/>
          </w:rPr>
          <w:t>16</w:t>
        </w:r>
      </w:ins>
      <w:r w:rsidRPr="00622A7F">
        <w:rPr>
          <w:rFonts w:cs="Arial"/>
        </w:rPr>
        <w:fldChar w:fldCharType="end"/>
      </w:r>
      <w:r w:rsidRPr="00622A7F">
        <w:rPr>
          <w:rFonts w:cs="Arial"/>
        </w:rPr>
        <w:t xml:space="preserve">a). </w:t>
      </w:r>
    </w:p>
    <w:p w14:paraId="5A6326AF" w14:textId="29BBC3DA" w:rsidR="00D555C3" w:rsidRPr="00622A7F" w:rsidRDefault="00D555C3" w:rsidP="00622A7F">
      <w:pPr>
        <w:rPr>
          <w:rFonts w:cs="Arial"/>
        </w:rPr>
      </w:pPr>
      <w:r w:rsidRPr="00622A7F">
        <w:rPr>
          <w:rFonts w:cs="Arial"/>
        </w:rPr>
        <w:t xml:space="preserve">Many patients received immunosuppressive drugs potentially suppressing T cell activation. Therefore, the expression of </w:t>
      </w:r>
      <w:r w:rsidRPr="00622A7F">
        <w:rPr>
          <w:rFonts w:cs="Arial"/>
          <w:i/>
        </w:rPr>
        <w:t>FGFBP2</w:t>
      </w:r>
      <w:r w:rsidRPr="00622A7F">
        <w:rPr>
          <w:rFonts w:cs="Arial"/>
        </w:rPr>
        <w:t xml:space="preserve"> was evaluated based on seven treatment groups of GPP patients (</w:t>
      </w:r>
      <w:r w:rsidRPr="00622A7F">
        <w:rPr>
          <w:rFonts w:cs="Arial"/>
        </w:rPr>
        <w:fldChar w:fldCharType="begin"/>
      </w:r>
      <w:r w:rsidRPr="00622A7F">
        <w:rPr>
          <w:rFonts w:cs="Arial"/>
        </w:rPr>
        <w:instrText xml:space="preserve"> REF _Ref73439141 \h </w:instrText>
      </w:r>
      <w:r w:rsidR="00622A7F">
        <w:rPr>
          <w:rFonts w:cs="Arial"/>
        </w:rPr>
        <w:instrText xml:space="preserve"> \* MERGEFORMAT </w:instrText>
      </w:r>
      <w:r w:rsidRPr="00622A7F">
        <w:rPr>
          <w:rFonts w:cs="Arial"/>
        </w:rPr>
      </w:r>
      <w:r w:rsidRPr="00622A7F">
        <w:rPr>
          <w:rFonts w:cs="Arial"/>
        </w:rPr>
        <w:fldChar w:fldCharType="separate"/>
      </w:r>
      <w:ins w:id="2206" w:author="Haskamp, Stefan (extern)" w:date="2022-01-29T13:25:00Z">
        <w:r w:rsidR="002D4AD7" w:rsidRPr="00622A7F">
          <w:rPr>
            <w:rFonts w:cs="Arial"/>
          </w:rPr>
          <w:t xml:space="preserve">Figure </w:t>
        </w:r>
        <w:r w:rsidR="002D4AD7">
          <w:rPr>
            <w:rFonts w:cs="Arial"/>
            <w:noProof/>
          </w:rPr>
          <w:t>16</w:t>
        </w:r>
      </w:ins>
      <w:r w:rsidRPr="00622A7F">
        <w:rPr>
          <w:rFonts w:cs="Arial"/>
        </w:rPr>
        <w:fldChar w:fldCharType="end"/>
      </w:r>
      <w:r w:rsidRPr="00622A7F">
        <w:rPr>
          <w:rFonts w:cs="Arial"/>
        </w:rPr>
        <w:t xml:space="preserve">b). We did not observe </w:t>
      </w:r>
      <w:ins w:id="2207" w:author="Haskamp, Stefan" w:date="2021-12-30T18:30:00Z">
        <w:r w:rsidR="008D421A">
          <w:rPr>
            <w:rFonts w:cs="Arial"/>
          </w:rPr>
          <w:t xml:space="preserve">significant </w:t>
        </w:r>
      </w:ins>
      <w:r w:rsidRPr="00622A7F">
        <w:rPr>
          <w:rFonts w:cs="Arial"/>
        </w:rPr>
        <w:t>differences</w:t>
      </w:r>
      <w:ins w:id="2208" w:author="Hüffmeier, Ulrike" w:date="2021-11-25T18:54:00Z">
        <w:r w:rsidR="001B51C2">
          <w:rPr>
            <w:rFonts w:cs="Arial"/>
          </w:rPr>
          <w:t xml:space="preserve"> of expression</w:t>
        </w:r>
      </w:ins>
      <w:commentRangeStart w:id="2209"/>
      <w:del w:id="2210" w:author="Haskamp, Stefan" w:date="2021-12-30T18:30:00Z">
        <w:r w:rsidRPr="00622A7F" w:rsidDel="008D421A">
          <w:rPr>
            <w:rFonts w:cs="Arial"/>
          </w:rPr>
          <w:delText>, probably due to the small sample size</w:delText>
        </w:r>
      </w:del>
      <w:commentRangeEnd w:id="2209"/>
      <w:r w:rsidR="001B51C2">
        <w:rPr>
          <w:rStyle w:val="Kommentarzeichen"/>
        </w:rPr>
        <w:commentReference w:id="2209"/>
      </w:r>
      <w:r w:rsidRPr="00622A7F">
        <w:rPr>
          <w:rFonts w:cs="Arial"/>
        </w:rPr>
        <w:t xml:space="preserve">. In each treatment group with at least three patients, the patient without any disease-associated variant had the lowest expression in </w:t>
      </w:r>
      <w:r w:rsidRPr="00622A7F">
        <w:rPr>
          <w:rFonts w:cs="Arial"/>
          <w:i/>
        </w:rPr>
        <w:t>FGFBP2</w:t>
      </w:r>
      <w:r w:rsidRPr="00622A7F">
        <w:rPr>
          <w:rFonts w:cs="Arial"/>
        </w:rPr>
        <w:t>. This observation suggests that the disease-associated variants had a larger impact on the proportion of CD4</w:t>
      </w:r>
      <w:r w:rsidRPr="00622A7F">
        <w:rPr>
          <w:rFonts w:cs="Arial"/>
          <w:vertAlign w:val="superscript"/>
          <w:rPrChange w:id="2211" w:author="Haskamp, Stefan (extern)" w:date="2021-08-15T19:31:00Z">
            <w:rPr/>
          </w:rPrChange>
        </w:rPr>
        <w:t>+</w:t>
      </w:r>
      <w:r w:rsidRPr="00622A7F">
        <w:rPr>
          <w:rFonts w:cs="Arial"/>
        </w:rPr>
        <w:t xml:space="preserve"> CTLs compared to therapeutic treatment.</w:t>
      </w:r>
    </w:p>
    <w:p w14:paraId="28CFFFFC" w14:textId="27DC3FFC" w:rsidR="00D555C3" w:rsidRPr="00622A7F" w:rsidRDefault="004C42DB" w:rsidP="00622A7F">
      <w:pPr>
        <w:keepNext/>
        <w:rPr>
          <w:rFonts w:cs="Arial"/>
        </w:rPr>
      </w:pPr>
      <w:ins w:id="2212" w:author="Stefan" w:date="2022-01-31T14:45:00Z">
        <w:r>
          <w:rPr>
            <w:rFonts w:cs="Arial"/>
            <w:noProof/>
            <w:lang w:val="de-DE" w:eastAsia="de-DE"/>
          </w:rPr>
          <w:lastRenderedPageBreak/>
          <w:drawing>
            <wp:inline distT="0" distB="0" distL="0" distR="0" wp14:anchorId="2311692B" wp14:editId="5C684998">
              <wp:extent cx="5762625" cy="6840855"/>
              <wp:effectExtent l="0" t="0" r="9525" b="0"/>
              <wp:docPr id="2" name="Grafik 2" descr="F:\Doktorarbeit\plots\results part 3\figure1part4...0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Doktorarbeit\plots\results part 3\figure1part4...01.22.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2625" cy="6840855"/>
                      </a:xfrm>
                      <a:prstGeom prst="rect">
                        <a:avLst/>
                      </a:prstGeom>
                      <a:noFill/>
                      <a:ln>
                        <a:noFill/>
                      </a:ln>
                    </pic:spPr>
                  </pic:pic>
                </a:graphicData>
              </a:graphic>
            </wp:inline>
          </w:drawing>
        </w:r>
      </w:ins>
      <w:del w:id="2213" w:author="Stefan" w:date="2022-01-31T14:45:00Z">
        <w:r w:rsidR="00382E14">
          <w:rPr>
            <w:rFonts w:cs="Arial"/>
          </w:rPr>
          <w:pict w14:anchorId="2104BE1D">
            <v:shape id="_x0000_i1037" type="#_x0000_t75" style="width:453.3pt;height:158.4pt">
              <v:imagedata r:id="rId37" o:title="figure1part4b"/>
            </v:shape>
          </w:pict>
        </w:r>
      </w:del>
      <w:commentRangeStart w:id="2214"/>
      <w:commentRangeEnd w:id="2214"/>
      <w:r w:rsidR="001B51C2">
        <w:rPr>
          <w:rStyle w:val="Kommentarzeichen"/>
        </w:rPr>
        <w:commentReference w:id="2214"/>
      </w:r>
    </w:p>
    <w:p w14:paraId="4E9C3C6A" w14:textId="14DE8300" w:rsidR="00D555C3" w:rsidRPr="00622A7F" w:rsidRDefault="00D555C3" w:rsidP="00622A7F">
      <w:pPr>
        <w:pStyle w:val="Beschriftung"/>
        <w:rPr>
          <w:rFonts w:cs="Arial"/>
        </w:rPr>
      </w:pPr>
      <w:bookmarkStart w:id="2215" w:name="_Ref73439141"/>
      <w:bookmarkStart w:id="2216" w:name="_Toc94355233"/>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16</w:t>
      </w:r>
      <w:r w:rsidRPr="00622A7F">
        <w:rPr>
          <w:rFonts w:cs="Arial"/>
        </w:rPr>
        <w:fldChar w:fldCharType="end"/>
      </w:r>
      <w:bookmarkEnd w:id="2215"/>
      <w:r w:rsidRPr="00622A7F">
        <w:rPr>
          <w:rFonts w:cs="Arial"/>
        </w:rPr>
        <w:t xml:space="preserve">: Targeted gene expression analysis of </w:t>
      </w:r>
      <w:r w:rsidRPr="00622A7F">
        <w:rPr>
          <w:rFonts w:cs="Arial"/>
          <w:i/>
        </w:rPr>
        <w:t>FGFBP2</w:t>
      </w:r>
      <w:r w:rsidRPr="00622A7F">
        <w:rPr>
          <w:rFonts w:cs="Arial"/>
        </w:rPr>
        <w:t xml:space="preserve"> of five healthy donors and 15 patients labeled by variants in </w:t>
      </w:r>
      <w:r w:rsidRPr="00622A7F">
        <w:rPr>
          <w:rFonts w:cs="Arial"/>
          <w:i/>
        </w:rPr>
        <w:t>MPO</w:t>
      </w:r>
      <w:r w:rsidRPr="00622A7F">
        <w:rPr>
          <w:rFonts w:cs="Arial"/>
        </w:rPr>
        <w:t xml:space="preserve"> and </w:t>
      </w:r>
      <w:r w:rsidRPr="00622A7F">
        <w:rPr>
          <w:rFonts w:cs="Arial"/>
          <w:i/>
        </w:rPr>
        <w:t>IL36RN</w:t>
      </w:r>
      <w:r w:rsidRPr="00622A7F">
        <w:rPr>
          <w:rFonts w:cs="Arial"/>
        </w:rPr>
        <w:t>.</w:t>
      </w:r>
      <w:bookmarkEnd w:id="2216"/>
      <w:r w:rsidRPr="00622A7F">
        <w:rPr>
          <w:rFonts w:cs="Arial"/>
        </w:rPr>
        <w:t xml:space="preserve"> </w:t>
      </w:r>
    </w:p>
    <w:p w14:paraId="5AC68E7D" w14:textId="17CA661E" w:rsidR="00D555C3" w:rsidRPr="00622A7F" w:rsidRDefault="00D555C3" w:rsidP="00622A7F">
      <w:pPr>
        <w:pStyle w:val="Beschriftung"/>
        <w:rPr>
          <w:rFonts w:cs="Arial"/>
        </w:rPr>
      </w:pPr>
      <w:r w:rsidRPr="00622A7F">
        <w:rPr>
          <w:rStyle w:val="UntertitelZchn"/>
          <w:rFonts w:cs="Arial"/>
        </w:rPr>
        <w:t>a-b</w:t>
      </w:r>
      <w:r w:rsidRPr="00622A7F">
        <w:rPr>
          <w:rStyle w:val="UntertitelZchn"/>
          <w:rFonts w:cs="Arial"/>
          <w:b w:val="0"/>
        </w:rPr>
        <w:t xml:space="preserve">: Gene expression of </w:t>
      </w:r>
      <w:r w:rsidRPr="00622A7F">
        <w:rPr>
          <w:rStyle w:val="UntertitelZchn"/>
          <w:rFonts w:cs="Arial"/>
          <w:b w:val="0"/>
          <w:i/>
        </w:rPr>
        <w:t>FGFBP2</w:t>
      </w:r>
      <w:r w:rsidRPr="00622A7F">
        <w:rPr>
          <w:rStyle w:val="UntertitelZchn"/>
          <w:rFonts w:cs="Arial"/>
          <w:b w:val="0"/>
        </w:rPr>
        <w:t xml:space="preserve"> grouped </w:t>
      </w:r>
      <w:del w:id="2217" w:author="Hüffmeier, Ulrike" w:date="2021-11-25T18:53:00Z">
        <w:r w:rsidRPr="00622A7F" w:rsidDel="001B51C2">
          <w:rPr>
            <w:rStyle w:val="UntertitelZchn"/>
            <w:rFonts w:cs="Arial"/>
            <w:b w:val="0"/>
          </w:rPr>
          <w:delText xml:space="preserve">by </w:delText>
        </w:r>
      </w:del>
      <w:r w:rsidRPr="00622A7F">
        <w:rPr>
          <w:rStyle w:val="UntertitelZchn"/>
          <w:rFonts w:cs="Arial"/>
          <w:b w:val="0"/>
        </w:rPr>
        <w:t xml:space="preserve">(a) </w:t>
      </w:r>
      <w:ins w:id="2218" w:author="Hüffmeier, Ulrike" w:date="2021-11-25T18:53:00Z">
        <w:r w:rsidR="001B51C2" w:rsidRPr="00622A7F">
          <w:rPr>
            <w:rStyle w:val="UntertitelZchn"/>
            <w:rFonts w:cs="Arial"/>
            <w:b w:val="0"/>
          </w:rPr>
          <w:t xml:space="preserve">by </w:t>
        </w:r>
      </w:ins>
      <w:r w:rsidRPr="00622A7F">
        <w:rPr>
          <w:rStyle w:val="UntertitelZchn"/>
          <w:rFonts w:cs="Arial"/>
          <w:b w:val="0"/>
        </w:rPr>
        <w:t xml:space="preserve">individuals with and without disease-associated variants in </w:t>
      </w:r>
      <w:r w:rsidRPr="00622A7F">
        <w:rPr>
          <w:rStyle w:val="UntertitelZchn"/>
          <w:rFonts w:cs="Arial"/>
          <w:b w:val="0"/>
          <w:i/>
        </w:rPr>
        <w:t>IL36RN</w:t>
      </w:r>
      <w:r w:rsidRPr="00622A7F">
        <w:rPr>
          <w:rStyle w:val="UntertitelZchn"/>
          <w:rFonts w:cs="Arial"/>
          <w:b w:val="0"/>
        </w:rPr>
        <w:t xml:space="preserve"> and </w:t>
      </w:r>
      <w:r w:rsidRPr="00622A7F">
        <w:rPr>
          <w:rStyle w:val="UntertitelZchn"/>
          <w:rFonts w:cs="Arial"/>
          <w:b w:val="0"/>
          <w:i/>
        </w:rPr>
        <w:t>MPO</w:t>
      </w:r>
      <w:r w:rsidRPr="00622A7F">
        <w:rPr>
          <w:rStyle w:val="UntertitelZchn"/>
          <w:rFonts w:cs="Arial"/>
          <w:b w:val="0"/>
        </w:rPr>
        <w:t xml:space="preserve"> and (b) by the systemic medical treatment of 15 patients</w:t>
      </w:r>
      <w:ins w:id="2219" w:author="Haskamp, Stefan (extern)" w:date="2021-10-17T14:40:00Z">
        <w:r w:rsidRPr="00622A7F">
          <w:rPr>
            <w:rStyle w:val="UntertitelZchn"/>
            <w:rFonts w:cs="Arial"/>
            <w:b w:val="0"/>
          </w:rPr>
          <w:t xml:space="preserve"> (</w:t>
        </w:r>
        <w:r w:rsidRPr="004C42DB">
          <w:rPr>
            <w:rStyle w:val="UntertitelZchn"/>
            <w:rFonts w:cs="Arial"/>
            <w:b w:val="0"/>
          </w:rPr>
          <w:t>four patients with two samples</w:t>
        </w:r>
      </w:ins>
      <w:ins w:id="2220" w:author="Stefan" w:date="2022-01-31T14:47:00Z">
        <w:r w:rsidR="004C42DB" w:rsidRPr="004C42DB">
          <w:rPr>
            <w:rStyle w:val="UntertitelZchn"/>
            <w:rFonts w:cs="Arial"/>
            <w:b w:val="0"/>
          </w:rPr>
          <w:t xml:space="preserve"> </w:t>
        </w:r>
        <w:r w:rsidR="004C42DB">
          <w:rPr>
            <w:rStyle w:val="UntertitelZchn"/>
            <w:rFonts w:cs="Arial"/>
            <w:b w:val="0"/>
          </w:rPr>
          <w:t xml:space="preserve">marked each with an </w:t>
        </w:r>
        <w:commentRangeStart w:id="2221"/>
        <w:commentRangeEnd w:id="2221"/>
        <w:r w:rsidR="004C42DB" w:rsidRPr="004C42DB">
          <w:rPr>
            <w:rStyle w:val="Kommentarzeichen"/>
            <w:b w:val="0"/>
            <w:iCs w:val="0"/>
            <w:color w:val="auto"/>
          </w:rPr>
          <w:commentReference w:id="2221"/>
        </w:r>
        <w:r w:rsidR="004C42DB" w:rsidRPr="004C42DB">
          <w:rPr>
            <w:rStyle w:val="UntertitelZchn"/>
            <w:rFonts w:cs="Arial"/>
            <w:b w:val="0"/>
          </w:rPr>
          <w:t>asterisk</w:t>
        </w:r>
      </w:ins>
      <w:ins w:id="2222" w:author="Haskamp, Stefan (extern)" w:date="2021-10-17T14:40:00Z">
        <w:r w:rsidRPr="00622A7F">
          <w:rPr>
            <w:rStyle w:val="UntertitelZchn"/>
            <w:rFonts w:cs="Arial"/>
            <w:b w:val="0"/>
          </w:rPr>
          <w:t>)</w:t>
        </w:r>
      </w:ins>
      <w:r w:rsidRPr="00622A7F">
        <w:rPr>
          <w:rStyle w:val="UntertitelZchn"/>
          <w:rFonts w:cs="Arial"/>
          <w:b w:val="0"/>
        </w:rPr>
        <w:t xml:space="preserve">. P-value </w:t>
      </w:r>
      <w:ins w:id="2223" w:author="Hüffmeier, Ulrike" w:date="2021-11-25T18:55:00Z">
        <w:r w:rsidR="001B51C2">
          <w:rPr>
            <w:rStyle w:val="UntertitelZchn"/>
            <w:rFonts w:cs="Arial"/>
            <w:b w:val="0"/>
          </w:rPr>
          <w:t xml:space="preserve">in (a) </w:t>
        </w:r>
      </w:ins>
      <w:r w:rsidRPr="00622A7F">
        <w:rPr>
          <w:rStyle w:val="UntertitelZchn"/>
          <w:rFonts w:cs="Arial"/>
          <w:b w:val="0"/>
        </w:rPr>
        <w:t xml:space="preserve">was calculated with Wilcoxon. </w:t>
      </w:r>
    </w:p>
    <w:p w14:paraId="0E554567" w14:textId="63E543CD" w:rsidR="00D555C3" w:rsidRPr="00622A7F" w:rsidRDefault="00D555C3" w:rsidP="00622A7F">
      <w:pPr>
        <w:rPr>
          <w:rFonts w:cs="Arial"/>
        </w:rPr>
      </w:pPr>
      <w:commentRangeStart w:id="2224"/>
      <w:commentRangeStart w:id="2225"/>
      <w:commentRangeStart w:id="2226"/>
      <w:del w:id="2227" w:author="Haskamp, Stefan" w:date="2021-12-30T18:35:00Z">
        <w:r w:rsidRPr="00622A7F" w:rsidDel="008D421A">
          <w:rPr>
            <w:rFonts w:cs="Arial"/>
          </w:rPr>
          <w:delText xml:space="preserve">As </w:delText>
        </w:r>
      </w:del>
      <w:r w:rsidRPr="00622A7F">
        <w:rPr>
          <w:rFonts w:cs="Arial"/>
        </w:rPr>
        <w:t>ILCs were more frequent in GPP patients compared to HD</w:t>
      </w:r>
      <w:ins w:id="2228" w:author="Haskamp, Stefan" w:date="2021-12-30T18:35:00Z">
        <w:r w:rsidR="008D421A">
          <w:rPr>
            <w:rFonts w:cs="Arial"/>
          </w:rPr>
          <w:t xml:space="preserve"> based on scRNAseq data</w:t>
        </w:r>
      </w:ins>
      <w:ins w:id="2229" w:author="Haskamp, Stefan" w:date="2021-12-30T18:36:00Z">
        <w:r w:rsidR="008D421A">
          <w:rPr>
            <w:rFonts w:cs="Arial"/>
          </w:rPr>
          <w:t>, but not significantly.</w:t>
        </w:r>
      </w:ins>
      <w:del w:id="2230" w:author="Haskamp, Stefan" w:date="2021-12-30T18:36:00Z">
        <w:r w:rsidRPr="00622A7F" w:rsidDel="008D421A">
          <w:rPr>
            <w:rFonts w:cs="Arial"/>
          </w:rPr>
          <w:delText>,</w:delText>
        </w:r>
      </w:del>
      <w:r w:rsidRPr="00622A7F">
        <w:rPr>
          <w:rFonts w:cs="Arial"/>
        </w:rPr>
        <w:t xml:space="preserve"> </w:t>
      </w:r>
      <w:ins w:id="2231" w:author="Haskamp, Stefan" w:date="2021-12-30T18:36:00Z">
        <w:r w:rsidR="008D421A">
          <w:rPr>
            <w:rFonts w:cs="Arial"/>
          </w:rPr>
          <w:t>Therefore, t</w:t>
        </w:r>
      </w:ins>
      <w:del w:id="2232" w:author="Haskamp, Stefan" w:date="2021-12-30T18:36:00Z">
        <w:r w:rsidRPr="00622A7F" w:rsidDel="008D421A">
          <w:rPr>
            <w:rFonts w:cs="Arial"/>
          </w:rPr>
          <w:delText>t</w:delText>
        </w:r>
      </w:del>
      <w:r w:rsidRPr="00622A7F">
        <w:rPr>
          <w:rFonts w:cs="Arial"/>
        </w:rPr>
        <w:t xml:space="preserve">he composition of ILCs was analyzed by flow cytometry. </w:t>
      </w:r>
      <w:commentRangeEnd w:id="2224"/>
      <w:r w:rsidR="001B51C2">
        <w:rPr>
          <w:rStyle w:val="Kommentarzeichen"/>
        </w:rPr>
        <w:commentReference w:id="2224"/>
      </w:r>
      <w:r w:rsidRPr="00622A7F">
        <w:rPr>
          <w:rFonts w:cs="Arial"/>
        </w:rPr>
        <w:t xml:space="preserve">The mean percentage of ILCs on lymphoid cells was higher in GPP </w:t>
      </w:r>
      <w:r w:rsidRPr="00622A7F">
        <w:rPr>
          <w:rFonts w:cs="Arial"/>
        </w:rPr>
        <w:lastRenderedPageBreak/>
        <w:t>compared to HDs</w:t>
      </w:r>
      <w:ins w:id="2233" w:author="Haskamp, Stefan (extern)" w:date="2021-08-14T14:29:00Z">
        <w:r w:rsidRPr="00622A7F">
          <w:rPr>
            <w:rFonts w:cs="Arial"/>
          </w:rPr>
          <w:t xml:space="preserve">, </w:t>
        </w:r>
      </w:ins>
      <w:ins w:id="2234" w:author="Haskamp, Stefan" w:date="2022-02-25T09:07:00Z">
        <w:r w:rsidR="008F6AD1">
          <w:rPr>
            <w:rFonts w:cs="Arial"/>
          </w:rPr>
          <w:t>although i</w:t>
        </w:r>
      </w:ins>
      <w:ins w:id="2235" w:author="Haskamp, Stefan" w:date="2022-02-25T09:08:00Z">
        <w:r w:rsidR="0052462C">
          <w:rPr>
            <w:rFonts w:cs="Arial"/>
          </w:rPr>
          <w:t xml:space="preserve">t did </w:t>
        </w:r>
      </w:ins>
      <w:ins w:id="2236" w:author="Haskamp, Stefan" w:date="2022-02-25T09:07:00Z">
        <w:r w:rsidR="008F6AD1">
          <w:rPr>
            <w:rFonts w:cs="Arial"/>
          </w:rPr>
          <w:t xml:space="preserve">not </w:t>
        </w:r>
      </w:ins>
      <w:ins w:id="2237" w:author="Haskamp, Stefan" w:date="2022-02-25T09:08:00Z">
        <w:r w:rsidR="0052462C">
          <w:rPr>
            <w:rFonts w:cs="Arial"/>
          </w:rPr>
          <w:t>appear</w:t>
        </w:r>
      </w:ins>
      <w:ins w:id="2238" w:author="Haskamp, Stefan" w:date="2022-02-25T09:07:00Z">
        <w:r w:rsidR="008F6AD1">
          <w:rPr>
            <w:rFonts w:cs="Arial"/>
          </w:rPr>
          <w:t xml:space="preserve"> to</w:t>
        </w:r>
      </w:ins>
      <w:ins w:id="2239" w:author="Haskamp, Stefan" w:date="2022-02-25T09:08:00Z">
        <w:r w:rsidR="0052462C">
          <w:rPr>
            <w:rFonts w:cs="Arial"/>
          </w:rPr>
          <w:t xml:space="preserve"> be</w:t>
        </w:r>
      </w:ins>
      <w:ins w:id="2240" w:author="Haskamp, Stefan" w:date="2022-02-25T09:07:00Z">
        <w:r w:rsidR="008F6AD1">
          <w:rPr>
            <w:rFonts w:cs="Arial"/>
          </w:rPr>
          <w:t xml:space="preserve"> depend</w:t>
        </w:r>
      </w:ins>
      <w:ins w:id="2241" w:author="Haskamp, Stefan" w:date="2022-02-25T09:08:00Z">
        <w:r w:rsidR="0052462C">
          <w:rPr>
            <w:rFonts w:cs="Arial"/>
          </w:rPr>
          <w:t>ent</w:t>
        </w:r>
      </w:ins>
      <w:ins w:id="2242" w:author="Haskamp, Stefan" w:date="2022-02-25T09:07:00Z">
        <w:r w:rsidR="008F6AD1">
          <w:rPr>
            <w:rFonts w:cs="Arial"/>
          </w:rPr>
          <w:t xml:space="preserve"> on </w:t>
        </w:r>
        <w:r w:rsidR="0052462C">
          <w:rPr>
            <w:rFonts w:cs="Arial"/>
          </w:rPr>
          <w:t xml:space="preserve">the degree of MPO-deficiency </w:t>
        </w:r>
      </w:ins>
      <w:ins w:id="2243" w:author="Haskamp, Stefan (extern)" w:date="2021-08-14T14:29:00Z">
        <w:del w:id="2244" w:author="Haskamp, Stefan" w:date="2022-02-25T09:07:00Z">
          <w:r w:rsidRPr="00622A7F" w:rsidDel="0052462C">
            <w:rPr>
              <w:rFonts w:cs="Arial"/>
            </w:rPr>
            <w:delText>while the MPO- and IL</w:delText>
          </w:r>
        </w:del>
      </w:ins>
      <w:ins w:id="2245" w:author="Hüffmeier, Ulrike" w:date="2021-11-25T19:00:00Z">
        <w:del w:id="2246" w:author="Haskamp, Stefan" w:date="2022-02-25T09:07:00Z">
          <w:r w:rsidR="001B51C2" w:rsidDel="0052462C">
            <w:rPr>
              <w:rFonts w:cs="Arial"/>
            </w:rPr>
            <w:delText>-</w:delText>
          </w:r>
        </w:del>
      </w:ins>
      <w:ins w:id="2247" w:author="Haskamp, Stefan (extern)" w:date="2021-08-14T14:29:00Z">
        <w:del w:id="2248" w:author="Haskamp, Stefan" w:date="2022-02-25T09:07:00Z">
          <w:r w:rsidRPr="00622A7F" w:rsidDel="0052462C">
            <w:rPr>
              <w:rFonts w:cs="Arial"/>
            </w:rPr>
            <w:delText>36Ra-deficient patient GPP1 had the highest percentage</w:delText>
          </w:r>
        </w:del>
      </w:ins>
      <w:del w:id="2249" w:author="Haskamp, Stefan" w:date="2022-02-25T09:07:00Z">
        <w:r w:rsidRPr="00622A7F" w:rsidDel="0052462C">
          <w:rPr>
            <w:rFonts w:cs="Arial"/>
          </w:rPr>
          <w:delText xml:space="preserve"> </w:delText>
        </w:r>
      </w:del>
      <w:r w:rsidRPr="00622A7F">
        <w:rPr>
          <w:rFonts w:cs="Arial"/>
        </w:rPr>
        <w:t>(</w:t>
      </w:r>
      <w:r w:rsidRPr="00622A7F">
        <w:rPr>
          <w:rFonts w:cs="Arial"/>
        </w:rPr>
        <w:fldChar w:fldCharType="begin"/>
      </w:r>
      <w:r w:rsidRPr="00622A7F">
        <w:rPr>
          <w:rFonts w:cs="Arial"/>
        </w:rPr>
        <w:instrText xml:space="preserve"> REF _Ref73440858 \h </w:instrText>
      </w:r>
      <w:r w:rsidR="00622A7F">
        <w:rPr>
          <w:rFonts w:cs="Arial"/>
        </w:rPr>
        <w:instrText xml:space="preserve"> \* MERGEFORMAT </w:instrText>
      </w:r>
      <w:r w:rsidRPr="00622A7F">
        <w:rPr>
          <w:rFonts w:cs="Arial"/>
        </w:rPr>
      </w:r>
      <w:r w:rsidRPr="00622A7F">
        <w:rPr>
          <w:rFonts w:cs="Arial"/>
        </w:rPr>
        <w:fldChar w:fldCharType="separate"/>
      </w:r>
      <w:ins w:id="2250" w:author="Haskamp, Stefan (extern)" w:date="2022-01-29T13:25:00Z">
        <w:r w:rsidR="002D4AD7" w:rsidRPr="00622A7F">
          <w:rPr>
            <w:rFonts w:cs="Arial"/>
          </w:rPr>
          <w:t xml:space="preserve">Figure </w:t>
        </w:r>
        <w:r w:rsidR="002D4AD7">
          <w:rPr>
            <w:rFonts w:cs="Arial"/>
            <w:noProof/>
          </w:rPr>
          <w:t>17</w:t>
        </w:r>
      </w:ins>
      <w:r w:rsidRPr="00622A7F">
        <w:rPr>
          <w:rFonts w:cs="Arial"/>
        </w:rPr>
        <w:fldChar w:fldCharType="end"/>
      </w:r>
      <w:r w:rsidRPr="00622A7F">
        <w:rPr>
          <w:rFonts w:cs="Arial"/>
        </w:rPr>
        <w:t xml:space="preserve">). Focusing on the ILC subsets, an increased frequency of ILC3s at the expense of ILC2s was observed in GPP patients compared to HDs. </w:t>
      </w:r>
      <w:commentRangeEnd w:id="2225"/>
      <w:r w:rsidRPr="00622A7F">
        <w:rPr>
          <w:rStyle w:val="Kommentarzeichen"/>
          <w:rFonts w:cs="Arial"/>
        </w:rPr>
        <w:commentReference w:id="2225"/>
      </w:r>
      <w:commentRangeEnd w:id="2226"/>
      <w:r w:rsidR="008D421A">
        <w:rPr>
          <w:rStyle w:val="Kommentarzeichen"/>
        </w:rPr>
        <w:commentReference w:id="2226"/>
      </w:r>
    </w:p>
    <w:p w14:paraId="78543AC9" w14:textId="77777777" w:rsidR="00D555C3" w:rsidRPr="00622A7F" w:rsidRDefault="00382E14" w:rsidP="00622A7F">
      <w:pPr>
        <w:keepNext/>
        <w:jc w:val="center"/>
        <w:rPr>
          <w:rFonts w:cs="Arial"/>
        </w:rPr>
      </w:pPr>
      <w:r>
        <w:rPr>
          <w:rFonts w:cs="Arial"/>
        </w:rPr>
        <w:pict w14:anchorId="4DFE26B1">
          <v:shape id="_x0000_i1038" type="#_x0000_t75" style="width:372.65pt;height:223.5pt">
            <v:imagedata r:id="rId38" o:title="figure2part1" croptop="4143f"/>
          </v:shape>
        </w:pict>
      </w:r>
      <w:commentRangeStart w:id="2251"/>
      <w:commentRangeEnd w:id="2251"/>
      <w:r w:rsidR="00D555C3" w:rsidRPr="00622A7F">
        <w:rPr>
          <w:rStyle w:val="Kommentarzeichen"/>
          <w:rFonts w:cs="Arial"/>
        </w:rPr>
        <w:commentReference w:id="2251"/>
      </w:r>
    </w:p>
    <w:p w14:paraId="52601DF7" w14:textId="51329A58" w:rsidR="00D555C3" w:rsidRPr="00622A7F" w:rsidRDefault="00D555C3" w:rsidP="00622A7F">
      <w:pPr>
        <w:pStyle w:val="Beschriftung"/>
        <w:rPr>
          <w:rFonts w:cs="Arial"/>
        </w:rPr>
      </w:pPr>
      <w:bookmarkStart w:id="2252" w:name="_Ref73440858"/>
      <w:bookmarkStart w:id="2253" w:name="_Toc94355234"/>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17</w:t>
      </w:r>
      <w:r w:rsidRPr="00622A7F">
        <w:rPr>
          <w:rFonts w:cs="Arial"/>
        </w:rPr>
        <w:fldChar w:fldCharType="end"/>
      </w:r>
      <w:bookmarkEnd w:id="2252"/>
      <w:r w:rsidRPr="00622A7F">
        <w:rPr>
          <w:rFonts w:cs="Arial"/>
        </w:rPr>
        <w:t xml:space="preserve">: Flow cytometry analysis of innate </w:t>
      </w:r>
      <w:del w:id="2254" w:author="Hüffmeier, Ulrike" w:date="2021-11-25T18:15:00Z">
        <w:r w:rsidRPr="00622A7F" w:rsidDel="00F7373E">
          <w:rPr>
            <w:rFonts w:cs="Arial"/>
          </w:rPr>
          <w:delText xml:space="preserve">Lymphoid </w:delText>
        </w:r>
      </w:del>
      <w:ins w:id="2255" w:author="Hüffmeier, Ulrike" w:date="2021-11-25T18:15:00Z">
        <w:r w:rsidR="00F7373E">
          <w:rPr>
            <w:rFonts w:cs="Arial"/>
          </w:rPr>
          <w:t>l</w:t>
        </w:r>
        <w:r w:rsidR="00F7373E" w:rsidRPr="00622A7F">
          <w:rPr>
            <w:rFonts w:cs="Arial"/>
          </w:rPr>
          <w:t xml:space="preserve">ymphoid </w:t>
        </w:r>
      </w:ins>
      <w:r w:rsidRPr="00622A7F">
        <w:rPr>
          <w:rFonts w:cs="Arial"/>
        </w:rPr>
        <w:t>cells (ILCs) in four GPP patients and four healthy donors.</w:t>
      </w:r>
      <w:bookmarkEnd w:id="2253"/>
      <w:r w:rsidRPr="00622A7F">
        <w:rPr>
          <w:rFonts w:cs="Arial"/>
        </w:rPr>
        <w:t xml:space="preserve"> </w:t>
      </w:r>
    </w:p>
    <w:p w14:paraId="4C6A6AC4" w14:textId="77777777" w:rsidR="00D555C3" w:rsidRPr="00622A7F" w:rsidRDefault="00D555C3" w:rsidP="00622A7F">
      <w:pPr>
        <w:pStyle w:val="Beschriftung"/>
        <w:rPr>
          <w:rFonts w:cs="Arial"/>
        </w:rPr>
      </w:pPr>
      <w:r w:rsidRPr="00622A7F">
        <w:rPr>
          <w:rStyle w:val="UntertitelZchn"/>
          <w:rFonts w:cs="Arial"/>
          <w:b w:val="0"/>
        </w:rPr>
        <w:t xml:space="preserve">For GPP3, reliable analysis of ILCs subsets was not </w:t>
      </w:r>
      <w:del w:id="2256" w:author="Hüffmeier, Ulrike" w:date="2021-08-04T14:58:00Z">
        <w:r w:rsidRPr="00622A7F" w:rsidDel="003A3E56">
          <w:rPr>
            <w:rStyle w:val="UntertitelZchn"/>
            <w:rFonts w:cs="Arial"/>
            <w:b w:val="0"/>
          </w:rPr>
          <w:delText xml:space="preserve">allowed </w:delText>
        </w:r>
      </w:del>
      <w:ins w:id="2257" w:author="Hüffmeier, Ulrike" w:date="2021-08-04T14:58:00Z">
        <w:r w:rsidRPr="00622A7F">
          <w:rPr>
            <w:rStyle w:val="UntertitelZchn"/>
            <w:rFonts w:cs="Arial"/>
            <w:b w:val="0"/>
          </w:rPr>
          <w:t xml:space="preserve">possible </w:t>
        </w:r>
      </w:ins>
      <w:r w:rsidRPr="00622A7F">
        <w:rPr>
          <w:rStyle w:val="UntertitelZchn"/>
          <w:rFonts w:cs="Arial"/>
          <w:b w:val="0"/>
        </w:rPr>
        <w:t>due to low numbers of total ILCs. Freq= frequency</w:t>
      </w:r>
    </w:p>
    <w:p w14:paraId="298EB978" w14:textId="77777777" w:rsidR="00D555C3" w:rsidRPr="00622A7F" w:rsidRDefault="00D555C3" w:rsidP="00622A7F">
      <w:pPr>
        <w:pStyle w:val="berschrift3"/>
        <w:rPr>
          <w:rFonts w:cs="Arial"/>
        </w:rPr>
      </w:pPr>
      <w:bookmarkStart w:id="2258" w:name="_Toc72229638"/>
      <w:bookmarkStart w:id="2259" w:name="_Toc91488894"/>
      <w:r w:rsidRPr="00622A7F">
        <w:rPr>
          <w:rFonts w:cs="Arial"/>
        </w:rPr>
        <w:t>Pathway analysis of PBMCs</w:t>
      </w:r>
      <w:bookmarkEnd w:id="2258"/>
      <w:bookmarkEnd w:id="2259"/>
    </w:p>
    <w:p w14:paraId="636E0962" w14:textId="381737B4" w:rsidR="00D555C3" w:rsidRPr="00622A7F" w:rsidRDefault="00D555C3" w:rsidP="00622A7F">
      <w:pPr>
        <w:rPr>
          <w:rFonts w:cs="Arial"/>
        </w:rPr>
      </w:pPr>
      <w:r w:rsidRPr="00622A7F">
        <w:rPr>
          <w:rFonts w:cs="Arial"/>
        </w:rPr>
        <w:t>Pathway analyses of DEGs based on Gene Ontology (GO) terms listed “negative regulation of leukocyte apoptotic process” and “positive regulation of cytokine production” as most significant pathways in CD4</w:t>
      </w:r>
      <w:r w:rsidRPr="00622A7F">
        <w:rPr>
          <w:rFonts w:cs="Arial"/>
          <w:vertAlign w:val="superscript"/>
          <w:rPrChange w:id="2260" w:author="Haskamp, Stefan (extern)" w:date="2021-08-15T19:32:00Z">
            <w:rPr>
              <w:rFonts w:cs="Arial"/>
            </w:rPr>
          </w:rPrChange>
        </w:rPr>
        <w:t>+</w:t>
      </w:r>
      <w:r w:rsidRPr="00622A7F">
        <w:rPr>
          <w:rFonts w:cs="Arial"/>
        </w:rPr>
        <w:t xml:space="preserve"> CTLs (</w:t>
      </w:r>
      <w:r w:rsidRPr="00622A7F">
        <w:rPr>
          <w:rFonts w:cs="Arial"/>
        </w:rPr>
        <w:fldChar w:fldCharType="begin"/>
      </w:r>
      <w:r w:rsidRPr="00622A7F">
        <w:rPr>
          <w:rFonts w:cs="Arial"/>
        </w:rPr>
        <w:instrText xml:space="preserve"> REF _Ref73442526 \h </w:instrText>
      </w:r>
      <w:r w:rsidR="00622A7F">
        <w:rPr>
          <w:rFonts w:cs="Arial"/>
        </w:rPr>
        <w:instrText xml:space="preserve"> \* MERGEFORMAT </w:instrText>
      </w:r>
      <w:r w:rsidRPr="00622A7F">
        <w:rPr>
          <w:rFonts w:cs="Arial"/>
        </w:rPr>
      </w:r>
      <w:r w:rsidRPr="00622A7F">
        <w:rPr>
          <w:rFonts w:cs="Arial"/>
        </w:rPr>
        <w:fldChar w:fldCharType="separate"/>
      </w:r>
      <w:ins w:id="2261" w:author="Haskamp, Stefan (extern)" w:date="2022-01-29T13:25:00Z">
        <w:r w:rsidR="002D4AD7" w:rsidRPr="00622A7F">
          <w:rPr>
            <w:rFonts w:cs="Arial"/>
          </w:rPr>
          <w:t xml:space="preserve">Figure </w:t>
        </w:r>
        <w:r w:rsidR="002D4AD7">
          <w:rPr>
            <w:rFonts w:cs="Arial"/>
            <w:noProof/>
          </w:rPr>
          <w:t>18</w:t>
        </w:r>
      </w:ins>
      <w:r w:rsidRPr="00622A7F">
        <w:rPr>
          <w:rFonts w:cs="Arial"/>
        </w:rPr>
        <w:fldChar w:fldCharType="end"/>
      </w:r>
      <w:r w:rsidRPr="00622A7F">
        <w:rPr>
          <w:rFonts w:cs="Arial"/>
        </w:rPr>
        <w:t>). In case of CD8</w:t>
      </w:r>
      <w:r w:rsidRPr="00622A7F">
        <w:rPr>
          <w:rFonts w:cs="Arial"/>
          <w:vertAlign w:val="superscript"/>
          <w:rPrChange w:id="2262" w:author="Haskamp, Stefan (extern)" w:date="2021-08-15T19:32:00Z">
            <w:rPr>
              <w:rFonts w:cs="Arial"/>
            </w:rPr>
          </w:rPrChange>
        </w:rPr>
        <w:t>+</w:t>
      </w:r>
      <w:r w:rsidRPr="00622A7F">
        <w:rPr>
          <w:rFonts w:cs="Arial"/>
        </w:rPr>
        <w:t xml:space="preserve"> TEMs,</w:t>
      </w:r>
      <w:ins w:id="2263" w:author="Haskamp, Stefan" w:date="2021-12-30T18:57:00Z">
        <w:r w:rsidR="004921FD">
          <w:rPr>
            <w:rFonts w:cs="Arial"/>
          </w:rPr>
          <w:t xml:space="preserve"> DEGs were enriched for</w:t>
        </w:r>
      </w:ins>
      <w:r w:rsidRPr="00622A7F">
        <w:rPr>
          <w:rFonts w:cs="Arial"/>
        </w:rPr>
        <w:t xml:space="preserve"> the pathway “regulation of B cell activation” </w:t>
      </w:r>
      <w:ins w:id="2264" w:author="Haskamp, Stefan" w:date="2021-12-30T18:57:00Z">
        <w:r w:rsidR="004921FD">
          <w:rPr>
            <w:rFonts w:cs="Arial"/>
          </w:rPr>
          <w:t>a</w:t>
        </w:r>
      </w:ins>
      <w:commentRangeStart w:id="2265"/>
      <w:del w:id="2266" w:author="Haskamp, Stefan" w:date="2021-12-30T18:57:00Z">
        <w:r w:rsidRPr="00622A7F" w:rsidDel="004921FD">
          <w:rPr>
            <w:rFonts w:cs="Arial"/>
          </w:rPr>
          <w:delText xml:space="preserve">was </w:delText>
        </w:r>
      </w:del>
      <w:del w:id="2267" w:author="Hüffmeier, Ulrike" w:date="2021-11-25T19:03:00Z">
        <w:r w:rsidRPr="00622A7F" w:rsidDel="00796EBB">
          <w:rPr>
            <w:rFonts w:cs="Arial"/>
          </w:rPr>
          <w:delText xml:space="preserve">most </w:delText>
        </w:r>
      </w:del>
      <w:del w:id="2268" w:author="Haskamp, Stefan" w:date="2021-12-30T18:57:00Z">
        <w:r w:rsidRPr="00622A7F" w:rsidDel="004921FD">
          <w:rPr>
            <w:rFonts w:cs="Arial"/>
          </w:rPr>
          <w:delText xml:space="preserve">enriched </w:delText>
        </w:r>
        <w:commentRangeEnd w:id="2265"/>
        <w:r w:rsidR="00796EBB" w:rsidDel="004921FD">
          <w:rPr>
            <w:rStyle w:val="Kommentarzeichen"/>
          </w:rPr>
          <w:commentReference w:id="2265"/>
        </w:r>
        <w:r w:rsidRPr="00622A7F" w:rsidDel="004921FD">
          <w:rPr>
            <w:rFonts w:cs="Arial"/>
          </w:rPr>
          <w:delText>in DEGs</w:delText>
        </w:r>
      </w:del>
      <w:ins w:id="2269" w:author="Hüffmeier, Ulrike" w:date="2021-11-25T19:04:00Z">
        <w:del w:id="2270" w:author="Haskamp, Stefan" w:date="2021-12-30T18:57:00Z">
          <w:r w:rsidR="00796EBB" w:rsidRPr="00796EBB" w:rsidDel="004921FD">
            <w:rPr>
              <w:rFonts w:cs="Arial"/>
            </w:rPr>
            <w:delText xml:space="preserve"> </w:delText>
          </w:r>
          <w:r w:rsidR="00796EBB" w:rsidDel="004921FD">
            <w:rPr>
              <w:rFonts w:cs="Arial"/>
            </w:rPr>
            <w:delText>a</w:delText>
          </w:r>
        </w:del>
        <w:r w:rsidR="00796EBB">
          <w:rPr>
            <w:rFonts w:cs="Arial"/>
          </w:rPr>
          <w:t>t the highest level of significance</w:t>
        </w:r>
      </w:ins>
      <w:r w:rsidRPr="00622A7F">
        <w:rPr>
          <w:rFonts w:cs="Arial"/>
        </w:rPr>
        <w:t>. DEGs of CD4</w:t>
      </w:r>
      <w:r w:rsidRPr="00622A7F">
        <w:rPr>
          <w:rFonts w:cs="Arial"/>
          <w:vertAlign w:val="superscript"/>
          <w:rPrChange w:id="2271" w:author="Haskamp, Stefan (extern)" w:date="2021-08-15T19:32:00Z">
            <w:rPr/>
          </w:rPrChange>
        </w:rPr>
        <w:t>+</w:t>
      </w:r>
      <w:r w:rsidRPr="00622A7F">
        <w:rPr>
          <w:rFonts w:cs="Arial"/>
        </w:rPr>
        <w:t xml:space="preserve"> TEM were most enriched for “immune response-regulating signaling pathway”, “cell killing” and “response to interferon-γ”. The latter was also most enriched in CD16</w:t>
      </w:r>
      <w:r w:rsidRPr="00622A7F">
        <w:rPr>
          <w:rFonts w:cs="Arial"/>
          <w:vertAlign w:val="superscript"/>
          <w:rPrChange w:id="2272" w:author="Haskamp, Stefan (extern)" w:date="2021-08-15T19:32:00Z">
            <w:rPr/>
          </w:rPrChange>
        </w:rPr>
        <w:t>+</w:t>
      </w:r>
      <w:r w:rsidRPr="00622A7F">
        <w:rPr>
          <w:rFonts w:cs="Arial"/>
        </w:rPr>
        <w:t xml:space="preserve"> monocytes followed by “response to peptide”. To conclude, these results </w:t>
      </w:r>
      <w:del w:id="2273" w:author="Hüffmeier, Ulrike" w:date="2021-08-04T15:00:00Z">
        <w:r w:rsidRPr="00622A7F" w:rsidDel="003A5B05">
          <w:rPr>
            <w:rFonts w:cs="Arial"/>
          </w:rPr>
          <w:delText xml:space="preserve">suggesting </w:delText>
        </w:r>
      </w:del>
      <w:ins w:id="2274" w:author="Hüffmeier, Ulrike" w:date="2021-08-04T15:00:00Z">
        <w:r w:rsidRPr="00622A7F">
          <w:rPr>
            <w:rFonts w:cs="Arial"/>
          </w:rPr>
          <w:t xml:space="preserve">suggested </w:t>
        </w:r>
      </w:ins>
      <w:r w:rsidRPr="00622A7F">
        <w:rPr>
          <w:rFonts w:cs="Arial"/>
        </w:rPr>
        <w:t>an activated state especially in CD8</w:t>
      </w:r>
      <w:r w:rsidRPr="00622A7F">
        <w:rPr>
          <w:rFonts w:cs="Arial"/>
          <w:vertAlign w:val="superscript"/>
          <w:rPrChange w:id="2275" w:author="Haskamp, Stefan (extern)" w:date="2021-08-15T19:32:00Z">
            <w:rPr/>
          </w:rPrChange>
        </w:rPr>
        <w:t>+</w:t>
      </w:r>
      <w:r w:rsidRPr="00622A7F">
        <w:rPr>
          <w:rFonts w:cs="Arial"/>
        </w:rPr>
        <w:t xml:space="preserve"> TEMs and CD4</w:t>
      </w:r>
      <w:r w:rsidRPr="00622A7F">
        <w:rPr>
          <w:rFonts w:cs="Arial"/>
          <w:vertAlign w:val="superscript"/>
          <w:rPrChange w:id="2276" w:author="Haskamp, Stefan (extern)" w:date="2021-08-15T19:32:00Z">
            <w:rPr>
              <w:rFonts w:cs="Arial"/>
            </w:rPr>
          </w:rPrChange>
        </w:rPr>
        <w:t>+</w:t>
      </w:r>
      <w:r w:rsidRPr="00622A7F">
        <w:rPr>
          <w:rFonts w:cs="Arial"/>
        </w:rPr>
        <w:t xml:space="preserve"> CTLs in GPP. </w:t>
      </w:r>
    </w:p>
    <w:p w14:paraId="0F6AD7CF" w14:textId="77777777" w:rsidR="00D555C3" w:rsidRPr="00622A7F" w:rsidRDefault="00382E14" w:rsidP="00622A7F">
      <w:pPr>
        <w:keepNext/>
        <w:rPr>
          <w:rFonts w:cs="Arial"/>
        </w:rPr>
      </w:pPr>
      <w:r>
        <w:rPr>
          <w:rFonts w:cs="Arial"/>
        </w:rPr>
        <w:lastRenderedPageBreak/>
        <w:pict w14:anchorId="2A1F2B12">
          <v:shape id="_x0000_i1039" type="#_x0000_t75" style="width:452.15pt;height:539.15pt">
            <v:imagedata r:id="rId39" o:title="figure2part2"/>
          </v:shape>
        </w:pict>
      </w:r>
      <w:commentRangeStart w:id="2277"/>
      <w:commentRangeEnd w:id="2277"/>
      <w:r w:rsidR="00D555C3" w:rsidRPr="00622A7F">
        <w:rPr>
          <w:rStyle w:val="Kommentarzeichen"/>
          <w:rFonts w:cs="Arial"/>
        </w:rPr>
        <w:commentReference w:id="2277"/>
      </w:r>
    </w:p>
    <w:p w14:paraId="10E5E68F" w14:textId="1599E189" w:rsidR="00D555C3" w:rsidRPr="00622A7F" w:rsidRDefault="00D555C3" w:rsidP="00622A7F">
      <w:pPr>
        <w:pStyle w:val="Beschriftung"/>
        <w:rPr>
          <w:rFonts w:cs="Arial"/>
        </w:rPr>
      </w:pPr>
      <w:bookmarkStart w:id="2278" w:name="_Ref73442526"/>
      <w:bookmarkStart w:id="2279" w:name="_Toc94355235"/>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18</w:t>
      </w:r>
      <w:r w:rsidRPr="00622A7F">
        <w:rPr>
          <w:rFonts w:cs="Arial"/>
        </w:rPr>
        <w:fldChar w:fldCharType="end"/>
      </w:r>
      <w:bookmarkEnd w:id="2278"/>
      <w:r w:rsidRPr="00622A7F">
        <w:rPr>
          <w:rFonts w:cs="Arial"/>
        </w:rPr>
        <w:t xml:space="preserve">: Pathway analysis of differentially expressed genes in </w:t>
      </w:r>
      <w:commentRangeStart w:id="2280"/>
      <w:ins w:id="2281" w:author="Haskamp, Stefan (extern)" w:date="2021-08-14T14:38:00Z">
        <w:r w:rsidRPr="00622A7F">
          <w:rPr>
            <w:rFonts w:cs="Arial"/>
          </w:rPr>
          <w:t>CD4</w:t>
        </w:r>
        <w:r w:rsidRPr="00622A7F">
          <w:rPr>
            <w:rFonts w:cs="Arial"/>
            <w:vertAlign w:val="superscript"/>
            <w:rPrChange w:id="2282" w:author="Haskamp, Stefan (extern)" w:date="2021-08-14T14:39:00Z">
              <w:rPr/>
            </w:rPrChange>
          </w:rPr>
          <w:t>+</w:t>
        </w:r>
        <w:r w:rsidRPr="00622A7F">
          <w:rPr>
            <w:rFonts w:cs="Arial"/>
          </w:rPr>
          <w:t xml:space="preserve"> </w:t>
        </w:r>
      </w:ins>
      <w:ins w:id="2283" w:author="Haskamp, Stefan" w:date="2021-12-30T18:58:00Z">
        <w:r w:rsidR="004921FD">
          <w:rPr>
            <w:rFonts w:cs="Arial"/>
          </w:rPr>
          <w:t>cytotoxic T cells (</w:t>
        </w:r>
      </w:ins>
      <w:ins w:id="2284" w:author="Haskamp, Stefan (extern)" w:date="2021-08-14T14:38:00Z">
        <w:r w:rsidRPr="00622A7F">
          <w:rPr>
            <w:rFonts w:cs="Arial"/>
          </w:rPr>
          <w:t>CTLs</w:t>
        </w:r>
      </w:ins>
      <w:ins w:id="2285" w:author="Haskamp, Stefan" w:date="2021-12-30T18:58:00Z">
        <w:r w:rsidR="004921FD">
          <w:rPr>
            <w:rFonts w:cs="Arial"/>
          </w:rPr>
          <w:t>)</w:t>
        </w:r>
      </w:ins>
      <w:ins w:id="2286" w:author="Haskamp, Stefan (extern)" w:date="2021-08-14T14:38:00Z">
        <w:r w:rsidRPr="00622A7F">
          <w:rPr>
            <w:rFonts w:cs="Arial"/>
          </w:rPr>
          <w:t>, CD4</w:t>
        </w:r>
        <w:r w:rsidRPr="00622A7F">
          <w:rPr>
            <w:rFonts w:cs="Arial"/>
            <w:vertAlign w:val="superscript"/>
            <w:rPrChange w:id="2287" w:author="Haskamp, Stefan (extern)" w:date="2021-08-14T14:39:00Z">
              <w:rPr/>
            </w:rPrChange>
          </w:rPr>
          <w:t>+</w:t>
        </w:r>
        <w:r w:rsidRPr="00622A7F">
          <w:rPr>
            <w:rFonts w:cs="Arial"/>
          </w:rPr>
          <w:t xml:space="preserve"> </w:t>
        </w:r>
      </w:ins>
      <w:ins w:id="2288" w:author="Haskamp, Stefan" w:date="2021-12-30T18:59:00Z">
        <w:r w:rsidR="004921FD">
          <w:rPr>
            <w:rFonts w:cs="Arial"/>
          </w:rPr>
          <w:t>(</w:t>
        </w:r>
      </w:ins>
      <w:ins w:id="2289" w:author="Haskamp, Stefan" w:date="2021-12-30T19:00:00Z">
        <w:r w:rsidR="004921FD" w:rsidRPr="004921FD">
          <w:rPr>
            <w:rFonts w:cs="Arial"/>
          </w:rPr>
          <w:t>effector memory T cell</w:t>
        </w:r>
      </w:ins>
      <w:ins w:id="2290" w:author="Haskamp, Stefan" w:date="2021-12-30T18:59:00Z">
        <w:r w:rsidR="004921FD">
          <w:rPr>
            <w:rFonts w:cs="Arial"/>
          </w:rPr>
          <w:t xml:space="preserve">) </w:t>
        </w:r>
      </w:ins>
      <w:ins w:id="2291" w:author="Haskamp, Stefan (extern)" w:date="2021-08-14T14:38:00Z">
        <w:r w:rsidRPr="00622A7F">
          <w:rPr>
            <w:rFonts w:cs="Arial"/>
          </w:rPr>
          <w:t>TEM, CD8</w:t>
        </w:r>
        <w:r w:rsidRPr="00622A7F">
          <w:rPr>
            <w:rFonts w:cs="Arial"/>
            <w:vertAlign w:val="superscript"/>
            <w:rPrChange w:id="2292" w:author="Haskamp, Stefan (extern)" w:date="2021-08-14T14:39:00Z">
              <w:rPr/>
            </w:rPrChange>
          </w:rPr>
          <w:t>+</w:t>
        </w:r>
        <w:r w:rsidRPr="00622A7F">
          <w:rPr>
            <w:rFonts w:cs="Arial"/>
          </w:rPr>
          <w:t xml:space="preserve"> TEM</w:t>
        </w:r>
      </w:ins>
      <w:commentRangeEnd w:id="2280"/>
      <w:r w:rsidR="00796EBB">
        <w:rPr>
          <w:rStyle w:val="Kommentarzeichen"/>
          <w:b w:val="0"/>
          <w:iCs w:val="0"/>
          <w:color w:val="auto"/>
        </w:rPr>
        <w:commentReference w:id="2280"/>
      </w:r>
      <w:commentRangeStart w:id="2293"/>
      <w:del w:id="2294" w:author="Haskamp, Stefan (extern)" w:date="2021-08-14T14:39:00Z">
        <w:r w:rsidRPr="00622A7F" w:rsidDel="00484F5D">
          <w:rPr>
            <w:rFonts w:cs="Arial"/>
          </w:rPr>
          <w:delText xml:space="preserve">effector T cells </w:delText>
        </w:r>
      </w:del>
      <w:commentRangeEnd w:id="2293"/>
      <w:r w:rsidRPr="00622A7F">
        <w:rPr>
          <w:rStyle w:val="Kommentarzeichen"/>
          <w:rFonts w:cs="Arial"/>
          <w:b w:val="0"/>
          <w:iCs w:val="0"/>
          <w:color w:val="auto"/>
        </w:rPr>
        <w:commentReference w:id="2293"/>
      </w:r>
      <w:ins w:id="2295" w:author="Haskamp, Stefan (extern)" w:date="2021-08-14T14:39:00Z">
        <w:r w:rsidRPr="00622A7F">
          <w:rPr>
            <w:rFonts w:cs="Arial"/>
          </w:rPr>
          <w:t xml:space="preserve"> </w:t>
        </w:r>
      </w:ins>
      <w:r w:rsidRPr="00622A7F">
        <w:rPr>
          <w:rFonts w:cs="Arial"/>
        </w:rPr>
        <w:t>and CD16</w:t>
      </w:r>
      <w:r w:rsidRPr="00622A7F">
        <w:rPr>
          <w:rFonts w:cs="Arial"/>
          <w:vertAlign w:val="superscript"/>
          <w:rPrChange w:id="2296" w:author="Haskamp, Stefan (extern)" w:date="2021-08-14T14:39:00Z">
            <w:rPr/>
          </w:rPrChange>
        </w:rPr>
        <w:t>+</w:t>
      </w:r>
      <w:r w:rsidRPr="00622A7F">
        <w:rPr>
          <w:rFonts w:cs="Arial"/>
        </w:rPr>
        <w:t xml:space="preserve"> monocytes.</w:t>
      </w:r>
      <w:bookmarkEnd w:id="2279"/>
      <w:r w:rsidRPr="00622A7F">
        <w:rPr>
          <w:rFonts w:cs="Arial"/>
        </w:rPr>
        <w:t xml:space="preserve"> </w:t>
      </w:r>
    </w:p>
    <w:p w14:paraId="5ECAC4EE" w14:textId="77777777" w:rsidR="00D555C3" w:rsidRPr="00622A7F" w:rsidRDefault="00D555C3" w:rsidP="00622A7F">
      <w:pPr>
        <w:pStyle w:val="Beschriftung"/>
        <w:rPr>
          <w:rFonts w:cs="Arial"/>
        </w:rPr>
      </w:pPr>
      <w:r w:rsidRPr="00622A7F">
        <w:rPr>
          <w:rStyle w:val="UntertitelZchn"/>
          <w:rFonts w:cs="Arial"/>
          <w:b w:val="0"/>
        </w:rPr>
        <w:t>Pathway analysis of differentially expressed genes of T cell subsets based on Gene Ontology terms.</w:t>
      </w:r>
      <w:r w:rsidRPr="00622A7F">
        <w:rPr>
          <w:rFonts w:cs="Arial"/>
        </w:rPr>
        <w:t xml:space="preserve"> </w:t>
      </w:r>
    </w:p>
    <w:p w14:paraId="23F1B528" w14:textId="77777777" w:rsidR="00D555C3" w:rsidRPr="00622A7F" w:rsidRDefault="00D555C3" w:rsidP="00622A7F">
      <w:pPr>
        <w:pStyle w:val="berschrift3"/>
        <w:rPr>
          <w:rFonts w:cs="Arial"/>
        </w:rPr>
      </w:pPr>
      <w:bookmarkStart w:id="2297" w:name="_Toc72229639"/>
      <w:bookmarkStart w:id="2298" w:name="_Toc91488895"/>
      <w:r w:rsidRPr="00622A7F">
        <w:rPr>
          <w:rFonts w:cs="Arial"/>
        </w:rPr>
        <w:t>Transcriptome analysis of neutrophils in GPP</w:t>
      </w:r>
      <w:bookmarkEnd w:id="2297"/>
      <w:bookmarkEnd w:id="2298"/>
    </w:p>
    <w:p w14:paraId="0ABF7914" w14:textId="39FA3FF0" w:rsidR="00D555C3" w:rsidRPr="00622A7F" w:rsidRDefault="00D555C3" w:rsidP="00622A7F">
      <w:pPr>
        <w:rPr>
          <w:rFonts w:cs="Arial"/>
        </w:rPr>
      </w:pPr>
      <w:commentRangeStart w:id="2299"/>
      <w:r w:rsidRPr="00622A7F">
        <w:rPr>
          <w:rFonts w:cs="Arial"/>
        </w:rPr>
        <w:t xml:space="preserve">Since neutrophils are </w:t>
      </w:r>
      <w:del w:id="2300" w:author="Haskamp, Stefan" w:date="2021-12-30T19:07:00Z">
        <w:r w:rsidRPr="00622A7F" w:rsidDel="006771A2">
          <w:rPr>
            <w:rFonts w:cs="Arial"/>
          </w:rPr>
          <w:delText xml:space="preserve">known </w:delText>
        </w:r>
      </w:del>
      <w:ins w:id="2301" w:author="Haskamp, Stefan" w:date="2021-12-30T19:07:00Z">
        <w:r w:rsidR="006771A2">
          <w:rPr>
            <w:rFonts w:cs="Arial"/>
          </w:rPr>
          <w:t xml:space="preserve">major contributors </w:t>
        </w:r>
      </w:ins>
      <w:del w:id="2302" w:author="Haskamp, Stefan" w:date="2021-12-30T19:07:00Z">
        <w:r w:rsidRPr="00622A7F" w:rsidDel="006771A2">
          <w:rPr>
            <w:rFonts w:cs="Arial"/>
          </w:rPr>
          <w:delText xml:space="preserve">to contribute </w:delText>
        </w:r>
      </w:del>
      <w:r w:rsidRPr="00622A7F">
        <w:rPr>
          <w:rFonts w:cs="Arial"/>
        </w:rPr>
        <w:t>to GPP</w:t>
      </w:r>
      <w:commentRangeEnd w:id="2299"/>
      <w:r w:rsidR="00796EBB">
        <w:rPr>
          <w:rStyle w:val="Kommentarzeichen"/>
        </w:rPr>
        <w:commentReference w:id="2299"/>
      </w:r>
      <w:r w:rsidRPr="00622A7F">
        <w:rPr>
          <w:rFonts w:cs="Arial"/>
        </w:rPr>
        <w:t xml:space="preserve">, transcriptome analysis of three MPO-deficient GPP patients and four HDs were performed. </w:t>
      </w:r>
      <w:del w:id="2303" w:author="Haskamp, Stefan (extern)" w:date="2021-08-14T14:43:00Z">
        <w:r w:rsidRPr="00622A7F" w:rsidDel="00484F5D">
          <w:rPr>
            <w:rFonts w:cs="Arial"/>
          </w:rPr>
          <w:delText xml:space="preserve">In contrast to </w:delText>
        </w:r>
      </w:del>
      <w:ins w:id="2304" w:author="Hüffmeier, Ulrike" w:date="2021-08-04T15:22:00Z">
        <w:del w:id="2305" w:author="Haskamp, Stefan (extern)" w:date="2021-08-14T14:43:00Z">
          <w:r w:rsidRPr="00622A7F" w:rsidDel="00484F5D">
            <w:rPr>
              <w:rFonts w:cs="Arial"/>
            </w:rPr>
            <w:delText>patients</w:delText>
          </w:r>
        </w:del>
        <w:del w:id="2306" w:author="Haskamp, Stefan" w:date="2021-12-30T19:09:00Z">
          <w:r w:rsidRPr="00622A7F" w:rsidDel="006771A2">
            <w:rPr>
              <w:rFonts w:cs="Arial"/>
            </w:rPr>
            <w:delText xml:space="preserve"> </w:delText>
          </w:r>
        </w:del>
      </w:ins>
      <w:r w:rsidRPr="00622A7F">
        <w:rPr>
          <w:rFonts w:cs="Arial"/>
        </w:rPr>
        <w:t>GPP</w:t>
      </w:r>
      <w:del w:id="2307" w:author="Hüffmeier, Ulrike" w:date="2021-08-04T15:00:00Z">
        <w:r w:rsidRPr="00622A7F" w:rsidDel="003A5B05">
          <w:rPr>
            <w:rFonts w:cs="Arial"/>
          </w:rPr>
          <w:delText xml:space="preserve"> </w:delText>
        </w:r>
      </w:del>
      <w:r w:rsidRPr="00622A7F">
        <w:rPr>
          <w:rFonts w:cs="Arial"/>
        </w:rPr>
        <w:t xml:space="preserve">1 </w:t>
      </w:r>
      <w:ins w:id="2308" w:author="Haskamp, Stefan (extern)" w:date="2021-08-14T14:43:00Z">
        <w:del w:id="2309" w:author="Hüffmeier, Ulrike" w:date="2021-11-25T19:07:00Z">
          <w:r w:rsidRPr="00622A7F" w:rsidDel="00796EBB">
            <w:rPr>
              <w:rFonts w:cs="Arial"/>
            </w:rPr>
            <w:delText>i</w:delText>
          </w:r>
        </w:del>
      </w:ins>
      <w:ins w:id="2310" w:author="Hüffmeier, Ulrike" w:date="2021-11-25T19:07:00Z">
        <w:r w:rsidR="00796EBB">
          <w:rPr>
            <w:rFonts w:cs="Arial"/>
          </w:rPr>
          <w:t>was</w:t>
        </w:r>
      </w:ins>
      <w:ins w:id="2311" w:author="Haskamp, Stefan (extern)" w:date="2021-08-14T14:43:00Z">
        <w:del w:id="2312" w:author="Hüffmeier, Ulrike" w:date="2021-11-25T19:07:00Z">
          <w:r w:rsidRPr="00622A7F" w:rsidDel="00796EBB">
            <w:rPr>
              <w:rFonts w:cs="Arial"/>
            </w:rPr>
            <w:delText>s</w:delText>
          </w:r>
        </w:del>
        <w:r w:rsidRPr="00622A7F">
          <w:rPr>
            <w:rFonts w:cs="Arial"/>
          </w:rPr>
          <w:t xml:space="preserve"> complet</w:t>
        </w:r>
        <w:del w:id="2313" w:author="Hüffmeier, Ulrike" w:date="2021-11-25T19:07:00Z">
          <w:r w:rsidRPr="00622A7F" w:rsidDel="00796EBB">
            <w:rPr>
              <w:rFonts w:cs="Arial"/>
            </w:rPr>
            <w:delText>e</w:delText>
          </w:r>
        </w:del>
      </w:ins>
      <w:ins w:id="2314" w:author="Hüffmeier, Ulrike" w:date="2021-11-25T19:07:00Z">
        <w:r w:rsidR="00796EBB">
          <w:rPr>
            <w:rFonts w:cs="Arial"/>
          </w:rPr>
          <w:t>ly</w:t>
        </w:r>
      </w:ins>
      <w:ins w:id="2315" w:author="Haskamp, Stefan (extern)" w:date="2021-08-14T14:43:00Z">
        <w:r w:rsidRPr="00622A7F">
          <w:rPr>
            <w:rFonts w:cs="Arial"/>
          </w:rPr>
          <w:t xml:space="preserve"> MPO-deficient, while </w:t>
        </w:r>
      </w:ins>
      <w:del w:id="2316" w:author="Hüffmeier, Ulrike" w:date="2021-11-25T19:07:00Z">
        <w:r w:rsidRPr="00622A7F" w:rsidDel="00796EBB">
          <w:rPr>
            <w:rFonts w:cs="Arial"/>
          </w:rPr>
          <w:delText xml:space="preserve">and </w:delText>
        </w:r>
      </w:del>
      <w:commentRangeStart w:id="2317"/>
      <w:r w:rsidRPr="00622A7F">
        <w:rPr>
          <w:rFonts w:cs="Arial"/>
        </w:rPr>
        <w:t>GPP2</w:t>
      </w:r>
      <w:commentRangeEnd w:id="2317"/>
      <w:ins w:id="2318" w:author="Haskamp, Stefan (extern)" w:date="2021-08-14T14:44:00Z">
        <w:r w:rsidRPr="00622A7F">
          <w:rPr>
            <w:rFonts w:cs="Arial"/>
          </w:rPr>
          <w:t xml:space="preserve"> (two variants)</w:t>
        </w:r>
      </w:ins>
      <w:r w:rsidRPr="00622A7F">
        <w:rPr>
          <w:rStyle w:val="Kommentarzeichen"/>
          <w:rFonts w:cs="Arial"/>
        </w:rPr>
        <w:commentReference w:id="2317"/>
      </w:r>
      <w:del w:id="2319" w:author="Haskamp, Stefan (extern)" w:date="2021-08-14T14:44:00Z">
        <w:r w:rsidRPr="00622A7F" w:rsidDel="00484F5D">
          <w:rPr>
            <w:rFonts w:cs="Arial"/>
          </w:rPr>
          <w:delText>,</w:delText>
        </w:r>
      </w:del>
      <w:ins w:id="2320" w:author="Haskamp, Stefan (extern)" w:date="2021-08-14T14:44:00Z">
        <w:r w:rsidRPr="00622A7F">
          <w:rPr>
            <w:rFonts w:cs="Arial"/>
          </w:rPr>
          <w:t xml:space="preserve"> and</w:t>
        </w:r>
      </w:ins>
      <w:r w:rsidRPr="00622A7F">
        <w:rPr>
          <w:rFonts w:cs="Arial"/>
        </w:rPr>
        <w:t xml:space="preserve"> GPP5</w:t>
      </w:r>
      <w:ins w:id="2321" w:author="Haskamp, Stefan (extern)" w:date="2021-08-14T14:44:00Z">
        <w:r w:rsidRPr="00622A7F">
          <w:rPr>
            <w:rFonts w:cs="Arial"/>
          </w:rPr>
          <w:t xml:space="preserve"> (one variant)</w:t>
        </w:r>
      </w:ins>
      <w:r w:rsidRPr="00622A7F">
        <w:rPr>
          <w:rFonts w:cs="Arial"/>
        </w:rPr>
        <w:t xml:space="preserve"> </w:t>
      </w:r>
      <w:del w:id="2322" w:author="Haskamp, Stefan (extern)" w:date="2021-08-14T14:44:00Z">
        <w:r w:rsidRPr="00622A7F" w:rsidDel="00484F5D">
          <w:rPr>
            <w:rFonts w:cs="Arial"/>
          </w:rPr>
          <w:delText>was</w:delText>
        </w:r>
      </w:del>
      <w:ins w:id="2323" w:author="Haskamp, Stefan (extern)" w:date="2021-08-14T14:44:00Z">
        <w:r w:rsidRPr="00622A7F">
          <w:rPr>
            <w:rFonts w:cs="Arial"/>
          </w:rPr>
          <w:t>were</w:t>
        </w:r>
      </w:ins>
      <w:r w:rsidRPr="00622A7F">
        <w:rPr>
          <w:rFonts w:cs="Arial"/>
        </w:rPr>
        <w:t xml:space="preserve"> </w:t>
      </w:r>
      <w:commentRangeStart w:id="2324"/>
      <w:r w:rsidRPr="00622A7F">
        <w:rPr>
          <w:rFonts w:cs="Arial"/>
        </w:rPr>
        <w:t>only partially MPO-</w:t>
      </w:r>
      <w:r w:rsidRPr="00622A7F">
        <w:rPr>
          <w:rFonts w:cs="Arial"/>
        </w:rPr>
        <w:lastRenderedPageBreak/>
        <w:t>deficient</w:t>
      </w:r>
      <w:commentRangeEnd w:id="2324"/>
      <w:r w:rsidR="00796EBB">
        <w:rPr>
          <w:rStyle w:val="Kommentarzeichen"/>
        </w:rPr>
        <w:commentReference w:id="2324"/>
      </w:r>
      <w:ins w:id="2325" w:author="Haskamp, Stefan" w:date="2021-12-30T19:09:00Z">
        <w:r w:rsidR="006771A2">
          <w:rPr>
            <w:rFonts w:cs="Arial"/>
          </w:rPr>
          <w:t xml:space="preserve"> with different degrees</w:t>
        </w:r>
      </w:ins>
      <w:r w:rsidRPr="00622A7F">
        <w:rPr>
          <w:rFonts w:cs="Arial"/>
        </w:rPr>
        <w:t>. The principal component analysis (PCA) showed clustering of patients and HDs along PC1 (</w:t>
      </w:r>
      <w:r w:rsidRPr="00622A7F">
        <w:rPr>
          <w:rFonts w:cs="Arial"/>
        </w:rPr>
        <w:fldChar w:fldCharType="begin"/>
      </w:r>
      <w:r w:rsidRPr="00622A7F">
        <w:rPr>
          <w:rFonts w:cs="Arial"/>
        </w:rPr>
        <w:instrText xml:space="preserve"> REF _Ref74040324 \h </w:instrText>
      </w:r>
      <w:r w:rsidR="00622A7F">
        <w:rPr>
          <w:rFonts w:cs="Arial"/>
        </w:rPr>
        <w:instrText xml:space="preserve"> \* MERGEFORMAT </w:instrText>
      </w:r>
      <w:r w:rsidRPr="00622A7F">
        <w:rPr>
          <w:rFonts w:cs="Arial"/>
        </w:rPr>
      </w:r>
      <w:r w:rsidRPr="00622A7F">
        <w:rPr>
          <w:rFonts w:cs="Arial"/>
        </w:rPr>
        <w:fldChar w:fldCharType="separate"/>
      </w:r>
      <w:ins w:id="2326" w:author="Haskamp, Stefan (extern)" w:date="2022-01-29T13:25:00Z">
        <w:r w:rsidR="002D4AD7" w:rsidRPr="00622A7F">
          <w:rPr>
            <w:rFonts w:cs="Arial"/>
          </w:rPr>
          <w:t xml:space="preserve">Figure </w:t>
        </w:r>
        <w:r w:rsidR="002D4AD7">
          <w:rPr>
            <w:rFonts w:cs="Arial"/>
            <w:noProof/>
          </w:rPr>
          <w:t>19</w:t>
        </w:r>
      </w:ins>
      <w:r w:rsidRPr="00622A7F">
        <w:rPr>
          <w:rFonts w:cs="Arial"/>
        </w:rPr>
        <w:fldChar w:fldCharType="end"/>
      </w:r>
      <w:r w:rsidRPr="00622A7F">
        <w:rPr>
          <w:rFonts w:cs="Arial"/>
        </w:rPr>
        <w:t>a). Pathway analysis of DEGs revealed “complement activation, classical pathway” as most enriched pathway followed by “SRP-dependent cotranslational protein targeting to membrane” and “negative regulation of viral genome replication” (</w:t>
      </w:r>
      <w:r w:rsidRPr="00622A7F">
        <w:rPr>
          <w:rFonts w:cs="Arial"/>
        </w:rPr>
        <w:fldChar w:fldCharType="begin"/>
      </w:r>
      <w:r w:rsidRPr="00622A7F">
        <w:rPr>
          <w:rFonts w:cs="Arial"/>
        </w:rPr>
        <w:instrText xml:space="preserve"> REF _Ref74040324 \h </w:instrText>
      </w:r>
      <w:r w:rsidR="00622A7F">
        <w:rPr>
          <w:rFonts w:cs="Arial"/>
        </w:rPr>
        <w:instrText xml:space="preserve"> \* MERGEFORMAT </w:instrText>
      </w:r>
      <w:r w:rsidRPr="00622A7F">
        <w:rPr>
          <w:rFonts w:cs="Arial"/>
        </w:rPr>
      </w:r>
      <w:r w:rsidRPr="00622A7F">
        <w:rPr>
          <w:rFonts w:cs="Arial"/>
        </w:rPr>
        <w:fldChar w:fldCharType="separate"/>
      </w:r>
      <w:ins w:id="2327" w:author="Haskamp, Stefan (extern)" w:date="2022-01-29T13:25:00Z">
        <w:r w:rsidR="002D4AD7" w:rsidRPr="00622A7F">
          <w:rPr>
            <w:rFonts w:cs="Arial"/>
          </w:rPr>
          <w:t xml:space="preserve">Figure </w:t>
        </w:r>
        <w:r w:rsidR="002D4AD7">
          <w:rPr>
            <w:rFonts w:cs="Arial"/>
            <w:noProof/>
          </w:rPr>
          <w:t>19</w:t>
        </w:r>
      </w:ins>
      <w:r w:rsidRPr="00622A7F">
        <w:rPr>
          <w:rFonts w:cs="Arial"/>
        </w:rPr>
        <w:fldChar w:fldCharType="end"/>
      </w:r>
      <w:r w:rsidRPr="00622A7F">
        <w:rPr>
          <w:rFonts w:cs="Arial"/>
        </w:rPr>
        <w:t>b).</w:t>
      </w:r>
    </w:p>
    <w:p w14:paraId="6E94BAEC" w14:textId="77777777" w:rsidR="00D555C3" w:rsidRPr="00622A7F" w:rsidRDefault="00382E14" w:rsidP="00622A7F">
      <w:pPr>
        <w:keepNext/>
        <w:rPr>
          <w:rFonts w:cs="Arial"/>
        </w:rPr>
      </w:pPr>
      <w:r>
        <w:rPr>
          <w:rFonts w:cs="Arial"/>
        </w:rPr>
        <w:pict w14:anchorId="08C4120E">
          <v:shape id="_x0000_i1040" type="#_x0000_t75" style="width:453.9pt;height:339.85pt">
            <v:imagedata r:id="rId40" o:title="figure2part3"/>
          </v:shape>
        </w:pict>
      </w:r>
      <w:commentRangeStart w:id="2328"/>
      <w:commentRangeEnd w:id="2328"/>
      <w:r w:rsidR="00D555C3" w:rsidRPr="00622A7F">
        <w:rPr>
          <w:rStyle w:val="Kommentarzeichen"/>
          <w:rFonts w:cs="Arial"/>
        </w:rPr>
        <w:commentReference w:id="2328"/>
      </w:r>
    </w:p>
    <w:p w14:paraId="5AD3D496" w14:textId="7299EADB" w:rsidR="00D555C3" w:rsidRPr="00622A7F" w:rsidRDefault="00D555C3" w:rsidP="00622A7F">
      <w:pPr>
        <w:pStyle w:val="Beschriftung"/>
        <w:rPr>
          <w:rFonts w:cs="Arial"/>
        </w:rPr>
      </w:pPr>
      <w:bookmarkStart w:id="2329" w:name="_Ref74040324"/>
      <w:bookmarkStart w:id="2330" w:name="_Toc94355236"/>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19</w:t>
      </w:r>
      <w:r w:rsidRPr="00622A7F">
        <w:rPr>
          <w:rFonts w:cs="Arial"/>
        </w:rPr>
        <w:fldChar w:fldCharType="end"/>
      </w:r>
      <w:bookmarkEnd w:id="2329"/>
      <w:r w:rsidRPr="00622A7F">
        <w:rPr>
          <w:rFonts w:cs="Arial"/>
        </w:rPr>
        <w:t>: Transcriptome analysis of neutrophils of three MPO-deficient patients and four healthy donors.</w:t>
      </w:r>
      <w:bookmarkEnd w:id="2330"/>
      <w:r w:rsidRPr="00622A7F">
        <w:rPr>
          <w:rFonts w:cs="Arial"/>
        </w:rPr>
        <w:t xml:space="preserve"> </w:t>
      </w:r>
    </w:p>
    <w:p w14:paraId="0B8F6B37" w14:textId="7F9CD1B5" w:rsidR="00D555C3" w:rsidRDefault="00D555C3" w:rsidP="00622A7F">
      <w:pPr>
        <w:pStyle w:val="Beschriftung"/>
        <w:rPr>
          <w:ins w:id="2331" w:author="Hüffmeier, Ulrike" w:date="2021-11-25T19:08:00Z"/>
          <w:rStyle w:val="UntertitelZchn"/>
          <w:rFonts w:cs="Arial"/>
          <w:b w:val="0"/>
        </w:rPr>
      </w:pPr>
      <w:r w:rsidRPr="00622A7F">
        <w:rPr>
          <w:rStyle w:val="UntertitelZchn"/>
          <w:rFonts w:cs="Arial"/>
        </w:rPr>
        <w:t>a</w:t>
      </w:r>
      <w:r w:rsidRPr="00622A7F">
        <w:rPr>
          <w:rStyle w:val="UntertitelZchn"/>
          <w:rFonts w:cs="Arial"/>
          <w:b w:val="0"/>
        </w:rPr>
        <w:t xml:space="preserve"> Principal component analysis of patients and controls. </w:t>
      </w:r>
      <w:r w:rsidRPr="00622A7F">
        <w:rPr>
          <w:rStyle w:val="UntertitelZchn"/>
          <w:rFonts w:cs="Arial"/>
        </w:rPr>
        <w:t>b</w:t>
      </w:r>
      <w:r w:rsidRPr="00622A7F">
        <w:rPr>
          <w:rStyle w:val="UntertitelZchn"/>
          <w:rFonts w:cs="Arial"/>
          <w:b w:val="0"/>
        </w:rPr>
        <w:t xml:space="preserve"> Pathway analysis of differentially expressed genes in neutrophils based on Gene Ontology terms.</w:t>
      </w:r>
    </w:p>
    <w:p w14:paraId="3E260790" w14:textId="77777777" w:rsidR="00796EBB" w:rsidRPr="00796EBB" w:rsidRDefault="00796EBB">
      <w:pPr>
        <w:rPr>
          <w:rPrChange w:id="2332" w:author="Hüffmeier, Ulrike" w:date="2021-11-25T19:08:00Z">
            <w:rPr>
              <w:rStyle w:val="UntertitelZchn"/>
              <w:rFonts w:cs="Arial"/>
              <w:b/>
              <w:iCs/>
              <w:color w:val="000000" w:themeColor="text1"/>
              <w:sz w:val="22"/>
              <w:szCs w:val="18"/>
            </w:rPr>
          </w:rPrChange>
        </w:rPr>
      </w:pPr>
    </w:p>
    <w:p w14:paraId="1810E5F7" w14:textId="77777777" w:rsidR="00D555C3" w:rsidRPr="00622A7F" w:rsidRDefault="00D555C3" w:rsidP="00622A7F">
      <w:pPr>
        <w:pStyle w:val="berschrift2"/>
        <w:rPr>
          <w:rFonts w:cs="Arial"/>
        </w:rPr>
      </w:pPr>
      <w:bookmarkStart w:id="2333" w:name="_Ref86160071"/>
      <w:bookmarkStart w:id="2334" w:name="_Toc91488896"/>
      <w:r w:rsidRPr="00622A7F">
        <w:rPr>
          <w:rFonts w:cs="Arial"/>
        </w:rPr>
        <w:t>Cellular and molecular features in GPP patients of acute state</w:t>
      </w:r>
      <w:bookmarkEnd w:id="2333"/>
      <w:bookmarkEnd w:id="2334"/>
      <w:r w:rsidRPr="00622A7F">
        <w:rPr>
          <w:rFonts w:cs="Arial"/>
        </w:rPr>
        <w:t xml:space="preserve"> </w:t>
      </w:r>
    </w:p>
    <w:p w14:paraId="5B52E50F" w14:textId="3A5D053A" w:rsidR="00D555C3" w:rsidRPr="00622A7F" w:rsidRDefault="00D555C3" w:rsidP="00622A7F">
      <w:pPr>
        <w:rPr>
          <w:rFonts w:cs="Arial"/>
        </w:rPr>
      </w:pPr>
      <w:r w:rsidRPr="00622A7F">
        <w:rPr>
          <w:rFonts w:cs="Arial"/>
        </w:rPr>
        <w:t xml:space="preserve">To investigate cellular and molecular features of GPP during an acute episode, the transcriptome of peripheral blood immune cells of one MPO-deficient (heterozygous for c.2031-2A&gt;C) patient GPP3 was analyzed. The female patient was 58 years old and </w:t>
      </w:r>
      <w:del w:id="2335" w:author="Hüffmeier, Ulrike" w:date="2021-08-04T15:10:00Z">
        <w:r w:rsidRPr="00622A7F" w:rsidDel="00E27A59">
          <w:rPr>
            <w:rFonts w:cs="Arial"/>
          </w:rPr>
          <w:delText xml:space="preserve">got </w:delText>
        </w:r>
      </w:del>
      <w:ins w:id="2336" w:author="Hüffmeier, Ulrike" w:date="2021-08-04T15:10:00Z">
        <w:r w:rsidRPr="00622A7F">
          <w:rPr>
            <w:rFonts w:cs="Arial"/>
          </w:rPr>
          <w:t xml:space="preserve">was </w:t>
        </w:r>
      </w:ins>
      <w:r w:rsidRPr="00622A7F">
        <w:rPr>
          <w:rFonts w:cs="Arial"/>
        </w:rPr>
        <w:t xml:space="preserve">diagnosed with generalized pustular psoriasis at </w:t>
      </w:r>
      <w:del w:id="2337" w:author="Hüffmeier, Ulrike" w:date="2021-11-25T19:08:00Z">
        <w:r w:rsidRPr="00622A7F" w:rsidDel="00796EBB">
          <w:rPr>
            <w:rFonts w:cs="Arial"/>
          </w:rPr>
          <w:delText xml:space="preserve">age </w:delText>
        </w:r>
      </w:del>
      <w:r w:rsidRPr="00622A7F">
        <w:rPr>
          <w:rFonts w:cs="Arial"/>
        </w:rPr>
        <w:t xml:space="preserve">51 </w:t>
      </w:r>
      <w:ins w:id="2338" w:author="Hüffmeier, Ulrike" w:date="2021-08-04T15:10:00Z">
        <w:r w:rsidRPr="00622A7F">
          <w:rPr>
            <w:rFonts w:cs="Arial"/>
          </w:rPr>
          <w:t xml:space="preserve">years of age. She also </w:t>
        </w:r>
        <w:r w:rsidRPr="00622A7F">
          <w:rPr>
            <w:rFonts w:cs="Arial"/>
          </w:rPr>
          <w:lastRenderedPageBreak/>
          <w:t xml:space="preserve">had a diagnosis </w:t>
        </w:r>
      </w:ins>
      <w:del w:id="2339" w:author="Hüffmeier, Ulrike" w:date="2021-08-04T15:11:00Z">
        <w:r w:rsidRPr="00622A7F" w:rsidDel="00E27A59">
          <w:rPr>
            <w:rFonts w:cs="Arial"/>
          </w:rPr>
          <w:delText xml:space="preserve">and </w:delText>
        </w:r>
      </w:del>
      <w:ins w:id="2340" w:author="Hüffmeier, Ulrike" w:date="2021-08-04T15:11:00Z">
        <w:r w:rsidRPr="00622A7F">
          <w:rPr>
            <w:rFonts w:cs="Arial"/>
          </w:rPr>
          <w:t xml:space="preserve">of </w:t>
        </w:r>
      </w:ins>
      <w:r w:rsidRPr="00622A7F">
        <w:rPr>
          <w:rFonts w:cs="Arial"/>
        </w:rPr>
        <w:t xml:space="preserve">systemic lupus erythematodes with renal involvement. Within the first day of hospitalization, her health status improved slightly (declining C-reactive protein levels from 150 to 130 mg/l serum, no fever, leukocytosis, </w:t>
      </w:r>
      <w:r w:rsidRPr="00622A7F">
        <w:rPr>
          <w:rFonts w:cs="Arial"/>
        </w:rPr>
        <w:fldChar w:fldCharType="begin"/>
      </w:r>
      <w:r w:rsidRPr="00622A7F">
        <w:rPr>
          <w:rFonts w:cs="Arial"/>
        </w:rPr>
        <w:instrText xml:space="preserve"> REF _Ref73450803 \h </w:instrText>
      </w:r>
      <w:r w:rsidR="00622A7F">
        <w:rPr>
          <w:rFonts w:cs="Arial"/>
        </w:rPr>
        <w:instrText xml:space="preserve"> \* MERGEFORMAT </w:instrText>
      </w:r>
      <w:r w:rsidRPr="00622A7F">
        <w:rPr>
          <w:rFonts w:cs="Arial"/>
        </w:rPr>
      </w:r>
      <w:r w:rsidRPr="00622A7F">
        <w:rPr>
          <w:rFonts w:cs="Arial"/>
        </w:rPr>
        <w:fldChar w:fldCharType="separate"/>
      </w:r>
      <w:ins w:id="2341" w:author="Haskamp, Stefan (extern)" w:date="2022-01-29T13:25:00Z">
        <w:r w:rsidR="002D4AD7" w:rsidRPr="00622A7F">
          <w:rPr>
            <w:rFonts w:cs="Arial"/>
          </w:rPr>
          <w:t xml:space="preserve">Figure </w:t>
        </w:r>
        <w:r w:rsidR="002D4AD7">
          <w:rPr>
            <w:rFonts w:cs="Arial"/>
            <w:noProof/>
          </w:rPr>
          <w:t>20</w:t>
        </w:r>
      </w:ins>
      <w:r w:rsidRPr="00622A7F">
        <w:rPr>
          <w:rFonts w:cs="Arial"/>
        </w:rPr>
        <w:fldChar w:fldCharType="end"/>
      </w:r>
      <w:r w:rsidRPr="00622A7F">
        <w:rPr>
          <w:rFonts w:cs="Arial"/>
          <w:szCs w:val="24"/>
        </w:rPr>
        <w:t>). She was treated with oral prednisolone 60mg/ day, a local steroid (0.1% Mometasone) once daily</w:t>
      </w:r>
      <w:ins w:id="2342" w:author="Hüffmeier, Ulrike" w:date="2021-08-04T15:11:00Z">
        <w:r w:rsidRPr="00622A7F">
          <w:rPr>
            <w:rFonts w:cs="Arial"/>
            <w:szCs w:val="24"/>
          </w:rPr>
          <w:t>,</w:t>
        </w:r>
      </w:ins>
      <w:r w:rsidRPr="00622A7F">
        <w:rPr>
          <w:rFonts w:cs="Arial"/>
          <w:szCs w:val="24"/>
        </w:rPr>
        <w:t xml:space="preserve"> and compresses with 0.04% Lavasept (Polyhexanide) twice per day.</w:t>
      </w:r>
      <w:r w:rsidRPr="00622A7F">
        <w:rPr>
          <w:rFonts w:cs="Arial"/>
        </w:rPr>
        <w:t xml:space="preserve"> At day 2, more than 100,000/ml E.coli colonies were detected in the urine, leading to the diagnosis of a</w:t>
      </w:r>
      <w:del w:id="2343" w:author="Hüffmeier, Ulrike" w:date="2021-08-04T15:11:00Z">
        <w:r w:rsidRPr="00622A7F" w:rsidDel="00E27A59">
          <w:rPr>
            <w:rFonts w:cs="Arial"/>
          </w:rPr>
          <w:delText>n</w:delText>
        </w:r>
      </w:del>
      <w:r w:rsidRPr="00622A7F">
        <w:rPr>
          <w:rFonts w:cs="Arial"/>
        </w:rPr>
        <w:t xml:space="preserve"> urinary tract infection as potential cause for the inflammatory episode. After treatment with antibiotics (</w:t>
      </w:r>
      <w:r w:rsidRPr="00622A7F">
        <w:rPr>
          <w:rFonts w:cs="Arial"/>
          <w:szCs w:val="24"/>
        </w:rPr>
        <w:t>Fosfomycin 3g)</w:t>
      </w:r>
      <w:r w:rsidRPr="00622A7F">
        <w:rPr>
          <w:rFonts w:cs="Arial"/>
        </w:rPr>
        <w:t xml:space="preserve">, </w:t>
      </w:r>
      <w:commentRangeStart w:id="2344"/>
      <w:del w:id="2345" w:author="Haskamp, Stefan" w:date="2021-12-30T19:11:00Z">
        <w:r w:rsidRPr="00622A7F" w:rsidDel="007277BA">
          <w:rPr>
            <w:rFonts w:cs="Arial"/>
          </w:rPr>
          <w:delText xml:space="preserve">no </w:delText>
        </w:r>
      </w:del>
      <w:r w:rsidRPr="00622A7F">
        <w:rPr>
          <w:rFonts w:cs="Arial"/>
        </w:rPr>
        <w:t>colonies were</w:t>
      </w:r>
      <w:ins w:id="2346" w:author="Haskamp, Stefan" w:date="2021-12-30T19:11:00Z">
        <w:r w:rsidR="007277BA">
          <w:rPr>
            <w:rFonts w:cs="Arial"/>
          </w:rPr>
          <w:t xml:space="preserve"> not</w:t>
        </w:r>
      </w:ins>
      <w:r w:rsidRPr="00622A7F">
        <w:rPr>
          <w:rFonts w:cs="Arial"/>
        </w:rPr>
        <w:t xml:space="preserve"> detected at day 8</w:t>
      </w:r>
      <w:commentRangeEnd w:id="2344"/>
      <w:r w:rsidR="00796EBB">
        <w:rPr>
          <w:rStyle w:val="Kommentarzeichen"/>
        </w:rPr>
        <w:commentReference w:id="2344"/>
      </w:r>
      <w:r w:rsidRPr="00622A7F">
        <w:rPr>
          <w:rFonts w:cs="Arial"/>
        </w:rPr>
        <w:t>, but the CRP remained at 191mg/l and reached the maximum value on</w:t>
      </w:r>
      <w:del w:id="2347" w:author="Hüffmeier, Ulrike" w:date="2021-08-04T15:13:00Z">
        <w:r w:rsidRPr="00622A7F" w:rsidDel="00E27A59">
          <w:rPr>
            <w:rFonts w:cs="Arial"/>
          </w:rPr>
          <w:delText>e</w:delText>
        </w:r>
      </w:del>
      <w:r w:rsidRPr="00622A7F">
        <w:rPr>
          <w:rFonts w:cs="Arial"/>
        </w:rPr>
        <w:t xml:space="preserve"> day </w:t>
      </w:r>
      <w:del w:id="2348" w:author="Hüffmeier, Ulrike" w:date="2021-08-04T15:13:00Z">
        <w:r w:rsidRPr="00622A7F" w:rsidDel="00E27A59">
          <w:rPr>
            <w:rFonts w:cs="Arial"/>
          </w:rPr>
          <w:delText xml:space="preserve">before </w:delText>
        </w:r>
      </w:del>
      <w:ins w:id="2349" w:author="Hüffmeier, Ulrike" w:date="2021-08-04T15:13:00Z">
        <w:r w:rsidRPr="00622A7F">
          <w:rPr>
            <w:rFonts w:cs="Arial"/>
          </w:rPr>
          <w:t xml:space="preserve">7 </w:t>
        </w:r>
      </w:ins>
      <w:r w:rsidRPr="00622A7F">
        <w:rPr>
          <w:rFonts w:cs="Arial"/>
        </w:rPr>
        <w:t xml:space="preserve">(242.5mg/l). The number of leukocytes per </w:t>
      </w:r>
      <w:del w:id="2350" w:author="Hüffmeier, Ulrike" w:date="2021-08-04T15:13:00Z">
        <w:r w:rsidRPr="00622A7F" w:rsidDel="00E27A59">
          <w:rPr>
            <w:rFonts w:cs="Arial"/>
          </w:rPr>
          <w:delText xml:space="preserve">µl </w:delText>
        </w:r>
      </w:del>
      <w:ins w:id="2351" w:author="Hüffmeier, Ulrike" w:date="2021-08-04T15:13:00Z">
        <w:r w:rsidRPr="00622A7F">
          <w:rPr>
            <w:rFonts w:cs="Arial"/>
          </w:rPr>
          <w:t xml:space="preserve">microliter </w:t>
        </w:r>
      </w:ins>
      <w:r w:rsidRPr="00622A7F">
        <w:rPr>
          <w:rFonts w:cs="Arial"/>
        </w:rPr>
        <w:t xml:space="preserve">blood stabilized between 16.4 to 18.4*10^3 from day 5 to 12 (Fig.3A), still exceeding the upper reference </w:t>
      </w:r>
      <w:ins w:id="2352" w:author="Hüffmeier, Ulrike" w:date="2021-08-04T15:13:00Z">
        <w:r w:rsidRPr="00622A7F">
          <w:rPr>
            <w:rFonts w:cs="Arial"/>
          </w:rPr>
          <w:t>(</w:t>
        </w:r>
      </w:ins>
      <w:del w:id="2353" w:author="Hüffmeier, Ulrike" w:date="2021-08-04T15:13:00Z">
        <w:r w:rsidRPr="00622A7F" w:rsidDel="00E27A59">
          <w:rPr>
            <w:rFonts w:cs="Arial"/>
          </w:rPr>
          <w:delText>of the university hospital Erlangen (</w:delText>
        </w:r>
      </w:del>
      <w:r w:rsidRPr="00622A7F">
        <w:rPr>
          <w:rFonts w:cs="Arial"/>
        </w:rPr>
        <w:t>10*10^3/µl</w:t>
      </w:r>
      <w:ins w:id="2354" w:author="Hüffmeier, Ulrike" w:date="2021-08-04T15:14:00Z">
        <w:r w:rsidRPr="00622A7F">
          <w:rPr>
            <w:rFonts w:cs="Arial"/>
          </w:rPr>
          <w:t xml:space="preserve"> given by </w:t>
        </w:r>
        <w:commentRangeStart w:id="2355"/>
        <w:r w:rsidRPr="00622A7F">
          <w:rPr>
            <w:rFonts w:cs="Arial"/>
          </w:rPr>
          <w:t>lab</w:t>
        </w:r>
      </w:ins>
      <w:commentRangeEnd w:id="2355"/>
      <w:ins w:id="2356" w:author="Hüffmeier, Ulrike" w:date="2021-11-25T19:10:00Z">
        <w:r w:rsidR="00796EBB">
          <w:rPr>
            <w:rStyle w:val="Kommentarzeichen"/>
          </w:rPr>
          <w:commentReference w:id="2355"/>
        </w:r>
      </w:ins>
      <w:ins w:id="2357" w:author="Haskamp, Stefan" w:date="2021-12-30T19:12:00Z">
        <w:r w:rsidR="007277BA">
          <w:rPr>
            <w:rFonts w:cs="Arial"/>
          </w:rPr>
          <w:t>oratory</w:t>
        </w:r>
      </w:ins>
      <w:ins w:id="2358" w:author="Hüffmeier, Ulrike" w:date="2021-08-04T15:14:00Z">
        <w:r w:rsidRPr="00622A7F">
          <w:rPr>
            <w:rFonts w:cs="Arial"/>
          </w:rPr>
          <w:t xml:space="preserve"> of university hospital Erlangen</w:t>
        </w:r>
      </w:ins>
      <w:r w:rsidRPr="00622A7F">
        <w:rPr>
          <w:rFonts w:cs="Arial"/>
        </w:rPr>
        <w:t xml:space="preserve">). At day 16, therapy with </w:t>
      </w:r>
      <w:ins w:id="2359" w:author="Hüffmeier, Ulrike" w:date="2021-08-04T15:14:00Z">
        <w:r w:rsidRPr="00622A7F">
          <w:rPr>
            <w:rFonts w:cs="Arial"/>
            <w:szCs w:val="24"/>
          </w:rPr>
          <w:t>i</w:t>
        </w:r>
      </w:ins>
      <w:del w:id="2360" w:author="Hüffmeier, Ulrike" w:date="2021-08-04T15:14:00Z">
        <w:r w:rsidRPr="00622A7F" w:rsidDel="00E27A59">
          <w:rPr>
            <w:rFonts w:cs="Arial"/>
            <w:szCs w:val="24"/>
          </w:rPr>
          <w:delText>I</w:delText>
        </w:r>
      </w:del>
      <w:r w:rsidRPr="00622A7F">
        <w:rPr>
          <w:rFonts w:cs="Arial"/>
          <w:szCs w:val="24"/>
        </w:rPr>
        <w:t>nfliximab was started.</w:t>
      </w:r>
      <w:r w:rsidRPr="00622A7F">
        <w:rPr>
          <w:rFonts w:cs="Arial"/>
        </w:rPr>
        <w:t xml:space="preserve"> The patient had no fever during the hospitalization. </w:t>
      </w:r>
    </w:p>
    <w:p w14:paraId="162A505C" w14:textId="539B2836" w:rsidR="00D555C3" w:rsidRPr="00622A7F" w:rsidRDefault="00D555C3" w:rsidP="00622A7F">
      <w:pPr>
        <w:rPr>
          <w:rFonts w:cs="Arial"/>
        </w:rPr>
      </w:pPr>
      <w:r w:rsidRPr="00622A7F">
        <w:rPr>
          <w:rFonts w:cs="Arial"/>
        </w:rPr>
        <w:t>Peripheral immune cells for transcriptome analysis were collected on day 9, believing that the ongoing inflammation was largely driven by a GPP episode and not by the bacterial infection (</w:t>
      </w:r>
      <w:r w:rsidRPr="00622A7F">
        <w:rPr>
          <w:rFonts w:cs="Arial"/>
        </w:rPr>
        <w:fldChar w:fldCharType="begin"/>
      </w:r>
      <w:r w:rsidRPr="00622A7F">
        <w:rPr>
          <w:rFonts w:cs="Arial"/>
        </w:rPr>
        <w:instrText xml:space="preserve"> REF _Ref73450803 \h </w:instrText>
      </w:r>
      <w:r w:rsidR="00622A7F">
        <w:rPr>
          <w:rFonts w:cs="Arial"/>
        </w:rPr>
        <w:instrText xml:space="preserve"> \* MERGEFORMAT </w:instrText>
      </w:r>
      <w:r w:rsidRPr="00622A7F">
        <w:rPr>
          <w:rFonts w:cs="Arial"/>
        </w:rPr>
      </w:r>
      <w:r w:rsidRPr="00622A7F">
        <w:rPr>
          <w:rFonts w:cs="Arial"/>
        </w:rPr>
        <w:fldChar w:fldCharType="separate"/>
      </w:r>
      <w:ins w:id="2361" w:author="Haskamp, Stefan (extern)" w:date="2022-01-29T13:25:00Z">
        <w:r w:rsidR="002D4AD7" w:rsidRPr="00622A7F">
          <w:rPr>
            <w:rFonts w:cs="Arial"/>
          </w:rPr>
          <w:t xml:space="preserve">Figure </w:t>
        </w:r>
        <w:r w:rsidR="002D4AD7">
          <w:rPr>
            <w:rFonts w:cs="Arial"/>
            <w:noProof/>
          </w:rPr>
          <w:t>20</w:t>
        </w:r>
      </w:ins>
      <w:r w:rsidRPr="00622A7F">
        <w:rPr>
          <w:rFonts w:cs="Arial"/>
        </w:rPr>
        <w:fldChar w:fldCharType="end"/>
      </w:r>
      <w:r w:rsidRPr="00622A7F">
        <w:rPr>
          <w:rFonts w:cs="Arial"/>
        </w:rPr>
        <w:t xml:space="preserve">). The patient was dismissed from hospital at day 19. Further </w:t>
      </w:r>
      <w:ins w:id="2362" w:author="Hüffmeier, Ulrike" w:date="2021-08-04T15:15:00Z">
        <w:r w:rsidRPr="00622A7F">
          <w:rPr>
            <w:rFonts w:cs="Arial"/>
          </w:rPr>
          <w:t xml:space="preserve">blood </w:t>
        </w:r>
      </w:ins>
      <w:r w:rsidRPr="00622A7F">
        <w:rPr>
          <w:rFonts w:cs="Arial"/>
        </w:rPr>
        <w:t xml:space="preserve">samples were </w:t>
      </w:r>
      <w:del w:id="2363" w:author="Hüffmeier, Ulrike" w:date="2021-08-04T15:15:00Z">
        <w:r w:rsidRPr="00622A7F" w:rsidDel="00E27A59">
          <w:rPr>
            <w:rFonts w:cs="Arial"/>
          </w:rPr>
          <w:delText xml:space="preserve">gained </w:delText>
        </w:r>
      </w:del>
      <w:ins w:id="2364" w:author="Hüffmeier, Ulrike" w:date="2021-08-04T15:15:00Z">
        <w:r w:rsidRPr="00622A7F">
          <w:rPr>
            <w:rFonts w:cs="Arial"/>
          </w:rPr>
          <w:t xml:space="preserve">obtained </w:t>
        </w:r>
      </w:ins>
      <w:r w:rsidRPr="00622A7F">
        <w:rPr>
          <w:rFonts w:cs="Arial"/>
        </w:rPr>
        <w:t xml:space="preserve">on day 15 and 47 - 4 weeks after </w:t>
      </w:r>
      <w:del w:id="2365" w:author="Hüffmeier, Ulrike" w:date="2021-08-04T15:15:00Z">
        <w:r w:rsidRPr="00622A7F" w:rsidDel="00E27A59">
          <w:rPr>
            <w:rFonts w:cs="Arial"/>
          </w:rPr>
          <w:delText xml:space="preserve">GPP3 </w:delText>
        </w:r>
      </w:del>
      <w:ins w:id="2366" w:author="Hüffmeier, Ulrike" w:date="2021-08-04T15:15:00Z">
        <w:r w:rsidRPr="00622A7F">
          <w:rPr>
            <w:rFonts w:cs="Arial"/>
          </w:rPr>
          <w:t xml:space="preserve">the patient had </w:t>
        </w:r>
      </w:ins>
      <w:r w:rsidRPr="00622A7F">
        <w:rPr>
          <w:rFonts w:cs="Arial"/>
        </w:rPr>
        <w:t>left the hospital. Even at this time point</w:t>
      </w:r>
      <w:ins w:id="2367" w:author="Hüffmeier, Ulrike" w:date="2021-08-04T15:15:00Z">
        <w:r w:rsidRPr="00622A7F">
          <w:rPr>
            <w:rFonts w:cs="Arial"/>
          </w:rPr>
          <w:t>,</w:t>
        </w:r>
      </w:ins>
      <w:r w:rsidRPr="00622A7F">
        <w:rPr>
          <w:rFonts w:cs="Arial"/>
        </w:rPr>
        <w:t xml:space="preserve"> the </w:t>
      </w:r>
      <w:del w:id="2368" w:author="Hüffmeier, Ulrike" w:date="2021-08-04T15:15:00Z">
        <w:r w:rsidRPr="00622A7F" w:rsidDel="00E27A59">
          <w:rPr>
            <w:rFonts w:cs="Arial"/>
          </w:rPr>
          <w:delText xml:space="preserve">percentage </w:delText>
        </w:r>
      </w:del>
      <w:ins w:id="2369" w:author="Hüffmeier, Ulrike" w:date="2021-08-04T15:15:00Z">
        <w:r w:rsidRPr="00622A7F">
          <w:rPr>
            <w:rFonts w:cs="Arial"/>
          </w:rPr>
          <w:t xml:space="preserve">number </w:t>
        </w:r>
      </w:ins>
      <w:r w:rsidRPr="00622A7F">
        <w:rPr>
          <w:rFonts w:cs="Arial"/>
        </w:rPr>
        <w:t>of leukocytes was still elevated at 14.2* 10^3/µl blood. To summarize, samples were collected at three different time points: one sample at the peak of GPP driven inflammation (GPP3.T0), one in improved condition (GPP3.T1) and one after recovery of the patient with slightly elevated numbers of leukocytes (GPP3.T2).</w:t>
      </w:r>
    </w:p>
    <w:p w14:paraId="7059A014" w14:textId="77777777" w:rsidR="00D555C3" w:rsidRPr="00622A7F" w:rsidRDefault="00382E14" w:rsidP="00622A7F">
      <w:pPr>
        <w:keepNext/>
        <w:rPr>
          <w:rFonts w:cs="Arial"/>
        </w:rPr>
      </w:pPr>
      <w:r>
        <w:rPr>
          <w:rFonts w:cs="Arial"/>
        </w:rPr>
        <w:pict w14:anchorId="64F5659F">
          <v:shape id="_x0000_i1041" type="#_x0000_t75" style="width:382.45pt;height:150.35pt">
            <v:imagedata r:id="rId41" o:title="figure3"/>
          </v:shape>
        </w:pict>
      </w:r>
    </w:p>
    <w:p w14:paraId="395F041F" w14:textId="0A9B4565" w:rsidR="00D555C3" w:rsidRPr="00622A7F" w:rsidRDefault="00D555C3" w:rsidP="00622A7F">
      <w:pPr>
        <w:pStyle w:val="Beschriftung"/>
        <w:rPr>
          <w:rFonts w:cs="Arial"/>
        </w:rPr>
      </w:pPr>
      <w:bookmarkStart w:id="2370" w:name="_Ref73450803"/>
      <w:bookmarkStart w:id="2371" w:name="_Toc94355237"/>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20</w:t>
      </w:r>
      <w:r w:rsidRPr="00622A7F">
        <w:rPr>
          <w:rFonts w:cs="Arial"/>
        </w:rPr>
        <w:fldChar w:fldCharType="end"/>
      </w:r>
      <w:bookmarkEnd w:id="2370"/>
      <w:r w:rsidRPr="00622A7F">
        <w:rPr>
          <w:rFonts w:cs="Arial"/>
        </w:rPr>
        <w:t xml:space="preserve">: Levels of </w:t>
      </w:r>
      <w:del w:id="2372" w:author="Hüffmeier, Ulrike" w:date="2021-08-04T15:14:00Z">
        <w:r w:rsidRPr="00622A7F" w:rsidDel="00E27A59">
          <w:rPr>
            <w:rFonts w:cs="Arial"/>
          </w:rPr>
          <w:delText>c</w:delText>
        </w:r>
      </w:del>
      <w:ins w:id="2373" w:author="Hüffmeier, Ulrike" w:date="2021-08-04T15:14:00Z">
        <w:r w:rsidRPr="00622A7F">
          <w:rPr>
            <w:rFonts w:cs="Arial"/>
          </w:rPr>
          <w:t>C</w:t>
        </w:r>
      </w:ins>
      <w:r w:rsidRPr="00622A7F">
        <w:rPr>
          <w:rFonts w:cs="Arial"/>
        </w:rPr>
        <w:t xml:space="preserve">-reactive protein (CRP), frequency of leukocytes and body temperature of one </w:t>
      </w:r>
      <w:ins w:id="2374" w:author="Hüffmeier, Ulrike" w:date="2021-11-25T19:11:00Z">
        <w:r w:rsidR="00796EBB">
          <w:rPr>
            <w:rFonts w:cs="Arial"/>
          </w:rPr>
          <w:t xml:space="preserve">GPP </w:t>
        </w:r>
      </w:ins>
      <w:r w:rsidRPr="00622A7F">
        <w:rPr>
          <w:rFonts w:cs="Arial"/>
        </w:rPr>
        <w:t xml:space="preserve">patient </w:t>
      </w:r>
      <w:del w:id="2375" w:author="Hüffmeier, Ulrike" w:date="2021-08-04T15:52:00Z">
        <w:r w:rsidRPr="00622A7F" w:rsidDel="003D3570">
          <w:rPr>
            <w:rFonts w:cs="Arial"/>
          </w:rPr>
          <w:delText xml:space="preserve">within </w:delText>
        </w:r>
      </w:del>
      <w:ins w:id="2376" w:author="Hüffmeier, Ulrike" w:date="2021-08-04T15:52:00Z">
        <w:r w:rsidRPr="00622A7F">
          <w:rPr>
            <w:rFonts w:cs="Arial"/>
          </w:rPr>
          <w:t xml:space="preserve">during </w:t>
        </w:r>
      </w:ins>
      <w:r w:rsidRPr="00622A7F">
        <w:rPr>
          <w:rFonts w:cs="Arial"/>
        </w:rPr>
        <w:t>an acute episode.</w:t>
      </w:r>
      <w:bookmarkEnd w:id="2371"/>
      <w:r w:rsidRPr="00622A7F">
        <w:rPr>
          <w:rFonts w:cs="Arial"/>
        </w:rPr>
        <w:t xml:space="preserve"> </w:t>
      </w:r>
    </w:p>
    <w:p w14:paraId="0D2DDF9F" w14:textId="77777777" w:rsidR="00D555C3" w:rsidRPr="00622A7F" w:rsidRDefault="00D555C3" w:rsidP="00622A7F">
      <w:pPr>
        <w:pStyle w:val="Beschriftung"/>
        <w:rPr>
          <w:rFonts w:cs="Arial"/>
        </w:rPr>
      </w:pPr>
      <w:r w:rsidRPr="00622A7F">
        <w:rPr>
          <w:rStyle w:val="UntertitelZchn"/>
          <w:rFonts w:cs="Arial"/>
          <w:b w:val="0"/>
        </w:rPr>
        <w:t>Blood for transcriptome analyses was drawn on day 9 (T0), day 15 (T1) and day 47 (T2).</w:t>
      </w:r>
      <w:r w:rsidRPr="00622A7F">
        <w:rPr>
          <w:rFonts w:cs="Arial"/>
        </w:rPr>
        <w:t xml:space="preserve"> </w:t>
      </w:r>
    </w:p>
    <w:p w14:paraId="33E89FBE" w14:textId="77777777" w:rsidR="00D555C3" w:rsidRPr="00622A7F" w:rsidRDefault="00D555C3" w:rsidP="00622A7F">
      <w:pPr>
        <w:rPr>
          <w:rFonts w:cs="Arial"/>
        </w:rPr>
      </w:pPr>
    </w:p>
    <w:p w14:paraId="7E4512B6" w14:textId="77777777" w:rsidR="00D555C3" w:rsidRPr="00622A7F" w:rsidRDefault="00D555C3" w:rsidP="00622A7F">
      <w:pPr>
        <w:pStyle w:val="berschrift3"/>
        <w:rPr>
          <w:rFonts w:cs="Arial"/>
        </w:rPr>
      </w:pPr>
      <w:r w:rsidRPr="00622A7F">
        <w:rPr>
          <w:rFonts w:cs="Arial"/>
        </w:rPr>
        <w:lastRenderedPageBreak/>
        <w:t xml:space="preserve"> </w:t>
      </w:r>
      <w:bookmarkStart w:id="2377" w:name="_Toc72229640"/>
      <w:bookmarkStart w:id="2378" w:name="_Ref86316278"/>
      <w:bookmarkStart w:id="2379" w:name="_Toc91488897"/>
      <w:r w:rsidRPr="00622A7F">
        <w:rPr>
          <w:rFonts w:cs="Arial"/>
        </w:rPr>
        <w:t xml:space="preserve">Cellular characterization of PBMCs of one </w:t>
      </w:r>
      <w:ins w:id="2380" w:author="Hüffmeier, Ulrike" w:date="2021-08-04T15:16:00Z">
        <w:r w:rsidRPr="00622A7F">
          <w:rPr>
            <w:rFonts w:cs="Arial"/>
          </w:rPr>
          <w:t xml:space="preserve">GPP </w:t>
        </w:r>
      </w:ins>
      <w:r w:rsidRPr="00622A7F">
        <w:rPr>
          <w:rFonts w:cs="Arial"/>
        </w:rPr>
        <w:t>patient during an acute episode</w:t>
      </w:r>
      <w:bookmarkEnd w:id="2377"/>
      <w:bookmarkEnd w:id="2378"/>
      <w:bookmarkEnd w:id="2379"/>
    </w:p>
    <w:p w14:paraId="3AEBD664" w14:textId="7907A431" w:rsidR="00D555C3" w:rsidRPr="00622A7F" w:rsidRDefault="00D555C3" w:rsidP="00622A7F">
      <w:pPr>
        <w:rPr>
          <w:rFonts w:cs="Arial"/>
        </w:rPr>
      </w:pPr>
      <w:r w:rsidRPr="00622A7F">
        <w:rPr>
          <w:rFonts w:cs="Arial"/>
        </w:rPr>
        <w:t xml:space="preserve">Annotation via multimodal reference mapping resulted in 28 cell types, including all major cell types identified in the experiment with </w:t>
      </w:r>
      <w:del w:id="2381" w:author="Hüffmeier, Ulrike" w:date="2021-08-04T15:16:00Z">
        <w:r w:rsidRPr="00622A7F" w:rsidDel="00E27A59">
          <w:rPr>
            <w:rFonts w:cs="Arial"/>
          </w:rPr>
          <w:delText xml:space="preserve">stable </w:delText>
        </w:r>
      </w:del>
      <w:r w:rsidRPr="00622A7F">
        <w:rPr>
          <w:rFonts w:cs="Arial"/>
        </w:rPr>
        <w:t xml:space="preserve">patients </w:t>
      </w:r>
      <w:ins w:id="2382" w:author="Hüffmeier, Ulrike" w:date="2021-08-04T15:16:00Z">
        <w:r w:rsidRPr="00622A7F">
          <w:rPr>
            <w:rFonts w:cs="Arial"/>
          </w:rPr>
          <w:t xml:space="preserve">in stable disease state </w:t>
        </w:r>
      </w:ins>
      <w:r w:rsidRPr="00622A7F">
        <w:rPr>
          <w:rFonts w:cs="Arial"/>
        </w:rPr>
        <w:t>(</w:t>
      </w:r>
      <w:ins w:id="2383" w:author="Haskamp, Stefan" w:date="2021-12-30T19:16:00Z">
        <w:r w:rsidR="007277BA">
          <w:rPr>
            <w:rFonts w:cs="Arial"/>
          </w:rPr>
          <w:fldChar w:fldCharType="begin"/>
        </w:r>
        <w:r w:rsidR="007277BA">
          <w:rPr>
            <w:rFonts w:cs="Arial"/>
          </w:rPr>
          <w:instrText xml:space="preserve"> REF _Ref79836427 \h </w:instrText>
        </w:r>
      </w:ins>
      <w:r w:rsidR="007277BA">
        <w:rPr>
          <w:rFonts w:cs="Arial"/>
        </w:rPr>
      </w:r>
      <w:r w:rsidR="007277BA">
        <w:rPr>
          <w:rFonts w:cs="Arial"/>
        </w:rPr>
        <w:fldChar w:fldCharType="separate"/>
      </w:r>
      <w:ins w:id="2384" w:author="Haskamp, Stefan (extern)" w:date="2022-01-29T13:25:00Z">
        <w:r w:rsidR="002D4AD7" w:rsidRPr="00622A7F">
          <w:rPr>
            <w:rFonts w:cs="Arial"/>
          </w:rPr>
          <w:t xml:space="preserve">Figure </w:t>
        </w:r>
        <w:r w:rsidR="002D4AD7">
          <w:rPr>
            <w:rFonts w:cs="Arial"/>
            <w:noProof/>
          </w:rPr>
          <w:t>12</w:t>
        </w:r>
      </w:ins>
      <w:ins w:id="2385" w:author="Haskamp, Stefan" w:date="2021-12-30T19:16:00Z">
        <w:r w:rsidR="007277BA">
          <w:rPr>
            <w:rFonts w:cs="Arial"/>
          </w:rPr>
          <w:fldChar w:fldCharType="end"/>
        </w:r>
      </w:ins>
      <w:del w:id="2386" w:author="Haskamp, Stefan" w:date="2021-12-30T19:15:00Z">
        <w:r w:rsidRPr="00622A7F" w:rsidDel="007277BA">
          <w:rPr>
            <w:rFonts w:cs="Arial"/>
          </w:rPr>
          <w:delText xml:space="preserve">chapter </w:delText>
        </w:r>
        <w:r w:rsidRPr="00622A7F" w:rsidDel="007277BA">
          <w:rPr>
            <w:rFonts w:cs="Arial"/>
          </w:rPr>
          <w:fldChar w:fldCharType="begin"/>
        </w:r>
        <w:r w:rsidRPr="00622A7F" w:rsidDel="007277BA">
          <w:rPr>
            <w:rFonts w:cs="Arial"/>
          </w:rPr>
          <w:delInstrText xml:space="preserve"> REF _Ref72335028 \r \h </w:delInstrText>
        </w:r>
        <w:r w:rsidR="00622A7F" w:rsidDel="007277BA">
          <w:rPr>
            <w:rFonts w:cs="Arial"/>
          </w:rPr>
          <w:delInstrText xml:space="preserve"> \* MERGEFORMAT </w:delInstrText>
        </w:r>
        <w:r w:rsidRPr="00622A7F" w:rsidDel="007277BA">
          <w:rPr>
            <w:rFonts w:cs="Arial"/>
          </w:rPr>
        </w:r>
        <w:r w:rsidRPr="00622A7F" w:rsidDel="007277BA">
          <w:rPr>
            <w:rFonts w:cs="Arial"/>
          </w:rPr>
          <w:fldChar w:fldCharType="separate"/>
        </w:r>
        <w:r w:rsidR="00030D93" w:rsidDel="007277BA">
          <w:rPr>
            <w:rFonts w:cs="Arial"/>
          </w:rPr>
          <w:delText>0</w:delText>
        </w:r>
        <w:r w:rsidRPr="00622A7F" w:rsidDel="007277BA">
          <w:rPr>
            <w:rFonts w:cs="Arial"/>
          </w:rPr>
          <w:fldChar w:fldCharType="end"/>
        </w:r>
      </w:del>
      <w:r w:rsidRPr="00622A7F">
        <w:rPr>
          <w:rFonts w:cs="Arial"/>
        </w:rPr>
        <w:t>). Overall, CD8</w:t>
      </w:r>
      <w:r w:rsidRPr="00622A7F">
        <w:rPr>
          <w:rFonts w:cs="Arial"/>
          <w:vertAlign w:val="superscript"/>
          <w:rPrChange w:id="2387" w:author="Haskamp, Stefan (extern)" w:date="2021-08-15T19:32:00Z">
            <w:rPr/>
          </w:rPrChange>
        </w:rPr>
        <w:t>+</w:t>
      </w:r>
      <w:r w:rsidRPr="00622A7F">
        <w:rPr>
          <w:rFonts w:cs="Arial"/>
        </w:rPr>
        <w:t xml:space="preserve"> TEMs w</w:t>
      </w:r>
      <w:ins w:id="2388" w:author="Haskamp, Stefan" w:date="2021-12-30T19:20:00Z">
        <w:r w:rsidR="007277BA">
          <w:rPr>
            <w:rFonts w:cs="Arial"/>
          </w:rPr>
          <w:t>as</w:t>
        </w:r>
      </w:ins>
      <w:del w:id="2389" w:author="Haskamp, Stefan" w:date="2021-12-30T19:20:00Z">
        <w:r w:rsidRPr="00622A7F" w:rsidDel="007277BA">
          <w:rPr>
            <w:rFonts w:cs="Arial"/>
          </w:rPr>
          <w:delText>ere</w:delText>
        </w:r>
      </w:del>
      <w:r w:rsidRPr="00622A7F">
        <w:rPr>
          <w:rFonts w:cs="Arial"/>
        </w:rPr>
        <w:t xml:space="preserve"> the </w:t>
      </w:r>
      <w:ins w:id="2390" w:author="Hüffmeier, Ulrike" w:date="2021-11-25T19:14:00Z">
        <w:r w:rsidR="000B1416">
          <w:rPr>
            <w:rFonts w:cs="Arial"/>
          </w:rPr>
          <w:t>pre</w:t>
        </w:r>
      </w:ins>
      <w:r w:rsidRPr="00622A7F">
        <w:rPr>
          <w:rFonts w:cs="Arial"/>
        </w:rPr>
        <w:t>domina</w:t>
      </w:r>
      <w:ins w:id="2391" w:author="Hüffmeier, Ulrike" w:date="2021-11-25T19:14:00Z">
        <w:r w:rsidR="000B1416">
          <w:rPr>
            <w:rFonts w:cs="Arial"/>
          </w:rPr>
          <w:t>nt</w:t>
        </w:r>
      </w:ins>
      <w:del w:id="2392" w:author="Hüffmeier, Ulrike" w:date="2021-11-25T19:14:00Z">
        <w:r w:rsidRPr="00622A7F" w:rsidDel="000B1416">
          <w:rPr>
            <w:rFonts w:cs="Arial"/>
          </w:rPr>
          <w:delText>ting</w:delText>
        </w:r>
      </w:del>
      <w:r w:rsidRPr="00622A7F">
        <w:rPr>
          <w:rFonts w:cs="Arial"/>
        </w:rPr>
        <w:t xml:space="preserve"> cell type</w:t>
      </w:r>
      <w:ins w:id="2393" w:author="Haskamp, Stefan" w:date="2021-12-30T19:18:00Z">
        <w:r w:rsidR="007277BA">
          <w:rPr>
            <w:rFonts w:cs="Arial"/>
          </w:rPr>
          <w:t xml:space="preserve"> at all </w:t>
        </w:r>
      </w:ins>
      <w:ins w:id="2394" w:author="Haskamp, Stefan" w:date="2021-12-30T19:20:00Z">
        <w:r w:rsidR="007277BA">
          <w:rPr>
            <w:rFonts w:cs="Arial"/>
          </w:rPr>
          <w:t>three time points</w:t>
        </w:r>
      </w:ins>
      <w:ins w:id="2395" w:author="Haskamp, Stefan" w:date="2021-12-30T19:18:00Z">
        <w:r w:rsidR="007277BA">
          <w:rPr>
            <w:rFonts w:cs="Arial"/>
          </w:rPr>
          <w:t xml:space="preserve"> of the acute episode</w:t>
        </w:r>
      </w:ins>
      <w:r w:rsidRPr="00622A7F">
        <w:rPr>
          <w:rFonts w:cs="Arial"/>
        </w:rPr>
        <w:t xml:space="preserve">, </w:t>
      </w:r>
      <w:commentRangeStart w:id="2396"/>
      <w:r w:rsidRPr="00622A7F">
        <w:rPr>
          <w:rFonts w:cs="Arial"/>
        </w:rPr>
        <w:t>while naïve T cells and monocytes were reduced</w:t>
      </w:r>
      <w:ins w:id="2397" w:author="Haskamp, Stefan" w:date="2021-12-30T19:13:00Z">
        <w:r w:rsidR="007277BA">
          <w:rPr>
            <w:rFonts w:cs="Arial"/>
          </w:rPr>
          <w:t xml:space="preserve"> at the</w:t>
        </w:r>
      </w:ins>
      <w:r w:rsidRPr="00622A7F">
        <w:rPr>
          <w:rFonts w:cs="Arial"/>
        </w:rPr>
        <w:t xml:space="preserve"> </w:t>
      </w:r>
      <w:commentRangeEnd w:id="2396"/>
      <w:r w:rsidR="000B1416">
        <w:rPr>
          <w:rStyle w:val="Kommentarzeichen"/>
        </w:rPr>
        <w:commentReference w:id="2396"/>
      </w:r>
      <w:ins w:id="2398" w:author="Haskamp, Stefan" w:date="2021-12-30T19:18:00Z">
        <w:r w:rsidR="007277BA">
          <w:rPr>
            <w:rFonts w:cs="Arial"/>
          </w:rPr>
          <w:t>last time point</w:t>
        </w:r>
      </w:ins>
      <w:ins w:id="2399" w:author="Haskamp, Stefan" w:date="2021-12-30T19:19:00Z">
        <w:r w:rsidR="007277BA">
          <w:rPr>
            <w:rFonts w:cs="Arial"/>
          </w:rPr>
          <w:t xml:space="preserve"> </w:t>
        </w:r>
      </w:ins>
      <w:r w:rsidRPr="00622A7F">
        <w:rPr>
          <w:rFonts w:cs="Arial"/>
        </w:rPr>
        <w:t>(</w:t>
      </w:r>
      <w:r w:rsidRPr="00622A7F">
        <w:rPr>
          <w:rFonts w:cs="Arial"/>
        </w:rPr>
        <w:fldChar w:fldCharType="begin"/>
      </w:r>
      <w:r w:rsidRPr="00622A7F">
        <w:rPr>
          <w:rFonts w:cs="Arial"/>
        </w:rPr>
        <w:instrText xml:space="preserve"> REF _Ref73451521 \h </w:instrText>
      </w:r>
      <w:r w:rsidR="00622A7F">
        <w:rPr>
          <w:rFonts w:cs="Arial"/>
        </w:rPr>
        <w:instrText xml:space="preserve"> \* MERGEFORMAT </w:instrText>
      </w:r>
      <w:r w:rsidRPr="00622A7F">
        <w:rPr>
          <w:rFonts w:cs="Arial"/>
        </w:rPr>
      </w:r>
      <w:r w:rsidRPr="00622A7F">
        <w:rPr>
          <w:rFonts w:cs="Arial"/>
        </w:rPr>
        <w:fldChar w:fldCharType="separate"/>
      </w:r>
      <w:ins w:id="2400" w:author="Haskamp, Stefan (extern)" w:date="2022-01-29T13:25:00Z">
        <w:r w:rsidR="002D4AD7" w:rsidRPr="00622A7F">
          <w:rPr>
            <w:rFonts w:cs="Arial"/>
          </w:rPr>
          <w:t xml:space="preserve">Figure </w:t>
        </w:r>
        <w:r w:rsidR="002D4AD7">
          <w:rPr>
            <w:rFonts w:cs="Arial"/>
            <w:noProof/>
          </w:rPr>
          <w:t>21</w:t>
        </w:r>
      </w:ins>
      <w:r w:rsidRPr="00622A7F">
        <w:rPr>
          <w:rFonts w:cs="Arial"/>
        </w:rPr>
        <w:fldChar w:fldCharType="end"/>
      </w:r>
      <w:r w:rsidRPr="00622A7F">
        <w:rPr>
          <w:rFonts w:cs="Arial"/>
        </w:rPr>
        <w:t xml:space="preserve">a-b). 48.7% of </w:t>
      </w:r>
      <w:ins w:id="2401" w:author="Haskamp, Stefan" w:date="2021-12-30T19:19:00Z">
        <w:r w:rsidR="007277BA">
          <w:rPr>
            <w:rFonts w:cs="Arial"/>
          </w:rPr>
          <w:t xml:space="preserve">total </w:t>
        </w:r>
      </w:ins>
      <w:r w:rsidRPr="00622A7F">
        <w:rPr>
          <w:rFonts w:cs="Arial"/>
        </w:rPr>
        <w:t>PBMCs were assigned to CD8</w:t>
      </w:r>
      <w:r w:rsidRPr="00622A7F">
        <w:rPr>
          <w:rFonts w:cs="Arial"/>
          <w:vertAlign w:val="superscript"/>
          <w:rPrChange w:id="2402" w:author="Haskamp, Stefan (extern)" w:date="2021-08-15T19:32:00Z">
            <w:rPr/>
          </w:rPrChange>
        </w:rPr>
        <w:t>+</w:t>
      </w:r>
      <w:r w:rsidRPr="00622A7F">
        <w:rPr>
          <w:rFonts w:cs="Arial"/>
        </w:rPr>
        <w:t xml:space="preserve"> TEMs, which was remarkably higher compared to the experiment with the stable patients (GPP:1</w:t>
      </w:r>
      <w:ins w:id="2403" w:author="Hüffmeier, Ulrike" w:date="2021-08-04T15:17:00Z">
        <w:r w:rsidRPr="00622A7F">
          <w:rPr>
            <w:rFonts w:cs="Arial"/>
          </w:rPr>
          <w:t xml:space="preserve"> </w:t>
        </w:r>
      </w:ins>
      <w:r w:rsidRPr="00622A7F">
        <w:rPr>
          <w:rFonts w:cs="Arial"/>
        </w:rPr>
        <w:t xml:space="preserve">4.29% and HD: 7.96%, </w:t>
      </w:r>
      <w:r w:rsidRPr="00622A7F">
        <w:rPr>
          <w:rFonts w:cs="Arial"/>
        </w:rPr>
        <w:fldChar w:fldCharType="begin"/>
      </w:r>
      <w:r w:rsidRPr="00622A7F">
        <w:rPr>
          <w:rFonts w:cs="Arial"/>
        </w:rPr>
        <w:instrText xml:space="preserve"> REF _Ref73451614 \h </w:instrText>
      </w:r>
      <w:r w:rsidR="00622A7F">
        <w:rPr>
          <w:rFonts w:cs="Arial"/>
        </w:rPr>
        <w:instrText xml:space="preserve"> \* MERGEFORMAT </w:instrText>
      </w:r>
      <w:r w:rsidRPr="00622A7F">
        <w:rPr>
          <w:rFonts w:cs="Arial"/>
        </w:rPr>
      </w:r>
      <w:r w:rsidRPr="00622A7F">
        <w:rPr>
          <w:rFonts w:cs="Arial"/>
        </w:rPr>
        <w:fldChar w:fldCharType="separate"/>
      </w:r>
      <w:ins w:id="2404" w:author="Haskamp, Stefan (extern)" w:date="2022-01-29T13:25:00Z">
        <w:r w:rsidR="002D4AD7" w:rsidRPr="00622A7F">
          <w:rPr>
            <w:rFonts w:cs="Arial"/>
          </w:rPr>
          <w:t xml:space="preserve">Table </w:t>
        </w:r>
        <w:r w:rsidR="002D4AD7">
          <w:rPr>
            <w:rFonts w:cs="Arial"/>
            <w:noProof/>
          </w:rPr>
          <w:t>14</w:t>
        </w:r>
      </w:ins>
      <w:r w:rsidRPr="00622A7F">
        <w:rPr>
          <w:rFonts w:cs="Arial"/>
        </w:rPr>
        <w:fldChar w:fldCharType="end"/>
      </w:r>
      <w:r w:rsidRPr="00622A7F">
        <w:rPr>
          <w:rFonts w:cs="Arial"/>
        </w:rPr>
        <w:t>). However, the proportion of CD8</w:t>
      </w:r>
      <w:r w:rsidRPr="00622A7F">
        <w:rPr>
          <w:rFonts w:cs="Arial"/>
          <w:vertAlign w:val="superscript"/>
          <w:rPrChange w:id="2405" w:author="Haskamp, Stefan (extern)" w:date="2021-08-15T19:32:00Z">
            <w:rPr>
              <w:rFonts w:cs="Arial"/>
            </w:rPr>
          </w:rPrChange>
        </w:rPr>
        <w:t>+</w:t>
      </w:r>
      <w:r w:rsidRPr="00622A7F">
        <w:rPr>
          <w:rFonts w:cs="Arial"/>
        </w:rPr>
        <w:t xml:space="preserve"> TEMs did not change during the course of the episode (</w:t>
      </w:r>
      <w:r w:rsidRPr="00622A7F">
        <w:rPr>
          <w:rFonts w:cs="Arial"/>
        </w:rPr>
        <w:fldChar w:fldCharType="begin"/>
      </w:r>
      <w:r w:rsidRPr="00622A7F">
        <w:rPr>
          <w:rFonts w:cs="Arial"/>
        </w:rPr>
        <w:instrText xml:space="preserve"> REF _Ref73451521 \h </w:instrText>
      </w:r>
      <w:r w:rsidR="00622A7F">
        <w:rPr>
          <w:rFonts w:cs="Arial"/>
        </w:rPr>
        <w:instrText xml:space="preserve"> \* MERGEFORMAT </w:instrText>
      </w:r>
      <w:r w:rsidRPr="00622A7F">
        <w:rPr>
          <w:rFonts w:cs="Arial"/>
        </w:rPr>
      </w:r>
      <w:r w:rsidRPr="00622A7F">
        <w:rPr>
          <w:rFonts w:cs="Arial"/>
        </w:rPr>
        <w:fldChar w:fldCharType="separate"/>
      </w:r>
      <w:ins w:id="2406" w:author="Haskamp, Stefan (extern)" w:date="2022-01-29T13:25:00Z">
        <w:r w:rsidR="002D4AD7" w:rsidRPr="00622A7F">
          <w:rPr>
            <w:rFonts w:cs="Arial"/>
          </w:rPr>
          <w:t xml:space="preserve">Figure </w:t>
        </w:r>
        <w:r w:rsidR="002D4AD7">
          <w:rPr>
            <w:rFonts w:cs="Arial"/>
            <w:noProof/>
          </w:rPr>
          <w:t>21</w:t>
        </w:r>
      </w:ins>
      <w:r w:rsidRPr="00622A7F">
        <w:rPr>
          <w:rFonts w:cs="Arial"/>
        </w:rPr>
        <w:fldChar w:fldCharType="end"/>
      </w:r>
      <w:r w:rsidRPr="00622A7F">
        <w:rPr>
          <w:rFonts w:cs="Arial"/>
        </w:rPr>
        <w:t>c)</w:t>
      </w:r>
      <w:ins w:id="2407" w:author="Hüffmeier, Ulrike" w:date="2021-08-04T15:17:00Z">
        <w:r w:rsidRPr="00622A7F">
          <w:rPr>
            <w:rFonts w:cs="Arial"/>
          </w:rPr>
          <w:t>,</w:t>
        </w:r>
      </w:ins>
      <w:r w:rsidRPr="00622A7F">
        <w:rPr>
          <w:rFonts w:cs="Arial"/>
        </w:rPr>
        <w:t xml:space="preserve"> and flow cytometry analysis of GPP3 in stable disease state revealed the highest percentage of GZMA</w:t>
      </w:r>
      <w:r w:rsidRPr="00073AF5">
        <w:rPr>
          <w:rFonts w:cs="Arial"/>
          <w:vertAlign w:val="superscript"/>
        </w:rPr>
        <w:t>+</w:t>
      </w:r>
      <w:r w:rsidRPr="00622A7F">
        <w:rPr>
          <w:rFonts w:cs="Arial"/>
        </w:rPr>
        <w:t xml:space="preserve"> or GZMK</w:t>
      </w:r>
      <w:r w:rsidRPr="00073AF5">
        <w:rPr>
          <w:rFonts w:cs="Arial"/>
          <w:vertAlign w:val="superscript"/>
        </w:rPr>
        <w:t>+</w:t>
      </w:r>
      <w:r w:rsidRPr="00622A7F">
        <w:rPr>
          <w:rFonts w:cs="Arial"/>
        </w:rPr>
        <w:t xml:space="preserve"> cells representing CD8</w:t>
      </w:r>
      <w:r w:rsidRPr="00622A7F">
        <w:rPr>
          <w:rFonts w:cs="Arial"/>
          <w:vertAlign w:val="superscript"/>
          <w:rPrChange w:id="2408" w:author="Haskamp, Stefan (extern)" w:date="2021-08-15T19:32:00Z">
            <w:rPr>
              <w:rFonts w:cs="Arial"/>
            </w:rPr>
          </w:rPrChange>
        </w:rPr>
        <w:t>+</w:t>
      </w:r>
      <w:r w:rsidRPr="00622A7F">
        <w:rPr>
          <w:rFonts w:cs="Arial"/>
        </w:rPr>
        <w:t xml:space="preserve"> TEMs </w:t>
      </w:r>
      <w:ins w:id="2409" w:author="Hüffmeier, Ulrike" w:date="2021-11-25T19:17:00Z">
        <w:r w:rsidR="000B1416">
          <w:rPr>
            <w:rFonts w:cs="Arial"/>
          </w:rPr>
          <w:t xml:space="preserve">in the group of GPP patients </w:t>
        </w:r>
      </w:ins>
      <w:r w:rsidRPr="00622A7F">
        <w:rPr>
          <w:rFonts w:cs="Arial"/>
        </w:rPr>
        <w:t>(</w:t>
      </w:r>
      <w:ins w:id="2410" w:author="Haskamp, Stefan (extern)" w:date="2021-08-14T14:50:00Z">
        <w:r w:rsidRPr="00622A7F">
          <w:rPr>
            <w:rFonts w:cs="Arial"/>
          </w:rPr>
          <w:t xml:space="preserve">92.5%, </w:t>
        </w:r>
      </w:ins>
      <w:r w:rsidRPr="00622A7F">
        <w:rPr>
          <w:rFonts w:cs="Arial"/>
        </w:rPr>
        <w:fldChar w:fldCharType="begin"/>
      </w:r>
      <w:r w:rsidRPr="00622A7F">
        <w:rPr>
          <w:rFonts w:cs="Arial"/>
        </w:rPr>
        <w:instrText xml:space="preserve"> REF _Ref73437037 \h </w:instrText>
      </w:r>
      <w:r w:rsidR="00622A7F">
        <w:rPr>
          <w:rFonts w:cs="Arial"/>
        </w:rPr>
        <w:instrText xml:space="preserve"> \* MERGEFORMAT </w:instrText>
      </w:r>
      <w:r w:rsidRPr="00622A7F">
        <w:rPr>
          <w:rFonts w:cs="Arial"/>
        </w:rPr>
      </w:r>
      <w:r w:rsidRPr="00622A7F">
        <w:rPr>
          <w:rFonts w:cs="Arial"/>
        </w:rPr>
        <w:fldChar w:fldCharType="separate"/>
      </w:r>
      <w:ins w:id="2411" w:author="Haskamp, Stefan (extern)" w:date="2022-01-29T13:25:00Z">
        <w:r w:rsidR="002D4AD7" w:rsidRPr="00622A7F">
          <w:rPr>
            <w:rFonts w:cs="Arial"/>
          </w:rPr>
          <w:t xml:space="preserve">Figure </w:t>
        </w:r>
        <w:r w:rsidR="002D4AD7">
          <w:rPr>
            <w:rFonts w:cs="Arial"/>
            <w:noProof/>
          </w:rPr>
          <w:t>14</w:t>
        </w:r>
      </w:ins>
      <w:r w:rsidRPr="00622A7F">
        <w:rPr>
          <w:rFonts w:cs="Arial"/>
        </w:rPr>
        <w:fldChar w:fldCharType="end"/>
      </w:r>
      <w:del w:id="2412" w:author="Haskamp, Stefan" w:date="2021-12-30T19:25:00Z">
        <w:r w:rsidRPr="00622A7F" w:rsidDel="00073AF5">
          <w:rPr>
            <w:rFonts w:cs="Arial"/>
          </w:rPr>
          <w:delText>b</w:delText>
        </w:r>
      </w:del>
      <w:r w:rsidRPr="00622A7F">
        <w:rPr>
          <w:rFonts w:cs="Arial"/>
        </w:rPr>
        <w:t xml:space="preserve">). </w:t>
      </w:r>
      <w:commentRangeStart w:id="2413"/>
      <w:del w:id="2414" w:author="Haskamp, Stefan (extern)" w:date="2021-08-14T14:45:00Z">
        <w:r w:rsidRPr="00622A7F" w:rsidDel="00484F5D">
          <w:rPr>
            <w:rFonts w:cs="Arial"/>
          </w:rPr>
          <w:delText>These findings provide evidence, that the abundance of CD8+</w:delText>
        </w:r>
      </w:del>
      <w:ins w:id="2415" w:author="Hüffmeier, Ulrike" w:date="2021-08-04T15:18:00Z">
        <w:del w:id="2416" w:author="Haskamp, Stefan (extern)" w:date="2021-08-14T14:45:00Z">
          <w:r w:rsidRPr="00622A7F" w:rsidDel="00484F5D">
            <w:rPr>
              <w:rFonts w:cs="Arial"/>
            </w:rPr>
            <w:delText xml:space="preserve"> </w:delText>
          </w:r>
        </w:del>
      </w:ins>
      <w:del w:id="2417" w:author="Haskamp, Stefan (extern)" w:date="2021-08-14T14:45:00Z">
        <w:r w:rsidRPr="00622A7F" w:rsidDel="00484F5D">
          <w:rPr>
            <w:rFonts w:cs="Arial"/>
          </w:rPr>
          <w:delText xml:space="preserve">TEMs was </w:delText>
        </w:r>
      </w:del>
      <w:ins w:id="2418" w:author="Hüffmeier, Ulrike" w:date="2021-08-04T15:19:00Z">
        <w:del w:id="2419" w:author="Haskamp, Stefan (extern)" w:date="2021-08-14T14:45:00Z">
          <w:r w:rsidRPr="00622A7F" w:rsidDel="00484F5D">
            <w:rPr>
              <w:rFonts w:cs="Arial"/>
            </w:rPr>
            <w:delText xml:space="preserve">probably </w:delText>
          </w:r>
        </w:del>
      </w:ins>
      <w:del w:id="2420" w:author="Haskamp, Stefan (extern)" w:date="2021-08-14T14:45:00Z">
        <w:r w:rsidRPr="00622A7F" w:rsidDel="00484F5D">
          <w:rPr>
            <w:rFonts w:cs="Arial"/>
          </w:rPr>
          <w:delText xml:space="preserve">not associated </w:delText>
        </w:r>
      </w:del>
      <w:ins w:id="2421" w:author="Hüffmeier, Ulrike" w:date="2021-08-04T15:18:00Z">
        <w:del w:id="2422" w:author="Haskamp, Stefan (extern)" w:date="2021-08-14T14:45:00Z">
          <w:r w:rsidRPr="00622A7F" w:rsidDel="00484F5D">
            <w:rPr>
              <w:rFonts w:cs="Arial"/>
            </w:rPr>
            <w:delText xml:space="preserve">related </w:delText>
          </w:r>
        </w:del>
      </w:ins>
      <w:del w:id="2423" w:author="Haskamp, Stefan (extern)" w:date="2021-08-14T14:45:00Z">
        <w:r w:rsidRPr="00622A7F" w:rsidDel="00484F5D">
          <w:rPr>
            <w:rFonts w:cs="Arial"/>
          </w:rPr>
          <w:delText xml:space="preserve">with the acute episode. </w:delText>
        </w:r>
        <w:commentRangeEnd w:id="2413"/>
        <w:r w:rsidRPr="00622A7F" w:rsidDel="00484F5D">
          <w:rPr>
            <w:rStyle w:val="Kommentarzeichen"/>
            <w:rFonts w:cs="Arial"/>
          </w:rPr>
          <w:commentReference w:id="2413"/>
        </w:r>
      </w:del>
    </w:p>
    <w:p w14:paraId="048C80FD" w14:textId="7773C10A" w:rsidR="00D555C3" w:rsidRPr="00622A7F" w:rsidDel="007277BA" w:rsidRDefault="00D555C3" w:rsidP="00622A7F">
      <w:pPr>
        <w:rPr>
          <w:del w:id="2424" w:author="Haskamp, Stefan" w:date="2021-12-30T19:13:00Z"/>
          <w:rFonts w:cs="Arial"/>
        </w:rPr>
      </w:pPr>
      <w:r w:rsidRPr="00622A7F">
        <w:rPr>
          <w:rFonts w:cs="Arial"/>
        </w:rPr>
        <w:t>Besides CD8</w:t>
      </w:r>
      <w:r w:rsidRPr="00622A7F">
        <w:rPr>
          <w:rFonts w:cs="Arial"/>
          <w:vertAlign w:val="superscript"/>
          <w:rPrChange w:id="2425" w:author="Haskamp, Stefan (extern)" w:date="2021-08-15T19:32:00Z">
            <w:rPr/>
          </w:rPrChange>
        </w:rPr>
        <w:t>+</w:t>
      </w:r>
      <w:r w:rsidRPr="00622A7F">
        <w:rPr>
          <w:rFonts w:cs="Arial"/>
        </w:rPr>
        <w:t xml:space="preserve"> T cells, proportions of CD4</w:t>
      </w:r>
      <w:r w:rsidRPr="00622A7F">
        <w:rPr>
          <w:rFonts w:cs="Arial"/>
          <w:vertAlign w:val="superscript"/>
        </w:rPr>
        <w:t>+</w:t>
      </w:r>
      <w:r w:rsidRPr="00622A7F">
        <w:rPr>
          <w:rFonts w:cs="Arial"/>
        </w:rPr>
        <w:t xml:space="preserve"> TCMs and CD4</w:t>
      </w:r>
      <w:r w:rsidRPr="00622A7F">
        <w:rPr>
          <w:rFonts w:cs="Arial"/>
          <w:vertAlign w:val="superscript"/>
        </w:rPr>
        <w:t>+</w:t>
      </w:r>
      <w:r w:rsidRPr="00622A7F">
        <w:rPr>
          <w:rFonts w:cs="Arial"/>
        </w:rPr>
        <w:t xml:space="preserve"> TEMs were </w:t>
      </w:r>
      <w:del w:id="2426" w:author="Hüffmeier, Ulrike" w:date="2021-11-25T19:18:00Z">
        <w:r w:rsidRPr="00622A7F" w:rsidDel="000B1416">
          <w:rPr>
            <w:rFonts w:cs="Arial"/>
          </w:rPr>
          <w:delText>increased</w:delText>
        </w:r>
      </w:del>
      <w:ins w:id="2427" w:author="Hüffmeier, Ulrike" w:date="2021-11-25T19:18:00Z">
        <w:r w:rsidR="000B1416">
          <w:rPr>
            <w:rFonts w:cs="Arial"/>
          </w:rPr>
          <w:t>higher</w:t>
        </w:r>
      </w:ins>
      <w:ins w:id="2428" w:author="Hüffmeier, Ulrike" w:date="2021-08-04T15:20:00Z">
        <w:r w:rsidRPr="00622A7F">
          <w:rPr>
            <w:rFonts w:cs="Arial"/>
          </w:rPr>
          <w:t>,</w:t>
        </w:r>
      </w:ins>
      <w:r w:rsidRPr="00622A7F">
        <w:rPr>
          <w:rFonts w:cs="Arial"/>
        </w:rPr>
        <w:t xml:space="preserve"> when the patient recovered (GPP3.T2) (</w:t>
      </w:r>
      <w:r w:rsidRPr="00622A7F">
        <w:rPr>
          <w:rFonts w:cs="Arial"/>
        </w:rPr>
        <w:fldChar w:fldCharType="begin"/>
      </w:r>
      <w:r w:rsidRPr="00622A7F">
        <w:rPr>
          <w:rFonts w:cs="Arial"/>
        </w:rPr>
        <w:instrText xml:space="preserve"> REF _Ref73451521 \h </w:instrText>
      </w:r>
      <w:r w:rsidR="00622A7F">
        <w:rPr>
          <w:rFonts w:cs="Arial"/>
        </w:rPr>
        <w:instrText xml:space="preserve"> \* MERGEFORMAT </w:instrText>
      </w:r>
      <w:r w:rsidRPr="00622A7F">
        <w:rPr>
          <w:rFonts w:cs="Arial"/>
        </w:rPr>
      </w:r>
      <w:r w:rsidRPr="00622A7F">
        <w:rPr>
          <w:rFonts w:cs="Arial"/>
        </w:rPr>
        <w:fldChar w:fldCharType="separate"/>
      </w:r>
      <w:ins w:id="2429" w:author="Haskamp, Stefan (extern)" w:date="2022-01-29T13:25:00Z">
        <w:r w:rsidR="002D4AD7" w:rsidRPr="00622A7F">
          <w:rPr>
            <w:rFonts w:cs="Arial"/>
          </w:rPr>
          <w:t xml:space="preserve">Figure </w:t>
        </w:r>
        <w:r w:rsidR="002D4AD7">
          <w:rPr>
            <w:rFonts w:cs="Arial"/>
            <w:noProof/>
          </w:rPr>
          <w:t>21</w:t>
        </w:r>
      </w:ins>
      <w:r w:rsidRPr="00622A7F">
        <w:rPr>
          <w:rFonts w:cs="Arial"/>
        </w:rPr>
        <w:fldChar w:fldCharType="end"/>
      </w:r>
      <w:r w:rsidRPr="00622A7F">
        <w:rPr>
          <w:rFonts w:cs="Arial"/>
        </w:rPr>
        <w:t>c). At the same time point, 95% of all CD4</w:t>
      </w:r>
      <w:r w:rsidRPr="00622A7F">
        <w:rPr>
          <w:rFonts w:cs="Arial"/>
          <w:vertAlign w:val="superscript"/>
          <w:rPrChange w:id="2430" w:author="Haskamp, Stefan (extern)" w:date="2021-08-15T19:32:00Z">
            <w:rPr>
              <w:rFonts w:cs="Arial"/>
            </w:rPr>
          </w:rPrChange>
        </w:rPr>
        <w:t>+</w:t>
      </w:r>
      <w:r w:rsidRPr="00622A7F">
        <w:rPr>
          <w:rFonts w:cs="Arial"/>
        </w:rPr>
        <w:t xml:space="preserve"> proliferating T cells were present. Compared to the study with the stable GPP patients, </w:t>
      </w:r>
      <w:ins w:id="2431" w:author="Hüffmeier, Ulrike" w:date="2021-11-25T19:19:00Z">
        <w:r w:rsidR="000B1416">
          <w:rPr>
            <w:rFonts w:cs="Arial"/>
          </w:rPr>
          <w:t xml:space="preserve">proportions of </w:t>
        </w:r>
      </w:ins>
      <w:r w:rsidRPr="00622A7F">
        <w:rPr>
          <w:rFonts w:cs="Arial"/>
        </w:rPr>
        <w:t>CD4</w:t>
      </w:r>
      <w:r w:rsidRPr="00622A7F">
        <w:rPr>
          <w:rFonts w:cs="Arial"/>
          <w:vertAlign w:val="superscript"/>
          <w:rPrChange w:id="2432" w:author="Haskamp, Stefan (extern)" w:date="2021-08-15T19:32:00Z">
            <w:rPr>
              <w:rFonts w:cs="Arial"/>
            </w:rPr>
          </w:rPrChange>
        </w:rPr>
        <w:t>+</w:t>
      </w:r>
      <w:r w:rsidRPr="00622A7F">
        <w:rPr>
          <w:rFonts w:cs="Arial"/>
        </w:rPr>
        <w:t xml:space="preserve"> and CD8</w:t>
      </w:r>
      <w:r w:rsidRPr="00622A7F">
        <w:rPr>
          <w:rFonts w:cs="Arial"/>
          <w:vertAlign w:val="superscript"/>
          <w:rPrChange w:id="2433" w:author="Haskamp, Stefan (extern)" w:date="2021-08-15T19:32:00Z">
            <w:rPr>
              <w:rFonts w:cs="Arial"/>
            </w:rPr>
          </w:rPrChange>
        </w:rPr>
        <w:t>+</w:t>
      </w:r>
      <w:r w:rsidRPr="00622A7F">
        <w:rPr>
          <w:rFonts w:cs="Arial"/>
        </w:rPr>
        <w:t xml:space="preserve"> proliferating T cells were approximately ten times </w:t>
      </w:r>
      <w:del w:id="2434" w:author="Hüffmeier, Ulrike" w:date="2021-11-25T19:19:00Z">
        <w:r w:rsidRPr="00622A7F" w:rsidDel="000B1416">
          <w:rPr>
            <w:rFonts w:cs="Arial"/>
          </w:rPr>
          <w:delText xml:space="preserve">more frequent </w:delText>
        </w:r>
      </w:del>
      <w:commentRangeStart w:id="2435"/>
      <w:ins w:id="2436" w:author="Hüffmeier, Ulrike" w:date="2021-11-25T19:19:00Z">
        <w:r w:rsidR="000B1416">
          <w:rPr>
            <w:rFonts w:cs="Arial"/>
          </w:rPr>
          <w:t xml:space="preserve">higher in the </w:t>
        </w:r>
      </w:ins>
      <w:ins w:id="2437" w:author="Haskamp, Stefan" w:date="2021-12-30T19:36:00Z">
        <w:r w:rsidR="006B395C">
          <w:rPr>
            <w:rFonts w:cs="Arial"/>
          </w:rPr>
          <w:t xml:space="preserve">combined data of the </w:t>
        </w:r>
      </w:ins>
      <w:ins w:id="2438" w:author="Hüffmeier, Ulrike" w:date="2021-11-25T19:19:00Z">
        <w:r w:rsidR="000B1416">
          <w:rPr>
            <w:rFonts w:cs="Arial"/>
          </w:rPr>
          <w:t xml:space="preserve">acute episode </w:t>
        </w:r>
      </w:ins>
      <w:commentRangeEnd w:id="2435"/>
      <w:ins w:id="2439" w:author="Hüffmeier, Ulrike" w:date="2021-11-25T19:20:00Z">
        <w:r w:rsidR="000B1416">
          <w:rPr>
            <w:rStyle w:val="Kommentarzeichen"/>
          </w:rPr>
          <w:commentReference w:id="2435"/>
        </w:r>
      </w:ins>
      <w:r w:rsidRPr="00622A7F">
        <w:rPr>
          <w:rFonts w:cs="Arial"/>
        </w:rPr>
        <w:t>(</w:t>
      </w:r>
      <w:ins w:id="2440" w:author="Hüffmeier, Ulrike" w:date="2021-08-04T15:24:00Z">
        <w:r w:rsidRPr="00622A7F">
          <w:rPr>
            <w:rFonts w:cs="Arial"/>
          </w:rPr>
          <w:fldChar w:fldCharType="begin"/>
        </w:r>
        <w:r w:rsidRPr="00622A7F">
          <w:rPr>
            <w:rFonts w:cs="Arial"/>
          </w:rPr>
          <w:instrText xml:space="preserve"> REF _Ref73451614 \h </w:instrText>
        </w:r>
      </w:ins>
      <w:r w:rsidR="00622A7F">
        <w:rPr>
          <w:rFonts w:cs="Arial"/>
        </w:rPr>
        <w:instrText xml:space="preserve"> \* MERGEFORMAT </w:instrText>
      </w:r>
      <w:r w:rsidRPr="00622A7F">
        <w:rPr>
          <w:rFonts w:cs="Arial"/>
        </w:rPr>
      </w:r>
      <w:ins w:id="2441" w:author="Hüffmeier, Ulrike" w:date="2021-08-04T15:24:00Z">
        <w:r w:rsidRPr="00622A7F">
          <w:rPr>
            <w:rFonts w:cs="Arial"/>
          </w:rPr>
          <w:fldChar w:fldCharType="separate"/>
        </w:r>
      </w:ins>
      <w:ins w:id="2442" w:author="Haskamp, Stefan (extern)" w:date="2022-01-29T13:25:00Z">
        <w:r w:rsidR="002D4AD7" w:rsidRPr="00622A7F">
          <w:rPr>
            <w:rFonts w:cs="Arial"/>
          </w:rPr>
          <w:t xml:space="preserve">Table </w:t>
        </w:r>
        <w:r w:rsidR="002D4AD7">
          <w:rPr>
            <w:rFonts w:cs="Arial"/>
            <w:noProof/>
          </w:rPr>
          <w:t>14</w:t>
        </w:r>
      </w:ins>
      <w:ins w:id="2443" w:author="Hüffmeier, Ulrike" w:date="2021-08-04T15:24:00Z">
        <w:r w:rsidRPr="00622A7F">
          <w:rPr>
            <w:rFonts w:cs="Arial"/>
          </w:rPr>
          <w:fldChar w:fldCharType="end"/>
        </w:r>
      </w:ins>
      <w:r w:rsidRPr="00622A7F">
        <w:rPr>
          <w:rFonts w:cs="Arial"/>
        </w:rPr>
        <w:t xml:space="preserve">). </w:t>
      </w:r>
    </w:p>
    <w:p w14:paraId="1D3D2867" w14:textId="77777777" w:rsidR="00D555C3" w:rsidRPr="00622A7F" w:rsidRDefault="00D555C3" w:rsidP="00622A7F">
      <w:pPr>
        <w:rPr>
          <w:rFonts w:cs="Arial"/>
        </w:rPr>
      </w:pPr>
    </w:p>
    <w:p w14:paraId="4E43BDA0" w14:textId="77777777" w:rsidR="00D555C3" w:rsidRPr="00622A7F" w:rsidRDefault="00382E14" w:rsidP="00622A7F">
      <w:pPr>
        <w:keepNext/>
        <w:rPr>
          <w:rFonts w:cs="Arial"/>
        </w:rPr>
      </w:pPr>
      <w:r>
        <w:rPr>
          <w:rFonts w:cs="Arial"/>
        </w:rPr>
        <w:lastRenderedPageBreak/>
        <w:pict w14:anchorId="354869FE">
          <v:shape id="_x0000_i1042" type="#_x0000_t75" style="width:454.45pt;height:439.5pt">
            <v:imagedata r:id="rId42" o:title="figure3"/>
          </v:shape>
        </w:pict>
      </w:r>
    </w:p>
    <w:p w14:paraId="17CE8489" w14:textId="5D0AB660" w:rsidR="00D555C3" w:rsidRPr="00622A7F" w:rsidRDefault="00D555C3" w:rsidP="00622A7F">
      <w:pPr>
        <w:pStyle w:val="Beschriftung"/>
        <w:rPr>
          <w:rFonts w:cs="Arial"/>
        </w:rPr>
      </w:pPr>
      <w:bookmarkStart w:id="2444" w:name="_Ref73451521"/>
      <w:bookmarkStart w:id="2445" w:name="_Toc94355238"/>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21</w:t>
      </w:r>
      <w:r w:rsidRPr="00622A7F">
        <w:rPr>
          <w:rFonts w:cs="Arial"/>
        </w:rPr>
        <w:fldChar w:fldCharType="end"/>
      </w:r>
      <w:bookmarkEnd w:id="2444"/>
      <w:r w:rsidRPr="00622A7F">
        <w:rPr>
          <w:rFonts w:cs="Arial"/>
        </w:rPr>
        <w:t xml:space="preserve">: Single cell RNA sequencing analysis of </w:t>
      </w:r>
      <w:ins w:id="2446" w:author="Hüffmeier, Ulrike" w:date="2021-08-04T15:21:00Z">
        <w:r w:rsidRPr="00622A7F">
          <w:rPr>
            <w:rStyle w:val="UntertitelZchn"/>
            <w:rFonts w:cs="Arial"/>
            <w:b w:val="0"/>
          </w:rPr>
          <w:t xml:space="preserve">peripheral mononuclear blood cells (PBMCs) of </w:t>
        </w:r>
      </w:ins>
      <w:r w:rsidRPr="00622A7F">
        <w:rPr>
          <w:rFonts w:cs="Arial"/>
        </w:rPr>
        <w:t xml:space="preserve">MPO-deficient </w:t>
      </w:r>
      <w:del w:id="2447" w:author="Hüffmeier, Ulrike" w:date="2021-08-04T15:21:00Z">
        <w:r w:rsidRPr="00622A7F" w:rsidDel="00A8756A">
          <w:rPr>
            <w:rFonts w:cs="Arial"/>
          </w:rPr>
          <w:delText xml:space="preserve">GPP3 </w:delText>
        </w:r>
      </w:del>
      <w:ins w:id="2448" w:author="Hüffmeier, Ulrike" w:date="2021-08-04T15:21:00Z">
        <w:r w:rsidRPr="00622A7F">
          <w:rPr>
            <w:rFonts w:cs="Arial"/>
          </w:rPr>
          <w:t xml:space="preserve">patient </w:t>
        </w:r>
      </w:ins>
      <w:r w:rsidRPr="00622A7F">
        <w:rPr>
          <w:rFonts w:cs="Arial"/>
        </w:rPr>
        <w:t>during an acute episode.</w:t>
      </w:r>
      <w:bookmarkEnd w:id="2445"/>
      <w:r w:rsidRPr="00622A7F">
        <w:rPr>
          <w:rFonts w:cs="Arial"/>
        </w:rPr>
        <w:t xml:space="preserve"> </w:t>
      </w:r>
    </w:p>
    <w:p w14:paraId="68BF3457" w14:textId="119AA161" w:rsidR="00D555C3" w:rsidRPr="00622A7F" w:rsidRDefault="00D555C3" w:rsidP="00622A7F">
      <w:pPr>
        <w:pStyle w:val="Beschriftung"/>
        <w:rPr>
          <w:rStyle w:val="UntertitelZchn"/>
          <w:rFonts w:cs="Arial"/>
          <w:b w:val="0"/>
        </w:rPr>
      </w:pPr>
      <w:r w:rsidRPr="00622A7F">
        <w:rPr>
          <w:rStyle w:val="UntertitelZchn"/>
          <w:rFonts w:cs="Arial"/>
        </w:rPr>
        <w:t>a-b</w:t>
      </w:r>
      <w:r w:rsidRPr="00622A7F">
        <w:rPr>
          <w:rStyle w:val="UntertitelZchn"/>
          <w:rFonts w:cs="Arial"/>
          <w:b w:val="0"/>
        </w:rPr>
        <w:t xml:space="preserve"> RefUMAP of </w:t>
      </w:r>
      <w:del w:id="2449" w:author="Hüffmeier, Ulrike" w:date="2021-08-04T15:21:00Z">
        <w:r w:rsidRPr="00622A7F" w:rsidDel="00A8756A">
          <w:rPr>
            <w:rStyle w:val="UntertitelZchn"/>
            <w:rFonts w:cs="Arial"/>
            <w:b w:val="0"/>
          </w:rPr>
          <w:delText xml:space="preserve">peripheral mononuclear blood cells (PBMCs) </w:delText>
        </w:r>
      </w:del>
      <w:ins w:id="2450" w:author="Hüffmeier, Ulrike" w:date="2021-08-04T15:21:00Z">
        <w:r w:rsidRPr="00622A7F">
          <w:rPr>
            <w:rStyle w:val="UntertitelZchn"/>
            <w:rFonts w:cs="Arial"/>
            <w:b w:val="0"/>
          </w:rPr>
          <w:t xml:space="preserve">PBMCs </w:t>
        </w:r>
      </w:ins>
      <w:r w:rsidRPr="00622A7F">
        <w:rPr>
          <w:rStyle w:val="UntertitelZchn"/>
          <w:rFonts w:cs="Arial"/>
          <w:b w:val="0"/>
        </w:rPr>
        <w:t xml:space="preserve">colored by cluster annotation (a) and three time points GPP3.T0 (day 9), GPP3.T1 (day 15), and GPP3.T2 (day 47) (b). </w:t>
      </w:r>
      <w:r w:rsidRPr="00622A7F">
        <w:rPr>
          <w:rStyle w:val="UntertitelZchn"/>
          <w:rFonts w:cs="Arial"/>
        </w:rPr>
        <w:t>c</w:t>
      </w:r>
      <w:r w:rsidRPr="00622A7F">
        <w:rPr>
          <w:rStyle w:val="UntertitelZchn"/>
          <w:rFonts w:cs="Arial"/>
          <w:b w:val="0"/>
        </w:rPr>
        <w:t xml:space="preserve"> Proportions of cell type per donor normalized </w:t>
      </w:r>
      <w:del w:id="2451" w:author="Hüffmeier, Ulrike" w:date="2021-08-04T15:23:00Z">
        <w:r w:rsidRPr="00622A7F" w:rsidDel="00A8756A">
          <w:rPr>
            <w:rStyle w:val="UntertitelZchn"/>
            <w:rFonts w:cs="Arial"/>
            <w:b w:val="0"/>
          </w:rPr>
          <w:delText xml:space="preserve">on </w:delText>
        </w:r>
      </w:del>
      <w:ins w:id="2452" w:author="ulrike.hueffmeier@gmail.com" w:date="2021-12-01T12:15:00Z">
        <w:r w:rsidR="00153701">
          <w:rPr>
            <w:rStyle w:val="UntertitelZchn"/>
            <w:rFonts w:cs="Arial"/>
            <w:b w:val="0"/>
          </w:rPr>
          <w:t xml:space="preserve">according </w:t>
        </w:r>
      </w:ins>
      <w:ins w:id="2453" w:author="Hüffmeier, Ulrike" w:date="2021-08-04T15:23:00Z">
        <w:r w:rsidRPr="00622A7F">
          <w:rPr>
            <w:rStyle w:val="UntertitelZchn"/>
            <w:rFonts w:cs="Arial"/>
            <w:b w:val="0"/>
          </w:rPr>
          <w:t xml:space="preserve">to </w:t>
        </w:r>
      </w:ins>
      <w:r w:rsidRPr="00622A7F">
        <w:rPr>
          <w:rStyle w:val="UntertitelZchn"/>
          <w:rFonts w:cs="Arial"/>
          <w:b w:val="0"/>
        </w:rPr>
        <w:t>total number of cells per time point</w:t>
      </w:r>
      <w:del w:id="2454" w:author="Hüffmeier, Ulrike" w:date="2021-08-04T15:23:00Z">
        <w:r w:rsidRPr="00622A7F" w:rsidDel="00A8756A">
          <w:rPr>
            <w:rStyle w:val="UntertitelZchn"/>
            <w:rFonts w:cs="Arial"/>
            <w:b w:val="0"/>
          </w:rPr>
          <w:delText>s</w:delText>
        </w:r>
      </w:del>
      <w:r w:rsidRPr="00622A7F">
        <w:rPr>
          <w:rStyle w:val="UntertitelZchn"/>
          <w:rFonts w:cs="Arial"/>
          <w:b w:val="0"/>
        </w:rPr>
        <w:t xml:space="preserve">. Numbers at the top show total raw cell counts for each cell type. Descriptions of cell types are given in </w:t>
      </w:r>
      <w:del w:id="2455" w:author="Hüffmeier, Ulrike" w:date="2021-08-04T15:24:00Z">
        <w:r w:rsidRPr="00622A7F" w:rsidDel="00A8756A">
          <w:rPr>
            <w:rStyle w:val="UntertitelZchn"/>
            <w:rFonts w:cs="Arial"/>
            <w:b w:val="0"/>
            <w:highlight w:val="yellow"/>
          </w:rPr>
          <w:fldChar w:fldCharType="begin"/>
        </w:r>
        <w:r w:rsidRPr="00622A7F" w:rsidDel="00A8756A">
          <w:rPr>
            <w:rStyle w:val="UntertitelZchn"/>
            <w:rFonts w:cs="Arial"/>
            <w:b w:val="0"/>
          </w:rPr>
          <w:delInstrText xml:space="preserve"> REF _Ref73451614 \h </w:delInstrText>
        </w:r>
        <w:r w:rsidRPr="00622A7F" w:rsidDel="00A8756A">
          <w:rPr>
            <w:rStyle w:val="UntertitelZchn"/>
            <w:rFonts w:cs="Arial"/>
            <w:b w:val="0"/>
            <w:highlight w:val="yellow"/>
          </w:rPr>
          <w:delInstrText xml:space="preserve"> \* MERGEFORMAT </w:delInstrText>
        </w:r>
        <w:r w:rsidRPr="00622A7F" w:rsidDel="00A8756A">
          <w:rPr>
            <w:rStyle w:val="UntertitelZchn"/>
            <w:rFonts w:cs="Arial"/>
            <w:b w:val="0"/>
            <w:highlight w:val="yellow"/>
          </w:rPr>
        </w:r>
        <w:r w:rsidRPr="00622A7F" w:rsidDel="00A8756A">
          <w:rPr>
            <w:rStyle w:val="UntertitelZchn"/>
            <w:rFonts w:cs="Arial"/>
            <w:b w:val="0"/>
            <w:highlight w:val="yellow"/>
          </w:rPr>
          <w:fldChar w:fldCharType="separate"/>
        </w:r>
        <w:r w:rsidRPr="00622A7F" w:rsidDel="00A8756A">
          <w:rPr>
            <w:rFonts w:cs="Arial"/>
            <w:b w:val="0"/>
          </w:rPr>
          <w:delText xml:space="preserve">Table </w:delText>
        </w:r>
        <w:r w:rsidRPr="00622A7F" w:rsidDel="00A8756A">
          <w:rPr>
            <w:rFonts w:cs="Arial"/>
            <w:b w:val="0"/>
            <w:noProof/>
          </w:rPr>
          <w:delText>14</w:delText>
        </w:r>
        <w:r w:rsidRPr="00622A7F" w:rsidDel="00A8756A">
          <w:rPr>
            <w:rStyle w:val="UntertitelZchn"/>
            <w:rFonts w:cs="Arial"/>
            <w:b w:val="0"/>
            <w:highlight w:val="yellow"/>
          </w:rPr>
          <w:fldChar w:fldCharType="end"/>
        </w:r>
      </w:del>
      <w:ins w:id="2456" w:author="Hüffmeier, Ulrike" w:date="2021-08-04T15:24:00Z">
        <w:r w:rsidRPr="00622A7F">
          <w:rPr>
            <w:rStyle w:val="UntertitelZchn"/>
            <w:rFonts w:cs="Arial"/>
            <w:b w:val="0"/>
            <w:highlight w:val="yellow"/>
          </w:rPr>
          <w:fldChar w:fldCharType="begin"/>
        </w:r>
        <w:r w:rsidRPr="00622A7F">
          <w:rPr>
            <w:rStyle w:val="UntertitelZchn"/>
            <w:rFonts w:cs="Arial"/>
            <w:b w:val="0"/>
          </w:rPr>
          <w:instrText xml:space="preserve"> REF _Ref73451614 \h </w:instrText>
        </w:r>
        <w:r w:rsidRPr="00622A7F">
          <w:rPr>
            <w:rStyle w:val="UntertitelZchn"/>
            <w:rFonts w:cs="Arial"/>
            <w:b w:val="0"/>
            <w:highlight w:val="yellow"/>
          </w:rPr>
          <w:instrText xml:space="preserve"> \* MERGEFORMAT </w:instrText>
        </w:r>
      </w:ins>
      <w:r w:rsidRPr="00622A7F">
        <w:rPr>
          <w:rStyle w:val="UntertitelZchn"/>
          <w:rFonts w:cs="Arial"/>
          <w:b w:val="0"/>
          <w:highlight w:val="yellow"/>
        </w:rPr>
      </w:r>
      <w:ins w:id="2457" w:author="Hüffmeier, Ulrike" w:date="2021-08-04T15:24:00Z">
        <w:r w:rsidRPr="00622A7F">
          <w:rPr>
            <w:rStyle w:val="UntertitelZchn"/>
            <w:rFonts w:cs="Arial"/>
            <w:b w:val="0"/>
            <w:highlight w:val="yellow"/>
          </w:rPr>
          <w:fldChar w:fldCharType="separate"/>
        </w:r>
      </w:ins>
      <w:ins w:id="2458" w:author="Haskamp, Stefan (extern)" w:date="2022-01-29T13:25:00Z">
        <w:r w:rsidR="002D4AD7" w:rsidRPr="002D4AD7">
          <w:rPr>
            <w:rFonts w:cs="Arial"/>
            <w:b w:val="0"/>
          </w:rPr>
          <w:t xml:space="preserve">Table </w:t>
        </w:r>
        <w:r w:rsidR="002D4AD7" w:rsidRPr="002D4AD7">
          <w:rPr>
            <w:rFonts w:cs="Arial"/>
            <w:b w:val="0"/>
            <w:noProof/>
          </w:rPr>
          <w:t>14</w:t>
        </w:r>
      </w:ins>
      <w:ins w:id="2459" w:author="Hüffmeier, Ulrike" w:date="2021-08-04T15:24:00Z">
        <w:r w:rsidRPr="00622A7F">
          <w:rPr>
            <w:rStyle w:val="UntertitelZchn"/>
            <w:rFonts w:cs="Arial"/>
            <w:b w:val="0"/>
            <w:highlight w:val="yellow"/>
          </w:rPr>
          <w:fldChar w:fldCharType="end"/>
        </w:r>
      </w:ins>
      <w:r w:rsidRPr="00622A7F">
        <w:rPr>
          <w:rStyle w:val="UntertitelZchn"/>
          <w:rFonts w:cs="Arial"/>
          <w:b w:val="0"/>
        </w:rPr>
        <w:t xml:space="preserve">. </w:t>
      </w:r>
    </w:p>
    <w:p w14:paraId="0A47CCC5" w14:textId="2048F505" w:rsidR="00D555C3" w:rsidRPr="00622A7F" w:rsidRDefault="00D555C3" w:rsidP="00622A7F">
      <w:pPr>
        <w:rPr>
          <w:rFonts w:cs="Arial"/>
        </w:rPr>
      </w:pPr>
      <w:r w:rsidRPr="00622A7F">
        <w:rPr>
          <w:rFonts w:cs="Arial"/>
        </w:rPr>
        <w:t>While the overall number of CD16</w:t>
      </w:r>
      <w:r w:rsidRPr="00622A7F">
        <w:rPr>
          <w:rFonts w:cs="Arial"/>
          <w:vertAlign w:val="superscript"/>
          <w:rPrChange w:id="2460" w:author="Haskamp, Stefan (extern)" w:date="2021-08-15T19:33:00Z">
            <w:rPr/>
          </w:rPrChange>
        </w:rPr>
        <w:t>+</w:t>
      </w:r>
      <w:r w:rsidRPr="00622A7F">
        <w:rPr>
          <w:rFonts w:cs="Arial"/>
        </w:rPr>
        <w:t xml:space="preserve"> monocytes </w:t>
      </w:r>
      <w:ins w:id="2461" w:author="Hüffmeier, Ulrike" w:date="2021-08-04T15:36:00Z">
        <w:r w:rsidRPr="00622A7F">
          <w:rPr>
            <w:rFonts w:cs="Arial"/>
          </w:rPr>
          <w:t xml:space="preserve">in the patient at the acute episode </w:t>
        </w:r>
      </w:ins>
      <w:r w:rsidRPr="00622A7F">
        <w:rPr>
          <w:rFonts w:cs="Arial"/>
        </w:rPr>
        <w:t xml:space="preserve">was </w:t>
      </w:r>
      <w:del w:id="2462" w:author="Hüffmeier, Ulrike" w:date="2021-11-25T19:22:00Z">
        <w:r w:rsidRPr="00622A7F" w:rsidDel="000B1416">
          <w:rPr>
            <w:rFonts w:cs="Arial"/>
          </w:rPr>
          <w:delText xml:space="preserve">reduced </w:delText>
        </w:r>
      </w:del>
      <w:ins w:id="2463" w:author="Hüffmeier, Ulrike" w:date="2021-11-25T19:22:00Z">
        <w:r w:rsidR="000B1416">
          <w:rPr>
            <w:rFonts w:cs="Arial"/>
          </w:rPr>
          <w:t>lower</w:t>
        </w:r>
        <w:r w:rsidR="000B1416" w:rsidRPr="00622A7F">
          <w:rPr>
            <w:rFonts w:cs="Arial"/>
          </w:rPr>
          <w:t xml:space="preserve"> </w:t>
        </w:r>
      </w:ins>
      <w:r w:rsidRPr="00622A7F">
        <w:rPr>
          <w:rFonts w:cs="Arial"/>
        </w:rPr>
        <w:t xml:space="preserve">compared to HD and patients of stable state (0.25% - acute state versus 6.25% - GPP, 5.55% - HD, </w:t>
      </w:r>
      <w:r w:rsidRPr="00622A7F">
        <w:rPr>
          <w:rFonts w:cs="Arial"/>
        </w:rPr>
        <w:fldChar w:fldCharType="begin"/>
      </w:r>
      <w:r w:rsidRPr="00622A7F">
        <w:rPr>
          <w:rFonts w:cs="Arial"/>
        </w:rPr>
        <w:instrText xml:space="preserve"> REF _Ref73451614 \h </w:instrText>
      </w:r>
      <w:r w:rsidR="00622A7F">
        <w:rPr>
          <w:rFonts w:cs="Arial"/>
        </w:rPr>
        <w:instrText xml:space="preserve"> \* MERGEFORMAT </w:instrText>
      </w:r>
      <w:r w:rsidRPr="00622A7F">
        <w:rPr>
          <w:rFonts w:cs="Arial"/>
        </w:rPr>
      </w:r>
      <w:r w:rsidRPr="00622A7F">
        <w:rPr>
          <w:rFonts w:cs="Arial"/>
        </w:rPr>
        <w:fldChar w:fldCharType="separate"/>
      </w:r>
      <w:ins w:id="2464" w:author="Haskamp, Stefan (extern)" w:date="2022-01-29T13:25:00Z">
        <w:r w:rsidR="002D4AD7" w:rsidRPr="00622A7F">
          <w:rPr>
            <w:rFonts w:cs="Arial"/>
          </w:rPr>
          <w:t xml:space="preserve">Table </w:t>
        </w:r>
        <w:r w:rsidR="002D4AD7">
          <w:rPr>
            <w:rFonts w:cs="Arial"/>
            <w:noProof/>
          </w:rPr>
          <w:t>14</w:t>
        </w:r>
      </w:ins>
      <w:r w:rsidRPr="00622A7F">
        <w:rPr>
          <w:rFonts w:cs="Arial"/>
        </w:rPr>
        <w:fldChar w:fldCharType="end"/>
      </w:r>
      <w:r w:rsidRPr="00622A7F">
        <w:rPr>
          <w:rFonts w:cs="Arial"/>
        </w:rPr>
        <w:t xml:space="preserve">), the proportion </w:t>
      </w:r>
      <w:ins w:id="2465" w:author="Hüffmeier, Ulrike" w:date="2021-08-04T15:37:00Z">
        <w:r w:rsidRPr="00622A7F">
          <w:rPr>
            <w:rFonts w:cs="Arial"/>
          </w:rPr>
          <w:t xml:space="preserve">of </w:t>
        </w:r>
      </w:ins>
      <w:r w:rsidRPr="00622A7F">
        <w:rPr>
          <w:rFonts w:cs="Arial"/>
        </w:rPr>
        <w:t>CD16</w:t>
      </w:r>
      <w:r w:rsidRPr="00622A7F">
        <w:rPr>
          <w:rFonts w:cs="Arial"/>
          <w:vertAlign w:val="superscript"/>
          <w:rPrChange w:id="2466" w:author="Haskamp, Stefan (extern)" w:date="2021-08-15T19:33:00Z">
            <w:rPr>
              <w:rFonts w:cs="Arial"/>
            </w:rPr>
          </w:rPrChange>
        </w:rPr>
        <w:t>+</w:t>
      </w:r>
      <w:r w:rsidRPr="00622A7F">
        <w:rPr>
          <w:rFonts w:cs="Arial"/>
        </w:rPr>
        <w:t xml:space="preserve"> monocytes </w:t>
      </w:r>
      <w:del w:id="2467" w:author="Hüffmeier, Ulrike" w:date="2021-08-04T15:37:00Z">
        <w:r w:rsidRPr="00622A7F" w:rsidDel="00332FDE">
          <w:rPr>
            <w:rFonts w:cs="Arial"/>
          </w:rPr>
          <w:delText xml:space="preserve">were more frequent </w:delText>
        </w:r>
      </w:del>
      <w:ins w:id="2468" w:author="Hüffmeier, Ulrike" w:date="2021-08-04T15:37:00Z">
        <w:r w:rsidRPr="00622A7F">
          <w:rPr>
            <w:rFonts w:cs="Arial"/>
          </w:rPr>
          <w:t xml:space="preserve">was higher </w:t>
        </w:r>
      </w:ins>
      <w:r w:rsidRPr="00622A7F">
        <w:rPr>
          <w:rFonts w:cs="Arial"/>
        </w:rPr>
        <w:t>at the beginning of the episode (50%). The total number of CD14</w:t>
      </w:r>
      <w:r w:rsidRPr="00622A7F">
        <w:rPr>
          <w:rFonts w:cs="Arial"/>
          <w:vertAlign w:val="superscript"/>
          <w:rPrChange w:id="2469" w:author="Haskamp, Stefan (extern)" w:date="2021-08-15T19:33:00Z">
            <w:rPr>
              <w:rFonts w:cs="Arial"/>
            </w:rPr>
          </w:rPrChange>
        </w:rPr>
        <w:t>+</w:t>
      </w:r>
      <w:r w:rsidRPr="00622A7F">
        <w:rPr>
          <w:rFonts w:cs="Arial"/>
        </w:rPr>
        <w:t xml:space="preserve"> monocytes </w:t>
      </w:r>
      <w:del w:id="2470" w:author="Hüffmeier, Ulrike" w:date="2021-08-04T15:37:00Z">
        <w:r w:rsidRPr="00622A7F" w:rsidDel="00332FDE">
          <w:rPr>
            <w:rFonts w:cs="Arial"/>
          </w:rPr>
          <w:delText xml:space="preserve">were </w:delText>
        </w:r>
      </w:del>
      <w:ins w:id="2471" w:author="Hüffmeier, Ulrike" w:date="2021-08-04T15:37:00Z">
        <w:r w:rsidRPr="00622A7F">
          <w:rPr>
            <w:rFonts w:cs="Arial"/>
          </w:rPr>
          <w:t xml:space="preserve">was </w:t>
        </w:r>
      </w:ins>
      <w:r w:rsidRPr="00622A7F">
        <w:rPr>
          <w:rFonts w:cs="Arial"/>
        </w:rPr>
        <w:t xml:space="preserve">only slightly </w:t>
      </w:r>
      <w:del w:id="2472" w:author="Hüffmeier, Ulrike" w:date="2021-11-25T19:21:00Z">
        <w:r w:rsidRPr="00622A7F" w:rsidDel="000B1416">
          <w:rPr>
            <w:rFonts w:cs="Arial"/>
          </w:rPr>
          <w:delText>reduced</w:delText>
        </w:r>
      </w:del>
      <w:ins w:id="2473" w:author="Hüffmeier, Ulrike" w:date="2021-11-25T19:21:00Z">
        <w:r w:rsidR="000B1416">
          <w:rPr>
            <w:rFonts w:cs="Arial"/>
          </w:rPr>
          <w:t>lower</w:t>
        </w:r>
      </w:ins>
      <w:r w:rsidRPr="00622A7F">
        <w:rPr>
          <w:rFonts w:cs="Arial"/>
        </w:rPr>
        <w:t xml:space="preserve">, but the proportion declined dramatically after inflammation diminished (7.4% at T2, </w:t>
      </w:r>
      <w:r w:rsidRPr="00622A7F">
        <w:rPr>
          <w:rFonts w:cs="Arial"/>
        </w:rPr>
        <w:fldChar w:fldCharType="begin"/>
      </w:r>
      <w:r w:rsidRPr="00622A7F">
        <w:rPr>
          <w:rFonts w:cs="Arial"/>
        </w:rPr>
        <w:instrText xml:space="preserve"> REF _Ref73451521 \h </w:instrText>
      </w:r>
      <w:r w:rsidR="00622A7F">
        <w:rPr>
          <w:rFonts w:cs="Arial"/>
        </w:rPr>
        <w:instrText xml:space="preserve"> \* MERGEFORMAT </w:instrText>
      </w:r>
      <w:r w:rsidRPr="00622A7F">
        <w:rPr>
          <w:rFonts w:cs="Arial"/>
        </w:rPr>
      </w:r>
      <w:r w:rsidRPr="00622A7F">
        <w:rPr>
          <w:rFonts w:cs="Arial"/>
        </w:rPr>
        <w:fldChar w:fldCharType="separate"/>
      </w:r>
      <w:ins w:id="2474" w:author="Haskamp, Stefan (extern)" w:date="2022-01-29T13:25:00Z">
        <w:r w:rsidR="002D4AD7" w:rsidRPr="00622A7F">
          <w:rPr>
            <w:rFonts w:cs="Arial"/>
          </w:rPr>
          <w:t xml:space="preserve">Figure </w:t>
        </w:r>
        <w:r w:rsidR="002D4AD7">
          <w:rPr>
            <w:rFonts w:cs="Arial"/>
            <w:noProof/>
          </w:rPr>
          <w:t>21</w:t>
        </w:r>
      </w:ins>
      <w:r w:rsidRPr="00622A7F">
        <w:rPr>
          <w:rFonts w:cs="Arial"/>
        </w:rPr>
        <w:fldChar w:fldCharType="end"/>
      </w:r>
      <w:r w:rsidRPr="00622A7F">
        <w:rPr>
          <w:rFonts w:cs="Arial"/>
        </w:rPr>
        <w:t xml:space="preserve">). At the same time point, the proportions of naïve B cells and </w:t>
      </w:r>
      <w:ins w:id="2475" w:author="Hüffmeier, Ulrike" w:date="2021-08-04T15:38:00Z">
        <w:r w:rsidRPr="00622A7F">
          <w:rPr>
            <w:rFonts w:cs="Arial"/>
          </w:rPr>
          <w:t xml:space="preserve">of </w:t>
        </w:r>
      </w:ins>
      <w:r w:rsidRPr="00622A7F">
        <w:rPr>
          <w:rFonts w:cs="Arial"/>
        </w:rPr>
        <w:t>memory B cells were decimated as well (</w:t>
      </w:r>
      <w:commentRangeStart w:id="2476"/>
      <w:commentRangeStart w:id="2477"/>
      <w:commentRangeStart w:id="2478"/>
      <w:commentRangeStart w:id="2479"/>
      <w:r w:rsidRPr="00622A7F">
        <w:rPr>
          <w:rFonts w:cs="Arial"/>
        </w:rPr>
        <w:t>6.3% and 5.9%</w:t>
      </w:r>
      <w:commentRangeEnd w:id="2476"/>
      <w:r w:rsidRPr="00622A7F">
        <w:rPr>
          <w:rStyle w:val="Kommentarzeichen"/>
          <w:rFonts w:cs="Arial"/>
        </w:rPr>
        <w:commentReference w:id="2476"/>
      </w:r>
      <w:commentRangeEnd w:id="2477"/>
      <w:r w:rsidRPr="00622A7F">
        <w:rPr>
          <w:rStyle w:val="Kommentarzeichen"/>
          <w:rFonts w:cs="Arial"/>
        </w:rPr>
        <w:commentReference w:id="2477"/>
      </w:r>
      <w:commentRangeEnd w:id="2478"/>
      <w:r w:rsidR="00255C1E">
        <w:rPr>
          <w:rStyle w:val="Kommentarzeichen"/>
        </w:rPr>
        <w:commentReference w:id="2478"/>
      </w:r>
      <w:commentRangeEnd w:id="2479"/>
      <w:r w:rsidR="00A45B13">
        <w:rPr>
          <w:rStyle w:val="Kommentarzeichen"/>
        </w:rPr>
        <w:commentReference w:id="2479"/>
      </w:r>
      <w:r w:rsidRPr="00622A7F">
        <w:rPr>
          <w:rFonts w:cs="Arial"/>
        </w:rPr>
        <w:t>, respectively</w:t>
      </w:r>
      <w:ins w:id="2480" w:author="Haskamp, Stefan (extern)" w:date="2021-08-15T18:13:00Z">
        <w:r w:rsidRPr="00622A7F">
          <w:rPr>
            <w:rFonts w:cs="Arial"/>
          </w:rPr>
          <w:t xml:space="preserve">, </w:t>
        </w:r>
      </w:ins>
      <w:ins w:id="2481" w:author="Haskamp, Stefan (extern)" w:date="2021-08-15T18:14:00Z">
        <w:r w:rsidRPr="00622A7F">
          <w:rPr>
            <w:rFonts w:cs="Arial"/>
          </w:rPr>
          <w:fldChar w:fldCharType="begin"/>
        </w:r>
        <w:r w:rsidRPr="00622A7F">
          <w:rPr>
            <w:rFonts w:cs="Arial"/>
          </w:rPr>
          <w:instrText xml:space="preserve"> REF _Ref73451521 \h </w:instrText>
        </w:r>
      </w:ins>
      <w:r w:rsidR="00622A7F">
        <w:rPr>
          <w:rFonts w:cs="Arial"/>
        </w:rPr>
        <w:instrText xml:space="preserve"> \* MERGEFORMAT </w:instrText>
      </w:r>
      <w:r w:rsidRPr="00622A7F">
        <w:rPr>
          <w:rFonts w:cs="Arial"/>
        </w:rPr>
      </w:r>
      <w:ins w:id="2482" w:author="Haskamp, Stefan (extern)" w:date="2021-08-15T18:14:00Z">
        <w:r w:rsidRPr="00622A7F">
          <w:rPr>
            <w:rFonts w:cs="Arial"/>
          </w:rPr>
          <w:fldChar w:fldCharType="separate"/>
        </w:r>
      </w:ins>
      <w:ins w:id="2483" w:author="Haskamp, Stefan (extern)" w:date="2022-01-29T13:25:00Z">
        <w:r w:rsidR="002D4AD7" w:rsidRPr="00622A7F">
          <w:rPr>
            <w:rFonts w:cs="Arial"/>
          </w:rPr>
          <w:t xml:space="preserve">Figure </w:t>
        </w:r>
        <w:r w:rsidR="002D4AD7">
          <w:rPr>
            <w:rFonts w:cs="Arial"/>
            <w:noProof/>
          </w:rPr>
          <w:t>21</w:t>
        </w:r>
      </w:ins>
      <w:ins w:id="2484" w:author="Haskamp, Stefan (extern)" w:date="2021-08-15T18:14:00Z">
        <w:r w:rsidRPr="00622A7F">
          <w:rPr>
            <w:rFonts w:cs="Arial"/>
          </w:rPr>
          <w:fldChar w:fldCharType="end"/>
        </w:r>
      </w:ins>
      <w:r w:rsidRPr="00622A7F">
        <w:rPr>
          <w:rFonts w:cs="Arial"/>
        </w:rPr>
        <w:t xml:space="preserve">). In </w:t>
      </w:r>
      <w:r w:rsidRPr="00622A7F">
        <w:rPr>
          <w:rFonts w:cs="Arial"/>
        </w:rPr>
        <w:lastRenderedPageBreak/>
        <w:t xml:space="preserve">total, naïve B cells were decreased (0.04%) compared to the study including </w:t>
      </w:r>
      <w:del w:id="2485" w:author="Hüffmeier, Ulrike" w:date="2021-08-04T15:39:00Z">
        <w:r w:rsidRPr="00622A7F" w:rsidDel="00332FDE">
          <w:rPr>
            <w:rFonts w:cs="Arial"/>
          </w:rPr>
          <w:delText xml:space="preserve">stable </w:delText>
        </w:r>
      </w:del>
      <w:r w:rsidRPr="00622A7F">
        <w:rPr>
          <w:rFonts w:cs="Arial"/>
        </w:rPr>
        <w:t xml:space="preserve">patients </w:t>
      </w:r>
      <w:ins w:id="2486" w:author="Hüffmeier, Ulrike" w:date="2021-08-04T15:39:00Z">
        <w:r w:rsidRPr="00622A7F">
          <w:rPr>
            <w:rFonts w:cs="Arial"/>
          </w:rPr>
          <w:t xml:space="preserve">at more stable disease state </w:t>
        </w:r>
      </w:ins>
      <w:r w:rsidRPr="00622A7F">
        <w:rPr>
          <w:rFonts w:cs="Arial"/>
        </w:rPr>
        <w:t>(HD: 2.37%, patients: 5.63%</w:t>
      </w:r>
      <w:ins w:id="2487" w:author="Haskamp, Stefan (extern)" w:date="2021-08-15T18:14:00Z">
        <w:r w:rsidRPr="00622A7F">
          <w:rPr>
            <w:rFonts w:cs="Arial"/>
          </w:rPr>
          <w:t xml:space="preserve">, </w:t>
        </w:r>
      </w:ins>
      <w:ins w:id="2488" w:author="Haskamp, Stefan (extern)" w:date="2021-08-15T18:15:00Z">
        <w:r w:rsidRPr="00622A7F">
          <w:rPr>
            <w:rFonts w:cs="Arial"/>
          </w:rPr>
          <w:fldChar w:fldCharType="begin"/>
        </w:r>
        <w:r w:rsidRPr="00622A7F">
          <w:rPr>
            <w:rFonts w:cs="Arial"/>
          </w:rPr>
          <w:instrText xml:space="preserve"> REF _Ref73451614 \h </w:instrText>
        </w:r>
      </w:ins>
      <w:r w:rsidR="00622A7F">
        <w:rPr>
          <w:rFonts w:cs="Arial"/>
        </w:rPr>
        <w:instrText xml:space="preserve"> \* MERGEFORMAT </w:instrText>
      </w:r>
      <w:r w:rsidRPr="00622A7F">
        <w:rPr>
          <w:rFonts w:cs="Arial"/>
        </w:rPr>
      </w:r>
      <w:r w:rsidRPr="00622A7F">
        <w:rPr>
          <w:rFonts w:cs="Arial"/>
        </w:rPr>
        <w:fldChar w:fldCharType="separate"/>
      </w:r>
      <w:ins w:id="2489" w:author="Haskamp, Stefan (extern)" w:date="2022-01-29T13:25:00Z">
        <w:r w:rsidR="002D4AD7" w:rsidRPr="00622A7F">
          <w:rPr>
            <w:rFonts w:cs="Arial"/>
          </w:rPr>
          <w:t xml:space="preserve">Table </w:t>
        </w:r>
        <w:r w:rsidR="002D4AD7">
          <w:rPr>
            <w:rFonts w:cs="Arial"/>
            <w:noProof/>
          </w:rPr>
          <w:t>14</w:t>
        </w:r>
      </w:ins>
      <w:ins w:id="2490" w:author="Haskamp, Stefan (extern)" w:date="2021-08-15T18:15:00Z">
        <w:r w:rsidRPr="00622A7F">
          <w:rPr>
            <w:rFonts w:cs="Arial"/>
          </w:rPr>
          <w:fldChar w:fldCharType="end"/>
        </w:r>
      </w:ins>
      <w:r w:rsidRPr="00622A7F">
        <w:rPr>
          <w:rFonts w:cs="Arial"/>
        </w:rPr>
        <w:t xml:space="preserve">). </w:t>
      </w:r>
    </w:p>
    <w:p w14:paraId="7F8748E6" w14:textId="179B9AC6" w:rsidR="00D555C3" w:rsidRPr="00622A7F" w:rsidRDefault="00D555C3" w:rsidP="00622A7F">
      <w:pPr>
        <w:pStyle w:val="Beschriftung"/>
        <w:keepNext/>
        <w:rPr>
          <w:rFonts w:cs="Arial"/>
        </w:rPr>
      </w:pPr>
      <w:bookmarkStart w:id="2491" w:name="_Ref73451614"/>
      <w:bookmarkStart w:id="2492" w:name="_Toc94355264"/>
      <w:r w:rsidRPr="00622A7F">
        <w:rPr>
          <w:rFonts w:cs="Arial"/>
        </w:rPr>
        <w:t xml:space="preserve">Table </w:t>
      </w:r>
      <w:ins w:id="2493"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2494" w:author="Haskamp, Stefan" w:date="2022-02-05T20:56:00Z">
        <w:r w:rsidR="005A4AC0">
          <w:rPr>
            <w:rFonts w:cs="Arial"/>
            <w:noProof/>
          </w:rPr>
          <w:t>14</w:t>
        </w:r>
        <w:r w:rsidR="005A4AC0">
          <w:rPr>
            <w:rFonts w:cs="Arial"/>
          </w:rPr>
          <w:fldChar w:fldCharType="end"/>
        </w:r>
      </w:ins>
      <w:del w:id="2495"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14</w:delText>
        </w:r>
        <w:r w:rsidRPr="00622A7F" w:rsidDel="005A4AC0">
          <w:rPr>
            <w:rFonts w:cs="Arial"/>
          </w:rPr>
          <w:fldChar w:fldCharType="end"/>
        </w:r>
      </w:del>
      <w:bookmarkEnd w:id="2491"/>
      <w:r w:rsidRPr="00622A7F">
        <w:rPr>
          <w:rFonts w:cs="Arial"/>
        </w:rPr>
        <w:t>: The frequency of selected cell types in</w:t>
      </w:r>
      <w:ins w:id="2496" w:author="Haskamp, Stefan (extern)" w:date="2021-08-15T18:17:00Z">
        <w:r w:rsidRPr="00622A7F">
          <w:rPr>
            <w:rFonts w:cs="Arial"/>
          </w:rPr>
          <w:t xml:space="preserve"> peripheral mononuclear blood cells (PBMCs)</w:t>
        </w:r>
      </w:ins>
      <w:r w:rsidRPr="00622A7F">
        <w:rPr>
          <w:rFonts w:cs="Arial"/>
        </w:rPr>
        <w:t xml:space="preserve"> </w:t>
      </w:r>
      <w:commentRangeStart w:id="2497"/>
      <w:del w:id="2498" w:author="Haskamp, Stefan (extern)" w:date="2021-08-15T18:17:00Z">
        <w:r w:rsidRPr="00622A7F" w:rsidDel="00D17476">
          <w:rPr>
            <w:rFonts w:cs="Arial"/>
          </w:rPr>
          <w:delText>PBMCs</w:delText>
        </w:r>
      </w:del>
      <w:commentRangeEnd w:id="2497"/>
      <w:r w:rsidRPr="00622A7F">
        <w:rPr>
          <w:rStyle w:val="Kommentarzeichen"/>
          <w:rFonts w:cs="Arial"/>
          <w:b w:val="0"/>
          <w:iCs w:val="0"/>
          <w:color w:val="auto"/>
        </w:rPr>
        <w:commentReference w:id="2497"/>
      </w:r>
      <w:del w:id="2499" w:author="Haskamp, Stefan (extern)" w:date="2021-08-15T18:17:00Z">
        <w:r w:rsidRPr="00622A7F" w:rsidDel="00D17476">
          <w:rPr>
            <w:rFonts w:cs="Arial"/>
          </w:rPr>
          <w:delText xml:space="preserve"> </w:delText>
        </w:r>
      </w:del>
      <w:r w:rsidRPr="00622A7F">
        <w:rPr>
          <w:rFonts w:cs="Arial"/>
        </w:rPr>
        <w:t xml:space="preserve">of healthy donors (HD) and of GPP </w:t>
      </w:r>
      <w:ins w:id="2500" w:author="ulrike.hueffmeier@gmail.com" w:date="2021-11-28T21:04:00Z">
        <w:r w:rsidR="000F5D22">
          <w:rPr>
            <w:rFonts w:cs="Arial"/>
          </w:rPr>
          <w:t xml:space="preserve">patients </w:t>
        </w:r>
      </w:ins>
      <w:r w:rsidRPr="00622A7F">
        <w:rPr>
          <w:rFonts w:cs="Arial"/>
        </w:rPr>
        <w:t>in stable and acute state.</w:t>
      </w:r>
      <w:bookmarkEnd w:id="2492"/>
      <w:r w:rsidRPr="00622A7F">
        <w:rPr>
          <w:rFonts w:cs="Arial"/>
        </w:rPr>
        <w:t xml:space="preserve"> </w:t>
      </w:r>
    </w:p>
    <w:p w14:paraId="0404AD9F" w14:textId="01D9B496" w:rsidR="00D555C3" w:rsidRPr="00622A7F" w:rsidRDefault="00D555C3" w:rsidP="00622A7F">
      <w:pPr>
        <w:pStyle w:val="Beschriftung"/>
        <w:keepNext/>
        <w:rPr>
          <w:rStyle w:val="UntertitelZchn"/>
          <w:rFonts w:cs="Arial"/>
        </w:rPr>
      </w:pPr>
      <w:r w:rsidRPr="00622A7F">
        <w:rPr>
          <w:rStyle w:val="UntertitelZchn"/>
          <w:rFonts w:cs="Arial"/>
          <w:b w:val="0"/>
        </w:rPr>
        <w:t xml:space="preserve">Patients in stable state were GPP1 and GPP2 as described in chapter </w:t>
      </w:r>
      <w:r w:rsidRPr="00622A7F">
        <w:rPr>
          <w:rStyle w:val="UntertitelZchn"/>
          <w:rFonts w:cs="Arial"/>
          <w:b w:val="0"/>
        </w:rPr>
        <w:fldChar w:fldCharType="begin"/>
      </w:r>
      <w:r w:rsidRPr="00622A7F">
        <w:rPr>
          <w:rStyle w:val="UntertitelZchn"/>
          <w:rFonts w:cs="Arial"/>
          <w:b w:val="0"/>
        </w:rPr>
        <w:instrText xml:space="preserve"> REF _Ref72335737 \r \h  \* MERGEFORMAT </w:instrText>
      </w:r>
      <w:r w:rsidRPr="00622A7F">
        <w:rPr>
          <w:rStyle w:val="UntertitelZchn"/>
          <w:rFonts w:cs="Arial"/>
          <w:b w:val="0"/>
        </w:rPr>
      </w:r>
      <w:r w:rsidRPr="00622A7F">
        <w:rPr>
          <w:rStyle w:val="UntertitelZchn"/>
          <w:rFonts w:cs="Arial"/>
          <w:b w:val="0"/>
        </w:rPr>
        <w:fldChar w:fldCharType="separate"/>
      </w:r>
      <w:r w:rsidR="002D4AD7">
        <w:rPr>
          <w:rStyle w:val="UntertitelZchn"/>
          <w:rFonts w:cs="Arial"/>
          <w:b w:val="0"/>
        </w:rPr>
        <w:t>4.4.1</w:t>
      </w:r>
      <w:r w:rsidRPr="00622A7F">
        <w:rPr>
          <w:rStyle w:val="UntertitelZchn"/>
          <w:rFonts w:cs="Arial"/>
          <w:b w:val="0"/>
        </w:rPr>
        <w:fldChar w:fldCharType="end"/>
      </w:r>
      <w:r w:rsidRPr="00622A7F">
        <w:rPr>
          <w:rStyle w:val="UntertitelZchn"/>
          <w:rFonts w:cs="Arial"/>
          <w:b w:val="0"/>
        </w:rPr>
        <w:t xml:space="preserve">. </w:t>
      </w:r>
    </w:p>
    <w:tbl>
      <w:tblPr>
        <w:tblW w:w="8784" w:type="dxa"/>
        <w:tblLayout w:type="fixed"/>
        <w:tblLook w:val="04A0" w:firstRow="1" w:lastRow="0" w:firstColumn="1" w:lastColumn="0" w:noHBand="0" w:noVBand="1"/>
        <w:tblPrChange w:id="2501" w:author="Haskamp, Stefan (extern)" w:date="2022-01-02T11:38:00Z">
          <w:tblPr>
            <w:tblW w:w="8075" w:type="dxa"/>
            <w:tblLayout w:type="fixed"/>
            <w:tblLook w:val="04A0" w:firstRow="1" w:lastRow="0" w:firstColumn="1" w:lastColumn="0" w:noHBand="0" w:noVBand="1"/>
          </w:tblPr>
        </w:tblPrChange>
      </w:tblPr>
      <w:tblGrid>
        <w:gridCol w:w="2972"/>
        <w:gridCol w:w="1418"/>
        <w:gridCol w:w="1747"/>
        <w:gridCol w:w="2647"/>
        <w:tblGridChange w:id="2502">
          <w:tblGrid>
            <w:gridCol w:w="2972"/>
            <w:gridCol w:w="1418"/>
            <w:gridCol w:w="1747"/>
            <w:gridCol w:w="1938"/>
          </w:tblGrid>
        </w:tblGridChange>
      </w:tblGrid>
      <w:tr w:rsidR="00D555C3" w:rsidRPr="00622A7F" w14:paraId="2E1FDFE7" w14:textId="77777777" w:rsidTr="00A45B13">
        <w:trPr>
          <w:trHeight w:val="300"/>
          <w:trPrChange w:id="2503" w:author="Haskamp, Stefan (extern)" w:date="2022-01-02T11:38:00Z">
            <w:trPr>
              <w:trHeight w:val="300"/>
            </w:trPr>
          </w:trPrChange>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Change w:id="2504" w:author="Haskamp, Stefan (extern)" w:date="2022-01-02T11:38:00Z">
              <w:tcPr>
                <w:tcW w:w="297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42856F39" w14:textId="77777777" w:rsidR="00D555C3" w:rsidRPr="00622A7F" w:rsidRDefault="00D555C3" w:rsidP="00622A7F">
            <w:pPr>
              <w:spacing w:after="0"/>
              <w:jc w:val="center"/>
              <w:rPr>
                <w:rFonts w:eastAsia="Times New Roman" w:cs="Arial"/>
                <w:b/>
                <w:bCs/>
                <w:color w:val="000000"/>
              </w:rPr>
            </w:pPr>
            <w:r w:rsidRPr="00622A7F">
              <w:rPr>
                <w:rFonts w:eastAsia="Times New Roman" w:cs="Arial"/>
                <w:b/>
                <w:bCs/>
                <w:color w:val="000000"/>
              </w:rPr>
              <w:t>cell types</w:t>
            </w:r>
          </w:p>
        </w:tc>
        <w:tc>
          <w:tcPr>
            <w:tcW w:w="5812" w:type="dxa"/>
            <w:gridSpan w:val="3"/>
            <w:tcBorders>
              <w:top w:val="single" w:sz="4" w:space="0" w:color="auto"/>
              <w:left w:val="nil"/>
              <w:bottom w:val="single" w:sz="4" w:space="0" w:color="auto"/>
              <w:right w:val="single" w:sz="4" w:space="0" w:color="auto"/>
            </w:tcBorders>
            <w:shd w:val="clear" w:color="auto" w:fill="auto"/>
            <w:noWrap/>
            <w:vAlign w:val="bottom"/>
            <w:hideMark/>
            <w:tcPrChange w:id="2505" w:author="Haskamp, Stefan (extern)" w:date="2022-01-02T11:38:00Z">
              <w:tcPr>
                <w:tcW w:w="5103" w:type="dxa"/>
                <w:gridSpan w:val="3"/>
                <w:tcBorders>
                  <w:top w:val="single" w:sz="4" w:space="0" w:color="auto"/>
                  <w:left w:val="nil"/>
                  <w:bottom w:val="single" w:sz="4" w:space="0" w:color="auto"/>
                  <w:right w:val="single" w:sz="4" w:space="0" w:color="auto"/>
                </w:tcBorders>
                <w:shd w:val="clear" w:color="auto" w:fill="auto"/>
                <w:noWrap/>
                <w:vAlign w:val="bottom"/>
                <w:hideMark/>
              </w:tcPr>
            </w:tcPrChange>
          </w:tcPr>
          <w:p w14:paraId="1408BBF8" w14:textId="77777777" w:rsidR="00D555C3" w:rsidRPr="00622A7F" w:rsidRDefault="00D555C3" w:rsidP="00622A7F">
            <w:pPr>
              <w:spacing w:after="0"/>
              <w:jc w:val="center"/>
              <w:rPr>
                <w:rFonts w:eastAsia="Times New Roman" w:cs="Arial"/>
                <w:b/>
                <w:bCs/>
                <w:color w:val="000000"/>
              </w:rPr>
            </w:pPr>
            <w:r w:rsidRPr="00622A7F">
              <w:rPr>
                <w:rFonts w:eastAsia="Times New Roman" w:cs="Arial"/>
                <w:b/>
                <w:bCs/>
                <w:color w:val="000000"/>
              </w:rPr>
              <w:t>Frequency of PBMC</w:t>
            </w:r>
            <w:ins w:id="2506" w:author="Hüffmeier, Ulrike" w:date="2021-08-04T15:45:00Z">
              <w:r w:rsidRPr="00622A7F">
                <w:rPr>
                  <w:rFonts w:eastAsia="Times New Roman" w:cs="Arial"/>
                  <w:b/>
                  <w:bCs/>
                  <w:color w:val="000000"/>
                </w:rPr>
                <w:t>s</w:t>
              </w:r>
            </w:ins>
            <w:r w:rsidRPr="00622A7F">
              <w:rPr>
                <w:rFonts w:eastAsia="Times New Roman" w:cs="Arial"/>
                <w:b/>
                <w:bCs/>
                <w:color w:val="000000"/>
              </w:rPr>
              <w:t xml:space="preserve"> in percent (%)</w:t>
            </w:r>
          </w:p>
        </w:tc>
      </w:tr>
      <w:tr w:rsidR="00D555C3" w:rsidRPr="00622A7F" w14:paraId="7F52FE07" w14:textId="77777777" w:rsidTr="00A45B13">
        <w:trPr>
          <w:trHeight w:val="300"/>
          <w:trPrChange w:id="2507" w:author="Haskamp, Stefan (extern)" w:date="2022-01-02T11:38:00Z">
            <w:trPr>
              <w:trHeight w:val="300"/>
            </w:trPr>
          </w:trPrChange>
        </w:trPr>
        <w:tc>
          <w:tcPr>
            <w:tcW w:w="2972" w:type="dxa"/>
            <w:vMerge/>
            <w:tcBorders>
              <w:top w:val="single" w:sz="4" w:space="0" w:color="auto"/>
              <w:left w:val="single" w:sz="4" w:space="0" w:color="auto"/>
              <w:bottom w:val="single" w:sz="4" w:space="0" w:color="auto"/>
              <w:right w:val="single" w:sz="4" w:space="0" w:color="auto"/>
            </w:tcBorders>
            <w:vAlign w:val="center"/>
            <w:hideMark/>
            <w:tcPrChange w:id="2508" w:author="Haskamp, Stefan (extern)" w:date="2022-01-02T11:38:00Z">
              <w:tcPr>
                <w:tcW w:w="2972" w:type="dxa"/>
                <w:vMerge/>
                <w:tcBorders>
                  <w:top w:val="single" w:sz="4" w:space="0" w:color="auto"/>
                  <w:left w:val="single" w:sz="4" w:space="0" w:color="auto"/>
                  <w:bottom w:val="single" w:sz="4" w:space="0" w:color="auto"/>
                  <w:right w:val="single" w:sz="4" w:space="0" w:color="auto"/>
                </w:tcBorders>
                <w:vAlign w:val="center"/>
                <w:hideMark/>
              </w:tcPr>
            </w:tcPrChange>
          </w:tcPr>
          <w:p w14:paraId="17DD6D59" w14:textId="77777777" w:rsidR="00D555C3" w:rsidRPr="00622A7F" w:rsidRDefault="00D555C3" w:rsidP="00622A7F">
            <w:pPr>
              <w:spacing w:after="0"/>
              <w:rPr>
                <w:rFonts w:eastAsia="Times New Roman" w:cs="Arial"/>
                <w:b/>
                <w:bCs/>
                <w:color w:val="000000"/>
              </w:rPr>
            </w:pPr>
          </w:p>
        </w:tc>
        <w:tc>
          <w:tcPr>
            <w:tcW w:w="1418" w:type="dxa"/>
            <w:tcBorders>
              <w:top w:val="nil"/>
              <w:left w:val="nil"/>
              <w:bottom w:val="single" w:sz="4" w:space="0" w:color="auto"/>
              <w:right w:val="single" w:sz="4" w:space="0" w:color="auto"/>
            </w:tcBorders>
            <w:shd w:val="clear" w:color="auto" w:fill="auto"/>
            <w:noWrap/>
            <w:vAlign w:val="bottom"/>
            <w:hideMark/>
            <w:tcPrChange w:id="2509" w:author="Haskamp, Stefan (extern)" w:date="2022-01-02T11:38:00Z">
              <w:tcPr>
                <w:tcW w:w="1418" w:type="dxa"/>
                <w:tcBorders>
                  <w:top w:val="nil"/>
                  <w:left w:val="nil"/>
                  <w:bottom w:val="single" w:sz="4" w:space="0" w:color="auto"/>
                  <w:right w:val="single" w:sz="4" w:space="0" w:color="auto"/>
                </w:tcBorders>
                <w:shd w:val="clear" w:color="auto" w:fill="auto"/>
                <w:noWrap/>
                <w:vAlign w:val="bottom"/>
                <w:hideMark/>
              </w:tcPr>
            </w:tcPrChange>
          </w:tcPr>
          <w:p w14:paraId="24B8AD4D" w14:textId="77777777" w:rsidR="00D555C3" w:rsidRPr="00622A7F" w:rsidRDefault="00D555C3" w:rsidP="00622A7F">
            <w:pPr>
              <w:spacing w:after="0"/>
              <w:jc w:val="center"/>
              <w:rPr>
                <w:rFonts w:eastAsia="Times New Roman" w:cs="Arial"/>
                <w:b/>
                <w:bCs/>
                <w:color w:val="000000"/>
              </w:rPr>
            </w:pPr>
            <w:r w:rsidRPr="00622A7F">
              <w:rPr>
                <w:rFonts w:eastAsia="Times New Roman" w:cs="Arial"/>
                <w:b/>
                <w:bCs/>
                <w:color w:val="000000"/>
              </w:rPr>
              <w:t>HD</w:t>
            </w:r>
          </w:p>
        </w:tc>
        <w:tc>
          <w:tcPr>
            <w:tcW w:w="1747" w:type="dxa"/>
            <w:tcBorders>
              <w:top w:val="nil"/>
              <w:left w:val="nil"/>
              <w:bottom w:val="single" w:sz="4" w:space="0" w:color="auto"/>
              <w:right w:val="single" w:sz="4" w:space="0" w:color="auto"/>
            </w:tcBorders>
            <w:shd w:val="clear" w:color="auto" w:fill="auto"/>
            <w:noWrap/>
            <w:vAlign w:val="bottom"/>
            <w:hideMark/>
            <w:tcPrChange w:id="2510" w:author="Haskamp, Stefan (extern)" w:date="2022-01-02T11:38:00Z">
              <w:tcPr>
                <w:tcW w:w="1747" w:type="dxa"/>
                <w:tcBorders>
                  <w:top w:val="nil"/>
                  <w:left w:val="nil"/>
                  <w:bottom w:val="single" w:sz="4" w:space="0" w:color="auto"/>
                  <w:right w:val="single" w:sz="4" w:space="0" w:color="auto"/>
                </w:tcBorders>
                <w:shd w:val="clear" w:color="auto" w:fill="auto"/>
                <w:noWrap/>
                <w:vAlign w:val="bottom"/>
                <w:hideMark/>
              </w:tcPr>
            </w:tcPrChange>
          </w:tcPr>
          <w:p w14:paraId="5BDD1EC4" w14:textId="77777777" w:rsidR="00D555C3" w:rsidRPr="00622A7F" w:rsidRDefault="00D555C3" w:rsidP="00622A7F">
            <w:pPr>
              <w:spacing w:after="0"/>
              <w:jc w:val="center"/>
              <w:rPr>
                <w:rFonts w:eastAsia="Times New Roman" w:cs="Arial"/>
                <w:b/>
                <w:bCs/>
                <w:color w:val="000000"/>
              </w:rPr>
            </w:pPr>
            <w:r w:rsidRPr="00622A7F">
              <w:rPr>
                <w:rFonts w:eastAsia="Times New Roman" w:cs="Arial"/>
                <w:b/>
                <w:bCs/>
                <w:color w:val="000000"/>
              </w:rPr>
              <w:t>stable state</w:t>
            </w:r>
          </w:p>
        </w:tc>
        <w:tc>
          <w:tcPr>
            <w:tcW w:w="2647" w:type="dxa"/>
            <w:tcBorders>
              <w:top w:val="nil"/>
              <w:left w:val="nil"/>
              <w:bottom w:val="single" w:sz="4" w:space="0" w:color="auto"/>
              <w:right w:val="single" w:sz="4" w:space="0" w:color="auto"/>
            </w:tcBorders>
            <w:shd w:val="clear" w:color="auto" w:fill="auto"/>
            <w:noWrap/>
            <w:vAlign w:val="bottom"/>
            <w:hideMark/>
            <w:tcPrChange w:id="2511" w:author="Haskamp, Stefan (extern)" w:date="2022-01-02T11:38:00Z">
              <w:tcPr>
                <w:tcW w:w="1938" w:type="dxa"/>
                <w:tcBorders>
                  <w:top w:val="nil"/>
                  <w:left w:val="nil"/>
                  <w:bottom w:val="single" w:sz="4" w:space="0" w:color="auto"/>
                  <w:right w:val="single" w:sz="4" w:space="0" w:color="auto"/>
                </w:tcBorders>
                <w:shd w:val="clear" w:color="auto" w:fill="auto"/>
                <w:noWrap/>
                <w:vAlign w:val="bottom"/>
                <w:hideMark/>
              </w:tcPr>
            </w:tcPrChange>
          </w:tcPr>
          <w:p w14:paraId="4CF21D18" w14:textId="77FA1564" w:rsidR="00D555C3" w:rsidRPr="00622A7F" w:rsidRDefault="00D555C3">
            <w:pPr>
              <w:spacing w:after="0"/>
              <w:rPr>
                <w:rFonts w:eastAsia="Times New Roman" w:cs="Arial"/>
                <w:b/>
                <w:bCs/>
                <w:color w:val="000000"/>
              </w:rPr>
              <w:pPrChange w:id="2512" w:author="Haskamp, Stefan (extern)" w:date="2022-01-02T11:38:00Z">
                <w:pPr>
                  <w:spacing w:after="0"/>
                  <w:jc w:val="center"/>
                </w:pPr>
              </w:pPrChange>
            </w:pPr>
            <w:commentRangeStart w:id="2513"/>
            <w:r w:rsidRPr="00622A7F">
              <w:rPr>
                <w:rFonts w:eastAsia="Times New Roman" w:cs="Arial"/>
                <w:b/>
                <w:bCs/>
                <w:color w:val="000000"/>
              </w:rPr>
              <w:t>acute episode</w:t>
            </w:r>
            <w:commentRangeEnd w:id="2513"/>
            <w:r w:rsidR="00255C1E">
              <w:rPr>
                <w:rStyle w:val="Kommentarzeichen"/>
              </w:rPr>
              <w:commentReference w:id="2513"/>
            </w:r>
            <w:ins w:id="2514" w:author="Haskamp, Stefan (extern)" w:date="2022-01-02T11:38:00Z">
              <w:r w:rsidR="00A45B13">
                <w:rPr>
                  <w:rFonts w:eastAsia="Times New Roman" w:cs="Arial"/>
                  <w:b/>
                  <w:bCs/>
                  <w:color w:val="000000"/>
                </w:rPr>
                <w:t xml:space="preserve"> (mean)</w:t>
              </w:r>
            </w:ins>
          </w:p>
        </w:tc>
      </w:tr>
      <w:tr w:rsidR="00D555C3" w:rsidRPr="00622A7F" w14:paraId="5098CC82" w14:textId="77777777" w:rsidTr="00A45B13">
        <w:trPr>
          <w:trHeight w:val="300"/>
          <w:trPrChange w:id="2515" w:author="Haskamp, Stefan (extern)" w:date="2022-01-02T11:38: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bottom"/>
            <w:hideMark/>
            <w:tcPrChange w:id="2516" w:author="Haskamp, Stefan (extern)" w:date="2022-01-02T11:38:00Z">
              <w:tcPr>
                <w:tcW w:w="2972"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DE84A5B" w14:textId="77777777" w:rsidR="00D555C3" w:rsidRPr="00622A7F" w:rsidRDefault="00D555C3" w:rsidP="00622A7F">
            <w:pPr>
              <w:spacing w:after="0"/>
              <w:rPr>
                <w:rFonts w:eastAsia="Times New Roman" w:cs="Arial"/>
                <w:color w:val="000000"/>
              </w:rPr>
            </w:pPr>
            <w:r w:rsidRPr="00622A7F">
              <w:rPr>
                <w:rFonts w:eastAsia="Times New Roman" w:cs="Arial"/>
                <w:color w:val="000000"/>
              </w:rPr>
              <w:t>CD14</w:t>
            </w:r>
            <w:r w:rsidRPr="00622A7F">
              <w:rPr>
                <w:rFonts w:eastAsia="Times New Roman" w:cs="Arial"/>
                <w:color w:val="000000"/>
                <w:vertAlign w:val="superscript"/>
              </w:rPr>
              <w:t>+</w:t>
            </w:r>
            <w:r w:rsidRPr="00622A7F">
              <w:rPr>
                <w:rFonts w:eastAsia="Times New Roman" w:cs="Arial"/>
                <w:color w:val="000000"/>
              </w:rPr>
              <w:t xml:space="preserve"> monocyte</w:t>
            </w:r>
          </w:p>
        </w:tc>
        <w:tc>
          <w:tcPr>
            <w:tcW w:w="1418" w:type="dxa"/>
            <w:tcBorders>
              <w:top w:val="nil"/>
              <w:left w:val="nil"/>
              <w:bottom w:val="single" w:sz="4" w:space="0" w:color="auto"/>
              <w:right w:val="single" w:sz="4" w:space="0" w:color="auto"/>
            </w:tcBorders>
            <w:shd w:val="clear" w:color="auto" w:fill="auto"/>
            <w:noWrap/>
            <w:vAlign w:val="center"/>
            <w:hideMark/>
            <w:tcPrChange w:id="2517" w:author="Haskamp, Stefan (extern)" w:date="2022-01-02T11:38:00Z">
              <w:tcPr>
                <w:tcW w:w="1418" w:type="dxa"/>
                <w:tcBorders>
                  <w:top w:val="nil"/>
                  <w:left w:val="nil"/>
                  <w:bottom w:val="single" w:sz="4" w:space="0" w:color="auto"/>
                  <w:right w:val="single" w:sz="4" w:space="0" w:color="auto"/>
                </w:tcBorders>
                <w:shd w:val="clear" w:color="auto" w:fill="auto"/>
                <w:noWrap/>
                <w:vAlign w:val="center"/>
                <w:hideMark/>
              </w:tcPr>
            </w:tcPrChange>
          </w:tcPr>
          <w:p w14:paraId="4379499E"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15.99</w:t>
            </w:r>
          </w:p>
        </w:tc>
        <w:tc>
          <w:tcPr>
            <w:tcW w:w="1747" w:type="dxa"/>
            <w:tcBorders>
              <w:top w:val="nil"/>
              <w:left w:val="nil"/>
              <w:bottom w:val="single" w:sz="4" w:space="0" w:color="auto"/>
              <w:right w:val="single" w:sz="4" w:space="0" w:color="auto"/>
            </w:tcBorders>
            <w:shd w:val="clear" w:color="auto" w:fill="auto"/>
            <w:noWrap/>
            <w:vAlign w:val="center"/>
            <w:hideMark/>
            <w:tcPrChange w:id="2518" w:author="Haskamp, Stefan (extern)" w:date="2022-01-02T11:38:00Z">
              <w:tcPr>
                <w:tcW w:w="1747" w:type="dxa"/>
                <w:tcBorders>
                  <w:top w:val="nil"/>
                  <w:left w:val="nil"/>
                  <w:bottom w:val="single" w:sz="4" w:space="0" w:color="auto"/>
                  <w:right w:val="single" w:sz="4" w:space="0" w:color="auto"/>
                </w:tcBorders>
                <w:shd w:val="clear" w:color="auto" w:fill="auto"/>
                <w:noWrap/>
                <w:vAlign w:val="center"/>
                <w:hideMark/>
              </w:tcPr>
            </w:tcPrChange>
          </w:tcPr>
          <w:p w14:paraId="1F0A13F5"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16.99</w:t>
            </w:r>
          </w:p>
        </w:tc>
        <w:tc>
          <w:tcPr>
            <w:tcW w:w="2647" w:type="dxa"/>
            <w:tcBorders>
              <w:top w:val="nil"/>
              <w:left w:val="nil"/>
              <w:bottom w:val="single" w:sz="4" w:space="0" w:color="auto"/>
              <w:right w:val="single" w:sz="4" w:space="0" w:color="auto"/>
            </w:tcBorders>
            <w:shd w:val="clear" w:color="auto" w:fill="auto"/>
            <w:noWrap/>
            <w:vAlign w:val="center"/>
            <w:hideMark/>
            <w:tcPrChange w:id="2519" w:author="Haskamp, Stefan (extern)" w:date="2022-01-02T11:38:00Z">
              <w:tcPr>
                <w:tcW w:w="1938" w:type="dxa"/>
                <w:tcBorders>
                  <w:top w:val="nil"/>
                  <w:left w:val="nil"/>
                  <w:bottom w:val="single" w:sz="4" w:space="0" w:color="auto"/>
                  <w:right w:val="single" w:sz="4" w:space="0" w:color="auto"/>
                </w:tcBorders>
                <w:shd w:val="clear" w:color="auto" w:fill="auto"/>
                <w:noWrap/>
                <w:vAlign w:val="center"/>
                <w:hideMark/>
              </w:tcPr>
            </w:tcPrChange>
          </w:tcPr>
          <w:p w14:paraId="60AC6482"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12.88</w:t>
            </w:r>
          </w:p>
        </w:tc>
      </w:tr>
      <w:tr w:rsidR="00D555C3" w:rsidRPr="00622A7F" w14:paraId="1658947E" w14:textId="77777777" w:rsidTr="00A45B13">
        <w:trPr>
          <w:trHeight w:val="300"/>
          <w:trPrChange w:id="2520" w:author="Haskamp, Stefan (extern)" w:date="2022-01-02T11:38: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bottom"/>
            <w:hideMark/>
            <w:tcPrChange w:id="2521" w:author="Haskamp, Stefan (extern)" w:date="2022-01-02T11:38:00Z">
              <w:tcPr>
                <w:tcW w:w="2972"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0EA65AE" w14:textId="77777777" w:rsidR="00D555C3" w:rsidRPr="00622A7F" w:rsidRDefault="00D555C3" w:rsidP="00622A7F">
            <w:pPr>
              <w:spacing w:after="0"/>
              <w:rPr>
                <w:rFonts w:eastAsia="Times New Roman" w:cs="Arial"/>
                <w:color w:val="000000"/>
              </w:rPr>
            </w:pPr>
            <w:r w:rsidRPr="00622A7F">
              <w:rPr>
                <w:rFonts w:eastAsia="Times New Roman" w:cs="Arial"/>
                <w:color w:val="000000"/>
              </w:rPr>
              <w:t>CD16</w:t>
            </w:r>
            <w:r w:rsidRPr="00622A7F">
              <w:rPr>
                <w:rFonts w:eastAsia="Times New Roman" w:cs="Arial"/>
                <w:color w:val="000000"/>
                <w:vertAlign w:val="superscript"/>
              </w:rPr>
              <w:t>+</w:t>
            </w:r>
            <w:r w:rsidRPr="00622A7F">
              <w:rPr>
                <w:rFonts w:eastAsia="Times New Roman" w:cs="Arial"/>
                <w:color w:val="000000"/>
              </w:rPr>
              <w:t xml:space="preserve"> monocyte</w:t>
            </w:r>
          </w:p>
        </w:tc>
        <w:tc>
          <w:tcPr>
            <w:tcW w:w="1418" w:type="dxa"/>
            <w:tcBorders>
              <w:top w:val="nil"/>
              <w:left w:val="nil"/>
              <w:bottom w:val="single" w:sz="4" w:space="0" w:color="auto"/>
              <w:right w:val="single" w:sz="4" w:space="0" w:color="auto"/>
            </w:tcBorders>
            <w:shd w:val="clear" w:color="auto" w:fill="auto"/>
            <w:noWrap/>
            <w:vAlign w:val="center"/>
            <w:hideMark/>
            <w:tcPrChange w:id="2522" w:author="Haskamp, Stefan (extern)" w:date="2022-01-02T11:38:00Z">
              <w:tcPr>
                <w:tcW w:w="1418" w:type="dxa"/>
                <w:tcBorders>
                  <w:top w:val="nil"/>
                  <w:left w:val="nil"/>
                  <w:bottom w:val="single" w:sz="4" w:space="0" w:color="auto"/>
                  <w:right w:val="single" w:sz="4" w:space="0" w:color="auto"/>
                </w:tcBorders>
                <w:shd w:val="clear" w:color="auto" w:fill="auto"/>
                <w:noWrap/>
                <w:vAlign w:val="center"/>
                <w:hideMark/>
              </w:tcPr>
            </w:tcPrChange>
          </w:tcPr>
          <w:p w14:paraId="0B4B7E82"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5.55</w:t>
            </w:r>
          </w:p>
        </w:tc>
        <w:tc>
          <w:tcPr>
            <w:tcW w:w="1747" w:type="dxa"/>
            <w:tcBorders>
              <w:top w:val="nil"/>
              <w:left w:val="nil"/>
              <w:bottom w:val="single" w:sz="4" w:space="0" w:color="auto"/>
              <w:right w:val="single" w:sz="4" w:space="0" w:color="auto"/>
            </w:tcBorders>
            <w:shd w:val="clear" w:color="auto" w:fill="auto"/>
            <w:noWrap/>
            <w:vAlign w:val="center"/>
            <w:hideMark/>
            <w:tcPrChange w:id="2523" w:author="Haskamp, Stefan (extern)" w:date="2022-01-02T11:38:00Z">
              <w:tcPr>
                <w:tcW w:w="1747" w:type="dxa"/>
                <w:tcBorders>
                  <w:top w:val="nil"/>
                  <w:left w:val="nil"/>
                  <w:bottom w:val="single" w:sz="4" w:space="0" w:color="auto"/>
                  <w:right w:val="single" w:sz="4" w:space="0" w:color="auto"/>
                </w:tcBorders>
                <w:shd w:val="clear" w:color="auto" w:fill="auto"/>
                <w:noWrap/>
                <w:vAlign w:val="center"/>
                <w:hideMark/>
              </w:tcPr>
            </w:tcPrChange>
          </w:tcPr>
          <w:p w14:paraId="6A4100D7"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6.25</w:t>
            </w:r>
          </w:p>
        </w:tc>
        <w:tc>
          <w:tcPr>
            <w:tcW w:w="2647" w:type="dxa"/>
            <w:tcBorders>
              <w:top w:val="nil"/>
              <w:left w:val="nil"/>
              <w:bottom w:val="single" w:sz="4" w:space="0" w:color="auto"/>
              <w:right w:val="single" w:sz="4" w:space="0" w:color="auto"/>
            </w:tcBorders>
            <w:shd w:val="clear" w:color="auto" w:fill="auto"/>
            <w:noWrap/>
            <w:vAlign w:val="center"/>
            <w:hideMark/>
            <w:tcPrChange w:id="2524" w:author="Haskamp, Stefan (extern)" w:date="2022-01-02T11:38:00Z">
              <w:tcPr>
                <w:tcW w:w="1938" w:type="dxa"/>
                <w:tcBorders>
                  <w:top w:val="nil"/>
                  <w:left w:val="nil"/>
                  <w:bottom w:val="single" w:sz="4" w:space="0" w:color="auto"/>
                  <w:right w:val="single" w:sz="4" w:space="0" w:color="auto"/>
                </w:tcBorders>
                <w:shd w:val="clear" w:color="auto" w:fill="auto"/>
                <w:noWrap/>
                <w:vAlign w:val="center"/>
                <w:hideMark/>
              </w:tcPr>
            </w:tcPrChange>
          </w:tcPr>
          <w:p w14:paraId="5ACA1A1C"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0.25</w:t>
            </w:r>
          </w:p>
        </w:tc>
      </w:tr>
      <w:tr w:rsidR="00D555C3" w:rsidRPr="00622A7F" w14:paraId="4AB339B7" w14:textId="77777777" w:rsidTr="00A45B13">
        <w:trPr>
          <w:trHeight w:val="300"/>
          <w:trPrChange w:id="2525" w:author="Haskamp, Stefan (extern)" w:date="2022-01-02T11:38: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bottom"/>
            <w:hideMark/>
            <w:tcPrChange w:id="2526" w:author="Haskamp, Stefan (extern)" w:date="2022-01-02T11:38:00Z">
              <w:tcPr>
                <w:tcW w:w="2972"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F4563F6" w14:textId="77777777" w:rsidR="00D555C3" w:rsidRPr="00622A7F" w:rsidRDefault="00D555C3" w:rsidP="00622A7F">
            <w:pPr>
              <w:spacing w:after="0"/>
              <w:rPr>
                <w:rFonts w:eastAsia="Times New Roman" w:cs="Arial"/>
                <w:color w:val="000000"/>
              </w:rPr>
            </w:pPr>
            <w:r w:rsidRPr="00622A7F">
              <w:rPr>
                <w:rFonts w:eastAsia="Times New Roman" w:cs="Arial"/>
                <w:color w:val="000000"/>
              </w:rPr>
              <w:t>CD8</w:t>
            </w:r>
            <w:r w:rsidRPr="00622A7F">
              <w:rPr>
                <w:rFonts w:eastAsia="Times New Roman" w:cs="Arial"/>
                <w:color w:val="000000"/>
                <w:vertAlign w:val="superscript"/>
              </w:rPr>
              <w:t>+</w:t>
            </w:r>
            <w:r w:rsidRPr="00622A7F">
              <w:rPr>
                <w:rFonts w:eastAsia="Times New Roman" w:cs="Arial"/>
                <w:color w:val="000000"/>
              </w:rPr>
              <w:t xml:space="preserve"> TEM</w:t>
            </w:r>
          </w:p>
        </w:tc>
        <w:tc>
          <w:tcPr>
            <w:tcW w:w="1418" w:type="dxa"/>
            <w:tcBorders>
              <w:top w:val="nil"/>
              <w:left w:val="nil"/>
              <w:bottom w:val="single" w:sz="4" w:space="0" w:color="auto"/>
              <w:right w:val="single" w:sz="4" w:space="0" w:color="auto"/>
            </w:tcBorders>
            <w:shd w:val="clear" w:color="auto" w:fill="auto"/>
            <w:noWrap/>
            <w:vAlign w:val="center"/>
            <w:hideMark/>
            <w:tcPrChange w:id="2527" w:author="Haskamp, Stefan (extern)" w:date="2022-01-02T11:38:00Z">
              <w:tcPr>
                <w:tcW w:w="1418" w:type="dxa"/>
                <w:tcBorders>
                  <w:top w:val="nil"/>
                  <w:left w:val="nil"/>
                  <w:bottom w:val="single" w:sz="4" w:space="0" w:color="auto"/>
                  <w:right w:val="single" w:sz="4" w:space="0" w:color="auto"/>
                </w:tcBorders>
                <w:shd w:val="clear" w:color="auto" w:fill="auto"/>
                <w:noWrap/>
                <w:vAlign w:val="center"/>
                <w:hideMark/>
              </w:tcPr>
            </w:tcPrChange>
          </w:tcPr>
          <w:p w14:paraId="0418CB6F"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7.96</w:t>
            </w:r>
          </w:p>
        </w:tc>
        <w:tc>
          <w:tcPr>
            <w:tcW w:w="1747" w:type="dxa"/>
            <w:tcBorders>
              <w:top w:val="nil"/>
              <w:left w:val="nil"/>
              <w:bottom w:val="single" w:sz="4" w:space="0" w:color="auto"/>
              <w:right w:val="single" w:sz="4" w:space="0" w:color="auto"/>
            </w:tcBorders>
            <w:shd w:val="clear" w:color="auto" w:fill="auto"/>
            <w:noWrap/>
            <w:vAlign w:val="center"/>
            <w:hideMark/>
            <w:tcPrChange w:id="2528" w:author="Haskamp, Stefan (extern)" w:date="2022-01-02T11:38:00Z">
              <w:tcPr>
                <w:tcW w:w="1747" w:type="dxa"/>
                <w:tcBorders>
                  <w:top w:val="nil"/>
                  <w:left w:val="nil"/>
                  <w:bottom w:val="single" w:sz="4" w:space="0" w:color="auto"/>
                  <w:right w:val="single" w:sz="4" w:space="0" w:color="auto"/>
                </w:tcBorders>
                <w:shd w:val="clear" w:color="auto" w:fill="auto"/>
                <w:noWrap/>
                <w:vAlign w:val="center"/>
                <w:hideMark/>
              </w:tcPr>
            </w:tcPrChange>
          </w:tcPr>
          <w:p w14:paraId="4641067D"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14.29</w:t>
            </w:r>
          </w:p>
        </w:tc>
        <w:tc>
          <w:tcPr>
            <w:tcW w:w="2647" w:type="dxa"/>
            <w:tcBorders>
              <w:top w:val="nil"/>
              <w:left w:val="nil"/>
              <w:bottom w:val="single" w:sz="4" w:space="0" w:color="auto"/>
              <w:right w:val="single" w:sz="4" w:space="0" w:color="auto"/>
            </w:tcBorders>
            <w:shd w:val="clear" w:color="auto" w:fill="auto"/>
            <w:noWrap/>
            <w:vAlign w:val="center"/>
            <w:hideMark/>
            <w:tcPrChange w:id="2529" w:author="Haskamp, Stefan (extern)" w:date="2022-01-02T11:38:00Z">
              <w:tcPr>
                <w:tcW w:w="1938" w:type="dxa"/>
                <w:tcBorders>
                  <w:top w:val="nil"/>
                  <w:left w:val="nil"/>
                  <w:bottom w:val="single" w:sz="4" w:space="0" w:color="auto"/>
                  <w:right w:val="single" w:sz="4" w:space="0" w:color="auto"/>
                </w:tcBorders>
                <w:shd w:val="clear" w:color="auto" w:fill="auto"/>
                <w:noWrap/>
                <w:vAlign w:val="center"/>
                <w:hideMark/>
              </w:tcPr>
            </w:tcPrChange>
          </w:tcPr>
          <w:p w14:paraId="47A2C6D8"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48.67</w:t>
            </w:r>
          </w:p>
        </w:tc>
      </w:tr>
      <w:tr w:rsidR="00D555C3" w:rsidRPr="00622A7F" w14:paraId="6D8300C7" w14:textId="77777777" w:rsidTr="00A45B13">
        <w:trPr>
          <w:trHeight w:val="300"/>
          <w:trPrChange w:id="2530" w:author="Haskamp, Stefan (extern)" w:date="2022-01-02T11:38: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bottom"/>
            <w:hideMark/>
            <w:tcPrChange w:id="2531" w:author="Haskamp, Stefan (extern)" w:date="2022-01-02T11:38:00Z">
              <w:tcPr>
                <w:tcW w:w="2972"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8B9F4E0" w14:textId="77777777" w:rsidR="00D555C3" w:rsidRPr="00622A7F" w:rsidRDefault="00D555C3" w:rsidP="00622A7F">
            <w:pPr>
              <w:spacing w:after="0"/>
              <w:rPr>
                <w:rFonts w:eastAsia="Times New Roman" w:cs="Arial"/>
                <w:color w:val="000000"/>
              </w:rPr>
            </w:pPr>
            <w:r w:rsidRPr="00622A7F">
              <w:rPr>
                <w:rFonts w:eastAsia="Times New Roman" w:cs="Arial"/>
                <w:color w:val="000000"/>
              </w:rPr>
              <w:t>CD4</w:t>
            </w:r>
            <w:r w:rsidRPr="00622A7F">
              <w:rPr>
                <w:rFonts w:eastAsia="Times New Roman" w:cs="Arial"/>
                <w:color w:val="000000"/>
                <w:vertAlign w:val="superscript"/>
              </w:rPr>
              <w:t>+</w:t>
            </w:r>
            <w:r w:rsidRPr="00622A7F">
              <w:rPr>
                <w:rFonts w:eastAsia="Times New Roman" w:cs="Arial"/>
                <w:color w:val="000000"/>
              </w:rPr>
              <w:t xml:space="preserve"> proliferating T cell</w:t>
            </w:r>
          </w:p>
        </w:tc>
        <w:tc>
          <w:tcPr>
            <w:tcW w:w="1418" w:type="dxa"/>
            <w:tcBorders>
              <w:top w:val="nil"/>
              <w:left w:val="nil"/>
              <w:bottom w:val="single" w:sz="4" w:space="0" w:color="auto"/>
              <w:right w:val="single" w:sz="4" w:space="0" w:color="auto"/>
            </w:tcBorders>
            <w:shd w:val="clear" w:color="auto" w:fill="auto"/>
            <w:noWrap/>
            <w:vAlign w:val="center"/>
            <w:hideMark/>
            <w:tcPrChange w:id="2532" w:author="Haskamp, Stefan (extern)" w:date="2022-01-02T11:38:00Z">
              <w:tcPr>
                <w:tcW w:w="1418" w:type="dxa"/>
                <w:tcBorders>
                  <w:top w:val="nil"/>
                  <w:left w:val="nil"/>
                  <w:bottom w:val="single" w:sz="4" w:space="0" w:color="auto"/>
                  <w:right w:val="single" w:sz="4" w:space="0" w:color="auto"/>
                </w:tcBorders>
                <w:shd w:val="clear" w:color="auto" w:fill="auto"/>
                <w:noWrap/>
                <w:vAlign w:val="center"/>
                <w:hideMark/>
              </w:tcPr>
            </w:tcPrChange>
          </w:tcPr>
          <w:p w14:paraId="70F41595"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0.01</w:t>
            </w:r>
          </w:p>
        </w:tc>
        <w:tc>
          <w:tcPr>
            <w:tcW w:w="1747" w:type="dxa"/>
            <w:tcBorders>
              <w:top w:val="nil"/>
              <w:left w:val="nil"/>
              <w:bottom w:val="single" w:sz="4" w:space="0" w:color="auto"/>
              <w:right w:val="single" w:sz="4" w:space="0" w:color="auto"/>
            </w:tcBorders>
            <w:shd w:val="clear" w:color="auto" w:fill="auto"/>
            <w:noWrap/>
            <w:vAlign w:val="center"/>
            <w:hideMark/>
            <w:tcPrChange w:id="2533" w:author="Haskamp, Stefan (extern)" w:date="2022-01-02T11:38:00Z">
              <w:tcPr>
                <w:tcW w:w="1747" w:type="dxa"/>
                <w:tcBorders>
                  <w:top w:val="nil"/>
                  <w:left w:val="nil"/>
                  <w:bottom w:val="single" w:sz="4" w:space="0" w:color="auto"/>
                  <w:right w:val="single" w:sz="4" w:space="0" w:color="auto"/>
                </w:tcBorders>
                <w:shd w:val="clear" w:color="auto" w:fill="auto"/>
                <w:noWrap/>
                <w:vAlign w:val="center"/>
                <w:hideMark/>
              </w:tcPr>
            </w:tcPrChange>
          </w:tcPr>
          <w:p w14:paraId="5EECD7A8"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0.04</w:t>
            </w:r>
          </w:p>
        </w:tc>
        <w:tc>
          <w:tcPr>
            <w:tcW w:w="2647" w:type="dxa"/>
            <w:tcBorders>
              <w:top w:val="nil"/>
              <w:left w:val="nil"/>
              <w:bottom w:val="single" w:sz="4" w:space="0" w:color="auto"/>
              <w:right w:val="single" w:sz="4" w:space="0" w:color="auto"/>
            </w:tcBorders>
            <w:shd w:val="clear" w:color="auto" w:fill="auto"/>
            <w:noWrap/>
            <w:vAlign w:val="center"/>
            <w:hideMark/>
            <w:tcPrChange w:id="2534" w:author="Haskamp, Stefan (extern)" w:date="2022-01-02T11:38:00Z">
              <w:tcPr>
                <w:tcW w:w="1938" w:type="dxa"/>
                <w:tcBorders>
                  <w:top w:val="nil"/>
                  <w:left w:val="nil"/>
                  <w:bottom w:val="single" w:sz="4" w:space="0" w:color="auto"/>
                  <w:right w:val="single" w:sz="4" w:space="0" w:color="auto"/>
                </w:tcBorders>
                <w:shd w:val="clear" w:color="auto" w:fill="auto"/>
                <w:noWrap/>
                <w:vAlign w:val="center"/>
                <w:hideMark/>
              </w:tcPr>
            </w:tcPrChange>
          </w:tcPr>
          <w:p w14:paraId="3F1A42D7"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0.24</w:t>
            </w:r>
          </w:p>
        </w:tc>
      </w:tr>
      <w:tr w:rsidR="00D555C3" w:rsidRPr="00622A7F" w14:paraId="6CB71B2F" w14:textId="77777777" w:rsidTr="00A45B13">
        <w:trPr>
          <w:trHeight w:val="300"/>
          <w:trPrChange w:id="2535" w:author="Haskamp, Stefan (extern)" w:date="2022-01-02T11:38: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bottom"/>
            <w:hideMark/>
            <w:tcPrChange w:id="2536" w:author="Haskamp, Stefan (extern)" w:date="2022-01-02T11:38:00Z">
              <w:tcPr>
                <w:tcW w:w="2972"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5C1C7DB" w14:textId="77777777" w:rsidR="00D555C3" w:rsidRPr="00622A7F" w:rsidRDefault="00D555C3" w:rsidP="00622A7F">
            <w:pPr>
              <w:spacing w:after="0"/>
              <w:rPr>
                <w:rFonts w:eastAsia="Times New Roman" w:cs="Arial"/>
                <w:color w:val="000000"/>
              </w:rPr>
            </w:pPr>
            <w:r w:rsidRPr="00622A7F">
              <w:rPr>
                <w:rFonts w:eastAsia="Times New Roman" w:cs="Arial"/>
                <w:color w:val="000000"/>
              </w:rPr>
              <w:t>CD8</w:t>
            </w:r>
            <w:r w:rsidRPr="00622A7F">
              <w:rPr>
                <w:rFonts w:eastAsia="Times New Roman" w:cs="Arial"/>
                <w:color w:val="000000"/>
                <w:vertAlign w:val="superscript"/>
              </w:rPr>
              <w:t>+</w:t>
            </w:r>
            <w:r w:rsidRPr="00622A7F">
              <w:rPr>
                <w:rFonts w:eastAsia="Times New Roman" w:cs="Arial"/>
                <w:color w:val="000000"/>
              </w:rPr>
              <w:t xml:space="preserve"> proliferating T cell</w:t>
            </w:r>
          </w:p>
        </w:tc>
        <w:tc>
          <w:tcPr>
            <w:tcW w:w="1418" w:type="dxa"/>
            <w:tcBorders>
              <w:top w:val="nil"/>
              <w:left w:val="nil"/>
              <w:bottom w:val="single" w:sz="4" w:space="0" w:color="auto"/>
              <w:right w:val="single" w:sz="4" w:space="0" w:color="auto"/>
            </w:tcBorders>
            <w:shd w:val="clear" w:color="auto" w:fill="auto"/>
            <w:noWrap/>
            <w:vAlign w:val="center"/>
            <w:hideMark/>
            <w:tcPrChange w:id="2537" w:author="Haskamp, Stefan (extern)" w:date="2022-01-02T11:38:00Z">
              <w:tcPr>
                <w:tcW w:w="1418" w:type="dxa"/>
                <w:tcBorders>
                  <w:top w:val="nil"/>
                  <w:left w:val="nil"/>
                  <w:bottom w:val="single" w:sz="4" w:space="0" w:color="auto"/>
                  <w:right w:val="single" w:sz="4" w:space="0" w:color="auto"/>
                </w:tcBorders>
                <w:shd w:val="clear" w:color="auto" w:fill="auto"/>
                <w:noWrap/>
                <w:vAlign w:val="center"/>
                <w:hideMark/>
              </w:tcPr>
            </w:tcPrChange>
          </w:tcPr>
          <w:p w14:paraId="061CF640"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0.03</w:t>
            </w:r>
          </w:p>
        </w:tc>
        <w:tc>
          <w:tcPr>
            <w:tcW w:w="1747" w:type="dxa"/>
            <w:tcBorders>
              <w:top w:val="nil"/>
              <w:left w:val="nil"/>
              <w:bottom w:val="single" w:sz="4" w:space="0" w:color="auto"/>
              <w:right w:val="single" w:sz="4" w:space="0" w:color="auto"/>
            </w:tcBorders>
            <w:shd w:val="clear" w:color="auto" w:fill="auto"/>
            <w:noWrap/>
            <w:vAlign w:val="center"/>
            <w:hideMark/>
            <w:tcPrChange w:id="2538" w:author="Haskamp, Stefan (extern)" w:date="2022-01-02T11:38:00Z">
              <w:tcPr>
                <w:tcW w:w="1747" w:type="dxa"/>
                <w:tcBorders>
                  <w:top w:val="nil"/>
                  <w:left w:val="nil"/>
                  <w:bottom w:val="single" w:sz="4" w:space="0" w:color="auto"/>
                  <w:right w:val="single" w:sz="4" w:space="0" w:color="auto"/>
                </w:tcBorders>
                <w:shd w:val="clear" w:color="auto" w:fill="auto"/>
                <w:noWrap/>
                <w:vAlign w:val="center"/>
                <w:hideMark/>
              </w:tcPr>
            </w:tcPrChange>
          </w:tcPr>
          <w:p w14:paraId="201FB8FD"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0.02</w:t>
            </w:r>
          </w:p>
        </w:tc>
        <w:tc>
          <w:tcPr>
            <w:tcW w:w="2647" w:type="dxa"/>
            <w:tcBorders>
              <w:top w:val="nil"/>
              <w:left w:val="nil"/>
              <w:bottom w:val="single" w:sz="4" w:space="0" w:color="auto"/>
              <w:right w:val="single" w:sz="4" w:space="0" w:color="auto"/>
            </w:tcBorders>
            <w:shd w:val="clear" w:color="auto" w:fill="auto"/>
            <w:noWrap/>
            <w:vAlign w:val="center"/>
            <w:hideMark/>
            <w:tcPrChange w:id="2539" w:author="Haskamp, Stefan (extern)" w:date="2022-01-02T11:38:00Z">
              <w:tcPr>
                <w:tcW w:w="1938" w:type="dxa"/>
                <w:tcBorders>
                  <w:top w:val="nil"/>
                  <w:left w:val="nil"/>
                  <w:bottom w:val="single" w:sz="4" w:space="0" w:color="auto"/>
                  <w:right w:val="single" w:sz="4" w:space="0" w:color="auto"/>
                </w:tcBorders>
                <w:shd w:val="clear" w:color="auto" w:fill="auto"/>
                <w:noWrap/>
                <w:vAlign w:val="center"/>
                <w:hideMark/>
              </w:tcPr>
            </w:tcPrChange>
          </w:tcPr>
          <w:p w14:paraId="7C087D2D"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0.24</w:t>
            </w:r>
          </w:p>
        </w:tc>
      </w:tr>
      <w:tr w:rsidR="00D555C3" w:rsidRPr="00622A7F" w14:paraId="1971FDFF" w14:textId="77777777" w:rsidTr="00A45B13">
        <w:trPr>
          <w:trHeight w:val="300"/>
          <w:trPrChange w:id="2540" w:author="Haskamp, Stefan (extern)" w:date="2022-01-02T11:38: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bottom"/>
            <w:hideMark/>
            <w:tcPrChange w:id="2541" w:author="Haskamp, Stefan (extern)" w:date="2022-01-02T11:38:00Z">
              <w:tcPr>
                <w:tcW w:w="2972"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79AD362" w14:textId="77777777" w:rsidR="00D555C3" w:rsidRPr="00622A7F" w:rsidRDefault="00D555C3" w:rsidP="00622A7F">
            <w:pPr>
              <w:spacing w:after="0"/>
              <w:rPr>
                <w:rFonts w:eastAsia="Times New Roman" w:cs="Arial"/>
                <w:color w:val="000000"/>
              </w:rPr>
            </w:pPr>
            <w:r w:rsidRPr="00622A7F">
              <w:rPr>
                <w:rFonts w:eastAsia="Times New Roman" w:cs="Arial"/>
                <w:color w:val="000000"/>
              </w:rPr>
              <w:t>CD4</w:t>
            </w:r>
            <w:r w:rsidRPr="00622A7F">
              <w:rPr>
                <w:rFonts w:eastAsia="Times New Roman" w:cs="Arial"/>
                <w:color w:val="000000"/>
                <w:vertAlign w:val="superscript"/>
              </w:rPr>
              <w:t>+</w:t>
            </w:r>
            <w:r w:rsidRPr="00622A7F">
              <w:rPr>
                <w:rFonts w:eastAsia="Times New Roman" w:cs="Arial"/>
                <w:color w:val="000000"/>
              </w:rPr>
              <w:t xml:space="preserve"> </w:t>
            </w:r>
            <w:ins w:id="2542" w:author="Hüffmeier, Ulrike" w:date="2021-08-04T15:36:00Z">
              <w:r w:rsidRPr="00622A7F">
                <w:rPr>
                  <w:rFonts w:eastAsia="Times New Roman" w:cs="Arial"/>
                  <w:color w:val="000000"/>
                </w:rPr>
                <w:t>naïve</w:t>
              </w:r>
            </w:ins>
            <w:ins w:id="2543" w:author="Hüffmeier, Ulrike" w:date="2021-08-04T15:35:00Z">
              <w:r w:rsidRPr="00622A7F">
                <w:rPr>
                  <w:rFonts w:eastAsia="Times New Roman" w:cs="Arial"/>
                  <w:color w:val="000000"/>
                </w:rPr>
                <w:t xml:space="preserve"> </w:t>
              </w:r>
            </w:ins>
            <w:del w:id="2544" w:author="Hüffmeier, Ulrike" w:date="2021-08-04T15:36:00Z">
              <w:r w:rsidRPr="00622A7F" w:rsidDel="00332FDE">
                <w:rPr>
                  <w:rFonts w:eastAsia="Times New Roman" w:cs="Arial"/>
                  <w:color w:val="000000"/>
                </w:rPr>
                <w:delText xml:space="preserve">naive </w:delText>
              </w:r>
            </w:del>
            <w:r w:rsidRPr="00622A7F">
              <w:rPr>
                <w:rFonts w:eastAsia="Times New Roman" w:cs="Arial"/>
                <w:color w:val="000000"/>
              </w:rPr>
              <w:t>T cell</w:t>
            </w:r>
          </w:p>
        </w:tc>
        <w:tc>
          <w:tcPr>
            <w:tcW w:w="1418" w:type="dxa"/>
            <w:tcBorders>
              <w:top w:val="nil"/>
              <w:left w:val="nil"/>
              <w:bottom w:val="single" w:sz="4" w:space="0" w:color="auto"/>
              <w:right w:val="single" w:sz="4" w:space="0" w:color="auto"/>
            </w:tcBorders>
            <w:shd w:val="clear" w:color="auto" w:fill="auto"/>
            <w:noWrap/>
            <w:vAlign w:val="center"/>
            <w:hideMark/>
            <w:tcPrChange w:id="2545" w:author="Haskamp, Stefan (extern)" w:date="2022-01-02T11:38:00Z">
              <w:tcPr>
                <w:tcW w:w="1418" w:type="dxa"/>
                <w:tcBorders>
                  <w:top w:val="nil"/>
                  <w:left w:val="nil"/>
                  <w:bottom w:val="single" w:sz="4" w:space="0" w:color="auto"/>
                  <w:right w:val="single" w:sz="4" w:space="0" w:color="auto"/>
                </w:tcBorders>
                <w:shd w:val="clear" w:color="auto" w:fill="auto"/>
                <w:noWrap/>
                <w:vAlign w:val="center"/>
                <w:hideMark/>
              </w:tcPr>
            </w:tcPrChange>
          </w:tcPr>
          <w:p w14:paraId="19AC3371"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14.32</w:t>
            </w:r>
          </w:p>
        </w:tc>
        <w:tc>
          <w:tcPr>
            <w:tcW w:w="1747" w:type="dxa"/>
            <w:tcBorders>
              <w:top w:val="nil"/>
              <w:left w:val="nil"/>
              <w:bottom w:val="single" w:sz="4" w:space="0" w:color="auto"/>
              <w:right w:val="single" w:sz="4" w:space="0" w:color="auto"/>
            </w:tcBorders>
            <w:shd w:val="clear" w:color="auto" w:fill="auto"/>
            <w:noWrap/>
            <w:vAlign w:val="center"/>
            <w:hideMark/>
            <w:tcPrChange w:id="2546" w:author="Haskamp, Stefan (extern)" w:date="2022-01-02T11:38:00Z">
              <w:tcPr>
                <w:tcW w:w="1747" w:type="dxa"/>
                <w:tcBorders>
                  <w:top w:val="nil"/>
                  <w:left w:val="nil"/>
                  <w:bottom w:val="single" w:sz="4" w:space="0" w:color="auto"/>
                  <w:right w:val="single" w:sz="4" w:space="0" w:color="auto"/>
                </w:tcBorders>
                <w:shd w:val="clear" w:color="auto" w:fill="auto"/>
                <w:noWrap/>
                <w:vAlign w:val="center"/>
                <w:hideMark/>
              </w:tcPr>
            </w:tcPrChange>
          </w:tcPr>
          <w:p w14:paraId="7E3E2B8C"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3.45</w:t>
            </w:r>
          </w:p>
        </w:tc>
        <w:tc>
          <w:tcPr>
            <w:tcW w:w="2647" w:type="dxa"/>
            <w:tcBorders>
              <w:top w:val="nil"/>
              <w:left w:val="nil"/>
              <w:bottom w:val="single" w:sz="4" w:space="0" w:color="auto"/>
              <w:right w:val="single" w:sz="4" w:space="0" w:color="auto"/>
            </w:tcBorders>
            <w:shd w:val="clear" w:color="auto" w:fill="auto"/>
            <w:noWrap/>
            <w:vAlign w:val="center"/>
            <w:hideMark/>
            <w:tcPrChange w:id="2547" w:author="Haskamp, Stefan (extern)" w:date="2022-01-02T11:38:00Z">
              <w:tcPr>
                <w:tcW w:w="1938" w:type="dxa"/>
                <w:tcBorders>
                  <w:top w:val="nil"/>
                  <w:left w:val="nil"/>
                  <w:bottom w:val="single" w:sz="4" w:space="0" w:color="auto"/>
                  <w:right w:val="single" w:sz="4" w:space="0" w:color="auto"/>
                </w:tcBorders>
                <w:shd w:val="clear" w:color="auto" w:fill="auto"/>
                <w:noWrap/>
                <w:vAlign w:val="center"/>
                <w:hideMark/>
              </w:tcPr>
            </w:tcPrChange>
          </w:tcPr>
          <w:p w14:paraId="32198E39"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1.44</w:t>
            </w:r>
          </w:p>
        </w:tc>
      </w:tr>
      <w:tr w:rsidR="00D555C3" w:rsidRPr="00622A7F" w14:paraId="796D7E0C" w14:textId="77777777" w:rsidTr="00A45B13">
        <w:trPr>
          <w:trHeight w:val="300"/>
          <w:trPrChange w:id="2548" w:author="Haskamp, Stefan (extern)" w:date="2022-01-02T11:38: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bottom"/>
            <w:hideMark/>
            <w:tcPrChange w:id="2549" w:author="Haskamp, Stefan (extern)" w:date="2022-01-02T11:38:00Z">
              <w:tcPr>
                <w:tcW w:w="2972"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529D895" w14:textId="77777777" w:rsidR="00D555C3" w:rsidRPr="00622A7F" w:rsidRDefault="00D555C3" w:rsidP="00622A7F">
            <w:pPr>
              <w:spacing w:after="0"/>
              <w:rPr>
                <w:rFonts w:eastAsia="Times New Roman" w:cs="Arial"/>
                <w:color w:val="000000"/>
              </w:rPr>
            </w:pPr>
            <w:r w:rsidRPr="00622A7F">
              <w:rPr>
                <w:rFonts w:eastAsia="Times New Roman" w:cs="Arial"/>
                <w:color w:val="000000"/>
              </w:rPr>
              <w:t>CD8</w:t>
            </w:r>
            <w:r w:rsidRPr="00622A7F">
              <w:rPr>
                <w:rFonts w:eastAsia="Times New Roman" w:cs="Arial"/>
                <w:color w:val="000000"/>
                <w:vertAlign w:val="superscript"/>
              </w:rPr>
              <w:t>+</w:t>
            </w:r>
            <w:r w:rsidRPr="00622A7F">
              <w:rPr>
                <w:rFonts w:eastAsia="Times New Roman" w:cs="Arial"/>
                <w:color w:val="000000"/>
              </w:rPr>
              <w:t xml:space="preserve"> </w:t>
            </w:r>
            <w:ins w:id="2550" w:author="Hüffmeier, Ulrike" w:date="2021-08-04T15:36:00Z">
              <w:r w:rsidRPr="00622A7F">
                <w:rPr>
                  <w:rFonts w:eastAsia="Times New Roman" w:cs="Arial"/>
                  <w:color w:val="000000"/>
                </w:rPr>
                <w:t xml:space="preserve">naïve </w:t>
              </w:r>
            </w:ins>
            <w:del w:id="2551" w:author="Hüffmeier, Ulrike" w:date="2021-08-04T15:36:00Z">
              <w:r w:rsidRPr="00622A7F" w:rsidDel="00332FDE">
                <w:rPr>
                  <w:rFonts w:eastAsia="Times New Roman" w:cs="Arial"/>
                  <w:color w:val="000000"/>
                </w:rPr>
                <w:delText xml:space="preserve">naive </w:delText>
              </w:r>
            </w:del>
            <w:r w:rsidRPr="00622A7F">
              <w:rPr>
                <w:rFonts w:eastAsia="Times New Roman" w:cs="Arial"/>
                <w:color w:val="000000"/>
              </w:rPr>
              <w:t>T cell</w:t>
            </w:r>
          </w:p>
        </w:tc>
        <w:tc>
          <w:tcPr>
            <w:tcW w:w="1418" w:type="dxa"/>
            <w:tcBorders>
              <w:top w:val="nil"/>
              <w:left w:val="nil"/>
              <w:bottom w:val="single" w:sz="4" w:space="0" w:color="auto"/>
              <w:right w:val="single" w:sz="4" w:space="0" w:color="auto"/>
            </w:tcBorders>
            <w:shd w:val="clear" w:color="auto" w:fill="auto"/>
            <w:noWrap/>
            <w:vAlign w:val="center"/>
            <w:hideMark/>
            <w:tcPrChange w:id="2552" w:author="Haskamp, Stefan (extern)" w:date="2022-01-02T11:38:00Z">
              <w:tcPr>
                <w:tcW w:w="1418" w:type="dxa"/>
                <w:tcBorders>
                  <w:top w:val="nil"/>
                  <w:left w:val="nil"/>
                  <w:bottom w:val="single" w:sz="4" w:space="0" w:color="auto"/>
                  <w:right w:val="single" w:sz="4" w:space="0" w:color="auto"/>
                </w:tcBorders>
                <w:shd w:val="clear" w:color="auto" w:fill="auto"/>
                <w:noWrap/>
                <w:vAlign w:val="center"/>
                <w:hideMark/>
              </w:tcPr>
            </w:tcPrChange>
          </w:tcPr>
          <w:p w14:paraId="7166A7C3"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4.55</w:t>
            </w:r>
          </w:p>
        </w:tc>
        <w:tc>
          <w:tcPr>
            <w:tcW w:w="1747" w:type="dxa"/>
            <w:tcBorders>
              <w:top w:val="nil"/>
              <w:left w:val="nil"/>
              <w:bottom w:val="single" w:sz="4" w:space="0" w:color="auto"/>
              <w:right w:val="single" w:sz="4" w:space="0" w:color="auto"/>
            </w:tcBorders>
            <w:shd w:val="clear" w:color="auto" w:fill="auto"/>
            <w:noWrap/>
            <w:vAlign w:val="center"/>
            <w:hideMark/>
            <w:tcPrChange w:id="2553" w:author="Haskamp, Stefan (extern)" w:date="2022-01-02T11:38:00Z">
              <w:tcPr>
                <w:tcW w:w="1747" w:type="dxa"/>
                <w:tcBorders>
                  <w:top w:val="nil"/>
                  <w:left w:val="nil"/>
                  <w:bottom w:val="single" w:sz="4" w:space="0" w:color="auto"/>
                  <w:right w:val="single" w:sz="4" w:space="0" w:color="auto"/>
                </w:tcBorders>
                <w:shd w:val="clear" w:color="auto" w:fill="auto"/>
                <w:noWrap/>
                <w:vAlign w:val="center"/>
                <w:hideMark/>
              </w:tcPr>
            </w:tcPrChange>
          </w:tcPr>
          <w:p w14:paraId="0A3EE9AA"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1.12</w:t>
            </w:r>
          </w:p>
        </w:tc>
        <w:tc>
          <w:tcPr>
            <w:tcW w:w="2647" w:type="dxa"/>
            <w:tcBorders>
              <w:top w:val="nil"/>
              <w:left w:val="nil"/>
              <w:bottom w:val="single" w:sz="4" w:space="0" w:color="auto"/>
              <w:right w:val="single" w:sz="4" w:space="0" w:color="auto"/>
            </w:tcBorders>
            <w:shd w:val="clear" w:color="auto" w:fill="auto"/>
            <w:noWrap/>
            <w:vAlign w:val="center"/>
            <w:hideMark/>
            <w:tcPrChange w:id="2554" w:author="Haskamp, Stefan (extern)" w:date="2022-01-02T11:38:00Z">
              <w:tcPr>
                <w:tcW w:w="1938" w:type="dxa"/>
                <w:tcBorders>
                  <w:top w:val="nil"/>
                  <w:left w:val="nil"/>
                  <w:bottom w:val="single" w:sz="4" w:space="0" w:color="auto"/>
                  <w:right w:val="single" w:sz="4" w:space="0" w:color="auto"/>
                </w:tcBorders>
                <w:shd w:val="clear" w:color="auto" w:fill="auto"/>
                <w:noWrap/>
                <w:vAlign w:val="center"/>
                <w:hideMark/>
              </w:tcPr>
            </w:tcPrChange>
          </w:tcPr>
          <w:p w14:paraId="2A96E21F"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1.16</w:t>
            </w:r>
          </w:p>
        </w:tc>
      </w:tr>
      <w:tr w:rsidR="00D555C3" w:rsidRPr="00622A7F" w14:paraId="474C2AF1" w14:textId="77777777" w:rsidTr="00A45B13">
        <w:trPr>
          <w:trHeight w:val="300"/>
          <w:trPrChange w:id="2555" w:author="Haskamp, Stefan (extern)" w:date="2022-01-02T11:38: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bottom"/>
            <w:hideMark/>
            <w:tcPrChange w:id="2556" w:author="Haskamp, Stefan (extern)" w:date="2022-01-02T11:38:00Z">
              <w:tcPr>
                <w:tcW w:w="2972"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8899ACD" w14:textId="77777777" w:rsidR="00D555C3" w:rsidRPr="00622A7F" w:rsidRDefault="00D555C3" w:rsidP="00622A7F">
            <w:pPr>
              <w:spacing w:after="0"/>
              <w:rPr>
                <w:rFonts w:eastAsia="Times New Roman" w:cs="Arial"/>
                <w:color w:val="000000"/>
              </w:rPr>
            </w:pPr>
            <w:r w:rsidRPr="00622A7F">
              <w:rPr>
                <w:rFonts w:eastAsia="Times New Roman" w:cs="Arial"/>
                <w:color w:val="000000"/>
              </w:rPr>
              <w:t>naïve B cell</w:t>
            </w:r>
          </w:p>
        </w:tc>
        <w:tc>
          <w:tcPr>
            <w:tcW w:w="1418" w:type="dxa"/>
            <w:tcBorders>
              <w:top w:val="nil"/>
              <w:left w:val="nil"/>
              <w:bottom w:val="single" w:sz="4" w:space="0" w:color="auto"/>
              <w:right w:val="single" w:sz="4" w:space="0" w:color="auto"/>
            </w:tcBorders>
            <w:shd w:val="clear" w:color="auto" w:fill="auto"/>
            <w:noWrap/>
            <w:vAlign w:val="center"/>
            <w:hideMark/>
            <w:tcPrChange w:id="2557" w:author="Haskamp, Stefan (extern)" w:date="2022-01-02T11:38:00Z">
              <w:tcPr>
                <w:tcW w:w="1418" w:type="dxa"/>
                <w:tcBorders>
                  <w:top w:val="nil"/>
                  <w:left w:val="nil"/>
                  <w:bottom w:val="single" w:sz="4" w:space="0" w:color="auto"/>
                  <w:right w:val="single" w:sz="4" w:space="0" w:color="auto"/>
                </w:tcBorders>
                <w:shd w:val="clear" w:color="auto" w:fill="auto"/>
                <w:noWrap/>
                <w:vAlign w:val="center"/>
                <w:hideMark/>
              </w:tcPr>
            </w:tcPrChange>
          </w:tcPr>
          <w:p w14:paraId="5204A1D5"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2.37</w:t>
            </w:r>
          </w:p>
        </w:tc>
        <w:tc>
          <w:tcPr>
            <w:tcW w:w="1747" w:type="dxa"/>
            <w:tcBorders>
              <w:top w:val="nil"/>
              <w:left w:val="nil"/>
              <w:bottom w:val="single" w:sz="4" w:space="0" w:color="auto"/>
              <w:right w:val="single" w:sz="4" w:space="0" w:color="auto"/>
            </w:tcBorders>
            <w:shd w:val="clear" w:color="auto" w:fill="auto"/>
            <w:noWrap/>
            <w:vAlign w:val="center"/>
            <w:hideMark/>
            <w:tcPrChange w:id="2558" w:author="Haskamp, Stefan (extern)" w:date="2022-01-02T11:38:00Z">
              <w:tcPr>
                <w:tcW w:w="1747" w:type="dxa"/>
                <w:tcBorders>
                  <w:top w:val="nil"/>
                  <w:left w:val="nil"/>
                  <w:bottom w:val="single" w:sz="4" w:space="0" w:color="auto"/>
                  <w:right w:val="single" w:sz="4" w:space="0" w:color="auto"/>
                </w:tcBorders>
                <w:shd w:val="clear" w:color="auto" w:fill="auto"/>
                <w:noWrap/>
                <w:vAlign w:val="center"/>
                <w:hideMark/>
              </w:tcPr>
            </w:tcPrChange>
          </w:tcPr>
          <w:p w14:paraId="16C14FDC"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5.63</w:t>
            </w:r>
          </w:p>
        </w:tc>
        <w:tc>
          <w:tcPr>
            <w:tcW w:w="2647" w:type="dxa"/>
            <w:tcBorders>
              <w:top w:val="nil"/>
              <w:left w:val="nil"/>
              <w:bottom w:val="single" w:sz="4" w:space="0" w:color="auto"/>
              <w:right w:val="single" w:sz="4" w:space="0" w:color="auto"/>
            </w:tcBorders>
            <w:shd w:val="clear" w:color="auto" w:fill="auto"/>
            <w:noWrap/>
            <w:vAlign w:val="center"/>
            <w:hideMark/>
            <w:tcPrChange w:id="2559" w:author="Haskamp, Stefan (extern)" w:date="2022-01-02T11:38:00Z">
              <w:tcPr>
                <w:tcW w:w="1938" w:type="dxa"/>
                <w:tcBorders>
                  <w:top w:val="nil"/>
                  <w:left w:val="nil"/>
                  <w:bottom w:val="single" w:sz="4" w:space="0" w:color="auto"/>
                  <w:right w:val="single" w:sz="4" w:space="0" w:color="auto"/>
                </w:tcBorders>
                <w:shd w:val="clear" w:color="auto" w:fill="auto"/>
                <w:noWrap/>
                <w:vAlign w:val="center"/>
                <w:hideMark/>
              </w:tcPr>
            </w:tcPrChange>
          </w:tcPr>
          <w:p w14:paraId="1121587B"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0.04</w:t>
            </w:r>
          </w:p>
        </w:tc>
      </w:tr>
      <w:tr w:rsidR="00D555C3" w:rsidRPr="00622A7F" w14:paraId="4C5ED401" w14:textId="77777777" w:rsidTr="00A45B13">
        <w:trPr>
          <w:trHeight w:val="300"/>
          <w:trPrChange w:id="2560" w:author="Haskamp, Stefan (extern)" w:date="2022-01-02T11:38: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bottom"/>
            <w:hideMark/>
            <w:tcPrChange w:id="2561" w:author="Haskamp, Stefan (extern)" w:date="2022-01-02T11:38:00Z">
              <w:tcPr>
                <w:tcW w:w="2972"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0184B99" w14:textId="77777777" w:rsidR="00D555C3" w:rsidRPr="00622A7F" w:rsidRDefault="00D555C3" w:rsidP="00622A7F">
            <w:pPr>
              <w:spacing w:after="0"/>
              <w:rPr>
                <w:rFonts w:eastAsia="Times New Roman" w:cs="Arial"/>
                <w:color w:val="000000"/>
              </w:rPr>
            </w:pPr>
            <w:r w:rsidRPr="00622A7F">
              <w:rPr>
                <w:rFonts w:eastAsia="Times New Roman" w:cs="Arial"/>
                <w:color w:val="000000"/>
              </w:rPr>
              <w:t>intermediate B cell</w:t>
            </w:r>
          </w:p>
        </w:tc>
        <w:tc>
          <w:tcPr>
            <w:tcW w:w="1418" w:type="dxa"/>
            <w:tcBorders>
              <w:top w:val="nil"/>
              <w:left w:val="nil"/>
              <w:bottom w:val="single" w:sz="4" w:space="0" w:color="auto"/>
              <w:right w:val="single" w:sz="4" w:space="0" w:color="auto"/>
            </w:tcBorders>
            <w:shd w:val="clear" w:color="auto" w:fill="auto"/>
            <w:noWrap/>
            <w:vAlign w:val="center"/>
            <w:hideMark/>
            <w:tcPrChange w:id="2562" w:author="Haskamp, Stefan (extern)" w:date="2022-01-02T11:38:00Z">
              <w:tcPr>
                <w:tcW w:w="1418" w:type="dxa"/>
                <w:tcBorders>
                  <w:top w:val="nil"/>
                  <w:left w:val="nil"/>
                  <w:bottom w:val="single" w:sz="4" w:space="0" w:color="auto"/>
                  <w:right w:val="single" w:sz="4" w:space="0" w:color="auto"/>
                </w:tcBorders>
                <w:shd w:val="clear" w:color="auto" w:fill="auto"/>
                <w:noWrap/>
                <w:vAlign w:val="center"/>
                <w:hideMark/>
              </w:tcPr>
            </w:tcPrChange>
          </w:tcPr>
          <w:p w14:paraId="4F190393"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1.81</w:t>
            </w:r>
          </w:p>
        </w:tc>
        <w:tc>
          <w:tcPr>
            <w:tcW w:w="1747" w:type="dxa"/>
            <w:tcBorders>
              <w:top w:val="nil"/>
              <w:left w:val="nil"/>
              <w:bottom w:val="single" w:sz="4" w:space="0" w:color="auto"/>
              <w:right w:val="single" w:sz="4" w:space="0" w:color="auto"/>
            </w:tcBorders>
            <w:shd w:val="clear" w:color="auto" w:fill="auto"/>
            <w:noWrap/>
            <w:vAlign w:val="center"/>
            <w:hideMark/>
            <w:tcPrChange w:id="2563" w:author="Haskamp, Stefan (extern)" w:date="2022-01-02T11:38:00Z">
              <w:tcPr>
                <w:tcW w:w="1747" w:type="dxa"/>
                <w:tcBorders>
                  <w:top w:val="nil"/>
                  <w:left w:val="nil"/>
                  <w:bottom w:val="single" w:sz="4" w:space="0" w:color="auto"/>
                  <w:right w:val="single" w:sz="4" w:space="0" w:color="auto"/>
                </w:tcBorders>
                <w:shd w:val="clear" w:color="auto" w:fill="auto"/>
                <w:noWrap/>
                <w:vAlign w:val="center"/>
                <w:hideMark/>
              </w:tcPr>
            </w:tcPrChange>
          </w:tcPr>
          <w:p w14:paraId="0DAAF3D3"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2.41</w:t>
            </w:r>
          </w:p>
        </w:tc>
        <w:tc>
          <w:tcPr>
            <w:tcW w:w="2647" w:type="dxa"/>
            <w:tcBorders>
              <w:top w:val="nil"/>
              <w:left w:val="nil"/>
              <w:bottom w:val="single" w:sz="4" w:space="0" w:color="auto"/>
              <w:right w:val="single" w:sz="4" w:space="0" w:color="auto"/>
            </w:tcBorders>
            <w:shd w:val="clear" w:color="auto" w:fill="auto"/>
            <w:noWrap/>
            <w:vAlign w:val="center"/>
            <w:hideMark/>
            <w:tcPrChange w:id="2564" w:author="Haskamp, Stefan (extern)" w:date="2022-01-02T11:38:00Z">
              <w:tcPr>
                <w:tcW w:w="1938" w:type="dxa"/>
                <w:tcBorders>
                  <w:top w:val="nil"/>
                  <w:left w:val="nil"/>
                  <w:bottom w:val="single" w:sz="4" w:space="0" w:color="auto"/>
                  <w:right w:val="single" w:sz="4" w:space="0" w:color="auto"/>
                </w:tcBorders>
                <w:shd w:val="clear" w:color="auto" w:fill="auto"/>
                <w:noWrap/>
                <w:vAlign w:val="center"/>
                <w:hideMark/>
              </w:tcPr>
            </w:tcPrChange>
          </w:tcPr>
          <w:p w14:paraId="72589BD3"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0.02</w:t>
            </w:r>
          </w:p>
        </w:tc>
      </w:tr>
      <w:tr w:rsidR="00D555C3" w:rsidRPr="00622A7F" w14:paraId="65C36B8D" w14:textId="77777777" w:rsidTr="00A45B13">
        <w:trPr>
          <w:trHeight w:val="300"/>
          <w:trPrChange w:id="2565" w:author="Haskamp, Stefan (extern)" w:date="2022-01-02T11:38: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bottom"/>
            <w:hideMark/>
            <w:tcPrChange w:id="2566" w:author="Haskamp, Stefan (extern)" w:date="2022-01-02T11:38:00Z">
              <w:tcPr>
                <w:tcW w:w="2972"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6CF808FF" w14:textId="77777777" w:rsidR="00D555C3" w:rsidRPr="00622A7F" w:rsidRDefault="00D555C3" w:rsidP="00622A7F">
            <w:pPr>
              <w:spacing w:after="0"/>
              <w:rPr>
                <w:rFonts w:eastAsia="Times New Roman" w:cs="Arial"/>
                <w:color w:val="000000"/>
              </w:rPr>
            </w:pPr>
            <w:r w:rsidRPr="00622A7F">
              <w:rPr>
                <w:rFonts w:eastAsia="Times New Roman" w:cs="Arial"/>
                <w:color w:val="000000"/>
              </w:rPr>
              <w:t>memory B cell</w:t>
            </w:r>
          </w:p>
        </w:tc>
        <w:tc>
          <w:tcPr>
            <w:tcW w:w="1418" w:type="dxa"/>
            <w:tcBorders>
              <w:top w:val="nil"/>
              <w:left w:val="nil"/>
              <w:bottom w:val="single" w:sz="4" w:space="0" w:color="auto"/>
              <w:right w:val="single" w:sz="4" w:space="0" w:color="auto"/>
            </w:tcBorders>
            <w:shd w:val="clear" w:color="auto" w:fill="auto"/>
            <w:noWrap/>
            <w:vAlign w:val="center"/>
            <w:hideMark/>
            <w:tcPrChange w:id="2567" w:author="Haskamp, Stefan (extern)" w:date="2022-01-02T11:38:00Z">
              <w:tcPr>
                <w:tcW w:w="1418" w:type="dxa"/>
                <w:tcBorders>
                  <w:top w:val="nil"/>
                  <w:left w:val="nil"/>
                  <w:bottom w:val="single" w:sz="4" w:space="0" w:color="auto"/>
                  <w:right w:val="single" w:sz="4" w:space="0" w:color="auto"/>
                </w:tcBorders>
                <w:shd w:val="clear" w:color="auto" w:fill="auto"/>
                <w:noWrap/>
                <w:vAlign w:val="center"/>
                <w:hideMark/>
              </w:tcPr>
            </w:tcPrChange>
          </w:tcPr>
          <w:p w14:paraId="027E084A"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2.62</w:t>
            </w:r>
          </w:p>
        </w:tc>
        <w:tc>
          <w:tcPr>
            <w:tcW w:w="1747" w:type="dxa"/>
            <w:tcBorders>
              <w:top w:val="nil"/>
              <w:left w:val="nil"/>
              <w:bottom w:val="single" w:sz="4" w:space="0" w:color="auto"/>
              <w:right w:val="single" w:sz="4" w:space="0" w:color="auto"/>
            </w:tcBorders>
            <w:shd w:val="clear" w:color="auto" w:fill="auto"/>
            <w:noWrap/>
            <w:vAlign w:val="center"/>
            <w:hideMark/>
            <w:tcPrChange w:id="2568" w:author="Haskamp, Stefan (extern)" w:date="2022-01-02T11:38:00Z">
              <w:tcPr>
                <w:tcW w:w="1747" w:type="dxa"/>
                <w:tcBorders>
                  <w:top w:val="nil"/>
                  <w:left w:val="nil"/>
                  <w:bottom w:val="single" w:sz="4" w:space="0" w:color="auto"/>
                  <w:right w:val="single" w:sz="4" w:space="0" w:color="auto"/>
                </w:tcBorders>
                <w:shd w:val="clear" w:color="auto" w:fill="auto"/>
                <w:noWrap/>
                <w:vAlign w:val="center"/>
                <w:hideMark/>
              </w:tcPr>
            </w:tcPrChange>
          </w:tcPr>
          <w:p w14:paraId="3810B6DB"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4.40</w:t>
            </w:r>
          </w:p>
        </w:tc>
        <w:tc>
          <w:tcPr>
            <w:tcW w:w="2647" w:type="dxa"/>
            <w:tcBorders>
              <w:top w:val="nil"/>
              <w:left w:val="nil"/>
              <w:bottom w:val="single" w:sz="4" w:space="0" w:color="auto"/>
              <w:right w:val="single" w:sz="4" w:space="0" w:color="auto"/>
            </w:tcBorders>
            <w:shd w:val="clear" w:color="auto" w:fill="auto"/>
            <w:noWrap/>
            <w:vAlign w:val="center"/>
            <w:hideMark/>
            <w:tcPrChange w:id="2569" w:author="Haskamp, Stefan (extern)" w:date="2022-01-02T11:38:00Z">
              <w:tcPr>
                <w:tcW w:w="1938" w:type="dxa"/>
                <w:tcBorders>
                  <w:top w:val="nil"/>
                  <w:left w:val="nil"/>
                  <w:bottom w:val="single" w:sz="4" w:space="0" w:color="auto"/>
                  <w:right w:val="single" w:sz="4" w:space="0" w:color="auto"/>
                </w:tcBorders>
                <w:shd w:val="clear" w:color="auto" w:fill="auto"/>
                <w:noWrap/>
                <w:vAlign w:val="center"/>
                <w:hideMark/>
              </w:tcPr>
            </w:tcPrChange>
          </w:tcPr>
          <w:p w14:paraId="7443BD55" w14:textId="77777777" w:rsidR="00D555C3" w:rsidRPr="00622A7F" w:rsidRDefault="00D555C3" w:rsidP="00622A7F">
            <w:pPr>
              <w:spacing w:after="0"/>
              <w:jc w:val="center"/>
              <w:rPr>
                <w:rFonts w:eastAsia="Times New Roman" w:cs="Arial"/>
                <w:color w:val="000000"/>
              </w:rPr>
            </w:pPr>
            <w:r w:rsidRPr="00622A7F">
              <w:rPr>
                <w:rFonts w:eastAsia="Times New Roman" w:cs="Arial"/>
                <w:color w:val="000000"/>
              </w:rPr>
              <w:t>0.03</w:t>
            </w:r>
          </w:p>
        </w:tc>
      </w:tr>
    </w:tbl>
    <w:p w14:paraId="1501DBDD" w14:textId="77777777" w:rsidR="00D555C3" w:rsidRPr="00622A7F" w:rsidRDefault="00D555C3" w:rsidP="00622A7F">
      <w:pPr>
        <w:rPr>
          <w:rFonts w:cs="Arial"/>
        </w:rPr>
      </w:pPr>
    </w:p>
    <w:p w14:paraId="035C6662" w14:textId="6F8646BB" w:rsidR="00D555C3" w:rsidRPr="00622A7F" w:rsidRDefault="00D555C3" w:rsidP="00622A7F">
      <w:pPr>
        <w:rPr>
          <w:rFonts w:cs="Arial"/>
        </w:rPr>
      </w:pPr>
      <w:r w:rsidRPr="00622A7F">
        <w:rPr>
          <w:rFonts w:cs="Arial"/>
        </w:rPr>
        <w:t xml:space="preserve">T helper (Th) cells were annotated using SingleR which uses bulk RNAseq data of pure cell types for cluster annotation of scRNAseq data </w:t>
      </w:r>
      <w:r w:rsidR="009A7AD4">
        <w:rPr>
          <w:rFonts w:cs="Arial"/>
        </w:rPr>
        <w:t>{Aran, 2019 #1803}</w:t>
      </w:r>
      <w:r w:rsidRPr="00622A7F">
        <w:rPr>
          <w:rFonts w:cs="Arial"/>
        </w:rPr>
        <w:t xml:space="preserve">. </w:t>
      </w:r>
      <w:commentRangeStart w:id="2570"/>
      <w:r w:rsidRPr="00622A7F">
        <w:rPr>
          <w:rFonts w:cs="Arial"/>
        </w:rPr>
        <w:t>The proportions of IL-17A producing Th17 cells did not change during the flare (</w:t>
      </w:r>
      <w:r w:rsidRPr="00622A7F">
        <w:rPr>
          <w:rFonts w:cs="Arial"/>
        </w:rPr>
        <w:fldChar w:fldCharType="begin"/>
      </w:r>
      <w:r w:rsidRPr="00622A7F">
        <w:rPr>
          <w:rFonts w:cs="Arial"/>
        </w:rPr>
        <w:instrText xml:space="preserve"> REF _Ref73455248 \h </w:instrText>
      </w:r>
      <w:r w:rsidR="00622A7F">
        <w:rPr>
          <w:rFonts w:cs="Arial"/>
        </w:rPr>
        <w:instrText xml:space="preserve"> \* MERGEFORMAT </w:instrText>
      </w:r>
      <w:r w:rsidRPr="00622A7F">
        <w:rPr>
          <w:rFonts w:cs="Arial"/>
        </w:rPr>
      </w:r>
      <w:r w:rsidRPr="00622A7F">
        <w:rPr>
          <w:rFonts w:cs="Arial"/>
        </w:rPr>
        <w:fldChar w:fldCharType="separate"/>
      </w:r>
      <w:ins w:id="2571" w:author="Haskamp, Stefan (extern)" w:date="2022-01-29T13:25:00Z">
        <w:r w:rsidR="002D4AD7" w:rsidRPr="00622A7F">
          <w:rPr>
            <w:rFonts w:cs="Arial"/>
          </w:rPr>
          <w:t xml:space="preserve">Figure </w:t>
        </w:r>
        <w:r w:rsidR="002D4AD7">
          <w:rPr>
            <w:rFonts w:cs="Arial"/>
            <w:noProof/>
          </w:rPr>
          <w:t>22</w:t>
        </w:r>
      </w:ins>
      <w:r w:rsidRPr="00622A7F">
        <w:rPr>
          <w:rFonts w:cs="Arial"/>
        </w:rPr>
        <w:fldChar w:fldCharType="end"/>
      </w:r>
      <w:r w:rsidRPr="00622A7F">
        <w:rPr>
          <w:rFonts w:cs="Arial"/>
        </w:rPr>
        <w:t xml:space="preserve">b). </w:t>
      </w:r>
      <w:commentRangeEnd w:id="2570"/>
      <w:r w:rsidRPr="00622A7F">
        <w:rPr>
          <w:rStyle w:val="Kommentarzeichen"/>
          <w:rFonts w:cs="Arial"/>
        </w:rPr>
        <w:commentReference w:id="2570"/>
      </w:r>
      <w:r w:rsidRPr="00622A7F">
        <w:rPr>
          <w:rFonts w:cs="Arial"/>
        </w:rPr>
        <w:t xml:space="preserve">Annotated cells expressed </w:t>
      </w:r>
      <w:r w:rsidRPr="00622A7F">
        <w:rPr>
          <w:rFonts w:cs="Arial"/>
          <w:i/>
        </w:rPr>
        <w:t>RORC</w:t>
      </w:r>
      <w:r w:rsidRPr="00622A7F">
        <w:rPr>
          <w:rFonts w:cs="Arial"/>
        </w:rPr>
        <w:t>, encoding the lineage-specific transcription factor isoforms RORγ and RORγt</w:t>
      </w:r>
      <w:commentRangeStart w:id="2572"/>
      <w:r w:rsidRPr="00622A7F">
        <w:rPr>
          <w:rFonts w:cs="Arial"/>
        </w:rPr>
        <w:t xml:space="preserve">, </w:t>
      </w:r>
      <w:del w:id="2573" w:author="Haskamp, Stefan (extern)" w:date="2022-01-02T11:45:00Z">
        <w:r w:rsidRPr="00622A7F" w:rsidDel="00A45B13">
          <w:rPr>
            <w:rFonts w:cs="Arial"/>
          </w:rPr>
          <w:delText>which regulate</w:delText>
        </w:r>
      </w:del>
      <w:ins w:id="2574" w:author="Haskamp, Stefan (extern)" w:date="2022-01-02T11:45:00Z">
        <w:r w:rsidR="00A45B13">
          <w:rPr>
            <w:rFonts w:cs="Arial"/>
          </w:rPr>
          <w:t>a marker of</w:t>
        </w:r>
      </w:ins>
      <w:r w:rsidRPr="00622A7F">
        <w:rPr>
          <w:rFonts w:cs="Arial"/>
        </w:rPr>
        <w:t xml:space="preserve"> Th17 </w:t>
      </w:r>
      <w:del w:id="2575" w:author="Haskamp, Stefan (extern)" w:date="2022-01-02T11:45:00Z">
        <w:r w:rsidRPr="00622A7F" w:rsidDel="00A45B13">
          <w:rPr>
            <w:rFonts w:cs="Arial"/>
          </w:rPr>
          <w:delText xml:space="preserve">differentiation </w:delText>
        </w:r>
      </w:del>
      <w:ins w:id="2576" w:author="Haskamp, Stefan (extern)" w:date="2022-01-02T11:45:00Z">
        <w:r w:rsidR="00A45B13">
          <w:rPr>
            <w:rFonts w:cs="Arial"/>
          </w:rPr>
          <w:t>cells</w:t>
        </w:r>
        <w:r w:rsidR="00A45B13" w:rsidRPr="00622A7F">
          <w:rPr>
            <w:rFonts w:cs="Arial"/>
          </w:rPr>
          <w:t xml:space="preserve"> </w:t>
        </w:r>
      </w:ins>
      <w:r w:rsidR="009A7AD4">
        <w:rPr>
          <w:rFonts w:cs="Arial"/>
        </w:rPr>
        <w:t>{Castro, 2017 #1853}</w:t>
      </w:r>
      <w:commentRangeEnd w:id="2572"/>
      <w:r w:rsidR="00E6077A">
        <w:rPr>
          <w:rStyle w:val="Kommentarzeichen"/>
        </w:rPr>
        <w:commentReference w:id="2572"/>
      </w:r>
      <w:r w:rsidRPr="00622A7F">
        <w:rPr>
          <w:rFonts w:cs="Arial"/>
        </w:rPr>
        <w:t xml:space="preserve"> (</w:t>
      </w:r>
      <w:r w:rsidRPr="00622A7F">
        <w:rPr>
          <w:rFonts w:cs="Arial"/>
        </w:rPr>
        <w:fldChar w:fldCharType="begin"/>
      </w:r>
      <w:r w:rsidRPr="00622A7F">
        <w:rPr>
          <w:rFonts w:cs="Arial"/>
        </w:rPr>
        <w:instrText xml:space="preserve"> REF _Ref73455248 \h </w:instrText>
      </w:r>
      <w:r w:rsidR="00622A7F">
        <w:rPr>
          <w:rFonts w:cs="Arial"/>
        </w:rPr>
        <w:instrText xml:space="preserve"> \* MERGEFORMAT </w:instrText>
      </w:r>
      <w:r w:rsidRPr="00622A7F">
        <w:rPr>
          <w:rFonts w:cs="Arial"/>
        </w:rPr>
      </w:r>
      <w:r w:rsidRPr="00622A7F">
        <w:rPr>
          <w:rFonts w:cs="Arial"/>
        </w:rPr>
        <w:fldChar w:fldCharType="separate"/>
      </w:r>
      <w:ins w:id="2577" w:author="Haskamp, Stefan (extern)" w:date="2022-01-29T13:25:00Z">
        <w:r w:rsidR="002D4AD7" w:rsidRPr="00622A7F">
          <w:rPr>
            <w:rFonts w:cs="Arial"/>
          </w:rPr>
          <w:t xml:space="preserve">Figure </w:t>
        </w:r>
        <w:r w:rsidR="002D4AD7">
          <w:rPr>
            <w:rFonts w:cs="Arial"/>
            <w:noProof/>
          </w:rPr>
          <w:t>22</w:t>
        </w:r>
      </w:ins>
      <w:r w:rsidRPr="00622A7F">
        <w:rPr>
          <w:rFonts w:cs="Arial"/>
        </w:rPr>
        <w:fldChar w:fldCharType="end"/>
      </w:r>
      <w:r w:rsidRPr="00622A7F">
        <w:rPr>
          <w:rFonts w:cs="Arial"/>
        </w:rPr>
        <w:t>c). At the latest time point, the proportion of Th2 cells was reduced (</w:t>
      </w:r>
      <w:r w:rsidRPr="00622A7F">
        <w:rPr>
          <w:rFonts w:cs="Arial"/>
        </w:rPr>
        <w:fldChar w:fldCharType="begin"/>
      </w:r>
      <w:r w:rsidRPr="00622A7F">
        <w:rPr>
          <w:rFonts w:cs="Arial"/>
        </w:rPr>
        <w:instrText xml:space="preserve"> REF _Ref73455248 \h </w:instrText>
      </w:r>
      <w:r w:rsidR="00622A7F">
        <w:rPr>
          <w:rFonts w:cs="Arial"/>
        </w:rPr>
        <w:instrText xml:space="preserve"> \* MERGEFORMAT </w:instrText>
      </w:r>
      <w:r w:rsidRPr="00622A7F">
        <w:rPr>
          <w:rFonts w:cs="Arial"/>
        </w:rPr>
      </w:r>
      <w:r w:rsidRPr="00622A7F">
        <w:rPr>
          <w:rFonts w:cs="Arial"/>
        </w:rPr>
        <w:fldChar w:fldCharType="separate"/>
      </w:r>
      <w:ins w:id="2578" w:author="Haskamp, Stefan (extern)" w:date="2022-01-29T13:25:00Z">
        <w:r w:rsidR="002D4AD7" w:rsidRPr="00622A7F">
          <w:rPr>
            <w:rFonts w:cs="Arial"/>
          </w:rPr>
          <w:t xml:space="preserve">Figure </w:t>
        </w:r>
        <w:r w:rsidR="002D4AD7">
          <w:rPr>
            <w:rFonts w:cs="Arial"/>
            <w:noProof/>
          </w:rPr>
          <w:t>22</w:t>
        </w:r>
      </w:ins>
      <w:r w:rsidRPr="00622A7F">
        <w:rPr>
          <w:rFonts w:cs="Arial"/>
        </w:rPr>
        <w:fldChar w:fldCharType="end"/>
      </w:r>
      <w:r w:rsidRPr="00622A7F">
        <w:rPr>
          <w:rFonts w:cs="Arial"/>
        </w:rPr>
        <w:t xml:space="preserve">b). </w:t>
      </w:r>
    </w:p>
    <w:p w14:paraId="0AD080D1" w14:textId="77777777" w:rsidR="00D555C3" w:rsidRPr="00622A7F" w:rsidRDefault="00382E14" w:rsidP="00622A7F">
      <w:pPr>
        <w:keepNext/>
        <w:rPr>
          <w:rFonts w:cs="Arial"/>
        </w:rPr>
      </w:pPr>
      <w:r>
        <w:rPr>
          <w:rFonts w:cs="Arial"/>
        </w:rPr>
        <w:lastRenderedPageBreak/>
        <w:pict w14:anchorId="3616F7F6">
          <v:shape id="_x0000_i1043" type="#_x0000_t75" style="width:439.5pt;height:352.5pt">
            <v:imagedata r:id="rId43" o:title="figure3"/>
          </v:shape>
        </w:pict>
      </w:r>
    </w:p>
    <w:p w14:paraId="7BEA82C7" w14:textId="50897303" w:rsidR="00D555C3" w:rsidRPr="00622A7F" w:rsidRDefault="00D555C3" w:rsidP="00622A7F">
      <w:pPr>
        <w:pStyle w:val="Beschriftung"/>
        <w:rPr>
          <w:rFonts w:cs="Arial"/>
        </w:rPr>
      </w:pPr>
      <w:bookmarkStart w:id="2579" w:name="_Ref73455248"/>
      <w:bookmarkStart w:id="2580" w:name="_Toc94355239"/>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22</w:t>
      </w:r>
      <w:r w:rsidRPr="00622A7F">
        <w:rPr>
          <w:rFonts w:cs="Arial"/>
        </w:rPr>
        <w:fldChar w:fldCharType="end"/>
      </w:r>
      <w:bookmarkEnd w:id="2579"/>
      <w:r w:rsidRPr="00622A7F">
        <w:rPr>
          <w:rFonts w:cs="Arial"/>
        </w:rPr>
        <w:t xml:space="preserve">: Proportion of T cell subsets in </w:t>
      </w:r>
      <w:del w:id="2581" w:author="ulrike.hueffmeier@gmail.com" w:date="2021-12-01T12:19:00Z">
        <w:r w:rsidRPr="00622A7F" w:rsidDel="00153701">
          <w:rPr>
            <w:rFonts w:cs="Arial"/>
          </w:rPr>
          <w:delText xml:space="preserve">GPP3 </w:delText>
        </w:r>
      </w:del>
      <w:ins w:id="2582" w:author="ulrike.hueffmeier@gmail.com" w:date="2021-12-01T12:19:00Z">
        <w:r w:rsidR="00153701">
          <w:rPr>
            <w:rFonts w:cs="Arial"/>
          </w:rPr>
          <w:t>patient</w:t>
        </w:r>
        <w:r w:rsidR="00153701" w:rsidRPr="00622A7F">
          <w:rPr>
            <w:rFonts w:cs="Arial"/>
          </w:rPr>
          <w:t xml:space="preserve"> </w:t>
        </w:r>
      </w:ins>
      <w:r w:rsidRPr="00622A7F">
        <w:rPr>
          <w:rFonts w:cs="Arial"/>
        </w:rPr>
        <w:t>during an acute episode.</w:t>
      </w:r>
      <w:bookmarkEnd w:id="2580"/>
      <w:r w:rsidRPr="00622A7F">
        <w:rPr>
          <w:rFonts w:cs="Arial"/>
        </w:rPr>
        <w:t xml:space="preserve"> </w:t>
      </w:r>
    </w:p>
    <w:p w14:paraId="6EA7F69D" w14:textId="77777777" w:rsidR="00D555C3" w:rsidRPr="00622A7F" w:rsidRDefault="00D555C3" w:rsidP="00622A7F">
      <w:pPr>
        <w:pStyle w:val="Beschriftung"/>
        <w:rPr>
          <w:rFonts w:cs="Arial"/>
        </w:rPr>
      </w:pPr>
      <w:r w:rsidRPr="00622A7F">
        <w:rPr>
          <w:rStyle w:val="UntertitelZchn"/>
          <w:rFonts w:cs="Arial"/>
        </w:rPr>
        <w:t>a</w:t>
      </w:r>
      <w:r w:rsidRPr="00622A7F">
        <w:rPr>
          <w:rStyle w:val="UntertitelZchn"/>
          <w:rFonts w:cs="Arial"/>
          <w:b w:val="0"/>
        </w:rPr>
        <w:t xml:space="preserve"> UMAP colored by 15 clusters annotated by SingleR (Aran et al., 2019). </w:t>
      </w:r>
      <w:r w:rsidRPr="00622A7F">
        <w:rPr>
          <w:rStyle w:val="UntertitelZchn"/>
          <w:rFonts w:cs="Arial"/>
        </w:rPr>
        <w:t>b</w:t>
      </w:r>
      <w:r w:rsidRPr="00622A7F">
        <w:rPr>
          <w:rStyle w:val="UntertitelZchn"/>
          <w:rFonts w:cs="Arial"/>
          <w:b w:val="0"/>
        </w:rPr>
        <w:t xml:space="preserve"> Normalized proportions of the T cell subsets Th1, Th2, Th17 per time point - GPP3.T0 (day 9), GPP3.T1 (day 15), and GPP3.T2 (day 47). Annotation based on SingleR . </w:t>
      </w:r>
      <w:r w:rsidRPr="00622A7F">
        <w:rPr>
          <w:rStyle w:val="UntertitelZchn"/>
          <w:rFonts w:cs="Arial"/>
        </w:rPr>
        <w:t>c</w:t>
      </w:r>
      <w:r w:rsidRPr="00622A7F">
        <w:rPr>
          <w:rStyle w:val="UntertitelZchn"/>
          <w:rFonts w:cs="Arial"/>
          <w:b w:val="0"/>
        </w:rPr>
        <w:t xml:space="preserve"> UMAP colored by gene expression level of </w:t>
      </w:r>
      <w:r w:rsidRPr="00622A7F">
        <w:rPr>
          <w:rStyle w:val="UntertitelZchn"/>
          <w:rFonts w:cs="Arial"/>
          <w:b w:val="0"/>
          <w:i/>
        </w:rPr>
        <w:t>RORC</w:t>
      </w:r>
      <w:r w:rsidRPr="00622A7F">
        <w:rPr>
          <w:rStyle w:val="UntertitelZchn"/>
          <w:rFonts w:cs="Arial"/>
          <w:b w:val="0"/>
        </w:rPr>
        <w:t>, a known marker of Th17 cells (left) and by annotated clusters based on multimodal reference mapping (right).</w:t>
      </w:r>
    </w:p>
    <w:p w14:paraId="3CACDBA6" w14:textId="004EA98F" w:rsidR="00D555C3" w:rsidRPr="00622A7F" w:rsidRDefault="00D555C3" w:rsidP="00622A7F">
      <w:pPr>
        <w:pStyle w:val="berschrift3"/>
        <w:rPr>
          <w:rFonts w:cs="Arial"/>
        </w:rPr>
      </w:pPr>
      <w:bookmarkStart w:id="2583" w:name="_Toc72229641"/>
      <w:bookmarkStart w:id="2584" w:name="_Toc91488898"/>
      <w:r w:rsidRPr="00622A7F">
        <w:rPr>
          <w:rFonts w:cs="Arial"/>
        </w:rPr>
        <w:t xml:space="preserve">Pathway analysis and prediction of ligand-receptor interaction of </w:t>
      </w:r>
      <w:ins w:id="2585" w:author="Haskamp, Stefan (extern)" w:date="2021-08-15T18:19:00Z">
        <w:r w:rsidRPr="00622A7F">
          <w:rPr>
            <w:rFonts w:cs="Arial"/>
          </w:rPr>
          <w:t>peripheral mononuclear blood cells (PBMCs)</w:t>
        </w:r>
      </w:ins>
      <w:commentRangeStart w:id="2586"/>
      <w:del w:id="2587" w:author="Haskamp, Stefan (extern)" w:date="2021-08-15T18:19:00Z">
        <w:r w:rsidRPr="00622A7F" w:rsidDel="00D17476">
          <w:rPr>
            <w:rFonts w:cs="Arial"/>
          </w:rPr>
          <w:delText>PBMC</w:delText>
        </w:r>
      </w:del>
      <w:ins w:id="2588" w:author="Hüffmeier, Ulrike" w:date="2021-08-04T15:50:00Z">
        <w:del w:id="2589" w:author="Haskamp, Stefan (extern)" w:date="2021-08-15T18:19:00Z">
          <w:r w:rsidRPr="00622A7F" w:rsidDel="00D17476">
            <w:rPr>
              <w:rFonts w:cs="Arial"/>
            </w:rPr>
            <w:delText>s</w:delText>
          </w:r>
        </w:del>
        <w:commentRangeEnd w:id="2586"/>
        <w:r w:rsidRPr="00622A7F">
          <w:rPr>
            <w:rStyle w:val="Kommentarzeichen"/>
            <w:rFonts w:cs="Arial"/>
          </w:rPr>
          <w:commentReference w:id="2586"/>
        </w:r>
      </w:ins>
      <w:r w:rsidRPr="00622A7F">
        <w:rPr>
          <w:rFonts w:cs="Arial"/>
        </w:rPr>
        <w:t xml:space="preserve"> in</w:t>
      </w:r>
      <w:ins w:id="2590" w:author="ulrike.hueffmeier@gmail.com" w:date="2021-11-28T21:05:00Z">
        <w:r w:rsidR="000F5D22">
          <w:rPr>
            <w:rFonts w:cs="Arial"/>
          </w:rPr>
          <w:t xml:space="preserve"> an</w:t>
        </w:r>
      </w:ins>
      <w:r w:rsidRPr="00622A7F">
        <w:rPr>
          <w:rFonts w:cs="Arial"/>
        </w:rPr>
        <w:t xml:space="preserve"> acute episode</w:t>
      </w:r>
      <w:bookmarkEnd w:id="2583"/>
      <w:ins w:id="2591" w:author="ulrike.hueffmeier@gmail.com" w:date="2021-11-28T21:05:00Z">
        <w:r w:rsidR="000F5D22">
          <w:rPr>
            <w:rFonts w:cs="Arial"/>
          </w:rPr>
          <w:t xml:space="preserve"> of GPP</w:t>
        </w:r>
      </w:ins>
      <w:bookmarkEnd w:id="2584"/>
    </w:p>
    <w:p w14:paraId="4E733776" w14:textId="7E30457B" w:rsidR="00D555C3" w:rsidRPr="00622A7F" w:rsidRDefault="00D555C3" w:rsidP="00622A7F">
      <w:pPr>
        <w:rPr>
          <w:rFonts w:cs="Arial"/>
        </w:rPr>
      </w:pPr>
      <w:r w:rsidRPr="00622A7F">
        <w:rPr>
          <w:rFonts w:cs="Arial"/>
        </w:rPr>
        <w:t xml:space="preserve">When differential gene expression between the first and the last time point of the acute episode was investigated, the DEGs </w:t>
      </w:r>
      <w:del w:id="2592" w:author="Hüffmeier, Ulrike" w:date="2021-08-04T15:50:00Z">
        <w:r w:rsidRPr="00622A7F" w:rsidDel="009E28A8">
          <w:rPr>
            <w:rFonts w:cs="Arial"/>
          </w:rPr>
          <w:delText xml:space="preserve">of </w:delText>
        </w:r>
      </w:del>
      <w:ins w:id="2593" w:author="Hüffmeier, Ulrike" w:date="2021-08-04T15:50:00Z">
        <w:r w:rsidRPr="00622A7F">
          <w:rPr>
            <w:rFonts w:cs="Arial"/>
          </w:rPr>
          <w:t xml:space="preserve">in </w:t>
        </w:r>
      </w:ins>
      <w:r w:rsidRPr="00622A7F">
        <w:rPr>
          <w:rFonts w:cs="Arial"/>
        </w:rPr>
        <w:t>CD4</w:t>
      </w:r>
      <w:r w:rsidRPr="00622A7F">
        <w:rPr>
          <w:rFonts w:cs="Arial"/>
          <w:vertAlign w:val="superscript"/>
          <w:rPrChange w:id="2594" w:author="Haskamp, Stefan (extern)" w:date="2021-08-15T19:33:00Z">
            <w:rPr/>
          </w:rPrChange>
        </w:rPr>
        <w:t>+</w:t>
      </w:r>
      <w:r w:rsidRPr="00622A7F">
        <w:rPr>
          <w:rFonts w:cs="Arial"/>
        </w:rPr>
        <w:t xml:space="preserve"> TCMs, CD8</w:t>
      </w:r>
      <w:r w:rsidRPr="00622A7F">
        <w:rPr>
          <w:rFonts w:cs="Arial"/>
          <w:vertAlign w:val="superscript"/>
          <w:rPrChange w:id="2595" w:author="Haskamp, Stefan (extern)" w:date="2021-08-15T19:33:00Z">
            <w:rPr/>
          </w:rPrChange>
        </w:rPr>
        <w:t>+</w:t>
      </w:r>
      <w:r w:rsidRPr="00622A7F">
        <w:rPr>
          <w:rFonts w:cs="Arial"/>
        </w:rPr>
        <w:t xml:space="preserve"> TEM, CD4</w:t>
      </w:r>
      <w:r w:rsidRPr="00622A7F">
        <w:rPr>
          <w:rFonts w:cs="Arial"/>
          <w:vertAlign w:val="superscript"/>
          <w:rPrChange w:id="2596" w:author="Haskamp, Stefan (extern)" w:date="2021-08-15T19:33:00Z">
            <w:rPr/>
          </w:rPrChange>
        </w:rPr>
        <w:t>+</w:t>
      </w:r>
      <w:r w:rsidRPr="00622A7F">
        <w:rPr>
          <w:rFonts w:cs="Arial"/>
        </w:rPr>
        <w:t xml:space="preserve"> CTLs and NK cells all shared “SRP-dependent cotranslational protein targeting to membrane” as most enriched pathway. The DEGs </w:t>
      </w:r>
      <w:del w:id="2597" w:author="Hüffmeier, Ulrike" w:date="2021-08-04T15:51:00Z">
        <w:r w:rsidRPr="00622A7F" w:rsidDel="003D3570">
          <w:rPr>
            <w:rFonts w:cs="Arial"/>
          </w:rPr>
          <w:delText xml:space="preserve">of </w:delText>
        </w:r>
      </w:del>
      <w:ins w:id="2598" w:author="Hüffmeier, Ulrike" w:date="2021-08-04T15:51:00Z">
        <w:r w:rsidRPr="00622A7F">
          <w:rPr>
            <w:rFonts w:cs="Arial"/>
          </w:rPr>
          <w:t xml:space="preserve">in </w:t>
        </w:r>
      </w:ins>
      <w:r w:rsidRPr="00622A7F">
        <w:rPr>
          <w:rFonts w:cs="Arial"/>
        </w:rPr>
        <w:t>NK cells, CD8</w:t>
      </w:r>
      <w:r w:rsidRPr="00622A7F">
        <w:rPr>
          <w:rFonts w:cs="Arial"/>
          <w:vertAlign w:val="superscript"/>
          <w:rPrChange w:id="2599" w:author="Haskamp, Stefan (extern)" w:date="2021-08-15T19:33:00Z">
            <w:rPr>
              <w:rFonts w:cs="Arial"/>
            </w:rPr>
          </w:rPrChange>
        </w:rPr>
        <w:t>+</w:t>
      </w:r>
      <w:r w:rsidRPr="00622A7F">
        <w:rPr>
          <w:rFonts w:cs="Arial"/>
        </w:rPr>
        <w:t xml:space="preserve"> TEMs and CD4</w:t>
      </w:r>
      <w:r w:rsidRPr="00622A7F">
        <w:rPr>
          <w:rFonts w:cs="Arial"/>
          <w:vertAlign w:val="superscript"/>
          <w:rPrChange w:id="2600" w:author="Haskamp, Stefan (extern)" w:date="2021-08-15T19:33:00Z">
            <w:rPr>
              <w:rFonts w:cs="Arial"/>
            </w:rPr>
          </w:rPrChange>
        </w:rPr>
        <w:t>+</w:t>
      </w:r>
      <w:r w:rsidRPr="00622A7F">
        <w:rPr>
          <w:rFonts w:cs="Arial"/>
        </w:rPr>
        <w:t xml:space="preserve"> CTLs were also enriched for “oxidative phosphorylation”. Of note, the pathway “cellular response to interferon-γ” was enriched in CD4</w:t>
      </w:r>
      <w:r w:rsidRPr="00622A7F">
        <w:rPr>
          <w:rFonts w:cs="Arial"/>
          <w:vertAlign w:val="superscript"/>
          <w:rPrChange w:id="2601" w:author="Haskamp, Stefan (extern)" w:date="2021-08-15T19:33:00Z">
            <w:rPr/>
          </w:rPrChange>
        </w:rPr>
        <w:t>+</w:t>
      </w:r>
      <w:r w:rsidRPr="00622A7F">
        <w:rPr>
          <w:rFonts w:cs="Arial"/>
        </w:rPr>
        <w:t xml:space="preserve"> TCMs. Pathway analysis of CD14</w:t>
      </w:r>
      <w:r w:rsidRPr="00622A7F">
        <w:rPr>
          <w:rFonts w:cs="Arial"/>
          <w:vertAlign w:val="superscript"/>
          <w:rPrChange w:id="2602" w:author="Haskamp, Stefan (extern)" w:date="2021-08-15T19:33:00Z">
            <w:rPr/>
          </w:rPrChange>
        </w:rPr>
        <w:t>+</w:t>
      </w:r>
      <w:r w:rsidRPr="00622A7F">
        <w:rPr>
          <w:rFonts w:cs="Arial"/>
        </w:rPr>
        <w:t xml:space="preserve"> monocytes indicated a role in “regulated exocytosis”, “SRP-dependent cotranslational protein targeting to membrane” and “phagocytosis”. The p-values of most enriched pathways </w:t>
      </w:r>
      <w:r w:rsidRPr="00622A7F">
        <w:rPr>
          <w:rFonts w:cs="Arial"/>
        </w:rPr>
        <w:lastRenderedPageBreak/>
        <w:t>were at least ten potencies lower compared to the ones of PBMCs of stable patients (</w:t>
      </w:r>
      <w:r w:rsidRPr="00622A7F">
        <w:rPr>
          <w:rFonts w:cs="Arial"/>
        </w:rPr>
        <w:fldChar w:fldCharType="begin"/>
      </w:r>
      <w:r w:rsidRPr="00622A7F">
        <w:rPr>
          <w:rFonts w:cs="Arial"/>
        </w:rPr>
        <w:instrText xml:space="preserve"> REF _Ref73455876 \h </w:instrText>
      </w:r>
      <w:r w:rsidR="00622A7F">
        <w:rPr>
          <w:rFonts w:cs="Arial"/>
        </w:rPr>
        <w:instrText xml:space="preserve"> \* MERGEFORMAT </w:instrText>
      </w:r>
      <w:r w:rsidRPr="00622A7F">
        <w:rPr>
          <w:rFonts w:cs="Arial"/>
        </w:rPr>
      </w:r>
      <w:r w:rsidRPr="00622A7F">
        <w:rPr>
          <w:rFonts w:cs="Arial"/>
        </w:rPr>
        <w:fldChar w:fldCharType="separate"/>
      </w:r>
      <w:ins w:id="2603" w:author="Haskamp, Stefan (extern)" w:date="2022-01-29T13:25:00Z">
        <w:r w:rsidR="002D4AD7" w:rsidRPr="00622A7F">
          <w:rPr>
            <w:rFonts w:cs="Arial"/>
          </w:rPr>
          <w:t xml:space="preserve">Figure </w:t>
        </w:r>
        <w:r w:rsidR="002D4AD7">
          <w:rPr>
            <w:rFonts w:cs="Arial"/>
            <w:noProof/>
          </w:rPr>
          <w:t>23</w:t>
        </w:r>
      </w:ins>
      <w:r w:rsidRPr="00622A7F">
        <w:rPr>
          <w:rFonts w:cs="Arial"/>
        </w:rPr>
        <w:fldChar w:fldCharType="end"/>
      </w:r>
      <w:ins w:id="2604" w:author="ulrike.hueffmeier@gmail.com" w:date="2021-11-28T21:06:00Z">
        <w:r w:rsidR="000F5D22">
          <w:rPr>
            <w:rFonts w:cs="Arial"/>
          </w:rPr>
          <w:t xml:space="preserve"> </w:t>
        </w:r>
      </w:ins>
      <w:r w:rsidRPr="00622A7F">
        <w:rPr>
          <w:rFonts w:cs="Arial"/>
        </w:rPr>
        <w:t>&amp;</w:t>
      </w:r>
      <w:ins w:id="2605" w:author="ulrike.hueffmeier@gmail.com" w:date="2021-11-28T21:06:00Z">
        <w:r w:rsidR="000F5D22">
          <w:rPr>
            <w:rFonts w:cs="Arial"/>
          </w:rPr>
          <w:t xml:space="preserve"> </w:t>
        </w:r>
      </w:ins>
      <w:r w:rsidRPr="00622A7F">
        <w:rPr>
          <w:rFonts w:cs="Arial"/>
        </w:rPr>
        <w:fldChar w:fldCharType="begin"/>
      </w:r>
      <w:r w:rsidRPr="00622A7F">
        <w:rPr>
          <w:rFonts w:cs="Arial"/>
        </w:rPr>
        <w:instrText xml:space="preserve"> REF _Ref73442526 \h </w:instrText>
      </w:r>
      <w:r w:rsidR="00622A7F">
        <w:rPr>
          <w:rFonts w:cs="Arial"/>
        </w:rPr>
        <w:instrText xml:space="preserve"> \* MERGEFORMAT </w:instrText>
      </w:r>
      <w:r w:rsidRPr="00622A7F">
        <w:rPr>
          <w:rFonts w:cs="Arial"/>
        </w:rPr>
      </w:r>
      <w:r w:rsidRPr="00622A7F">
        <w:rPr>
          <w:rFonts w:cs="Arial"/>
        </w:rPr>
        <w:fldChar w:fldCharType="separate"/>
      </w:r>
      <w:ins w:id="2606" w:author="Haskamp, Stefan (extern)" w:date="2022-01-29T13:25:00Z">
        <w:r w:rsidR="002D4AD7" w:rsidRPr="00622A7F">
          <w:rPr>
            <w:rFonts w:cs="Arial"/>
          </w:rPr>
          <w:t xml:space="preserve">Figure </w:t>
        </w:r>
        <w:r w:rsidR="002D4AD7">
          <w:rPr>
            <w:rFonts w:cs="Arial"/>
            <w:noProof/>
          </w:rPr>
          <w:t>18</w:t>
        </w:r>
      </w:ins>
      <w:r w:rsidRPr="00622A7F">
        <w:rPr>
          <w:rFonts w:cs="Arial"/>
        </w:rPr>
        <w:fldChar w:fldCharType="end"/>
      </w:r>
      <w:r w:rsidRPr="00622A7F">
        <w:rPr>
          <w:rFonts w:cs="Arial"/>
        </w:rPr>
        <w:t>). The pathway “SRP-dependent cotranslational protein targeting to membrane” is highly enriched in all investigated cells, suggesting a potential role in the acute disease state.</w:t>
      </w:r>
    </w:p>
    <w:p w14:paraId="352380A3" w14:textId="77777777" w:rsidR="00D555C3" w:rsidRPr="00622A7F" w:rsidRDefault="00D555C3" w:rsidP="00622A7F">
      <w:pPr>
        <w:keepNext/>
        <w:rPr>
          <w:rFonts w:cs="Arial"/>
        </w:rPr>
      </w:pPr>
      <w:commentRangeStart w:id="2607"/>
      <w:commentRangeEnd w:id="2607"/>
      <w:r w:rsidRPr="00622A7F">
        <w:rPr>
          <w:rStyle w:val="Kommentarzeichen"/>
          <w:rFonts w:cs="Arial"/>
        </w:rPr>
        <w:commentReference w:id="2607"/>
      </w:r>
      <w:r w:rsidR="00382E14">
        <w:rPr>
          <w:rFonts w:cs="Arial"/>
        </w:rPr>
        <w:pict w14:anchorId="2A33652C">
          <v:shape id="_x0000_i1044" type="#_x0000_t75" style="width:452.15pt;height:525.9pt">
            <v:imagedata r:id="rId44" o:title="figure4"/>
          </v:shape>
        </w:pict>
      </w:r>
    </w:p>
    <w:p w14:paraId="2E0AADBB" w14:textId="6B7F8BEC" w:rsidR="00D555C3" w:rsidRPr="00622A7F" w:rsidRDefault="00D555C3" w:rsidP="00622A7F">
      <w:pPr>
        <w:pStyle w:val="Beschriftung"/>
        <w:rPr>
          <w:rFonts w:cs="Arial"/>
        </w:rPr>
      </w:pPr>
      <w:bookmarkStart w:id="2608" w:name="_Ref73455876"/>
      <w:bookmarkStart w:id="2609" w:name="_Toc94355240"/>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23</w:t>
      </w:r>
      <w:r w:rsidRPr="00622A7F">
        <w:rPr>
          <w:rFonts w:cs="Arial"/>
        </w:rPr>
        <w:fldChar w:fldCharType="end"/>
      </w:r>
      <w:bookmarkEnd w:id="2608"/>
      <w:r w:rsidRPr="00622A7F">
        <w:rPr>
          <w:rFonts w:cs="Arial"/>
        </w:rPr>
        <w:t xml:space="preserve">: Pathway analysis of differentially expressed genes </w:t>
      </w:r>
      <w:del w:id="2610" w:author="ulrike.hueffmeier@gmail.com" w:date="2021-11-28T21:08:00Z">
        <w:r w:rsidRPr="00622A7F" w:rsidDel="00B32848">
          <w:rPr>
            <w:rFonts w:cs="Arial"/>
          </w:rPr>
          <w:delText xml:space="preserve">based on Gene Ontology terms </w:delText>
        </w:r>
      </w:del>
      <w:r w:rsidRPr="00622A7F">
        <w:rPr>
          <w:rFonts w:cs="Arial"/>
        </w:rPr>
        <w:t>in three T cell subsets, NK cells and CD14</w:t>
      </w:r>
      <w:r w:rsidRPr="00622A7F">
        <w:rPr>
          <w:rFonts w:cs="Arial"/>
          <w:vertAlign w:val="superscript"/>
          <w:rPrChange w:id="2611" w:author="Haskamp, Stefan (extern)" w:date="2021-08-15T19:33:00Z">
            <w:rPr/>
          </w:rPrChange>
        </w:rPr>
        <w:t>+</w:t>
      </w:r>
      <w:r w:rsidRPr="00622A7F">
        <w:rPr>
          <w:rFonts w:cs="Arial"/>
        </w:rPr>
        <w:t xml:space="preserve"> monocytes</w:t>
      </w:r>
      <w:ins w:id="2612" w:author="ulrike.hueffmeier@gmail.com" w:date="2021-11-28T21:08:00Z">
        <w:r w:rsidR="00B32848" w:rsidRPr="00B32848">
          <w:rPr>
            <w:rFonts w:cs="Arial"/>
          </w:rPr>
          <w:t xml:space="preserve"> </w:t>
        </w:r>
        <w:r w:rsidR="00B32848" w:rsidRPr="00622A7F">
          <w:rPr>
            <w:rFonts w:cs="Arial"/>
          </w:rPr>
          <w:t>based on Gene Ontology terms</w:t>
        </w:r>
      </w:ins>
      <w:r w:rsidRPr="00622A7F">
        <w:rPr>
          <w:rFonts w:cs="Arial"/>
        </w:rPr>
        <w:t>.</w:t>
      </w:r>
      <w:bookmarkEnd w:id="2609"/>
      <w:r w:rsidRPr="00622A7F">
        <w:rPr>
          <w:rFonts w:cs="Arial"/>
        </w:rPr>
        <w:t xml:space="preserve"> </w:t>
      </w:r>
    </w:p>
    <w:p w14:paraId="6AB7A178" w14:textId="77777777" w:rsidR="00D555C3" w:rsidRPr="00622A7F" w:rsidRDefault="00D555C3" w:rsidP="00622A7F">
      <w:pPr>
        <w:pStyle w:val="Beschriftung"/>
        <w:rPr>
          <w:ins w:id="2613" w:author="Hüffmeier, Ulrike" w:date="2021-08-04T15:52:00Z"/>
          <w:rStyle w:val="UntertitelZchn"/>
          <w:rFonts w:cs="Arial"/>
          <w:b w:val="0"/>
        </w:rPr>
      </w:pPr>
      <w:r w:rsidRPr="00622A7F">
        <w:rPr>
          <w:rStyle w:val="UntertitelZchn"/>
          <w:rFonts w:cs="Arial"/>
          <w:b w:val="0"/>
        </w:rPr>
        <w:t>For the calculation of differentially expressed genes, the time points GPP3.T0/ day9 and GPP3.T2/ day47 were considered.</w:t>
      </w:r>
    </w:p>
    <w:p w14:paraId="21BA5DD3" w14:textId="77777777" w:rsidR="00D555C3" w:rsidRPr="00622A7F" w:rsidRDefault="00D555C3">
      <w:pPr>
        <w:rPr>
          <w:rFonts w:cs="Arial"/>
        </w:rPr>
      </w:pPr>
    </w:p>
    <w:p w14:paraId="05AE2A58" w14:textId="4E8863A4" w:rsidR="00D555C3" w:rsidRPr="00622A7F" w:rsidRDefault="00D555C3" w:rsidP="00622A7F">
      <w:pPr>
        <w:rPr>
          <w:rFonts w:cs="Arial"/>
        </w:rPr>
      </w:pPr>
      <w:r w:rsidRPr="00622A7F">
        <w:rPr>
          <w:rFonts w:cs="Arial"/>
        </w:rPr>
        <w:t xml:space="preserve">In order to unravel the complex communication of immune cell types, the scRNAseq data were analyzed based on </w:t>
      </w:r>
      <w:del w:id="2614" w:author="Hüffmeier, Ulrike" w:date="2021-08-04T15:55:00Z">
        <w:r w:rsidRPr="00622A7F" w:rsidDel="003D3570">
          <w:rPr>
            <w:rFonts w:cs="Arial"/>
          </w:rPr>
          <w:delText xml:space="preserve">a </w:delText>
        </w:r>
      </w:del>
      <w:ins w:id="2615" w:author="Hüffmeier, Ulrike" w:date="2021-08-04T15:55:00Z">
        <w:r w:rsidRPr="00622A7F">
          <w:rPr>
            <w:rFonts w:cs="Arial"/>
          </w:rPr>
          <w:t xml:space="preserve">the </w:t>
        </w:r>
      </w:ins>
      <w:ins w:id="2616" w:author="Hüffmeier, Ulrike" w:date="2021-08-04T15:54:00Z">
        <w:r w:rsidRPr="00622A7F">
          <w:rPr>
            <w:rFonts w:cs="Arial"/>
          </w:rPr>
          <w:t xml:space="preserve">publicly available repository </w:t>
        </w:r>
      </w:ins>
      <w:del w:id="2617" w:author="Hüffmeier, Ulrike" w:date="2021-08-04T15:54:00Z">
        <w:r w:rsidRPr="00622A7F" w:rsidDel="003D3570">
          <w:rPr>
            <w:rFonts w:cs="Arial"/>
          </w:rPr>
          <w:delText xml:space="preserve">database </w:delText>
        </w:r>
      </w:del>
      <w:r w:rsidRPr="00622A7F">
        <w:rPr>
          <w:rFonts w:cs="Arial"/>
        </w:rPr>
        <w:t xml:space="preserve">of known receptor-ligand pairs </w:t>
      </w:r>
      <w:del w:id="2618" w:author="Hüffmeier, Ulrike" w:date="2021-08-04T15:55:00Z">
        <w:r w:rsidRPr="00622A7F" w:rsidDel="003D3570">
          <w:rPr>
            <w:rFonts w:cs="Arial"/>
          </w:rPr>
          <w:delText xml:space="preserve">using the package </w:delText>
        </w:r>
      </w:del>
      <w:ins w:id="2619" w:author="Hüffmeier, Ulrike" w:date="2021-08-04T15:55:00Z">
        <w:r w:rsidRPr="00622A7F">
          <w:rPr>
            <w:rFonts w:cs="Arial"/>
          </w:rPr>
          <w:t xml:space="preserve">- </w:t>
        </w:r>
      </w:ins>
      <w:r w:rsidRPr="00622A7F">
        <w:rPr>
          <w:rFonts w:cs="Arial"/>
        </w:rPr>
        <w:t xml:space="preserve">CellphoneDB </w:t>
      </w:r>
      <w:r w:rsidR="009A7AD4">
        <w:rPr>
          <w:rFonts w:cs="Arial"/>
        </w:rPr>
        <w:t>{Efremova, 2020 #1801}</w:t>
      </w:r>
      <w:r w:rsidRPr="00622A7F">
        <w:rPr>
          <w:rFonts w:cs="Arial"/>
        </w:rPr>
        <w:t>. Cell types of the early phase of the episode (T0) were more interactive compared to the ones of the late phase (T2) (</w:t>
      </w:r>
      <w:r w:rsidRPr="00622A7F">
        <w:rPr>
          <w:rFonts w:cs="Arial"/>
        </w:rPr>
        <w:fldChar w:fldCharType="begin"/>
      </w:r>
      <w:r w:rsidRPr="00622A7F">
        <w:rPr>
          <w:rFonts w:cs="Arial"/>
        </w:rPr>
        <w:instrText xml:space="preserve"> REF _Ref73459058 \h </w:instrText>
      </w:r>
      <w:r w:rsidR="00622A7F">
        <w:rPr>
          <w:rFonts w:cs="Arial"/>
        </w:rPr>
        <w:instrText xml:space="preserve"> \* MERGEFORMAT </w:instrText>
      </w:r>
      <w:r w:rsidRPr="00622A7F">
        <w:rPr>
          <w:rFonts w:cs="Arial"/>
        </w:rPr>
      </w:r>
      <w:r w:rsidRPr="00622A7F">
        <w:rPr>
          <w:rFonts w:cs="Arial"/>
        </w:rPr>
        <w:fldChar w:fldCharType="separate"/>
      </w:r>
      <w:ins w:id="2620" w:author="Haskamp, Stefan (extern)" w:date="2022-01-29T13:25:00Z">
        <w:r w:rsidR="002D4AD7" w:rsidRPr="00622A7F">
          <w:rPr>
            <w:rFonts w:cs="Arial"/>
          </w:rPr>
          <w:t xml:space="preserve">Figure </w:t>
        </w:r>
        <w:r w:rsidR="002D4AD7">
          <w:rPr>
            <w:rFonts w:cs="Arial"/>
            <w:noProof/>
          </w:rPr>
          <w:t>24</w:t>
        </w:r>
      </w:ins>
      <w:r w:rsidRPr="00622A7F">
        <w:rPr>
          <w:rFonts w:cs="Arial"/>
        </w:rPr>
        <w:fldChar w:fldCharType="end"/>
      </w:r>
      <w:r w:rsidRPr="00622A7F">
        <w:rPr>
          <w:rFonts w:cs="Arial"/>
        </w:rPr>
        <w:t>a-b). At T0</w:t>
      </w:r>
      <w:del w:id="2621" w:author="Haskamp, Stefan (extern)" w:date="2022-01-02T11:46:00Z">
        <w:r w:rsidRPr="00622A7F" w:rsidDel="00A45B13">
          <w:rPr>
            <w:rFonts w:cs="Arial"/>
          </w:rPr>
          <w:delText xml:space="preserve"> </w:delText>
        </w:r>
        <w:commentRangeStart w:id="2622"/>
        <w:r w:rsidRPr="00622A7F" w:rsidDel="00A45B13">
          <w:rPr>
            <w:rFonts w:cs="Arial"/>
          </w:rPr>
          <w:delText>monocytes</w:delText>
        </w:r>
      </w:del>
      <w:commentRangeEnd w:id="2622"/>
      <w:r w:rsidR="00B32848">
        <w:rPr>
          <w:rStyle w:val="Kommentarzeichen"/>
        </w:rPr>
        <w:commentReference w:id="2622"/>
      </w:r>
      <w:r w:rsidRPr="00622A7F">
        <w:rPr>
          <w:rFonts w:cs="Arial"/>
        </w:rPr>
        <w:t>, the majority of cell types including T cell subsets, B cells and NK cells were connected by numerous ligand-receptor interactions with each other, but later at T2, only intermediate B cells, CD16</w:t>
      </w:r>
      <w:r w:rsidRPr="00622A7F">
        <w:rPr>
          <w:rFonts w:cs="Arial"/>
          <w:vertAlign w:val="superscript"/>
          <w:rPrChange w:id="2623" w:author="Haskamp, Stefan (extern)" w:date="2021-08-15T19:34:00Z">
            <w:rPr/>
          </w:rPrChange>
        </w:rPr>
        <w:t>+</w:t>
      </w:r>
      <w:r w:rsidRPr="00622A7F">
        <w:rPr>
          <w:rFonts w:cs="Arial"/>
        </w:rPr>
        <w:t xml:space="preserve"> monocytes and double negative T cells (dnT) were communicating by multiple receptor-ligand pairs. </w:t>
      </w:r>
    </w:p>
    <w:p w14:paraId="059B1869" w14:textId="07991F6A" w:rsidR="00D555C3" w:rsidRPr="00622A7F" w:rsidRDefault="00D555C3" w:rsidP="00622A7F">
      <w:pPr>
        <w:rPr>
          <w:rFonts w:cs="Arial"/>
        </w:rPr>
      </w:pPr>
      <w:r w:rsidRPr="00622A7F">
        <w:rPr>
          <w:rFonts w:cs="Arial"/>
        </w:rPr>
        <w:t xml:space="preserve">On the level of immune-relevant ligand-receptor interactions, high interaction numbers were observed in NK cells, non-naïve T cells and monocytes in the early phase of the episode. In consistence with a </w:t>
      </w:r>
      <w:commentRangeStart w:id="2624"/>
      <w:r w:rsidRPr="00622A7F">
        <w:rPr>
          <w:rFonts w:cs="Arial"/>
        </w:rPr>
        <w:t>general decline in cell- cell interactions, the immune and cell type specific interactions</w:t>
      </w:r>
      <w:ins w:id="2625" w:author="Haskamp, Stefan (extern)" w:date="2022-01-02T12:01:00Z">
        <w:r w:rsidR="002B0C34">
          <w:rPr>
            <w:rFonts w:cs="Arial"/>
          </w:rPr>
          <w:t xml:space="preserve"> of known interacting pairs</w:t>
        </w:r>
      </w:ins>
      <w:r w:rsidRPr="00622A7F">
        <w:rPr>
          <w:rFonts w:cs="Arial"/>
        </w:rPr>
        <w:t xml:space="preserve"> were limited to the expression of </w:t>
      </w:r>
      <w:del w:id="2626" w:author="Haskamp, Stefan (extern)" w:date="2022-01-02T12:02:00Z">
        <w:r w:rsidRPr="00622A7F" w:rsidDel="002B0C34">
          <w:rPr>
            <w:rFonts w:cs="Arial"/>
          </w:rPr>
          <w:delText xml:space="preserve">the interacting pairs </w:delText>
        </w:r>
      </w:del>
      <w:r w:rsidRPr="00622A7F">
        <w:rPr>
          <w:rFonts w:cs="Arial"/>
        </w:rPr>
        <w:t xml:space="preserve">CCL5_CCR1, CCL5_CCR5 and PF4_CXCR3 at later disease state </w:t>
      </w:r>
      <w:commentRangeEnd w:id="2624"/>
      <w:r w:rsidR="00B32848">
        <w:rPr>
          <w:rStyle w:val="Kommentarzeichen"/>
        </w:rPr>
        <w:commentReference w:id="2624"/>
      </w:r>
      <w:r w:rsidRPr="00622A7F">
        <w:rPr>
          <w:rFonts w:cs="Arial"/>
        </w:rPr>
        <w:t xml:space="preserve">(dashed lines, </w:t>
      </w:r>
      <w:r w:rsidRPr="00622A7F">
        <w:rPr>
          <w:rFonts w:cs="Arial"/>
        </w:rPr>
        <w:fldChar w:fldCharType="begin"/>
      </w:r>
      <w:r w:rsidRPr="00622A7F">
        <w:rPr>
          <w:rFonts w:cs="Arial"/>
        </w:rPr>
        <w:instrText xml:space="preserve"> REF _Ref79946695 \h </w:instrText>
      </w:r>
      <w:r w:rsidR="00622A7F">
        <w:rPr>
          <w:rFonts w:cs="Arial"/>
        </w:rPr>
        <w:instrText xml:space="preserve"> \* MERGEFORMAT </w:instrText>
      </w:r>
      <w:r w:rsidRPr="00622A7F">
        <w:rPr>
          <w:rFonts w:cs="Arial"/>
        </w:rPr>
      </w:r>
      <w:r w:rsidRPr="00622A7F">
        <w:rPr>
          <w:rFonts w:cs="Arial"/>
        </w:rPr>
        <w:fldChar w:fldCharType="separate"/>
      </w:r>
      <w:ins w:id="2627" w:author="Haskamp, Stefan (extern)" w:date="2022-01-29T13:25:00Z">
        <w:r w:rsidR="002D4AD7" w:rsidRPr="00622A7F">
          <w:rPr>
            <w:rFonts w:cs="Arial"/>
          </w:rPr>
          <w:t xml:space="preserve">Figure </w:t>
        </w:r>
        <w:r w:rsidR="002D4AD7">
          <w:rPr>
            <w:rFonts w:cs="Arial"/>
            <w:noProof/>
          </w:rPr>
          <w:t>25</w:t>
        </w:r>
      </w:ins>
      <w:r w:rsidRPr="00622A7F">
        <w:rPr>
          <w:rFonts w:cs="Arial"/>
        </w:rPr>
        <w:fldChar w:fldCharType="end"/>
      </w:r>
      <w:r w:rsidRPr="00622A7F">
        <w:rPr>
          <w:rFonts w:cs="Arial"/>
        </w:rPr>
        <w:t xml:space="preserve">a-b). These findings revealed the complexity of this network. For example, the ligand CCL5 </w:t>
      </w:r>
      <w:del w:id="2628" w:author="ulrike.hueffmeier@gmail.com" w:date="2021-11-28T21:21:00Z">
        <w:r w:rsidRPr="00622A7F" w:rsidDel="00353642">
          <w:rPr>
            <w:rFonts w:cs="Arial"/>
          </w:rPr>
          <w:delText xml:space="preserve">is </w:delText>
        </w:r>
      </w:del>
      <w:ins w:id="2629" w:author="ulrike.hueffmeier@gmail.com" w:date="2021-11-28T21:21:00Z">
        <w:r w:rsidR="00353642">
          <w:rPr>
            <w:rFonts w:cs="Arial"/>
          </w:rPr>
          <w:t>wa</w:t>
        </w:r>
        <w:r w:rsidR="00353642" w:rsidRPr="00622A7F">
          <w:rPr>
            <w:rFonts w:cs="Arial"/>
          </w:rPr>
          <w:t xml:space="preserve">s </w:t>
        </w:r>
      </w:ins>
      <w:r w:rsidRPr="00622A7F">
        <w:rPr>
          <w:rFonts w:cs="Arial"/>
        </w:rPr>
        <w:t>specifically expressed in NK cells, platelets, CD8</w:t>
      </w:r>
      <w:r w:rsidRPr="00622A7F">
        <w:rPr>
          <w:rFonts w:cs="Arial"/>
          <w:vertAlign w:val="superscript"/>
          <w:rPrChange w:id="2630" w:author="Haskamp, Stefan (extern)" w:date="2021-08-15T19:34:00Z">
            <w:rPr>
              <w:rFonts w:cs="Arial"/>
            </w:rPr>
          </w:rPrChange>
        </w:rPr>
        <w:t>+</w:t>
      </w:r>
      <w:r w:rsidRPr="00622A7F">
        <w:rPr>
          <w:rFonts w:cs="Arial"/>
        </w:rPr>
        <w:t xml:space="preserve"> T cell subtypes and CD4</w:t>
      </w:r>
      <w:r w:rsidRPr="00622A7F">
        <w:rPr>
          <w:rFonts w:cs="Arial"/>
          <w:vertAlign w:val="superscript"/>
          <w:rPrChange w:id="2631" w:author="Haskamp, Stefan (extern)" w:date="2021-08-15T19:34:00Z">
            <w:rPr>
              <w:rFonts w:cs="Arial"/>
            </w:rPr>
          </w:rPrChange>
        </w:rPr>
        <w:t>+</w:t>
      </w:r>
      <w:r w:rsidRPr="00622A7F">
        <w:rPr>
          <w:rFonts w:cs="Arial"/>
        </w:rPr>
        <w:t xml:space="preserve"> CTLs. The corresponding receptors, CCR1 and CCR5, </w:t>
      </w:r>
      <w:del w:id="2632" w:author="ulrike.hueffmeier@gmail.com" w:date="2021-11-28T21:21:00Z">
        <w:r w:rsidRPr="00622A7F" w:rsidDel="00353642">
          <w:rPr>
            <w:rFonts w:cs="Arial"/>
          </w:rPr>
          <w:delText xml:space="preserve">are </w:delText>
        </w:r>
      </w:del>
      <w:ins w:id="2633" w:author="ulrike.hueffmeier@gmail.com" w:date="2021-11-28T21:21:00Z">
        <w:r w:rsidR="00353642">
          <w:rPr>
            <w:rFonts w:cs="Arial"/>
          </w:rPr>
          <w:t>we</w:t>
        </w:r>
        <w:r w:rsidR="00353642" w:rsidRPr="00622A7F">
          <w:rPr>
            <w:rFonts w:cs="Arial"/>
          </w:rPr>
          <w:t xml:space="preserve">re </w:t>
        </w:r>
      </w:ins>
      <w:r w:rsidRPr="00622A7F">
        <w:rPr>
          <w:rFonts w:cs="Arial"/>
        </w:rPr>
        <w:t xml:space="preserve">expressed in monocytes, dendritic cells (DC) and B cells (dashed lines, </w:t>
      </w:r>
      <w:r w:rsidRPr="00622A7F">
        <w:rPr>
          <w:rFonts w:cs="Arial"/>
        </w:rPr>
        <w:fldChar w:fldCharType="begin"/>
      </w:r>
      <w:r w:rsidRPr="00622A7F">
        <w:rPr>
          <w:rFonts w:cs="Arial"/>
        </w:rPr>
        <w:instrText xml:space="preserve"> REF _Ref79946695 \h </w:instrText>
      </w:r>
      <w:r w:rsidR="00622A7F">
        <w:rPr>
          <w:rFonts w:cs="Arial"/>
        </w:rPr>
        <w:instrText xml:space="preserve"> \* MERGEFORMAT </w:instrText>
      </w:r>
      <w:r w:rsidRPr="00622A7F">
        <w:rPr>
          <w:rFonts w:cs="Arial"/>
        </w:rPr>
      </w:r>
      <w:r w:rsidRPr="00622A7F">
        <w:rPr>
          <w:rFonts w:cs="Arial"/>
        </w:rPr>
        <w:fldChar w:fldCharType="separate"/>
      </w:r>
      <w:ins w:id="2634" w:author="Haskamp, Stefan (extern)" w:date="2022-01-29T13:25:00Z">
        <w:r w:rsidR="002D4AD7" w:rsidRPr="00622A7F">
          <w:rPr>
            <w:rFonts w:cs="Arial"/>
          </w:rPr>
          <w:t xml:space="preserve">Figure </w:t>
        </w:r>
        <w:r w:rsidR="002D4AD7">
          <w:rPr>
            <w:rFonts w:cs="Arial"/>
            <w:noProof/>
          </w:rPr>
          <w:t>25</w:t>
        </w:r>
      </w:ins>
      <w:r w:rsidRPr="00622A7F">
        <w:rPr>
          <w:rFonts w:cs="Arial"/>
        </w:rPr>
        <w:fldChar w:fldCharType="end"/>
      </w:r>
      <w:r w:rsidRPr="00622A7F">
        <w:rPr>
          <w:rFonts w:cs="Arial"/>
        </w:rPr>
        <w:t xml:space="preserve">a-b). Besides CCL5, multiple interacting pairs with the ligands CCL3 and CCL4 were cell type specific and highly expressed at T0, but </w:t>
      </w:r>
      <w:ins w:id="2635" w:author="ulrike.hueffmeier@gmail.com" w:date="2021-11-28T21:21:00Z">
        <w:r w:rsidR="00353642">
          <w:rPr>
            <w:rFonts w:cs="Arial"/>
          </w:rPr>
          <w:t xml:space="preserve">these </w:t>
        </w:r>
      </w:ins>
      <w:ins w:id="2636" w:author="ulrike.hueffmeier@gmail.com" w:date="2021-11-28T21:22:00Z">
        <w:r w:rsidR="00353642">
          <w:rPr>
            <w:rFonts w:cs="Arial"/>
          </w:rPr>
          <w:t xml:space="preserve">could </w:t>
        </w:r>
      </w:ins>
      <w:r w:rsidRPr="00622A7F">
        <w:rPr>
          <w:rFonts w:cs="Arial"/>
        </w:rPr>
        <w:t xml:space="preserve">not </w:t>
      </w:r>
      <w:ins w:id="2637" w:author="ulrike.hueffmeier@gmail.com" w:date="2021-11-28T21:22:00Z">
        <w:r w:rsidR="00353642">
          <w:rPr>
            <w:rFonts w:cs="Arial"/>
          </w:rPr>
          <w:t xml:space="preserve">be detected, </w:t>
        </w:r>
      </w:ins>
      <w:r w:rsidRPr="00622A7F">
        <w:rPr>
          <w:rFonts w:cs="Arial"/>
        </w:rPr>
        <w:t>when the episode subsided at T2.</w:t>
      </w:r>
    </w:p>
    <w:p w14:paraId="2A042E97" w14:textId="3FEF4518" w:rsidR="00D555C3" w:rsidRPr="00622A7F" w:rsidRDefault="00D555C3" w:rsidP="00622A7F">
      <w:pPr>
        <w:rPr>
          <w:rFonts w:cs="Arial"/>
        </w:rPr>
      </w:pPr>
      <w:r w:rsidRPr="00622A7F">
        <w:rPr>
          <w:rFonts w:cs="Arial"/>
        </w:rPr>
        <w:t xml:space="preserve">Pathway analysis of genes, which encode the cell type specific and expressed interacting pairs, revealed an enrichment of the innate and adaptive immune response at the early phase of the episode. Later </w:t>
      </w:r>
      <w:del w:id="2638" w:author="ulrike.hueffmeier@gmail.com" w:date="2021-11-28T21:22:00Z">
        <w:r w:rsidRPr="00622A7F" w:rsidDel="00353642">
          <w:rPr>
            <w:rFonts w:cs="Arial"/>
          </w:rPr>
          <w:delText xml:space="preserve">on </w:delText>
        </w:r>
      </w:del>
      <w:r w:rsidRPr="00622A7F">
        <w:rPr>
          <w:rFonts w:cs="Arial"/>
        </w:rPr>
        <w:t>at T2, the pathways “lymphocyte activation”, “response to tumor necrosis factor” and “cell activation involved in immune response” were most enriched (</w:t>
      </w:r>
      <w:r w:rsidRPr="00622A7F">
        <w:rPr>
          <w:rFonts w:cs="Arial"/>
        </w:rPr>
        <w:fldChar w:fldCharType="begin"/>
      </w:r>
      <w:r w:rsidRPr="00622A7F">
        <w:rPr>
          <w:rFonts w:cs="Arial"/>
        </w:rPr>
        <w:instrText xml:space="preserve"> REF _Ref79946759 \h </w:instrText>
      </w:r>
      <w:r w:rsidR="00622A7F">
        <w:rPr>
          <w:rFonts w:cs="Arial"/>
        </w:rPr>
        <w:instrText xml:space="preserve"> \* MERGEFORMAT </w:instrText>
      </w:r>
      <w:r w:rsidRPr="00622A7F">
        <w:rPr>
          <w:rFonts w:cs="Arial"/>
        </w:rPr>
      </w:r>
      <w:r w:rsidRPr="00622A7F">
        <w:rPr>
          <w:rFonts w:cs="Arial"/>
        </w:rPr>
        <w:fldChar w:fldCharType="separate"/>
      </w:r>
      <w:ins w:id="2639" w:author="Haskamp, Stefan (extern)" w:date="2022-01-29T13:25:00Z">
        <w:r w:rsidR="002D4AD7" w:rsidRPr="00622A7F">
          <w:rPr>
            <w:rFonts w:cs="Arial"/>
          </w:rPr>
          <w:t xml:space="preserve">Figure </w:t>
        </w:r>
        <w:r w:rsidR="002D4AD7">
          <w:rPr>
            <w:rFonts w:cs="Arial"/>
            <w:noProof/>
          </w:rPr>
          <w:t>26</w:t>
        </w:r>
      </w:ins>
      <w:r w:rsidRPr="00622A7F">
        <w:rPr>
          <w:rFonts w:cs="Arial"/>
        </w:rPr>
        <w:fldChar w:fldCharType="end"/>
      </w:r>
      <w:r w:rsidRPr="00622A7F">
        <w:rPr>
          <w:rFonts w:cs="Arial"/>
        </w:rPr>
        <w:t>a-b).</w:t>
      </w:r>
    </w:p>
    <w:p w14:paraId="7D7C2467" w14:textId="77777777" w:rsidR="00D555C3" w:rsidRPr="00622A7F" w:rsidRDefault="00D555C3" w:rsidP="00622A7F">
      <w:pPr>
        <w:keepNext/>
        <w:rPr>
          <w:rFonts w:cs="Arial"/>
        </w:rPr>
      </w:pPr>
      <w:commentRangeStart w:id="2640"/>
      <w:commentRangeEnd w:id="2640"/>
      <w:r w:rsidRPr="00622A7F">
        <w:rPr>
          <w:rStyle w:val="Kommentarzeichen"/>
          <w:rFonts w:cs="Arial"/>
        </w:rPr>
        <w:lastRenderedPageBreak/>
        <w:commentReference w:id="2640"/>
      </w:r>
      <w:r w:rsidR="00382E14">
        <w:rPr>
          <w:rFonts w:cs="Arial"/>
        </w:rPr>
        <w:pict w14:anchorId="10BD036F">
          <v:shape id="_x0000_i1045" type="#_x0000_t75" style="width:295.5pt;height:632.45pt">
            <v:imagedata r:id="rId45" o:title="figure4"/>
          </v:shape>
        </w:pict>
      </w:r>
    </w:p>
    <w:p w14:paraId="1E8D838C" w14:textId="3A011876" w:rsidR="00D555C3" w:rsidRPr="00622A7F" w:rsidRDefault="00D555C3" w:rsidP="00622A7F">
      <w:pPr>
        <w:pStyle w:val="Beschriftung"/>
        <w:rPr>
          <w:rFonts w:cs="Arial"/>
        </w:rPr>
      </w:pPr>
      <w:bookmarkStart w:id="2641" w:name="_Ref73459058"/>
      <w:bookmarkStart w:id="2642" w:name="_Toc94355241"/>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24</w:t>
      </w:r>
      <w:r w:rsidRPr="00622A7F">
        <w:rPr>
          <w:rFonts w:cs="Arial"/>
        </w:rPr>
        <w:fldChar w:fldCharType="end"/>
      </w:r>
      <w:bookmarkEnd w:id="2641"/>
      <w:r w:rsidRPr="00622A7F">
        <w:rPr>
          <w:rFonts w:cs="Arial"/>
        </w:rPr>
        <w:t xml:space="preserve">: Prediction of receptor-ligand interactions based on single-cell RNA sequencing </w:t>
      </w:r>
      <w:r w:rsidRPr="00622A7F">
        <w:rPr>
          <w:rFonts w:cs="Arial"/>
          <w:noProof/>
        </w:rPr>
        <w:t xml:space="preserve">data of </w:t>
      </w:r>
      <w:del w:id="2643" w:author="Hüffmeier, Ulrike" w:date="2021-08-04T15:55:00Z">
        <w:r w:rsidRPr="00622A7F" w:rsidDel="003D3570">
          <w:rPr>
            <w:rFonts w:cs="Arial"/>
            <w:noProof/>
          </w:rPr>
          <w:delText xml:space="preserve">GPP3 </w:delText>
        </w:r>
      </w:del>
      <w:ins w:id="2644" w:author="ulrike.hueffmeier@gmail.com" w:date="2021-11-28T21:23:00Z">
        <w:r w:rsidR="00353642">
          <w:rPr>
            <w:rFonts w:cs="Arial"/>
            <w:noProof/>
          </w:rPr>
          <w:t xml:space="preserve">single </w:t>
        </w:r>
      </w:ins>
      <w:ins w:id="2645" w:author="Hüffmeier, Ulrike" w:date="2021-08-04T15:55:00Z">
        <w:r w:rsidRPr="00622A7F">
          <w:rPr>
            <w:rFonts w:cs="Arial"/>
            <w:noProof/>
          </w:rPr>
          <w:t xml:space="preserve">patient </w:t>
        </w:r>
      </w:ins>
      <w:r w:rsidRPr="00622A7F">
        <w:rPr>
          <w:rFonts w:cs="Arial"/>
          <w:noProof/>
        </w:rPr>
        <w:t>during an acute episode.</w:t>
      </w:r>
      <w:bookmarkEnd w:id="2642"/>
      <w:r w:rsidRPr="00622A7F">
        <w:rPr>
          <w:rFonts w:cs="Arial"/>
        </w:rPr>
        <w:t xml:space="preserve"> </w:t>
      </w:r>
    </w:p>
    <w:p w14:paraId="35FC5CB7" w14:textId="21F24413" w:rsidR="00D555C3" w:rsidRPr="00622A7F" w:rsidDel="002B0C34" w:rsidRDefault="00D555C3" w:rsidP="00622A7F">
      <w:pPr>
        <w:pStyle w:val="Beschriftung"/>
        <w:rPr>
          <w:del w:id="2646" w:author="Haskamp, Stefan (extern)" w:date="2022-01-02T12:03:00Z"/>
          <w:rStyle w:val="UntertitelZchn"/>
          <w:rFonts w:cs="Arial"/>
          <w:b w:val="0"/>
        </w:rPr>
      </w:pPr>
      <w:r w:rsidRPr="00622A7F">
        <w:rPr>
          <w:rFonts w:cs="Arial"/>
        </w:rPr>
        <w:t>a-b</w:t>
      </w:r>
      <w:r w:rsidRPr="00622A7F">
        <w:rPr>
          <w:rStyle w:val="UntertitelZchn"/>
          <w:rFonts w:cs="Arial"/>
          <w:b w:val="0"/>
        </w:rPr>
        <w:t xml:space="preserve"> Logarithmic numbers of receptor-ligand-pairs per combination of cell type at time point GPP3.T0 day9 (</w:t>
      </w:r>
      <w:r w:rsidRPr="00622A7F">
        <w:rPr>
          <w:rStyle w:val="UntertitelZchn"/>
          <w:rFonts w:cs="Arial"/>
        </w:rPr>
        <w:t>a</w:t>
      </w:r>
      <w:r w:rsidRPr="00622A7F">
        <w:rPr>
          <w:rStyle w:val="UntertitelZchn"/>
          <w:rFonts w:cs="Arial"/>
          <w:b w:val="0"/>
        </w:rPr>
        <w:t>) and GPP3.T2 (day47) (</w:t>
      </w:r>
      <w:r w:rsidRPr="00622A7F">
        <w:rPr>
          <w:rStyle w:val="UntertitelZchn"/>
          <w:rFonts w:cs="Arial"/>
        </w:rPr>
        <w:t>b</w:t>
      </w:r>
      <w:r w:rsidRPr="00622A7F">
        <w:rPr>
          <w:rStyle w:val="UntertitelZchn"/>
          <w:rFonts w:cs="Arial"/>
          <w:b w:val="0"/>
        </w:rPr>
        <w:t xml:space="preserve">) displayed as heatmaps. </w:t>
      </w:r>
      <w:del w:id="2647" w:author="Haskamp, Stefan (extern)" w:date="2021-08-15T18:57:00Z">
        <w:r w:rsidRPr="00622A7F" w:rsidDel="00F530B6">
          <w:rPr>
            <w:rStyle w:val="UntertitelZchn"/>
            <w:rFonts w:cs="Arial"/>
          </w:rPr>
          <w:delText>c-d</w:delText>
        </w:r>
        <w:r w:rsidRPr="00622A7F" w:rsidDel="00F530B6">
          <w:rPr>
            <w:rStyle w:val="UntertitelZchn"/>
            <w:rFonts w:cs="Arial"/>
            <w:b w:val="0"/>
          </w:rPr>
          <w:delText xml:space="preserve"> Dot plots of cell type specific and immune-related receptor-ligand-pairs at time point GPP3.T0/ day9 (</w:delText>
        </w:r>
        <w:r w:rsidRPr="00622A7F" w:rsidDel="00F530B6">
          <w:rPr>
            <w:rStyle w:val="UntertitelZchn"/>
            <w:rFonts w:cs="Arial"/>
          </w:rPr>
          <w:delText>c</w:delText>
        </w:r>
        <w:r w:rsidRPr="00622A7F" w:rsidDel="00F530B6">
          <w:rPr>
            <w:rStyle w:val="UntertitelZchn"/>
            <w:rFonts w:cs="Arial"/>
            <w:b w:val="0"/>
          </w:rPr>
          <w:delText>) and GPP3.T2/ day47 (</w:delText>
        </w:r>
        <w:r w:rsidRPr="00622A7F" w:rsidDel="00F530B6">
          <w:rPr>
            <w:rStyle w:val="UntertitelZchn"/>
            <w:rFonts w:cs="Arial"/>
          </w:rPr>
          <w:delText>d</w:delText>
        </w:r>
        <w:r w:rsidRPr="00622A7F" w:rsidDel="00F530B6">
          <w:rPr>
            <w:rStyle w:val="UntertitelZchn"/>
            <w:rFonts w:cs="Arial"/>
            <w:b w:val="0"/>
          </w:rPr>
          <w:delText>). The circle size correspond</w:delText>
        </w:r>
      </w:del>
      <w:ins w:id="2648" w:author="Hüffmeier, Ulrike" w:date="2021-08-04T15:56:00Z">
        <w:del w:id="2649" w:author="Haskamp, Stefan (extern)" w:date="2021-08-15T18:57:00Z">
          <w:r w:rsidRPr="00622A7F" w:rsidDel="00F530B6">
            <w:rPr>
              <w:rStyle w:val="UntertitelZchn"/>
              <w:rFonts w:cs="Arial"/>
              <w:b w:val="0"/>
            </w:rPr>
            <w:delText>s</w:delText>
          </w:r>
        </w:del>
      </w:ins>
      <w:del w:id="2650" w:author="Haskamp, Stefan (extern)" w:date="2021-08-15T18:57:00Z">
        <w:r w:rsidRPr="00622A7F" w:rsidDel="00F530B6">
          <w:rPr>
            <w:rStyle w:val="UntertitelZchn"/>
            <w:rFonts w:cs="Arial"/>
            <w:b w:val="0"/>
          </w:rPr>
          <w:delText xml:space="preserve"> to the p-value and the color gradient displays the mean expression of ligand and receptor, respectively. Underlined receptor-ligand pairs are described in the results. </w:delText>
        </w:r>
      </w:del>
      <w:del w:id="2651" w:author="Haskamp, Stefan (extern)" w:date="2021-08-15T19:00:00Z">
        <w:r w:rsidRPr="00622A7F" w:rsidDel="00F530B6">
          <w:rPr>
            <w:rStyle w:val="UntertitelZchn"/>
            <w:rFonts w:cs="Arial"/>
          </w:rPr>
          <w:delText>e-f</w:delText>
        </w:r>
        <w:r w:rsidRPr="00622A7F" w:rsidDel="00F530B6">
          <w:rPr>
            <w:rStyle w:val="UntertitelZchn"/>
            <w:rFonts w:cs="Arial"/>
            <w:b w:val="0"/>
          </w:rPr>
          <w:delText xml:space="preserve"> Pathway analysis of genes coding for cell type specifically expressed receptor-ligand pairs at time point GPP3.T0 (</w:delText>
        </w:r>
        <w:r w:rsidRPr="00622A7F" w:rsidDel="00F530B6">
          <w:rPr>
            <w:rStyle w:val="UntertitelZchn"/>
            <w:rFonts w:cs="Arial"/>
          </w:rPr>
          <w:delText>e</w:delText>
        </w:r>
        <w:r w:rsidRPr="00622A7F" w:rsidDel="00F530B6">
          <w:rPr>
            <w:rStyle w:val="UntertitelZchn"/>
            <w:rFonts w:cs="Arial"/>
            <w:b w:val="0"/>
          </w:rPr>
          <w:delText>) and GPP3.T2 (</w:delText>
        </w:r>
        <w:r w:rsidRPr="00622A7F" w:rsidDel="00F530B6">
          <w:rPr>
            <w:rStyle w:val="UntertitelZchn"/>
            <w:rFonts w:cs="Arial"/>
          </w:rPr>
          <w:delText>f</w:delText>
        </w:r>
        <w:r w:rsidRPr="00622A7F" w:rsidDel="00F530B6">
          <w:rPr>
            <w:rStyle w:val="UntertitelZchn"/>
            <w:rFonts w:cs="Arial"/>
            <w:b w:val="0"/>
          </w:rPr>
          <w:delText xml:space="preserve">). </w:delText>
        </w:r>
      </w:del>
    </w:p>
    <w:p w14:paraId="2D7D9D91" w14:textId="77777777" w:rsidR="00D555C3" w:rsidRPr="00622A7F" w:rsidRDefault="00D555C3">
      <w:pPr>
        <w:pStyle w:val="Beschriftung"/>
        <w:rPr>
          <w:rFonts w:cs="Arial"/>
        </w:rPr>
        <w:pPrChange w:id="2652" w:author="Haskamp, Stefan (extern)" w:date="2022-01-02T12:03:00Z">
          <w:pPr/>
        </w:pPrChange>
      </w:pPr>
    </w:p>
    <w:p w14:paraId="47128949" w14:textId="77777777" w:rsidR="00D555C3" w:rsidRPr="00622A7F" w:rsidRDefault="00382E14" w:rsidP="00622A7F">
      <w:pPr>
        <w:keepNext/>
        <w:rPr>
          <w:rFonts w:cs="Arial"/>
        </w:rPr>
      </w:pPr>
      <w:r>
        <w:rPr>
          <w:rFonts w:cs="Arial"/>
        </w:rPr>
        <w:lastRenderedPageBreak/>
        <w:pict w14:anchorId="3E396083">
          <v:shape id="_x0000_i1046" type="#_x0000_t75" style="width:375pt;height:669.3pt">
            <v:imagedata r:id="rId46" o:title="figure4"/>
          </v:shape>
        </w:pict>
      </w:r>
    </w:p>
    <w:p w14:paraId="2D29858B" w14:textId="351DB429" w:rsidR="00D555C3" w:rsidRPr="00622A7F" w:rsidRDefault="00D555C3" w:rsidP="00622A7F">
      <w:pPr>
        <w:pStyle w:val="Beschriftung"/>
        <w:rPr>
          <w:rFonts w:cs="Arial"/>
        </w:rPr>
      </w:pPr>
      <w:bookmarkStart w:id="2653" w:name="_Ref79946695"/>
      <w:bookmarkStart w:id="2654" w:name="_Toc94355242"/>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25</w:t>
      </w:r>
      <w:r w:rsidRPr="00622A7F">
        <w:rPr>
          <w:rFonts w:cs="Arial"/>
        </w:rPr>
        <w:fldChar w:fldCharType="end"/>
      </w:r>
      <w:bookmarkEnd w:id="2653"/>
      <w:r w:rsidRPr="00622A7F">
        <w:rPr>
          <w:rFonts w:cs="Arial"/>
        </w:rPr>
        <w:t xml:space="preserve">: </w:t>
      </w:r>
      <w:del w:id="2655" w:author="ulrike.hueffmeier@gmail.com" w:date="2021-12-01T12:26:00Z">
        <w:r w:rsidRPr="00622A7F" w:rsidDel="004647B6">
          <w:rPr>
            <w:rFonts w:cs="Arial"/>
          </w:rPr>
          <w:delText xml:space="preserve">cell </w:delText>
        </w:r>
      </w:del>
      <w:ins w:id="2656" w:author="ulrike.hueffmeier@gmail.com" w:date="2021-12-01T12:26:00Z">
        <w:r w:rsidR="004647B6">
          <w:rPr>
            <w:rFonts w:cs="Arial"/>
          </w:rPr>
          <w:t>C</w:t>
        </w:r>
        <w:r w:rsidR="004647B6" w:rsidRPr="00622A7F">
          <w:rPr>
            <w:rFonts w:cs="Arial"/>
          </w:rPr>
          <w:t xml:space="preserve">ell </w:t>
        </w:r>
      </w:ins>
      <w:r w:rsidRPr="00622A7F">
        <w:rPr>
          <w:rFonts w:cs="Arial"/>
        </w:rPr>
        <w:t>type specific and immune-related receptor-ligand-pairs during acute episode.</w:t>
      </w:r>
      <w:bookmarkEnd w:id="2654"/>
    </w:p>
    <w:p w14:paraId="2CF4FF09" w14:textId="77777777" w:rsidR="00D555C3" w:rsidRPr="00622A7F" w:rsidRDefault="00D555C3" w:rsidP="00622A7F">
      <w:pPr>
        <w:pStyle w:val="Untertitel"/>
        <w:rPr>
          <w:rFonts w:cs="Arial"/>
        </w:rPr>
      </w:pPr>
      <w:ins w:id="2657" w:author="Haskamp, Stefan (extern)" w:date="2021-08-15T18:57:00Z">
        <w:r w:rsidRPr="00622A7F">
          <w:rPr>
            <w:rFonts w:cs="Arial"/>
            <w:b/>
            <w:rPrChange w:id="2658" w:author="Haskamp, Stefan (extern)" w:date="2021-08-15T18:57:00Z">
              <w:rPr/>
            </w:rPrChange>
          </w:rPr>
          <w:lastRenderedPageBreak/>
          <w:t>a-b</w:t>
        </w:r>
        <w:r w:rsidRPr="00622A7F">
          <w:rPr>
            <w:rFonts w:cs="Arial"/>
          </w:rPr>
          <w:t xml:space="preserve"> Dot plots of cell type specific and immune-related receptor-ligand-pairs at time point GPP3.T0/ day9 (</w:t>
        </w:r>
        <w:r w:rsidRPr="00622A7F">
          <w:rPr>
            <w:rFonts w:cs="Arial"/>
            <w:b/>
            <w:rPrChange w:id="2659" w:author="Haskamp, Stefan (extern)" w:date="2021-08-15T18:58:00Z">
              <w:rPr/>
            </w:rPrChange>
          </w:rPr>
          <w:t>c</w:t>
        </w:r>
        <w:r w:rsidRPr="00622A7F">
          <w:rPr>
            <w:rFonts w:cs="Arial"/>
          </w:rPr>
          <w:t>) and GPP3.T2/ day47 (</w:t>
        </w:r>
        <w:r w:rsidRPr="00622A7F">
          <w:rPr>
            <w:rFonts w:cs="Arial"/>
            <w:b/>
            <w:rPrChange w:id="2660" w:author="Haskamp, Stefan (extern)" w:date="2021-08-15T18:57:00Z">
              <w:rPr/>
            </w:rPrChange>
          </w:rPr>
          <w:t>d</w:t>
        </w:r>
        <w:r w:rsidRPr="00622A7F">
          <w:rPr>
            <w:rFonts w:cs="Arial"/>
          </w:rPr>
          <w:t xml:space="preserve">). The circle size corresponds to the p-value and the color gradient displays the mean expression of ligand and receptor, respectively. Underlined receptor-ligand pairs are described in the </w:t>
        </w:r>
      </w:ins>
      <w:ins w:id="2661" w:author="Haskamp, Stefan (extern)" w:date="2021-08-15T18:58:00Z">
        <w:r w:rsidRPr="00622A7F">
          <w:rPr>
            <w:rFonts w:cs="Arial"/>
          </w:rPr>
          <w:t>main text</w:t>
        </w:r>
      </w:ins>
      <w:ins w:id="2662" w:author="Haskamp, Stefan (extern)" w:date="2021-08-15T18:57:00Z">
        <w:r w:rsidRPr="00622A7F">
          <w:rPr>
            <w:rFonts w:cs="Arial"/>
          </w:rPr>
          <w:t>.</w:t>
        </w:r>
      </w:ins>
    </w:p>
    <w:p w14:paraId="4DE8D86E" w14:textId="77777777" w:rsidR="00D555C3" w:rsidRPr="00622A7F" w:rsidRDefault="00D555C3" w:rsidP="00622A7F">
      <w:pPr>
        <w:rPr>
          <w:rFonts w:cs="Arial"/>
        </w:rPr>
      </w:pPr>
    </w:p>
    <w:p w14:paraId="78C3DDD5" w14:textId="77777777" w:rsidR="00D555C3" w:rsidRPr="00622A7F" w:rsidRDefault="00382E14" w:rsidP="00622A7F">
      <w:pPr>
        <w:keepNext/>
        <w:rPr>
          <w:rFonts w:cs="Arial"/>
        </w:rPr>
      </w:pPr>
      <w:r>
        <w:rPr>
          <w:rFonts w:cs="Arial"/>
        </w:rPr>
        <w:pict w14:anchorId="3A385B5B">
          <v:shape id="_x0000_i1047" type="#_x0000_t75" style="width:455.05pt;height:266.1pt">
            <v:imagedata r:id="rId47" o:title="figure4"/>
          </v:shape>
        </w:pict>
      </w:r>
    </w:p>
    <w:p w14:paraId="0D222779" w14:textId="57F50571" w:rsidR="00D555C3" w:rsidRPr="00622A7F" w:rsidRDefault="00D555C3" w:rsidP="00622A7F">
      <w:pPr>
        <w:pStyle w:val="Beschriftung"/>
        <w:rPr>
          <w:rFonts w:cs="Arial"/>
        </w:rPr>
      </w:pPr>
      <w:bookmarkStart w:id="2663" w:name="_Ref79946759"/>
      <w:bookmarkStart w:id="2664" w:name="_Toc94355243"/>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26</w:t>
      </w:r>
      <w:r w:rsidRPr="00622A7F">
        <w:rPr>
          <w:rFonts w:cs="Arial"/>
        </w:rPr>
        <w:fldChar w:fldCharType="end"/>
      </w:r>
      <w:bookmarkEnd w:id="2663"/>
      <w:r w:rsidRPr="00622A7F">
        <w:rPr>
          <w:rFonts w:cs="Arial"/>
        </w:rPr>
        <w:t>: Pathway analysis of genes coding for cell type specifically expressed receptor-ligand pairs at time point GPP3.T0 (e) and GPP3.T2 (f).</w:t>
      </w:r>
      <w:bookmarkEnd w:id="2664"/>
    </w:p>
    <w:p w14:paraId="7251006E" w14:textId="77777777" w:rsidR="00D555C3" w:rsidRPr="00622A7F" w:rsidRDefault="00D555C3" w:rsidP="00622A7F">
      <w:pPr>
        <w:rPr>
          <w:rFonts w:cs="Arial"/>
        </w:rPr>
      </w:pPr>
    </w:p>
    <w:p w14:paraId="288A73FF" w14:textId="77777777" w:rsidR="00D555C3" w:rsidRPr="00622A7F" w:rsidRDefault="00D555C3" w:rsidP="00622A7F">
      <w:pPr>
        <w:pStyle w:val="berschrift3"/>
        <w:rPr>
          <w:rFonts w:cs="Arial"/>
        </w:rPr>
      </w:pPr>
      <w:bookmarkStart w:id="2665" w:name="_Toc72229642"/>
      <w:bookmarkStart w:id="2666" w:name="_Toc91488899"/>
      <w:r w:rsidRPr="00622A7F">
        <w:rPr>
          <w:rFonts w:cs="Arial"/>
        </w:rPr>
        <w:t>Transcriptome analysis of neutrophils in acute episode</w:t>
      </w:r>
      <w:bookmarkEnd w:id="2665"/>
      <w:bookmarkEnd w:id="2666"/>
    </w:p>
    <w:p w14:paraId="6290D72D" w14:textId="4074002D" w:rsidR="00D555C3" w:rsidRPr="00622A7F" w:rsidRDefault="00D555C3" w:rsidP="00622A7F">
      <w:pPr>
        <w:rPr>
          <w:rFonts w:cs="Arial"/>
        </w:rPr>
      </w:pPr>
      <w:commentRangeStart w:id="2667"/>
      <w:r w:rsidRPr="00622A7F">
        <w:rPr>
          <w:rFonts w:cs="Arial"/>
        </w:rPr>
        <w:t>Principal component analysis</w:t>
      </w:r>
      <w:ins w:id="2668" w:author="Haskamp, Stefan (extern)" w:date="2021-08-15T19:03:00Z">
        <w:r w:rsidRPr="00622A7F">
          <w:rPr>
            <w:rFonts w:cs="Arial"/>
          </w:rPr>
          <w:t xml:space="preserve"> of </w:t>
        </w:r>
      </w:ins>
      <w:ins w:id="2669" w:author="Haskamp, Stefan (extern)" w:date="2021-08-15T19:06:00Z">
        <w:r w:rsidRPr="00622A7F">
          <w:rPr>
            <w:rFonts w:cs="Arial"/>
          </w:rPr>
          <w:t>transcriptome of neutrophils</w:t>
        </w:r>
      </w:ins>
      <w:r w:rsidRPr="00622A7F">
        <w:rPr>
          <w:rFonts w:cs="Arial"/>
        </w:rPr>
        <w:t xml:space="preserve"> </w:t>
      </w:r>
      <w:commentRangeEnd w:id="2667"/>
      <w:r w:rsidRPr="00622A7F">
        <w:rPr>
          <w:rStyle w:val="Kommentarzeichen"/>
          <w:rFonts w:cs="Arial"/>
        </w:rPr>
        <w:commentReference w:id="2667"/>
      </w:r>
      <w:r w:rsidRPr="00622A7F">
        <w:rPr>
          <w:rFonts w:cs="Arial"/>
        </w:rPr>
        <w:t xml:space="preserve">indicated a </w:t>
      </w:r>
      <w:commentRangeStart w:id="2670"/>
      <w:r w:rsidRPr="00622A7F">
        <w:rPr>
          <w:rFonts w:cs="Arial"/>
        </w:rPr>
        <w:t xml:space="preserve">strong difference of GPP3.T0 and GPP3.T2 compared to GPP3.T1 </w:t>
      </w:r>
      <w:commentRangeEnd w:id="2670"/>
      <w:r w:rsidRPr="00622A7F">
        <w:rPr>
          <w:rStyle w:val="Kommentarzeichen"/>
          <w:rFonts w:cs="Arial"/>
        </w:rPr>
        <w:commentReference w:id="2670"/>
      </w:r>
      <w:r w:rsidRPr="00622A7F">
        <w:rPr>
          <w:rFonts w:cs="Arial"/>
        </w:rPr>
        <w:t>(</w:t>
      </w:r>
      <w:r w:rsidRPr="00622A7F">
        <w:rPr>
          <w:rFonts w:cs="Arial"/>
        </w:rPr>
        <w:fldChar w:fldCharType="begin"/>
      </w:r>
      <w:r w:rsidRPr="00622A7F">
        <w:rPr>
          <w:rFonts w:cs="Arial"/>
        </w:rPr>
        <w:instrText xml:space="preserve"> REF _Ref73460593 \h </w:instrText>
      </w:r>
      <w:r w:rsidR="00622A7F">
        <w:rPr>
          <w:rFonts w:cs="Arial"/>
        </w:rPr>
        <w:instrText xml:space="preserve"> \* MERGEFORMAT </w:instrText>
      </w:r>
      <w:r w:rsidRPr="00622A7F">
        <w:rPr>
          <w:rFonts w:cs="Arial"/>
        </w:rPr>
      </w:r>
      <w:r w:rsidRPr="00622A7F">
        <w:rPr>
          <w:rFonts w:cs="Arial"/>
        </w:rPr>
        <w:fldChar w:fldCharType="separate"/>
      </w:r>
      <w:ins w:id="2671" w:author="Haskamp, Stefan (extern)" w:date="2022-01-29T13:25:00Z">
        <w:r w:rsidR="002D4AD7" w:rsidRPr="00622A7F">
          <w:rPr>
            <w:rFonts w:cs="Arial"/>
          </w:rPr>
          <w:t xml:space="preserve">Figure </w:t>
        </w:r>
        <w:r w:rsidR="002D4AD7">
          <w:rPr>
            <w:rFonts w:cs="Arial"/>
            <w:noProof/>
          </w:rPr>
          <w:t>27</w:t>
        </w:r>
      </w:ins>
      <w:r w:rsidRPr="00622A7F">
        <w:rPr>
          <w:rFonts w:cs="Arial"/>
        </w:rPr>
        <w:fldChar w:fldCharType="end"/>
      </w:r>
      <w:r w:rsidRPr="00622A7F">
        <w:rPr>
          <w:rFonts w:cs="Arial"/>
        </w:rPr>
        <w:t>a)</w:t>
      </w:r>
      <w:ins w:id="2672" w:author="Haskamp, Stefan (extern)" w:date="2021-08-15T19:16:00Z">
        <w:r w:rsidRPr="00622A7F">
          <w:rPr>
            <w:rFonts w:cs="Arial"/>
          </w:rPr>
          <w:t>, when considering that PC1 (</w:t>
        </w:r>
      </w:ins>
      <w:ins w:id="2673" w:author="Haskamp, Stefan (extern)" w:date="2021-08-15T19:17:00Z">
        <w:r w:rsidRPr="00622A7F">
          <w:rPr>
            <w:rFonts w:cs="Arial"/>
          </w:rPr>
          <w:t>x-axis</w:t>
        </w:r>
      </w:ins>
      <w:ins w:id="2674" w:author="Haskamp, Stefan (extern)" w:date="2021-08-15T19:16:00Z">
        <w:r w:rsidRPr="00622A7F">
          <w:rPr>
            <w:rFonts w:cs="Arial"/>
          </w:rPr>
          <w:t>)</w:t>
        </w:r>
      </w:ins>
      <w:ins w:id="2675" w:author="Haskamp, Stefan (extern)" w:date="2021-08-15T19:17:00Z">
        <w:r w:rsidRPr="00622A7F">
          <w:rPr>
            <w:rFonts w:cs="Arial"/>
          </w:rPr>
          <w:t xml:space="preserve"> displays 66%</w:t>
        </w:r>
      </w:ins>
      <w:ins w:id="2676" w:author="Haskamp, Stefan (extern)" w:date="2021-08-15T19:16:00Z">
        <w:r w:rsidRPr="00622A7F">
          <w:rPr>
            <w:rFonts w:cs="Arial"/>
          </w:rPr>
          <w:t xml:space="preserve"> </w:t>
        </w:r>
      </w:ins>
      <w:ins w:id="2677" w:author="Haskamp, Stefan (extern)" w:date="2021-08-15T19:17:00Z">
        <w:r w:rsidRPr="00622A7F">
          <w:rPr>
            <w:rFonts w:cs="Arial"/>
          </w:rPr>
          <w:t>of variance</w:t>
        </w:r>
      </w:ins>
      <w:r w:rsidRPr="00622A7F">
        <w:rPr>
          <w:rFonts w:cs="Arial"/>
        </w:rPr>
        <w:t xml:space="preserve">. Overall, 14,836 genes were expressed in neutrophils during the acute episode. A </w:t>
      </w:r>
      <w:commentRangeStart w:id="2678"/>
      <w:del w:id="2679" w:author="Haskamp, Stefan (extern)" w:date="2021-08-15T19:18:00Z">
        <w:r w:rsidRPr="00622A7F" w:rsidDel="003B6207">
          <w:rPr>
            <w:rFonts w:cs="Arial"/>
          </w:rPr>
          <w:delText xml:space="preserve">gene-wise </w:delText>
        </w:r>
      </w:del>
      <w:commentRangeEnd w:id="2678"/>
      <w:r w:rsidRPr="00622A7F">
        <w:rPr>
          <w:rStyle w:val="Kommentarzeichen"/>
          <w:rFonts w:cs="Arial"/>
        </w:rPr>
        <w:commentReference w:id="2678"/>
      </w:r>
      <w:r w:rsidRPr="00622A7F">
        <w:rPr>
          <w:rFonts w:cs="Arial"/>
        </w:rPr>
        <w:t>linear model</w:t>
      </w:r>
      <w:ins w:id="2680" w:author="Haskamp, Stefan (extern)" w:date="2021-08-15T19:18:00Z">
        <w:r w:rsidRPr="00622A7F">
          <w:rPr>
            <w:rFonts w:cs="Arial"/>
          </w:rPr>
          <w:t xml:space="preserve"> for each gene</w:t>
        </w:r>
      </w:ins>
      <w:r w:rsidRPr="00622A7F">
        <w:rPr>
          <w:rFonts w:cs="Arial"/>
        </w:rPr>
        <w:t xml:space="preserve"> revealed 53 genes, which showed a strong</w:t>
      </w:r>
      <w:ins w:id="2681" w:author="Hüffmeier, Ulrike" w:date="2021-08-04T15:59:00Z">
        <w:r w:rsidRPr="00622A7F">
          <w:rPr>
            <w:rFonts w:cs="Arial"/>
          </w:rPr>
          <w:t>ly</w:t>
        </w:r>
      </w:ins>
      <w:r w:rsidRPr="00622A7F">
        <w:rPr>
          <w:rFonts w:cs="Arial"/>
        </w:rPr>
        <w:t xml:space="preserve"> decreased or increased expression over time. Pathway analysis of these genes showed “type I interferon signaling pathway” as </w:t>
      </w:r>
      <w:ins w:id="2682" w:author="Hüffmeier, Ulrike" w:date="2021-08-04T16:00:00Z">
        <w:r w:rsidRPr="00622A7F">
          <w:rPr>
            <w:rFonts w:cs="Arial"/>
          </w:rPr>
          <w:t xml:space="preserve">the </w:t>
        </w:r>
      </w:ins>
      <w:r w:rsidRPr="00622A7F">
        <w:rPr>
          <w:rFonts w:cs="Arial"/>
        </w:rPr>
        <w:t>most enriched pathway (</w:t>
      </w:r>
      <w:r w:rsidRPr="00622A7F">
        <w:rPr>
          <w:rFonts w:cs="Arial"/>
        </w:rPr>
        <w:fldChar w:fldCharType="begin"/>
      </w:r>
      <w:r w:rsidRPr="00622A7F">
        <w:rPr>
          <w:rFonts w:cs="Arial"/>
        </w:rPr>
        <w:instrText xml:space="preserve"> REF _Ref73460593 \h </w:instrText>
      </w:r>
      <w:r w:rsidR="00622A7F">
        <w:rPr>
          <w:rFonts w:cs="Arial"/>
        </w:rPr>
        <w:instrText xml:space="preserve"> \* MERGEFORMAT </w:instrText>
      </w:r>
      <w:r w:rsidRPr="00622A7F">
        <w:rPr>
          <w:rFonts w:cs="Arial"/>
        </w:rPr>
      </w:r>
      <w:r w:rsidRPr="00622A7F">
        <w:rPr>
          <w:rFonts w:cs="Arial"/>
        </w:rPr>
        <w:fldChar w:fldCharType="separate"/>
      </w:r>
      <w:ins w:id="2683" w:author="Haskamp, Stefan (extern)" w:date="2022-01-29T13:25:00Z">
        <w:r w:rsidR="002D4AD7" w:rsidRPr="00622A7F">
          <w:rPr>
            <w:rFonts w:cs="Arial"/>
          </w:rPr>
          <w:t xml:space="preserve">Figure </w:t>
        </w:r>
        <w:r w:rsidR="002D4AD7">
          <w:rPr>
            <w:rFonts w:cs="Arial"/>
            <w:noProof/>
          </w:rPr>
          <w:t>27</w:t>
        </w:r>
      </w:ins>
      <w:r w:rsidRPr="00622A7F">
        <w:rPr>
          <w:rFonts w:cs="Arial"/>
        </w:rPr>
        <w:fldChar w:fldCharType="end"/>
      </w:r>
      <w:r w:rsidRPr="00622A7F">
        <w:rPr>
          <w:rFonts w:cs="Arial"/>
        </w:rPr>
        <w:t xml:space="preserve">b). </w:t>
      </w:r>
      <w:ins w:id="2684" w:author="Haskamp, Stefan (extern)" w:date="2021-08-15T19:23:00Z">
        <w:r w:rsidRPr="00622A7F">
          <w:rPr>
            <w:rFonts w:cs="Arial"/>
          </w:rPr>
          <w:t xml:space="preserve">The P value was more than six potencies lower compared to the </w:t>
        </w:r>
      </w:ins>
      <w:ins w:id="2685" w:author="Haskamp, Stefan (extern)" w:date="2021-08-15T19:24:00Z">
        <w:del w:id="2686" w:author="ulrike.hueffmeier@gmail.com" w:date="2021-11-28T21:25:00Z">
          <w:r w:rsidRPr="00622A7F" w:rsidDel="00353642">
            <w:rPr>
              <w:rFonts w:cs="Arial"/>
            </w:rPr>
            <w:delText>following</w:delText>
          </w:r>
        </w:del>
      </w:ins>
      <w:ins w:id="2687" w:author="ulrike.hueffmeier@gmail.com" w:date="2021-11-28T21:25:00Z">
        <w:r w:rsidR="00353642">
          <w:rPr>
            <w:rFonts w:cs="Arial"/>
          </w:rPr>
          <w:t>second most en</w:t>
        </w:r>
      </w:ins>
      <w:ins w:id="2688" w:author="ulrike.hueffmeier@gmail.com" w:date="2021-11-28T21:26:00Z">
        <w:r w:rsidR="00353642">
          <w:rPr>
            <w:rFonts w:cs="Arial"/>
          </w:rPr>
          <w:t>riched</w:t>
        </w:r>
      </w:ins>
      <w:ins w:id="2689" w:author="Haskamp, Stefan (extern)" w:date="2021-08-15T19:24:00Z">
        <w:r w:rsidRPr="00622A7F">
          <w:rPr>
            <w:rFonts w:cs="Arial"/>
          </w:rPr>
          <w:t xml:space="preserve"> pathway.</w:t>
        </w:r>
      </w:ins>
    </w:p>
    <w:p w14:paraId="699BB582" w14:textId="77777777" w:rsidR="00D555C3" w:rsidRPr="00622A7F" w:rsidRDefault="00382E14" w:rsidP="00622A7F">
      <w:pPr>
        <w:keepNext/>
        <w:rPr>
          <w:rFonts w:cs="Arial"/>
        </w:rPr>
      </w:pPr>
      <w:r>
        <w:rPr>
          <w:rFonts w:cs="Arial"/>
        </w:rPr>
        <w:lastRenderedPageBreak/>
        <w:pict w14:anchorId="1F157CC4">
          <v:shape id="_x0000_i1048" type="#_x0000_t75" style="width:453.3pt;height:387.65pt">
            <v:imagedata r:id="rId48" o:title="figure4"/>
          </v:shape>
        </w:pict>
      </w:r>
    </w:p>
    <w:p w14:paraId="158F261A" w14:textId="40F94FB5" w:rsidR="00D555C3" w:rsidRPr="00622A7F" w:rsidRDefault="00D555C3" w:rsidP="00622A7F">
      <w:pPr>
        <w:pStyle w:val="Beschriftung"/>
        <w:rPr>
          <w:rFonts w:cs="Arial"/>
          <w:noProof/>
        </w:rPr>
      </w:pPr>
      <w:bookmarkStart w:id="2690" w:name="_Ref73460593"/>
      <w:bookmarkStart w:id="2691" w:name="_Toc94355244"/>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27</w:t>
      </w:r>
      <w:r w:rsidRPr="00622A7F">
        <w:rPr>
          <w:rFonts w:cs="Arial"/>
        </w:rPr>
        <w:fldChar w:fldCharType="end"/>
      </w:r>
      <w:bookmarkEnd w:id="2690"/>
      <w:r w:rsidRPr="00622A7F">
        <w:rPr>
          <w:rFonts w:cs="Arial"/>
        </w:rPr>
        <w:t xml:space="preserve">: Transcriptome analysis </w:t>
      </w:r>
      <w:r w:rsidRPr="00622A7F">
        <w:rPr>
          <w:rFonts w:cs="Arial"/>
          <w:noProof/>
        </w:rPr>
        <w:t>neutrophils of GPP3 within an acute episode.</w:t>
      </w:r>
      <w:bookmarkEnd w:id="2691"/>
      <w:r w:rsidRPr="00622A7F">
        <w:rPr>
          <w:rFonts w:cs="Arial"/>
          <w:noProof/>
        </w:rPr>
        <w:t xml:space="preserve"> </w:t>
      </w:r>
    </w:p>
    <w:p w14:paraId="2FB5802C" w14:textId="77777777" w:rsidR="00D555C3" w:rsidRPr="00622A7F" w:rsidRDefault="00D555C3" w:rsidP="00622A7F">
      <w:pPr>
        <w:pStyle w:val="Beschriftung"/>
        <w:rPr>
          <w:rStyle w:val="UntertitelZchn"/>
          <w:rFonts w:cs="Arial"/>
          <w:b w:val="0"/>
        </w:rPr>
      </w:pPr>
      <w:r w:rsidRPr="00622A7F">
        <w:rPr>
          <w:rFonts w:cs="Arial"/>
          <w:noProof/>
        </w:rPr>
        <w:t xml:space="preserve">a </w:t>
      </w:r>
      <w:r w:rsidRPr="00622A7F">
        <w:rPr>
          <w:rStyle w:val="UntertitelZchn"/>
          <w:rFonts w:cs="Arial"/>
          <w:b w:val="0"/>
        </w:rPr>
        <w:t xml:space="preserve">Principal component analysis of transcriptomes in neutrophils of GPP3 at the three time points GPP3.T0/ day 9, GPP3.T1/ day 15 and GPP3.T2/ day 47. </w:t>
      </w:r>
      <w:r w:rsidRPr="00622A7F">
        <w:rPr>
          <w:rStyle w:val="UntertitelZchn"/>
          <w:rFonts w:cs="Arial"/>
        </w:rPr>
        <w:t>b</w:t>
      </w:r>
      <w:r w:rsidRPr="00622A7F">
        <w:rPr>
          <w:rStyle w:val="UntertitelZchn"/>
          <w:rFonts w:cs="Arial"/>
          <w:b w:val="0"/>
        </w:rPr>
        <w:t xml:space="preserve"> pathway analysis of neutrophilic genes</w:t>
      </w:r>
      <w:ins w:id="2692" w:author="Haskamp, Stefan (extern)" w:date="2021-08-15T19:20:00Z">
        <w:r w:rsidRPr="00622A7F">
          <w:rPr>
            <w:rStyle w:val="UntertitelZchn"/>
            <w:rFonts w:cs="Arial"/>
            <w:b w:val="0"/>
          </w:rPr>
          <w:t xml:space="preserve"> that changed during the acute episode.</w:t>
        </w:r>
      </w:ins>
      <w:ins w:id="2693" w:author="Haskamp, Stefan (extern)" w:date="2021-08-15T19:21:00Z">
        <w:r w:rsidRPr="00622A7F">
          <w:rPr>
            <w:rStyle w:val="UntertitelZchn"/>
            <w:rFonts w:cs="Arial"/>
            <w:b w:val="0"/>
          </w:rPr>
          <w:t xml:space="preserve"> </w:t>
        </w:r>
      </w:ins>
      <w:del w:id="2694" w:author="Haskamp, Stefan (extern)" w:date="2021-08-15T19:21:00Z">
        <w:r w:rsidRPr="00622A7F" w:rsidDel="003B6207">
          <w:rPr>
            <w:rStyle w:val="UntertitelZchn"/>
            <w:rFonts w:cs="Arial"/>
            <w:b w:val="0"/>
          </w:rPr>
          <w:delText xml:space="preserve"> </w:delText>
        </w:r>
        <w:commentRangeStart w:id="2695"/>
        <w:r w:rsidRPr="00622A7F" w:rsidDel="003B6207">
          <w:rPr>
            <w:rStyle w:val="UntertitelZchn"/>
            <w:rFonts w:cs="Arial"/>
            <w:b w:val="0"/>
          </w:rPr>
          <w:delText>which have the highest absolute slope</w:delText>
        </w:r>
      </w:del>
      <w:commentRangeEnd w:id="2695"/>
      <w:r w:rsidRPr="00622A7F">
        <w:rPr>
          <w:rStyle w:val="Kommentarzeichen"/>
          <w:rFonts w:cs="Arial"/>
          <w:b w:val="0"/>
          <w:iCs w:val="0"/>
          <w:color w:val="auto"/>
        </w:rPr>
        <w:commentReference w:id="2695"/>
      </w:r>
      <w:ins w:id="2696" w:author="Hüffmeier, Ulrike" w:date="2021-08-04T16:00:00Z">
        <w:del w:id="2697" w:author="Haskamp, Stefan (extern)" w:date="2021-08-15T19:21:00Z">
          <w:r w:rsidRPr="00622A7F" w:rsidDel="003B6207">
            <w:rPr>
              <w:rStyle w:val="UntertitelZchn"/>
              <w:rFonts w:cs="Arial"/>
              <w:b w:val="0"/>
            </w:rPr>
            <w:delText>.</w:delText>
          </w:r>
        </w:del>
      </w:ins>
      <w:del w:id="2698" w:author="Haskamp, Stefan (extern)" w:date="2021-08-15T19:21:00Z">
        <w:r w:rsidRPr="00622A7F" w:rsidDel="003B6207">
          <w:rPr>
            <w:rStyle w:val="UntertitelZchn"/>
            <w:rFonts w:cs="Arial"/>
            <w:b w:val="0"/>
          </w:rPr>
          <w:delText xml:space="preserve"> </w:delText>
        </w:r>
      </w:del>
    </w:p>
    <w:p w14:paraId="347F5239" w14:textId="0778A1ED" w:rsidR="00D555C3" w:rsidRPr="00622A7F" w:rsidRDefault="00D555C3" w:rsidP="00D555C3">
      <w:pPr>
        <w:spacing w:line="259" w:lineRule="auto"/>
        <w:jc w:val="left"/>
        <w:rPr>
          <w:rFonts w:cs="Arial"/>
        </w:rPr>
      </w:pPr>
      <w:r w:rsidRPr="00622A7F">
        <w:rPr>
          <w:rFonts w:cs="Arial"/>
        </w:rPr>
        <w:br w:type="page"/>
      </w:r>
    </w:p>
    <w:p w14:paraId="1EB3A24B" w14:textId="5FCC1CF2" w:rsidR="00D555C3" w:rsidRPr="00622A7F" w:rsidRDefault="00D555C3" w:rsidP="00622A7F">
      <w:pPr>
        <w:pStyle w:val="berschrift1"/>
        <w:rPr>
          <w:rFonts w:cs="Arial"/>
        </w:rPr>
      </w:pPr>
      <w:bookmarkStart w:id="2699" w:name="_Toc91488900"/>
      <w:r w:rsidRPr="00622A7F">
        <w:rPr>
          <w:rFonts w:cs="Arial"/>
        </w:rPr>
        <w:lastRenderedPageBreak/>
        <w:t>Discussion</w:t>
      </w:r>
      <w:bookmarkEnd w:id="2"/>
      <w:bookmarkEnd w:id="2699"/>
    </w:p>
    <w:p w14:paraId="6C65DD3A" w14:textId="61A83B83" w:rsidR="00D555C3" w:rsidRPr="00622A7F" w:rsidRDefault="00D555C3" w:rsidP="00622A7F">
      <w:pPr>
        <w:pStyle w:val="berschrift2"/>
        <w:rPr>
          <w:rFonts w:cs="Arial"/>
        </w:rPr>
      </w:pPr>
      <w:bookmarkStart w:id="2700" w:name="_Toc72499327"/>
      <w:bookmarkStart w:id="2701" w:name="_Toc91488901"/>
      <w:r w:rsidRPr="00622A7F">
        <w:rPr>
          <w:rFonts w:cs="Arial"/>
        </w:rPr>
        <w:t xml:space="preserve">Pathogenic </w:t>
      </w:r>
      <w:r w:rsidRPr="00622A7F">
        <w:rPr>
          <w:rFonts w:cs="Arial"/>
          <w:i/>
        </w:rPr>
        <w:t>MPO</w:t>
      </w:r>
      <w:r w:rsidRPr="00622A7F">
        <w:rPr>
          <w:rFonts w:cs="Arial"/>
        </w:rPr>
        <w:t xml:space="preserve"> variants in GPP</w:t>
      </w:r>
      <w:bookmarkEnd w:id="2700"/>
      <w:bookmarkEnd w:id="2701"/>
    </w:p>
    <w:p w14:paraId="1AE4ECF0" w14:textId="11866CDA" w:rsidR="00D555C3" w:rsidRPr="00622A7F" w:rsidRDefault="00D555C3" w:rsidP="00622A7F">
      <w:pPr>
        <w:rPr>
          <w:rFonts w:cs="Arial"/>
        </w:rPr>
      </w:pPr>
      <w:commentRangeStart w:id="2702"/>
      <w:del w:id="2703" w:author="Stefan" w:date="2021-10-15T12:30:00Z">
        <w:r w:rsidRPr="00622A7F" w:rsidDel="00AA6B5D">
          <w:rPr>
            <w:rFonts w:cs="Arial"/>
          </w:rPr>
          <w:delText>GPP is a rare multi</w:delText>
        </w:r>
      </w:del>
      <w:ins w:id="2704" w:author="Hüffmeier, Ulrike" w:date="2021-10-13T11:05:00Z">
        <w:del w:id="2705" w:author="Stefan" w:date="2021-10-15T12:30:00Z">
          <w:r w:rsidRPr="00622A7F" w:rsidDel="00AA6B5D">
            <w:rPr>
              <w:rFonts w:cs="Arial"/>
            </w:rPr>
            <w:delText>-</w:delText>
          </w:r>
        </w:del>
      </w:ins>
      <w:del w:id="2706" w:author="Stefan" w:date="2021-10-15T12:30:00Z">
        <w:r w:rsidRPr="00622A7F" w:rsidDel="00AA6B5D">
          <w:rPr>
            <w:rFonts w:cs="Arial"/>
          </w:rPr>
          <w:delText xml:space="preserve">systemic subtype of psoriasis and potentially life-threatening. </w:delText>
        </w:r>
      </w:del>
      <w:r w:rsidRPr="00622A7F">
        <w:rPr>
          <w:rFonts w:cs="Arial"/>
        </w:rPr>
        <w:t>The genetic basis of th</w:t>
      </w:r>
      <w:ins w:id="2707" w:author="Stefan" w:date="2021-10-15T12:28:00Z">
        <w:r w:rsidRPr="00622A7F">
          <w:rPr>
            <w:rFonts w:cs="Arial"/>
          </w:rPr>
          <w:t>e rare multi-systemic subtype of psoriasis</w:t>
        </w:r>
        <w:r w:rsidRPr="00622A7F" w:rsidDel="00AA6B5D">
          <w:rPr>
            <w:rFonts w:cs="Arial"/>
          </w:rPr>
          <w:t xml:space="preserve"> </w:t>
        </w:r>
      </w:ins>
      <w:ins w:id="2708" w:author="Stefan" w:date="2021-10-15T12:29:00Z">
        <w:r w:rsidRPr="00622A7F">
          <w:rPr>
            <w:rFonts w:cs="Arial"/>
          </w:rPr>
          <w:t>GPP</w:t>
        </w:r>
      </w:ins>
      <w:del w:id="2709" w:author="Stefan" w:date="2021-10-15T12:28:00Z">
        <w:r w:rsidRPr="00622A7F" w:rsidDel="00AA6B5D">
          <w:rPr>
            <w:rFonts w:cs="Arial"/>
          </w:rPr>
          <w:delText>is</w:delText>
        </w:r>
      </w:del>
      <w:r w:rsidRPr="00622A7F">
        <w:rPr>
          <w:rFonts w:cs="Arial"/>
        </w:rPr>
        <w:t xml:space="preserve"> </w:t>
      </w:r>
      <w:del w:id="2710" w:author="Stefan" w:date="2021-10-15T12:29:00Z">
        <w:r w:rsidRPr="00622A7F" w:rsidDel="00AA6B5D">
          <w:rPr>
            <w:rFonts w:cs="Arial"/>
          </w:rPr>
          <w:delText xml:space="preserve">inheritable disease </w:delText>
        </w:r>
      </w:del>
      <w:r w:rsidRPr="00622A7F">
        <w:rPr>
          <w:rFonts w:cs="Arial"/>
        </w:rPr>
        <w:t xml:space="preserve">is </w:t>
      </w:r>
      <w:del w:id="2711" w:author="Stefan" w:date="2021-10-15T12:29:00Z">
        <w:r w:rsidRPr="00622A7F" w:rsidDel="00AA6B5D">
          <w:rPr>
            <w:rFonts w:cs="Arial"/>
          </w:rPr>
          <w:delText xml:space="preserve">elusive </w:delText>
        </w:r>
      </w:del>
      <w:ins w:id="2712" w:author="Stefan" w:date="2021-10-15T12:29:00Z">
        <w:r w:rsidRPr="00622A7F">
          <w:rPr>
            <w:rFonts w:cs="Arial"/>
          </w:rPr>
          <w:t xml:space="preserve">unknown </w:t>
        </w:r>
      </w:ins>
      <w:r w:rsidRPr="00622A7F">
        <w:rPr>
          <w:rFonts w:cs="Arial"/>
        </w:rPr>
        <w:t xml:space="preserve">for the majority of GPP cases </w:t>
      </w:r>
      <w:r w:rsidR="009A7AD4">
        <w:rPr>
          <w:rFonts w:cs="Arial"/>
        </w:rPr>
        <w:t>{Mossner, 2018 #1364}</w:t>
      </w:r>
      <w:ins w:id="2713" w:author="Stefan" w:date="2021-10-15T12:29:00Z">
        <w:r w:rsidRPr="00622A7F">
          <w:rPr>
            <w:rFonts w:cs="Arial"/>
          </w:rPr>
          <w:t xml:space="preserve">, although </w:t>
        </w:r>
      </w:ins>
      <w:del w:id="2714" w:author="Stefan" w:date="2021-10-15T12:29:00Z">
        <w:r w:rsidRPr="00622A7F" w:rsidDel="00AA6B5D">
          <w:rPr>
            <w:rFonts w:cs="Arial"/>
          </w:rPr>
          <w:delText xml:space="preserve">. Until now, </w:delText>
        </w:r>
      </w:del>
      <w:r w:rsidRPr="00622A7F">
        <w:rPr>
          <w:rFonts w:cs="Arial"/>
        </w:rPr>
        <w:t xml:space="preserve">variants in </w:t>
      </w:r>
      <w:r w:rsidRPr="00622A7F">
        <w:rPr>
          <w:rFonts w:cs="Arial"/>
          <w:i/>
        </w:rPr>
        <w:t>IL36RN</w:t>
      </w:r>
      <w:r w:rsidRPr="00622A7F">
        <w:rPr>
          <w:rFonts w:cs="Arial"/>
        </w:rPr>
        <w:t xml:space="preserve">, </w:t>
      </w:r>
      <w:r w:rsidRPr="00622A7F">
        <w:rPr>
          <w:rFonts w:cs="Arial"/>
          <w:i/>
        </w:rPr>
        <w:t>CARD14</w:t>
      </w:r>
      <w:r w:rsidRPr="00622A7F">
        <w:rPr>
          <w:rFonts w:cs="Arial"/>
        </w:rPr>
        <w:t xml:space="preserve">, </w:t>
      </w:r>
      <w:r w:rsidRPr="00622A7F">
        <w:rPr>
          <w:rFonts w:cs="Arial"/>
          <w:i/>
        </w:rPr>
        <w:t>AP1S3</w:t>
      </w:r>
      <w:r w:rsidRPr="00622A7F">
        <w:rPr>
          <w:rFonts w:cs="Arial"/>
        </w:rPr>
        <w:t xml:space="preserve"> and </w:t>
      </w:r>
      <w:r w:rsidRPr="00622A7F">
        <w:rPr>
          <w:rFonts w:cs="Arial"/>
          <w:i/>
        </w:rPr>
        <w:t>SERPINA3</w:t>
      </w:r>
      <w:r w:rsidRPr="00622A7F">
        <w:rPr>
          <w:rFonts w:cs="Arial"/>
        </w:rPr>
        <w:t xml:space="preserve"> have been associated with this </w:t>
      </w:r>
      <w:del w:id="2715" w:author="Stefan" w:date="2021-10-15T12:30:00Z">
        <w:r w:rsidRPr="00622A7F" w:rsidDel="00AA6B5D">
          <w:rPr>
            <w:rFonts w:cs="Arial"/>
          </w:rPr>
          <w:delText>rare pustular psoriasis subtype</w:delText>
        </w:r>
      </w:del>
      <w:ins w:id="2716" w:author="Stefan" w:date="2021-10-15T12:30:00Z">
        <w:r w:rsidRPr="00622A7F">
          <w:rPr>
            <w:rFonts w:cs="Arial"/>
          </w:rPr>
          <w:t>auto-inflammatory disease</w:t>
        </w:r>
      </w:ins>
      <w:r w:rsidRPr="00622A7F">
        <w:rPr>
          <w:rFonts w:cs="Arial"/>
        </w:rPr>
        <w:t xml:space="preserve"> </w:t>
      </w:r>
      <w:commentRangeStart w:id="2717"/>
      <w:r w:rsidR="009A7AD4">
        <w:rPr>
          <w:rFonts w:cs="Arial"/>
        </w:rPr>
        <w:t>{Marrakchi, 2011 #779;Jordan, 2012 #602;Setta-Kaffetzi, 2014 #1070;Onoufriadis, 2011 #887;Frey, 2020 #1702;}</w:t>
      </w:r>
      <w:commentRangeEnd w:id="2717"/>
      <w:r w:rsidR="00697CDA">
        <w:rPr>
          <w:rStyle w:val="Kommentarzeichen"/>
        </w:rPr>
        <w:commentReference w:id="2717"/>
      </w:r>
      <w:r w:rsidRPr="00622A7F">
        <w:rPr>
          <w:rFonts w:cs="Arial"/>
        </w:rPr>
        <w:t xml:space="preserve">. Via whole-exome sequencing and targeted sequencing of 82 patients, rare variants of the gene </w:t>
      </w:r>
      <w:r w:rsidRPr="00622A7F">
        <w:rPr>
          <w:rFonts w:cs="Arial"/>
          <w:i/>
        </w:rPr>
        <w:t>MPO</w:t>
      </w:r>
      <w:r w:rsidRPr="00622A7F">
        <w:rPr>
          <w:rFonts w:cs="Arial"/>
        </w:rPr>
        <w:t xml:space="preserve"> encoding myeloperoxidase were identified and functionally analyzed. </w:t>
      </w:r>
      <w:commentRangeEnd w:id="2702"/>
      <w:r w:rsidRPr="00622A7F">
        <w:rPr>
          <w:rStyle w:val="Kommentarzeichen"/>
          <w:rFonts w:cs="Arial"/>
        </w:rPr>
        <w:commentReference w:id="2702"/>
      </w:r>
    </w:p>
    <w:p w14:paraId="5B627832" w14:textId="0DE65687" w:rsidR="00D555C3" w:rsidRPr="00622A7F" w:rsidRDefault="00D555C3" w:rsidP="00622A7F">
      <w:pPr>
        <w:rPr>
          <w:ins w:id="2718" w:author="Stefan" w:date="2021-10-15T14:04:00Z"/>
          <w:rFonts w:cs="Arial"/>
        </w:rPr>
      </w:pPr>
      <w:r w:rsidRPr="00622A7F">
        <w:rPr>
          <w:rFonts w:cs="Arial"/>
        </w:rPr>
        <w:t xml:space="preserve">MPO-deficiency has been </w:t>
      </w:r>
      <w:del w:id="2719" w:author="ulrike.hueffmeier@gmail.com" w:date="2021-11-28T21:30:00Z">
        <w:r w:rsidRPr="00622A7F" w:rsidDel="00697CDA">
          <w:rPr>
            <w:rFonts w:cs="Arial"/>
          </w:rPr>
          <w:delText xml:space="preserve">linked </w:delText>
        </w:r>
      </w:del>
      <w:ins w:id="2720" w:author="ulrike.hueffmeier@gmail.com" w:date="2021-11-28T21:30:00Z">
        <w:r w:rsidR="00697CDA">
          <w:rPr>
            <w:rFonts w:cs="Arial"/>
          </w:rPr>
          <w:t>describ</w:t>
        </w:r>
        <w:r w:rsidR="00697CDA" w:rsidRPr="00622A7F">
          <w:rPr>
            <w:rFonts w:cs="Arial"/>
          </w:rPr>
          <w:t xml:space="preserve">ed </w:t>
        </w:r>
      </w:ins>
      <w:r w:rsidRPr="00622A7F">
        <w:rPr>
          <w:rFonts w:cs="Arial"/>
        </w:rPr>
        <w:t xml:space="preserve">with GPP in several studies before </w:t>
      </w:r>
      <w:r w:rsidR="009A7AD4">
        <w:rPr>
          <w:rFonts w:cs="Arial"/>
        </w:rPr>
        <w:t>{Stendahl, 1984 #1676;De Argila, 1996 #1678;Disdier, 1991 #1706}</w:t>
      </w:r>
      <w:r w:rsidRPr="00622A7F">
        <w:rPr>
          <w:rFonts w:cs="Arial"/>
        </w:rPr>
        <w:t xml:space="preserve">. In this thesis, eight pathogenic </w:t>
      </w:r>
      <w:r w:rsidRPr="00622A7F">
        <w:rPr>
          <w:rFonts w:cs="Arial"/>
          <w:i/>
        </w:rPr>
        <w:t>MPO</w:t>
      </w:r>
      <w:r w:rsidRPr="00622A7F">
        <w:rPr>
          <w:rFonts w:cs="Arial"/>
        </w:rPr>
        <w:t xml:space="preserve"> variants were identified in one fifth of 82 patients and functionally characterized by </w:t>
      </w:r>
      <w:del w:id="2721" w:author="ulrike.hueffmeier@gmail.com" w:date="2021-11-28T21:30:00Z">
        <w:r w:rsidRPr="00622A7F" w:rsidDel="00697CDA">
          <w:rPr>
            <w:rFonts w:cs="Arial"/>
          </w:rPr>
          <w:delText xml:space="preserve">multiple </w:delText>
        </w:r>
      </w:del>
      <w:ins w:id="2722" w:author="ulrike.hueffmeier@gmail.com" w:date="2021-11-28T21:30:00Z">
        <w:r w:rsidR="00697CDA">
          <w:rPr>
            <w:rFonts w:cs="Arial"/>
          </w:rPr>
          <w:t>several</w:t>
        </w:r>
        <w:r w:rsidR="00697CDA" w:rsidRPr="00622A7F">
          <w:rPr>
            <w:rFonts w:cs="Arial"/>
          </w:rPr>
          <w:t xml:space="preserve"> </w:t>
        </w:r>
      </w:ins>
      <w:r w:rsidRPr="00622A7F">
        <w:rPr>
          <w:rFonts w:cs="Arial"/>
        </w:rPr>
        <w:t>assays. The splice variant c.</w:t>
      </w:r>
      <w:commentRangeStart w:id="2723"/>
      <w:r w:rsidRPr="00622A7F">
        <w:rPr>
          <w:rFonts w:cs="Arial"/>
        </w:rPr>
        <w:t>2031-2A&gt;C leads preferentially to the inclusion of intron 11</w:t>
      </w:r>
      <w:ins w:id="2724" w:author="Haskamp, Stefan (extern)" w:date="2021-10-26T18:06:00Z">
        <w:r w:rsidR="00672DED">
          <w:rPr>
            <w:rFonts w:cs="Arial"/>
          </w:rPr>
          <w:t xml:space="preserve"> </w:t>
        </w:r>
      </w:ins>
      <w:ins w:id="2725" w:author="Haskamp, Stefan (extern)" w:date="2021-10-26T18:07:00Z">
        <w:r w:rsidR="00710D6E">
          <w:rPr>
            <w:rFonts w:cs="Arial"/>
          </w:rPr>
          <w:t>(</w:t>
        </w:r>
      </w:ins>
      <w:ins w:id="2726" w:author="Haskamp, Stefan (extern)" w:date="2021-10-26T18:06:00Z">
        <w:r w:rsidR="00672DED">
          <w:rPr>
            <w:rFonts w:cs="Arial"/>
          </w:rPr>
          <w:fldChar w:fldCharType="begin"/>
        </w:r>
        <w:r w:rsidR="00672DED">
          <w:rPr>
            <w:rFonts w:cs="Arial"/>
          </w:rPr>
          <w:instrText xml:space="preserve"> REF _Ref79760348 \h </w:instrText>
        </w:r>
      </w:ins>
      <w:r w:rsidR="00672DED">
        <w:rPr>
          <w:rFonts w:cs="Arial"/>
        </w:rPr>
      </w:r>
      <w:r w:rsidR="00672DED">
        <w:rPr>
          <w:rFonts w:cs="Arial"/>
        </w:rPr>
        <w:fldChar w:fldCharType="separate"/>
      </w:r>
      <w:ins w:id="2727" w:author="Haskamp, Stefan (extern)" w:date="2022-01-29T13:25:00Z">
        <w:r w:rsidR="002D4AD7" w:rsidRPr="00622A7F">
          <w:rPr>
            <w:rFonts w:cs="Arial"/>
          </w:rPr>
          <w:t xml:space="preserve">Figure </w:t>
        </w:r>
        <w:r w:rsidR="002D4AD7">
          <w:rPr>
            <w:rFonts w:cs="Arial"/>
            <w:noProof/>
          </w:rPr>
          <w:t>3</w:t>
        </w:r>
      </w:ins>
      <w:ins w:id="2728" w:author="Haskamp, Stefan (extern)" w:date="2021-10-26T18:06:00Z">
        <w:r w:rsidR="00672DED">
          <w:rPr>
            <w:rFonts w:cs="Arial"/>
          </w:rPr>
          <w:fldChar w:fldCharType="end"/>
        </w:r>
      </w:ins>
      <w:ins w:id="2729" w:author="Haskamp, Stefan (extern)" w:date="2021-10-26T18:07:00Z">
        <w:r w:rsidR="00672DED">
          <w:rPr>
            <w:rFonts w:cs="Arial"/>
          </w:rPr>
          <w:t>b</w:t>
        </w:r>
      </w:ins>
      <w:ins w:id="2730" w:author="Haskamp, Stefan (extern)" w:date="2021-10-26T18:08:00Z">
        <w:r w:rsidR="00710D6E">
          <w:rPr>
            <w:rFonts w:cs="Arial"/>
          </w:rPr>
          <w:t>)</w:t>
        </w:r>
      </w:ins>
      <w:del w:id="2731" w:author="Haskamp, Stefan (extern)" w:date="2021-10-26T18:07:00Z">
        <w:r w:rsidRPr="00622A7F" w:rsidDel="00710D6E">
          <w:rPr>
            <w:rFonts w:cs="Arial"/>
          </w:rPr>
          <w:delText xml:space="preserve"> </w:delText>
        </w:r>
      </w:del>
      <w:del w:id="2732" w:author="Haskamp, Stefan (extern)" w:date="2021-10-26T18:06:00Z">
        <w:r w:rsidRPr="00622A7F" w:rsidDel="00672DED">
          <w:rPr>
            <w:rFonts w:cs="Arial"/>
          </w:rPr>
          <w:delText>(</w:delText>
        </w:r>
        <w:commentRangeStart w:id="2733"/>
        <w:r w:rsidRPr="00622A7F" w:rsidDel="00672DED">
          <w:rPr>
            <w:rFonts w:cs="Arial"/>
            <w:highlight w:val="darkGray"/>
          </w:rPr>
          <w:delText>vvv</w:delText>
        </w:r>
      </w:del>
      <w:commentRangeEnd w:id="2733"/>
      <w:r w:rsidRPr="00622A7F">
        <w:rPr>
          <w:rStyle w:val="Kommentarzeichen"/>
          <w:rFonts w:cs="Arial"/>
        </w:rPr>
        <w:commentReference w:id="2733"/>
      </w:r>
      <w:del w:id="2734" w:author="Haskamp, Stefan (extern)" w:date="2021-10-26T18:06:00Z">
        <w:r w:rsidRPr="00622A7F" w:rsidDel="00672DED">
          <w:rPr>
            <w:rFonts w:cs="Arial"/>
          </w:rPr>
          <w:delText>)</w:delText>
        </w:r>
      </w:del>
      <w:r w:rsidRPr="00622A7F">
        <w:rPr>
          <w:rFonts w:cs="Arial"/>
        </w:rPr>
        <w:t>. In contrast, the study of Marchetti et al. demonstrate that this variant led to the use of an alternative splice acceptor site at -109 in intron 11 and thereby including 109nt of intron 11</w:t>
      </w:r>
      <w:ins w:id="2735" w:author="Stefan" w:date="2021-10-15T13:40:00Z">
        <w:r w:rsidRPr="00622A7F">
          <w:rPr>
            <w:rFonts w:cs="Arial"/>
          </w:rPr>
          <w:t xml:space="preserve"> </w:t>
        </w:r>
      </w:ins>
      <w:r w:rsidR="009A7AD4">
        <w:rPr>
          <w:rFonts w:cs="Arial"/>
        </w:rPr>
        <w:t>{Marchetti, 2004 #1668}</w:t>
      </w:r>
      <w:commentRangeStart w:id="2736"/>
      <w:commentRangeEnd w:id="2736"/>
      <w:ins w:id="2737" w:author="Stefan" w:date="2021-10-15T13:40:00Z">
        <w:r w:rsidRPr="00622A7F">
          <w:rPr>
            <w:rStyle w:val="Kommentarzeichen"/>
            <w:rFonts w:cs="Arial"/>
          </w:rPr>
          <w:commentReference w:id="2736"/>
        </w:r>
      </w:ins>
      <w:r w:rsidRPr="00622A7F">
        <w:rPr>
          <w:rFonts w:cs="Arial"/>
        </w:rPr>
        <w:t xml:space="preserve">. The latter </w:t>
      </w:r>
      <w:commentRangeEnd w:id="2723"/>
      <w:r w:rsidRPr="00622A7F">
        <w:rPr>
          <w:rStyle w:val="Kommentarzeichen"/>
          <w:rFonts w:cs="Arial"/>
        </w:rPr>
        <w:commentReference w:id="2723"/>
      </w:r>
      <w:r w:rsidRPr="00622A7F">
        <w:rPr>
          <w:rFonts w:cs="Arial"/>
        </w:rPr>
        <w:t>splice product was identified as a less abundant splice variant in this thesis</w:t>
      </w:r>
      <w:ins w:id="2738" w:author="Stefan" w:date="2021-10-15T13:40:00Z">
        <w:r w:rsidRPr="00622A7F">
          <w:rPr>
            <w:rFonts w:cs="Arial"/>
          </w:rPr>
          <w:t>.</w:t>
        </w:r>
      </w:ins>
      <w:r w:rsidRPr="00622A7F">
        <w:rPr>
          <w:rFonts w:cs="Arial"/>
        </w:rPr>
        <w:t xml:space="preserve"> </w:t>
      </w:r>
      <w:commentRangeStart w:id="2739"/>
      <w:del w:id="2740" w:author="Stefan" w:date="2021-10-15T13:40:00Z">
        <w:r w:rsidRPr="00622A7F" w:rsidDel="008F013A">
          <w:rPr>
            <w:rFonts w:cs="Arial"/>
          </w:rPr>
          <w:delText>{Marchetti, 2004 #1668}</w:delText>
        </w:r>
        <w:commentRangeEnd w:id="2739"/>
        <w:r w:rsidRPr="00622A7F" w:rsidDel="008F013A">
          <w:rPr>
            <w:rStyle w:val="Kommentarzeichen"/>
            <w:rFonts w:cs="Arial"/>
          </w:rPr>
          <w:commentReference w:id="2739"/>
        </w:r>
        <w:r w:rsidRPr="00622A7F" w:rsidDel="008F013A">
          <w:rPr>
            <w:rFonts w:cs="Arial"/>
          </w:rPr>
          <w:delText xml:space="preserve">. </w:delText>
        </w:r>
      </w:del>
      <w:r w:rsidRPr="00622A7F">
        <w:rPr>
          <w:rFonts w:cs="Arial"/>
        </w:rPr>
        <w:t xml:space="preserve">Marchetti et. al. used an eukaryotic mini-gene expression system and performed transient transfection into the Hep3B cell line followed by RT-PCR. For future studies of potential </w:t>
      </w:r>
      <w:r w:rsidR="00E35686">
        <w:rPr>
          <w:rFonts w:cs="Arial"/>
          <w:i/>
        </w:rPr>
        <w:t>M</w:t>
      </w:r>
      <w:ins w:id="2741" w:author="ulrike.hueffmeier@gmail.com" w:date="2021-11-28T21:31:00Z">
        <w:r w:rsidR="00697CDA">
          <w:rPr>
            <w:rFonts w:cs="Arial"/>
            <w:i/>
          </w:rPr>
          <w:t>PO</w:t>
        </w:r>
      </w:ins>
      <w:r w:rsidRPr="00622A7F">
        <w:rPr>
          <w:rFonts w:cs="Arial"/>
        </w:rPr>
        <w:t xml:space="preserve"> splice variants, this artificial expression system should be avoided</w:t>
      </w:r>
      <w:ins w:id="2742" w:author="ulrike.hueffmeier@gmail.com" w:date="2021-11-28T21:31:00Z">
        <w:r w:rsidR="00697CDA">
          <w:rPr>
            <w:rFonts w:cs="Arial"/>
          </w:rPr>
          <w:t>,</w:t>
        </w:r>
      </w:ins>
      <w:r w:rsidRPr="00622A7F">
        <w:rPr>
          <w:rFonts w:cs="Arial"/>
        </w:rPr>
        <w:t xml:space="preserve"> if possible, as it models the splicing </w:t>
      </w:r>
      <w:commentRangeStart w:id="2743"/>
      <w:r w:rsidRPr="00622A7F">
        <w:rPr>
          <w:rFonts w:cs="Arial"/>
        </w:rPr>
        <w:t xml:space="preserve">patterns of neutrophils </w:t>
      </w:r>
      <w:commentRangeEnd w:id="2743"/>
      <w:r w:rsidRPr="00622A7F">
        <w:rPr>
          <w:rStyle w:val="Kommentarzeichen"/>
          <w:rFonts w:cs="Arial"/>
        </w:rPr>
        <w:commentReference w:id="2743"/>
      </w:r>
      <w:r w:rsidRPr="00622A7F">
        <w:rPr>
          <w:rFonts w:cs="Arial"/>
        </w:rPr>
        <w:t>incorrectly.</w:t>
      </w:r>
      <w:ins w:id="2744" w:author="Stefan" w:date="2021-10-15T13:42:00Z">
        <w:r w:rsidRPr="00622A7F">
          <w:rPr>
            <w:rFonts w:cs="Arial"/>
          </w:rPr>
          <w:t xml:space="preserve"> T</w:t>
        </w:r>
      </w:ins>
      <w:ins w:id="2745" w:author="Stefan" w:date="2021-10-15T13:43:00Z">
        <w:r w:rsidRPr="00622A7F">
          <w:rPr>
            <w:rFonts w:cs="Arial"/>
          </w:rPr>
          <w:t>he limited space in an artificial vector may prevent the</w:t>
        </w:r>
      </w:ins>
      <w:ins w:id="2746" w:author="Stefan" w:date="2021-10-15T13:45:00Z">
        <w:r w:rsidRPr="00622A7F">
          <w:rPr>
            <w:rFonts w:cs="Arial"/>
          </w:rPr>
          <w:t xml:space="preserve"> complete</w:t>
        </w:r>
      </w:ins>
      <w:ins w:id="2747" w:author="Stefan" w:date="2021-10-15T13:43:00Z">
        <w:r w:rsidRPr="00622A7F">
          <w:rPr>
            <w:rFonts w:cs="Arial"/>
          </w:rPr>
          <w:t xml:space="preserve"> </w:t>
        </w:r>
      </w:ins>
      <w:ins w:id="2748" w:author="Stefan" w:date="2021-10-15T13:44:00Z">
        <w:r w:rsidRPr="00622A7F">
          <w:rPr>
            <w:rFonts w:cs="Arial"/>
          </w:rPr>
          <w:t>modelling</w:t>
        </w:r>
      </w:ins>
      <w:ins w:id="2749" w:author="Stefan" w:date="2021-10-15T13:43:00Z">
        <w:r w:rsidRPr="00622A7F">
          <w:rPr>
            <w:rFonts w:cs="Arial"/>
          </w:rPr>
          <w:t xml:space="preserve"> of th</w:t>
        </w:r>
      </w:ins>
      <w:ins w:id="2750" w:author="Stefan" w:date="2021-10-15T13:45:00Z">
        <w:r w:rsidRPr="00622A7F">
          <w:rPr>
            <w:rFonts w:cs="Arial"/>
          </w:rPr>
          <w:t>is gene</w:t>
        </w:r>
      </w:ins>
      <w:ins w:id="2751" w:author="Stefan" w:date="2021-10-15T13:43:00Z">
        <w:r w:rsidRPr="00622A7F">
          <w:rPr>
            <w:rFonts w:cs="Arial"/>
          </w:rPr>
          <w:t>.</w:t>
        </w:r>
      </w:ins>
      <w:r w:rsidRPr="00622A7F">
        <w:rPr>
          <w:rFonts w:cs="Arial"/>
        </w:rPr>
        <w:t xml:space="preserve"> The analysis of cumulative </w:t>
      </w:r>
      <w:del w:id="2752" w:author="ulrike.hueffmeier@gmail.com" w:date="2021-11-28T21:31:00Z">
        <w:r w:rsidRPr="00622A7F" w:rsidDel="000A78A6">
          <w:rPr>
            <w:rFonts w:cs="Arial"/>
          </w:rPr>
          <w:delText xml:space="preserve">frequency </w:delText>
        </w:r>
      </w:del>
      <w:ins w:id="2753" w:author="ulrike.hueffmeier@gmail.com" w:date="2021-11-28T21:31:00Z">
        <w:r w:rsidR="000A78A6" w:rsidRPr="00622A7F">
          <w:rPr>
            <w:rFonts w:cs="Arial"/>
          </w:rPr>
          <w:t>frequenc</w:t>
        </w:r>
        <w:r w:rsidR="000A78A6">
          <w:rPr>
            <w:rFonts w:cs="Arial"/>
          </w:rPr>
          <w:t>ies</w:t>
        </w:r>
        <w:r w:rsidR="000A78A6" w:rsidRPr="00622A7F">
          <w:rPr>
            <w:rFonts w:cs="Arial"/>
          </w:rPr>
          <w:t xml:space="preserve"> </w:t>
        </w:r>
      </w:ins>
      <w:r w:rsidRPr="00622A7F">
        <w:rPr>
          <w:rFonts w:cs="Arial"/>
        </w:rPr>
        <w:t xml:space="preserve">of mutant alleles in patients and controls revealed that only variants leading to complete deficiency </w:t>
      </w:r>
      <w:del w:id="2754" w:author="ulrike.hueffmeier@gmail.com" w:date="2021-11-28T21:32:00Z">
        <w:r w:rsidRPr="00622A7F" w:rsidDel="000A78A6">
          <w:rPr>
            <w:rFonts w:cs="Arial"/>
          </w:rPr>
          <w:delText xml:space="preserve">are </w:delText>
        </w:r>
      </w:del>
      <w:ins w:id="2755" w:author="ulrike.hueffmeier@gmail.com" w:date="2021-11-28T21:32:00Z">
        <w:r w:rsidR="000A78A6">
          <w:rPr>
            <w:rFonts w:cs="Arial"/>
          </w:rPr>
          <w:t>we</w:t>
        </w:r>
        <w:r w:rsidR="000A78A6" w:rsidRPr="00622A7F">
          <w:rPr>
            <w:rFonts w:cs="Arial"/>
          </w:rPr>
          <w:t xml:space="preserve">re </w:t>
        </w:r>
      </w:ins>
      <w:r w:rsidRPr="00622A7F">
        <w:rPr>
          <w:rFonts w:cs="Arial"/>
        </w:rPr>
        <w:t xml:space="preserve">associated with GPP. </w:t>
      </w:r>
      <w:commentRangeStart w:id="2756"/>
      <w:r w:rsidRPr="00622A7F">
        <w:rPr>
          <w:rFonts w:cs="Arial"/>
        </w:rPr>
        <w:t xml:space="preserve">Therefore, the </w:t>
      </w:r>
      <w:r w:rsidRPr="00622A7F">
        <w:rPr>
          <w:rFonts w:cs="Arial"/>
          <w:i/>
        </w:rPr>
        <w:t>MPO</w:t>
      </w:r>
      <w:r w:rsidRPr="00622A7F">
        <w:rPr>
          <w:rFonts w:cs="Arial"/>
        </w:rPr>
        <w:t xml:space="preserve"> variants c.752T&gt;C/ p.(Met251Thr) and c.995C&gt;T/ p.(Ala332Val) leading to partial deficiency may represent variants with a small effect size</w:t>
      </w:r>
      <w:ins w:id="2757" w:author="Haskamp, Stefan (extern)" w:date="2022-01-02T12:32:00Z">
        <w:r w:rsidR="007D7DEC" w:rsidRPr="007D7DEC">
          <w:rPr>
            <w:rFonts w:cs="Arial"/>
          </w:rPr>
          <w:t xml:space="preserve"> </w:t>
        </w:r>
        <w:r w:rsidR="007D7DEC">
          <w:rPr>
            <w:rFonts w:cs="Arial"/>
          </w:rPr>
          <w:t xml:space="preserve">or </w:t>
        </w:r>
      </w:ins>
      <w:ins w:id="2758" w:author="Haskamp, Stefan (extern)" w:date="2022-01-02T12:35:00Z">
        <w:r w:rsidR="007D7DEC" w:rsidRPr="007D7DEC">
          <w:rPr>
            <w:rFonts w:cs="Arial"/>
          </w:rPr>
          <w:t>can only be pathogenic in combination with other variants</w:t>
        </w:r>
      </w:ins>
      <w:r w:rsidRPr="00622A7F">
        <w:rPr>
          <w:rFonts w:cs="Arial"/>
        </w:rPr>
        <w:t>.</w:t>
      </w:r>
      <w:del w:id="2759" w:author="Haskamp, Stefan (extern)" w:date="2022-01-08T11:13:00Z">
        <w:r w:rsidRPr="00622A7F" w:rsidDel="00FE2902">
          <w:rPr>
            <w:rFonts w:cs="Arial"/>
          </w:rPr>
          <w:delText xml:space="preserve"> </w:delText>
        </w:r>
      </w:del>
      <w:commentRangeEnd w:id="2756"/>
      <w:r w:rsidR="000A78A6">
        <w:rPr>
          <w:rStyle w:val="Kommentarzeichen"/>
        </w:rPr>
        <w:commentReference w:id="2756"/>
      </w:r>
      <w:commentRangeStart w:id="2760"/>
      <w:commentRangeStart w:id="2761"/>
      <w:del w:id="2762" w:author="Haskamp, Stefan (extern)" w:date="2022-01-02T12:35:00Z">
        <w:r w:rsidRPr="00622A7F" w:rsidDel="007D7DEC">
          <w:rPr>
            <w:rFonts w:cs="Arial"/>
          </w:rPr>
          <w:delText xml:space="preserve">Confirmatory, both variants are several magnitudes more common in the European population (1.4%-1.8% in NFE of gnomAD) </w:delText>
        </w:r>
        <w:commentRangeEnd w:id="2760"/>
        <w:r w:rsidRPr="00622A7F" w:rsidDel="007D7DEC">
          <w:rPr>
            <w:rStyle w:val="Kommentarzeichen"/>
            <w:rFonts w:cs="Arial"/>
          </w:rPr>
          <w:commentReference w:id="2760"/>
        </w:r>
        <w:r w:rsidRPr="00622A7F" w:rsidDel="007D7DEC">
          <w:rPr>
            <w:rFonts w:cs="Arial"/>
          </w:rPr>
          <w:delText>compared to the prevalence of GPP (1-2:1,000,000).</w:delText>
        </w:r>
      </w:del>
      <w:ins w:id="2763" w:author="Stefan" w:date="2021-10-15T13:51:00Z">
        <w:del w:id="2764" w:author="Haskamp, Stefan (extern)" w:date="2022-01-02T12:35:00Z">
          <w:r w:rsidRPr="00622A7F" w:rsidDel="007D7DEC">
            <w:rPr>
              <w:rFonts w:cs="Arial"/>
            </w:rPr>
            <w:delText xml:space="preserve"> </w:delText>
          </w:r>
        </w:del>
      </w:ins>
      <w:ins w:id="2765" w:author="Stefan" w:date="2021-10-15T13:53:00Z">
        <w:del w:id="2766" w:author="Haskamp, Stefan (extern)" w:date="2022-01-02T12:35:00Z">
          <w:r w:rsidRPr="00622A7F" w:rsidDel="007D7DEC">
            <w:rPr>
              <w:rFonts w:cs="Arial"/>
            </w:rPr>
            <w:delText xml:space="preserve">However, </w:delText>
          </w:r>
        </w:del>
      </w:ins>
      <w:ins w:id="2767" w:author="Stefan" w:date="2021-10-15T13:55:00Z">
        <w:del w:id="2768" w:author="Haskamp, Stefan (extern)" w:date="2022-01-02T12:35:00Z">
          <w:r w:rsidRPr="00622A7F" w:rsidDel="007D7DEC">
            <w:rPr>
              <w:rFonts w:cs="Arial"/>
            </w:rPr>
            <w:delText xml:space="preserve">the frequency of the most common variant leading to complete </w:delText>
          </w:r>
        </w:del>
      </w:ins>
      <w:ins w:id="2769" w:author="Stefan" w:date="2021-10-15T13:56:00Z">
        <w:del w:id="2770" w:author="Haskamp, Stefan (extern)" w:date="2022-01-02T12:35:00Z">
          <w:r w:rsidRPr="00622A7F" w:rsidDel="007D7DEC">
            <w:rPr>
              <w:rFonts w:cs="Arial"/>
            </w:rPr>
            <w:delText>deficiency c.2031-2A&gt;C</w:delText>
          </w:r>
        </w:del>
      </w:ins>
      <w:ins w:id="2771" w:author="Stefan" w:date="2021-10-15T13:55:00Z">
        <w:del w:id="2772" w:author="Haskamp, Stefan (extern)" w:date="2022-01-02T12:35:00Z">
          <w:r w:rsidRPr="00622A7F" w:rsidDel="007D7DEC">
            <w:rPr>
              <w:rFonts w:cs="Arial"/>
            </w:rPr>
            <w:delText xml:space="preserve"> </w:delText>
          </w:r>
        </w:del>
      </w:ins>
      <w:ins w:id="2773" w:author="Stefan" w:date="2021-10-15T13:57:00Z">
        <w:del w:id="2774" w:author="Haskamp, Stefan (extern)" w:date="2022-01-02T12:35:00Z">
          <w:r w:rsidRPr="00622A7F" w:rsidDel="007D7DEC">
            <w:rPr>
              <w:rFonts w:cs="Arial"/>
            </w:rPr>
            <w:delText>(0.</w:delText>
          </w:r>
        </w:del>
      </w:ins>
      <w:ins w:id="2775" w:author="Stefan" w:date="2021-10-15T13:58:00Z">
        <w:del w:id="2776" w:author="Haskamp, Stefan (extern)" w:date="2022-01-02T12:35:00Z">
          <w:r w:rsidRPr="00622A7F" w:rsidDel="007D7DEC">
            <w:rPr>
              <w:rFonts w:cs="Arial"/>
            </w:rPr>
            <w:delText>726%</w:delText>
          </w:r>
        </w:del>
      </w:ins>
      <w:ins w:id="2777" w:author="Stefan" w:date="2021-10-15T13:57:00Z">
        <w:del w:id="2778" w:author="Haskamp, Stefan (extern)" w:date="2022-01-02T12:35:00Z">
          <w:r w:rsidRPr="00622A7F" w:rsidDel="007D7DEC">
            <w:rPr>
              <w:rFonts w:cs="Arial"/>
            </w:rPr>
            <w:delText xml:space="preserve">) </w:delText>
          </w:r>
        </w:del>
      </w:ins>
      <w:ins w:id="2779" w:author="Stefan" w:date="2021-10-15T13:56:00Z">
        <w:del w:id="2780" w:author="Haskamp, Stefan (extern)" w:date="2022-01-02T12:35:00Z">
          <w:r w:rsidRPr="00622A7F" w:rsidDel="007D7DEC">
            <w:rPr>
              <w:rFonts w:cs="Arial"/>
            </w:rPr>
            <w:delText xml:space="preserve">is only marginally lower compared </w:delText>
          </w:r>
        </w:del>
      </w:ins>
      <w:ins w:id="2781" w:author="Stefan" w:date="2021-10-15T13:57:00Z">
        <w:del w:id="2782" w:author="Haskamp, Stefan (extern)" w:date="2022-01-02T12:35:00Z">
          <w:r w:rsidRPr="00622A7F" w:rsidDel="007D7DEC">
            <w:rPr>
              <w:rFonts w:cs="Arial"/>
            </w:rPr>
            <w:delText>to the ones of</w:delText>
          </w:r>
        </w:del>
      </w:ins>
      <w:ins w:id="2783" w:author="Stefan" w:date="2021-10-15T13:56:00Z">
        <w:del w:id="2784" w:author="Haskamp, Stefan (extern)" w:date="2022-01-02T12:35:00Z">
          <w:r w:rsidRPr="00622A7F" w:rsidDel="007D7DEC">
            <w:rPr>
              <w:rFonts w:cs="Arial"/>
            </w:rPr>
            <w:delText xml:space="preserve"> </w:delText>
          </w:r>
        </w:del>
      </w:ins>
      <w:ins w:id="2785" w:author="Stefan" w:date="2021-10-15T13:57:00Z">
        <w:del w:id="2786" w:author="Haskamp, Stefan (extern)" w:date="2022-01-02T12:35:00Z">
          <w:r w:rsidRPr="00622A7F" w:rsidDel="007D7DEC">
            <w:rPr>
              <w:rFonts w:cs="Arial"/>
            </w:rPr>
            <w:delText>c.752T&gt;C/ p.(Met251Thr) and c.995C&gt;T/ p.(Ala332Val)</w:delText>
          </w:r>
        </w:del>
      </w:ins>
      <w:ins w:id="2787" w:author="Stefan" w:date="2021-10-15T13:55:00Z">
        <w:del w:id="2788" w:author="Haskamp, Stefan (extern)" w:date="2022-01-02T12:35:00Z">
          <w:r w:rsidRPr="00622A7F" w:rsidDel="007D7DEC">
            <w:rPr>
              <w:rFonts w:cs="Arial"/>
            </w:rPr>
            <w:delText xml:space="preserve">. </w:delText>
          </w:r>
        </w:del>
      </w:ins>
      <w:commentRangeEnd w:id="2761"/>
      <w:del w:id="2789" w:author="Haskamp, Stefan (extern)" w:date="2022-01-02T12:35:00Z">
        <w:r w:rsidR="000A78A6" w:rsidDel="007D7DEC">
          <w:rPr>
            <w:rStyle w:val="Kommentarzeichen"/>
          </w:rPr>
          <w:commentReference w:id="2761"/>
        </w:r>
      </w:del>
    </w:p>
    <w:p w14:paraId="6BA9FB2A" w14:textId="77777777" w:rsidR="00D555C3" w:rsidRPr="00622A7F" w:rsidDel="00531264" w:rsidRDefault="00D555C3" w:rsidP="00622A7F">
      <w:pPr>
        <w:rPr>
          <w:del w:id="2790" w:author="Stefan" w:date="2021-10-15T14:04:00Z"/>
          <w:rFonts w:cs="Arial"/>
        </w:rPr>
      </w:pPr>
    </w:p>
    <w:p w14:paraId="2DA220A6" w14:textId="60D19838" w:rsidR="008927CC" w:rsidRDefault="00D555C3" w:rsidP="00622A7F">
      <w:pPr>
        <w:rPr>
          <w:ins w:id="2791" w:author="Haskamp, Stefan" w:date="2022-02-25T12:17:00Z"/>
          <w:rFonts w:cs="Arial"/>
        </w:rPr>
      </w:pPr>
      <w:r w:rsidRPr="00622A7F">
        <w:rPr>
          <w:rFonts w:cs="Arial"/>
        </w:rPr>
        <w:t>GPP may be considered as a monogenic disease</w:t>
      </w:r>
      <w:ins w:id="2792" w:author="ulrike.hueffmeier@gmail.com" w:date="2021-11-28T21:33:00Z">
        <w:r w:rsidR="000A78A6">
          <w:rPr>
            <w:rFonts w:cs="Arial"/>
          </w:rPr>
          <w:t>,</w:t>
        </w:r>
      </w:ins>
      <w:r w:rsidRPr="00622A7F">
        <w:rPr>
          <w:rFonts w:cs="Arial"/>
        </w:rPr>
        <w:t xml:space="preserve"> since bi-allelic variants in </w:t>
      </w:r>
      <w:r w:rsidRPr="00622A7F">
        <w:rPr>
          <w:rFonts w:cs="Arial"/>
          <w:i/>
        </w:rPr>
        <w:t>IL36RN</w:t>
      </w:r>
      <w:r w:rsidRPr="00622A7F">
        <w:rPr>
          <w:rFonts w:cs="Arial"/>
        </w:rPr>
        <w:t xml:space="preserve"> were described as disease-causing. </w:t>
      </w:r>
      <w:commentRangeStart w:id="2793"/>
      <w:commentRangeStart w:id="2794"/>
      <w:r w:rsidRPr="00622A7F">
        <w:rPr>
          <w:rFonts w:cs="Arial"/>
        </w:rPr>
        <w:t xml:space="preserve">In this thesis, the number of patients with two variants in </w:t>
      </w:r>
      <w:r w:rsidRPr="00622A7F">
        <w:rPr>
          <w:rFonts w:cs="Arial"/>
          <w:i/>
        </w:rPr>
        <w:t>IL36RN</w:t>
      </w:r>
      <w:r w:rsidRPr="00622A7F">
        <w:rPr>
          <w:rFonts w:cs="Arial"/>
        </w:rPr>
        <w:t xml:space="preserve"> was twice as high as the number of patients with one variant (18.5% versus 8.3%). </w:t>
      </w:r>
      <w:commentRangeEnd w:id="2793"/>
      <w:r w:rsidR="000A78A6">
        <w:rPr>
          <w:rStyle w:val="Kommentarzeichen"/>
        </w:rPr>
        <w:commentReference w:id="2793"/>
      </w:r>
      <w:commentRangeEnd w:id="2794"/>
      <w:r w:rsidR="00026EB2">
        <w:rPr>
          <w:rStyle w:val="Kommentarzeichen"/>
        </w:rPr>
        <w:commentReference w:id="2794"/>
      </w:r>
      <w:r w:rsidRPr="00622A7F">
        <w:rPr>
          <w:rFonts w:cs="Arial"/>
        </w:rPr>
        <w:t xml:space="preserve">For </w:t>
      </w:r>
      <w:r w:rsidRPr="00622A7F">
        <w:rPr>
          <w:rFonts w:cs="Arial"/>
          <w:i/>
        </w:rPr>
        <w:t>MPO</w:t>
      </w:r>
      <w:r w:rsidRPr="00622A7F">
        <w:rPr>
          <w:rFonts w:cs="Arial"/>
        </w:rPr>
        <w:t xml:space="preserve"> variants, the relation is reversed (4.9% versus 18.8%). Five of 17 GPP patients with variants in </w:t>
      </w:r>
      <w:r w:rsidRPr="00622A7F">
        <w:rPr>
          <w:rFonts w:cs="Arial"/>
          <w:i/>
        </w:rPr>
        <w:t>MPO</w:t>
      </w:r>
      <w:r w:rsidRPr="00622A7F">
        <w:rPr>
          <w:rFonts w:cs="Arial"/>
        </w:rPr>
        <w:t xml:space="preserve"> also carried one or even two variants in </w:t>
      </w:r>
      <w:r w:rsidRPr="00622A7F">
        <w:rPr>
          <w:rFonts w:cs="Arial"/>
          <w:i/>
        </w:rPr>
        <w:t>IL36RN</w:t>
      </w:r>
      <w:r w:rsidRPr="00622A7F">
        <w:rPr>
          <w:rFonts w:cs="Arial"/>
        </w:rPr>
        <w:t xml:space="preserve">. </w:t>
      </w:r>
      <w:ins w:id="2795" w:author="Haskamp, Stefan" w:date="2022-02-16T09:54:00Z">
        <w:r w:rsidR="00876DEB" w:rsidRPr="00FD7B3B">
          <w:rPr>
            <w:rFonts w:cs="Arial"/>
            <w:highlight w:val="yellow"/>
            <w:rPrChange w:id="2796" w:author="Haskamp, Stefan" w:date="2022-02-16T09:59:00Z">
              <w:rPr>
                <w:rFonts w:cs="Arial"/>
              </w:rPr>
            </w:rPrChange>
          </w:rPr>
          <w:lastRenderedPageBreak/>
          <w:t xml:space="preserve">Therefore, penetrance </w:t>
        </w:r>
      </w:ins>
      <w:ins w:id="2797" w:author="Haskamp, Stefan" w:date="2022-02-16T09:55:00Z">
        <w:r w:rsidR="00876DEB" w:rsidRPr="00FD7B3B">
          <w:rPr>
            <w:rFonts w:cs="Arial"/>
            <w:highlight w:val="yellow"/>
            <w:rPrChange w:id="2798" w:author="Haskamp, Stefan" w:date="2022-02-16T09:59:00Z">
              <w:rPr>
                <w:rFonts w:cs="Arial"/>
              </w:rPr>
            </w:rPrChange>
          </w:rPr>
          <w:t xml:space="preserve">of </w:t>
        </w:r>
      </w:ins>
      <w:ins w:id="2799" w:author="Haskamp, Stefan" w:date="2022-02-16T09:57:00Z">
        <w:r w:rsidR="00FD7B3B" w:rsidRPr="00FD7B3B">
          <w:rPr>
            <w:rFonts w:cs="Arial"/>
            <w:i/>
            <w:highlight w:val="yellow"/>
            <w:rPrChange w:id="2800" w:author="Haskamp, Stefan" w:date="2022-02-16T09:59:00Z">
              <w:rPr>
                <w:rFonts w:cs="Arial"/>
                <w:i/>
              </w:rPr>
            </w:rPrChange>
          </w:rPr>
          <w:t>IL36RN</w:t>
        </w:r>
        <w:r w:rsidR="00FD7B3B" w:rsidRPr="00FD7B3B">
          <w:rPr>
            <w:rFonts w:cs="Arial"/>
            <w:highlight w:val="yellow"/>
            <w:rPrChange w:id="2801" w:author="Haskamp, Stefan" w:date="2022-02-16T09:59:00Z">
              <w:rPr>
                <w:rFonts w:cs="Arial"/>
              </w:rPr>
            </w:rPrChange>
          </w:rPr>
          <w:t xml:space="preserve"> </w:t>
        </w:r>
      </w:ins>
      <w:ins w:id="2802" w:author="Haskamp, Stefan" w:date="2022-02-16T09:55:00Z">
        <w:r w:rsidR="00876DEB" w:rsidRPr="00FD7B3B">
          <w:rPr>
            <w:rFonts w:cs="Arial"/>
            <w:highlight w:val="yellow"/>
            <w:rPrChange w:id="2803" w:author="Haskamp, Stefan" w:date="2022-02-16T09:59:00Z">
              <w:rPr>
                <w:rFonts w:cs="Arial"/>
              </w:rPr>
            </w:rPrChange>
          </w:rPr>
          <w:t xml:space="preserve">variants </w:t>
        </w:r>
      </w:ins>
      <w:ins w:id="2804" w:author="Haskamp, Stefan" w:date="2022-02-16T09:58:00Z">
        <w:r w:rsidR="00FD7B3B" w:rsidRPr="00FD7B3B">
          <w:rPr>
            <w:rFonts w:cs="Arial"/>
            <w:highlight w:val="yellow"/>
            <w:rPrChange w:id="2805" w:author="Haskamp, Stefan" w:date="2022-02-16T09:59:00Z">
              <w:rPr>
                <w:rFonts w:cs="Arial"/>
              </w:rPr>
            </w:rPrChange>
          </w:rPr>
          <w:t xml:space="preserve">for GPP </w:t>
        </w:r>
      </w:ins>
      <w:ins w:id="2806" w:author="Haskamp, Stefan" w:date="2022-02-16T09:55:00Z">
        <w:r w:rsidR="00876DEB" w:rsidRPr="00FD7B3B">
          <w:rPr>
            <w:rFonts w:cs="Arial"/>
            <w:highlight w:val="yellow"/>
            <w:rPrChange w:id="2807" w:author="Haskamp, Stefan" w:date="2022-02-16T09:59:00Z">
              <w:rPr>
                <w:rFonts w:cs="Arial"/>
              </w:rPr>
            </w:rPrChange>
          </w:rPr>
          <w:t xml:space="preserve">may be higher compared </w:t>
        </w:r>
      </w:ins>
      <w:ins w:id="2808" w:author="Haskamp, Stefan" w:date="2022-02-16T09:58:00Z">
        <w:r w:rsidR="00FD7B3B" w:rsidRPr="00FD7B3B">
          <w:rPr>
            <w:rFonts w:cs="Arial"/>
            <w:highlight w:val="yellow"/>
            <w:rPrChange w:id="2809" w:author="Haskamp, Stefan" w:date="2022-02-16T09:59:00Z">
              <w:rPr>
                <w:rFonts w:cs="Arial"/>
              </w:rPr>
            </w:rPrChange>
          </w:rPr>
          <w:t xml:space="preserve">to the </w:t>
        </w:r>
        <w:r w:rsidR="00FD7B3B" w:rsidRPr="00833BC4">
          <w:rPr>
            <w:rFonts w:cs="Arial"/>
            <w:highlight w:val="yellow"/>
            <w:rPrChange w:id="2810" w:author="Haskamp, Stefan" w:date="2022-02-16T10:42:00Z">
              <w:rPr>
                <w:rFonts w:cs="Arial"/>
              </w:rPr>
            </w:rPrChange>
          </w:rPr>
          <w:t xml:space="preserve">penetrance of </w:t>
        </w:r>
        <w:r w:rsidR="00FD7B3B" w:rsidRPr="00833BC4">
          <w:rPr>
            <w:rFonts w:cs="Arial"/>
            <w:i/>
            <w:highlight w:val="yellow"/>
            <w:rPrChange w:id="2811" w:author="Haskamp, Stefan" w:date="2022-02-16T10:42:00Z">
              <w:rPr>
                <w:rFonts w:cs="Arial"/>
                <w:i/>
              </w:rPr>
            </w:rPrChange>
          </w:rPr>
          <w:t>MPO</w:t>
        </w:r>
        <w:r w:rsidR="00FD7B3B" w:rsidRPr="00833BC4">
          <w:rPr>
            <w:rFonts w:cs="Arial"/>
            <w:highlight w:val="yellow"/>
            <w:rPrChange w:id="2812" w:author="Haskamp, Stefan" w:date="2022-02-16T10:42:00Z">
              <w:rPr>
                <w:rFonts w:cs="Arial"/>
              </w:rPr>
            </w:rPrChange>
          </w:rPr>
          <w:t xml:space="preserve"> </w:t>
        </w:r>
      </w:ins>
      <w:ins w:id="2813" w:author="Haskamp, Stefan" w:date="2022-02-16T09:56:00Z">
        <w:r w:rsidR="00876DEB" w:rsidRPr="00833BC4">
          <w:rPr>
            <w:rFonts w:cs="Arial"/>
            <w:highlight w:val="yellow"/>
            <w:rPrChange w:id="2814" w:author="Haskamp, Stefan" w:date="2022-02-16T10:42:00Z">
              <w:rPr>
                <w:rFonts w:cs="Arial"/>
              </w:rPr>
            </w:rPrChange>
          </w:rPr>
          <w:t>variants.</w:t>
        </w:r>
      </w:ins>
      <w:ins w:id="2815" w:author="Haskamp, Stefan" w:date="2022-02-16T10:01:00Z">
        <w:r w:rsidR="00FD7B3B" w:rsidRPr="00833BC4">
          <w:rPr>
            <w:rFonts w:cs="Arial"/>
            <w:highlight w:val="yellow"/>
            <w:rPrChange w:id="2816" w:author="Haskamp, Stefan" w:date="2022-02-16T10:42:00Z">
              <w:rPr>
                <w:rFonts w:cs="Arial"/>
              </w:rPr>
            </w:rPrChange>
          </w:rPr>
          <w:t xml:space="preserve"> </w:t>
        </w:r>
      </w:ins>
      <w:ins w:id="2817" w:author="Haskamp, Stefan" w:date="2022-02-25T12:16:00Z">
        <w:r w:rsidR="008927CC">
          <w:rPr>
            <w:rFonts w:cs="Arial"/>
            <w:highlight w:val="yellow"/>
          </w:rPr>
          <w:t>Confirma</w:t>
        </w:r>
      </w:ins>
      <w:ins w:id="2818" w:author="Haskamp, Stefan" w:date="2022-02-25T12:17:00Z">
        <w:r w:rsidR="008927CC">
          <w:rPr>
            <w:rFonts w:cs="Arial"/>
            <w:highlight w:val="yellow"/>
          </w:rPr>
          <w:t>tory</w:t>
        </w:r>
      </w:ins>
      <w:ins w:id="2819" w:author="Haskamp, Stefan" w:date="2022-02-16T10:01:00Z">
        <w:r w:rsidR="00FD7B3B" w:rsidRPr="00833BC4">
          <w:rPr>
            <w:rFonts w:cs="Arial"/>
            <w:highlight w:val="yellow"/>
            <w:rPrChange w:id="2820" w:author="Haskamp, Stefan" w:date="2022-02-16T10:42:00Z">
              <w:rPr>
                <w:rFonts w:cs="Arial"/>
              </w:rPr>
            </w:rPrChange>
          </w:rPr>
          <w:t xml:space="preserve">, </w:t>
        </w:r>
      </w:ins>
      <w:ins w:id="2821" w:author="Haskamp, Stefan" w:date="2022-02-16T10:08:00Z">
        <w:r w:rsidR="00572862" w:rsidRPr="0073199F">
          <w:rPr>
            <w:rFonts w:cs="Arial"/>
            <w:highlight w:val="yellow"/>
          </w:rPr>
          <w:t xml:space="preserve">the </w:t>
        </w:r>
        <w:r w:rsidR="00572862" w:rsidRPr="00833BC4">
          <w:rPr>
            <w:rFonts w:cs="Arial"/>
            <w:highlight w:val="yellow"/>
          </w:rPr>
          <w:t>prevalenc</w:t>
        </w:r>
      </w:ins>
      <w:ins w:id="2822" w:author="Haskamp, Stefan" w:date="2022-02-16T10:09:00Z">
        <w:r w:rsidR="00572862" w:rsidRPr="00833BC4">
          <w:rPr>
            <w:rFonts w:cs="Arial"/>
            <w:highlight w:val="yellow"/>
          </w:rPr>
          <w:t xml:space="preserve">e of </w:t>
        </w:r>
      </w:ins>
      <w:ins w:id="2823" w:author="Haskamp, Stefan" w:date="2022-02-16T10:01:00Z">
        <w:r w:rsidR="00FD7B3B" w:rsidRPr="00833BC4">
          <w:rPr>
            <w:rFonts w:cs="Arial"/>
            <w:highlight w:val="yellow"/>
            <w:rPrChange w:id="2824" w:author="Haskamp, Stefan" w:date="2022-02-16T10:42:00Z">
              <w:rPr>
                <w:rFonts w:cs="Arial"/>
              </w:rPr>
            </w:rPrChange>
          </w:rPr>
          <w:t>MPO-deficiency is</w:t>
        </w:r>
      </w:ins>
      <w:ins w:id="2825" w:author="Haskamp, Stefan" w:date="2022-02-16T10:09:00Z">
        <w:r w:rsidR="00572862" w:rsidRPr="0073199F">
          <w:rPr>
            <w:rFonts w:cs="Arial"/>
            <w:highlight w:val="yellow"/>
          </w:rPr>
          <w:t xml:space="preserve"> app</w:t>
        </w:r>
        <w:r w:rsidR="00572862" w:rsidRPr="00833BC4">
          <w:rPr>
            <w:rFonts w:cs="Arial"/>
            <w:highlight w:val="yellow"/>
          </w:rPr>
          <w:t>roximately 0.025</w:t>
        </w:r>
      </w:ins>
      <w:ins w:id="2826" w:author="Haskamp, Stefan" w:date="2022-02-16T10:10:00Z">
        <w:r w:rsidR="00572862" w:rsidRPr="00833BC4">
          <w:rPr>
            <w:rFonts w:cs="Arial"/>
            <w:highlight w:val="yellow"/>
          </w:rPr>
          <w:t>%</w:t>
        </w:r>
      </w:ins>
      <w:ins w:id="2827" w:author="Haskamp, Stefan" w:date="2022-02-16T10:01:00Z">
        <w:r w:rsidR="00FD7B3B" w:rsidRPr="00833BC4">
          <w:rPr>
            <w:rFonts w:cs="Arial"/>
            <w:highlight w:val="yellow"/>
            <w:rPrChange w:id="2828" w:author="Haskamp, Stefan" w:date="2022-02-16T10:42:00Z">
              <w:rPr>
                <w:rFonts w:cs="Arial"/>
              </w:rPr>
            </w:rPrChange>
          </w:rPr>
          <w:t xml:space="preserve"> </w:t>
        </w:r>
      </w:ins>
      <w:ins w:id="2829" w:author="Haskamp, Stefan" w:date="2022-02-16T10:03:00Z">
        <w:r w:rsidR="00FD7B3B" w:rsidRPr="0073199F">
          <w:rPr>
            <w:rFonts w:cs="Arial"/>
            <w:highlight w:val="yellow"/>
          </w:rPr>
          <w:t>(</w:t>
        </w:r>
      </w:ins>
      <w:ins w:id="2830" w:author="Haskamp, Stefan" w:date="2022-02-16T10:04:00Z">
        <w:r w:rsidR="00FD7B3B" w:rsidRPr="0073199F">
          <w:rPr>
            <w:rFonts w:cs="Arial"/>
            <w:highlight w:val="yellow"/>
          </w:rPr>
          <w:t>0.0</w:t>
        </w:r>
        <w:r w:rsidR="00FD7B3B" w:rsidRPr="00833BC4">
          <w:rPr>
            <w:rFonts w:cs="Arial"/>
            <w:highlight w:val="yellow"/>
          </w:rPr>
          <w:t>4%</w:t>
        </w:r>
      </w:ins>
      <w:ins w:id="2831" w:author="Haskamp, Stefan" w:date="2022-02-16T10:36:00Z">
        <w:r w:rsidR="00833BC4" w:rsidRPr="00833BC4">
          <w:rPr>
            <w:rFonts w:cs="Arial"/>
            <w:highlight w:val="yellow"/>
          </w:rPr>
          <w:t>, complete</w:t>
        </w:r>
      </w:ins>
      <w:ins w:id="2832" w:author="Haskamp, Stefan" w:date="2022-02-25T14:28:00Z">
        <w:r w:rsidR="00D97AA4">
          <w:rPr>
            <w:rFonts w:cs="Arial"/>
            <w:highlight w:val="yellow"/>
          </w:rPr>
          <w:t xml:space="preserve"> deficiency</w:t>
        </w:r>
      </w:ins>
      <w:ins w:id="2833" w:author="Haskamp, Stefan" w:date="2022-02-16T10:36:00Z">
        <w:r w:rsidR="00833BC4" w:rsidRPr="00833BC4">
          <w:rPr>
            <w:rFonts w:cs="Arial"/>
            <w:highlight w:val="yellow"/>
          </w:rPr>
          <w:t xml:space="preserve"> 0.021</w:t>
        </w:r>
      </w:ins>
      <w:ins w:id="2834" w:author="Haskamp, Stefan" w:date="2022-02-25T14:29:00Z">
        <w:r w:rsidR="00D97AA4">
          <w:rPr>
            <w:rFonts w:cs="Arial"/>
            <w:highlight w:val="yellow"/>
          </w:rPr>
          <w:t>%</w:t>
        </w:r>
      </w:ins>
      <w:ins w:id="2835" w:author="Haskamp, Stefan" w:date="2022-02-16T10:04:00Z">
        <w:r w:rsidR="00FD7B3B" w:rsidRPr="00833BC4">
          <w:rPr>
            <w:rFonts w:cs="Arial"/>
            <w:highlight w:val="yellow"/>
          </w:rPr>
          <w:t xml:space="preserve"> </w:t>
        </w:r>
        <w:r w:rsidR="00FD7B3B" w:rsidRPr="00833BC4">
          <w:rPr>
            <w:rFonts w:cs="Arial"/>
            <w:b/>
            <w:bCs/>
            <w:highlight w:val="yellow"/>
            <w:rPrChange w:id="2836" w:author="Haskamp, Stefan" w:date="2022-02-16T10:42:00Z">
              <w:rPr>
                <w:rFonts w:cs="Arial"/>
              </w:rPr>
            </w:rPrChange>
          </w:rPr>
          <w:t>Pubmed 6267975</w:t>
        </w:r>
      </w:ins>
      <w:ins w:id="2837" w:author="Haskamp, Stefan" w:date="2022-02-16T10:36:00Z">
        <w:r w:rsidR="00833BC4" w:rsidRPr="0073199F">
          <w:rPr>
            <w:rFonts w:cs="Arial"/>
            <w:b/>
            <w:bCs/>
            <w:highlight w:val="yellow"/>
          </w:rPr>
          <w:t>;</w:t>
        </w:r>
      </w:ins>
      <w:ins w:id="2838" w:author="Haskamp, Stefan" w:date="2022-02-16T10:13:00Z">
        <w:r w:rsidR="00572862" w:rsidRPr="0073199F">
          <w:rPr>
            <w:rFonts w:cs="Arial"/>
            <w:b/>
            <w:bCs/>
            <w:highlight w:val="yellow"/>
          </w:rPr>
          <w:t xml:space="preserve"> </w:t>
        </w:r>
      </w:ins>
      <w:ins w:id="2839" w:author="Haskamp, Stefan" w:date="2022-02-16T10:34:00Z">
        <w:r w:rsidR="00833BC4" w:rsidRPr="00833BC4">
          <w:rPr>
            <w:rFonts w:cs="Arial"/>
            <w:b/>
            <w:bCs/>
            <w:highlight w:val="yellow"/>
            <w:rPrChange w:id="2840" w:author="Haskamp, Stefan" w:date="2022-02-16T10:42:00Z">
              <w:rPr>
                <w:rFonts w:cs="Arial"/>
                <w:b/>
                <w:bCs/>
              </w:rPr>
            </w:rPrChange>
          </w:rPr>
          <w:t>0.05%</w:t>
        </w:r>
      </w:ins>
      <w:ins w:id="2841" w:author="Haskamp, Stefan" w:date="2022-02-16T10:36:00Z">
        <w:r w:rsidR="00833BC4" w:rsidRPr="00833BC4">
          <w:rPr>
            <w:rFonts w:cs="Arial"/>
            <w:b/>
            <w:bCs/>
            <w:highlight w:val="yellow"/>
            <w:rPrChange w:id="2842" w:author="Haskamp, Stefan" w:date="2022-02-16T10:42:00Z">
              <w:rPr>
                <w:rFonts w:cs="Arial"/>
                <w:b/>
                <w:bCs/>
              </w:rPr>
            </w:rPrChange>
          </w:rPr>
          <w:t>, complete 0.005%</w:t>
        </w:r>
      </w:ins>
      <w:ins w:id="2843" w:author="Haskamp, Stefan" w:date="2022-02-16T10:34:00Z">
        <w:r w:rsidR="00833BC4" w:rsidRPr="00833BC4">
          <w:rPr>
            <w:rFonts w:cs="Arial"/>
            <w:b/>
            <w:bCs/>
            <w:highlight w:val="yellow"/>
            <w:rPrChange w:id="2844" w:author="Haskamp, Stefan" w:date="2022-02-16T10:42:00Z">
              <w:rPr>
                <w:rFonts w:cs="Arial"/>
                <w:b/>
                <w:bCs/>
              </w:rPr>
            </w:rPrChange>
          </w:rPr>
          <w:t xml:space="preserve"> </w:t>
        </w:r>
      </w:ins>
      <w:ins w:id="2845" w:author="Haskamp, Stefan" w:date="2022-02-16T10:13:00Z">
        <w:r w:rsidR="00572862" w:rsidRPr="00833BC4">
          <w:rPr>
            <w:rStyle w:val="id-label"/>
            <w:highlight w:val="yellow"/>
            <w:rPrChange w:id="2846" w:author="Haskamp, Stefan" w:date="2022-02-16T10:42:00Z">
              <w:rPr>
                <w:rStyle w:val="id-label"/>
              </w:rPr>
            </w:rPrChange>
          </w:rPr>
          <w:t xml:space="preserve">PMID: </w:t>
        </w:r>
        <w:r w:rsidR="00572862" w:rsidRPr="00833BC4">
          <w:rPr>
            <w:rStyle w:val="Fett"/>
            <w:highlight w:val="yellow"/>
            <w:rPrChange w:id="2847" w:author="Haskamp, Stefan" w:date="2022-02-16T10:42:00Z">
              <w:rPr>
                <w:rStyle w:val="Fett"/>
              </w:rPr>
            </w:rPrChange>
          </w:rPr>
          <w:t>6260268</w:t>
        </w:r>
      </w:ins>
      <w:ins w:id="2848" w:author="Haskamp, Stefan" w:date="2022-02-16T10:04:00Z">
        <w:r w:rsidR="00FD7B3B" w:rsidRPr="00833BC4">
          <w:rPr>
            <w:rFonts w:cs="Arial"/>
            <w:highlight w:val="yellow"/>
            <w:rPrChange w:id="2849" w:author="Haskamp, Stefan" w:date="2022-02-16T10:42:00Z">
              <w:rPr>
                <w:rFonts w:cs="Arial"/>
              </w:rPr>
            </w:rPrChange>
          </w:rPr>
          <w:t>)</w:t>
        </w:r>
      </w:ins>
      <w:ins w:id="2850" w:author="Haskamp, Stefan" w:date="2022-02-16T10:01:00Z">
        <w:r w:rsidR="00FD7B3B" w:rsidRPr="00833BC4">
          <w:rPr>
            <w:rFonts w:cs="Arial"/>
            <w:highlight w:val="yellow"/>
            <w:rPrChange w:id="2851" w:author="Haskamp, Stefan" w:date="2022-02-16T10:42:00Z">
              <w:rPr>
                <w:rFonts w:cs="Arial"/>
              </w:rPr>
            </w:rPrChange>
          </w:rPr>
          <w:t xml:space="preserve"> which </w:t>
        </w:r>
      </w:ins>
      <w:ins w:id="2852" w:author="Haskamp, Stefan" w:date="2022-02-16T10:40:00Z">
        <w:r w:rsidR="00833BC4" w:rsidRPr="0073199F">
          <w:rPr>
            <w:rFonts w:cs="Arial"/>
            <w:highlight w:val="yellow"/>
          </w:rPr>
          <w:t>is o</w:t>
        </w:r>
        <w:r w:rsidR="00833BC4" w:rsidRPr="00833BC4">
          <w:rPr>
            <w:rFonts w:cs="Arial"/>
            <w:highlight w:val="yellow"/>
          </w:rPr>
          <w:t xml:space="preserve">rders of magnitude higher compared to the </w:t>
        </w:r>
      </w:ins>
      <w:ins w:id="2853" w:author="Haskamp, Stefan" w:date="2022-02-16T10:41:00Z">
        <w:r w:rsidR="00833BC4" w:rsidRPr="00833BC4">
          <w:rPr>
            <w:rFonts w:cs="Arial"/>
            <w:highlight w:val="yellow"/>
          </w:rPr>
          <w:t xml:space="preserve">prevalence </w:t>
        </w:r>
      </w:ins>
      <w:ins w:id="2854" w:author="Haskamp, Stefan" w:date="2022-02-16T10:02:00Z">
        <w:r w:rsidR="00FD7B3B" w:rsidRPr="00833BC4">
          <w:rPr>
            <w:rFonts w:cs="Arial"/>
            <w:highlight w:val="yellow"/>
            <w:rPrChange w:id="2855" w:author="Haskamp, Stefan" w:date="2022-02-16T10:42:00Z">
              <w:rPr>
                <w:rFonts w:cs="Arial"/>
              </w:rPr>
            </w:rPrChange>
          </w:rPr>
          <w:t>of GPP</w:t>
        </w:r>
      </w:ins>
      <w:ins w:id="2856" w:author="Haskamp, Stefan" w:date="2022-02-16T10:38:00Z">
        <w:r w:rsidR="00833BC4" w:rsidRPr="00833BC4">
          <w:rPr>
            <w:rFonts w:cs="Arial"/>
            <w:highlight w:val="yellow"/>
            <w:rPrChange w:id="2857" w:author="Haskamp, Stefan" w:date="2022-02-16T10:42:00Z">
              <w:rPr>
                <w:rFonts w:cs="Arial"/>
              </w:rPr>
            </w:rPrChange>
          </w:rPr>
          <w:t xml:space="preserve"> (0.0001-0.0009%)</w:t>
        </w:r>
      </w:ins>
      <w:ins w:id="2858" w:author="Haskamp, Stefan" w:date="2022-02-16T10:39:00Z">
        <w:r w:rsidR="00833BC4" w:rsidRPr="00833BC4">
          <w:rPr>
            <w:rFonts w:cs="Arial"/>
            <w:highlight w:val="yellow"/>
            <w:rPrChange w:id="2859" w:author="Haskamp, Stefan" w:date="2022-02-16T10:42:00Z">
              <w:rPr>
                <w:rFonts w:cs="Arial"/>
              </w:rPr>
            </w:rPrChange>
          </w:rPr>
          <w:t xml:space="preserve"> {Augey, 2006 #48}</w:t>
        </w:r>
      </w:ins>
      <w:ins w:id="2860" w:author="Haskamp, Stefan" w:date="2022-02-16T10:02:00Z">
        <w:r w:rsidR="00FD7B3B" w:rsidRPr="00833BC4">
          <w:rPr>
            <w:rFonts w:cs="Arial"/>
            <w:highlight w:val="yellow"/>
            <w:rPrChange w:id="2861" w:author="Haskamp, Stefan" w:date="2022-02-16T10:42:00Z">
              <w:rPr>
                <w:rFonts w:cs="Arial"/>
              </w:rPr>
            </w:rPrChange>
          </w:rPr>
          <w:t>.</w:t>
        </w:r>
      </w:ins>
      <w:ins w:id="2862" w:author="Haskamp, Stefan" w:date="2022-02-16T09:55:00Z">
        <w:r w:rsidR="00876DEB">
          <w:rPr>
            <w:rFonts w:cs="Arial"/>
          </w:rPr>
          <w:t xml:space="preserve"> </w:t>
        </w:r>
      </w:ins>
      <w:ins w:id="2863" w:author="Haskamp, Stefan" w:date="2022-02-25T12:19:00Z">
        <w:r w:rsidR="008927CC">
          <w:rPr>
            <w:rFonts w:cs="Arial"/>
          </w:rPr>
          <w:t>This is also</w:t>
        </w:r>
      </w:ins>
      <w:ins w:id="2864" w:author="Haskamp, Stefan" w:date="2022-02-25T12:20:00Z">
        <w:r w:rsidR="008927CC">
          <w:rPr>
            <w:rFonts w:cs="Arial"/>
          </w:rPr>
          <w:t xml:space="preserve"> in line with the number of </w:t>
        </w:r>
      </w:ins>
      <w:ins w:id="2865" w:author="Haskamp, Stefan" w:date="2022-02-25T12:21:00Z">
        <w:r w:rsidR="008927CC">
          <w:rPr>
            <w:rFonts w:cs="Arial"/>
          </w:rPr>
          <w:t>control</w:t>
        </w:r>
      </w:ins>
      <w:ins w:id="2866" w:author="Haskamp, Stefan" w:date="2022-02-25T14:51:00Z">
        <w:r w:rsidR="00210349">
          <w:rPr>
            <w:rFonts w:cs="Arial"/>
          </w:rPr>
          <w:t xml:space="preserve"> individuals</w:t>
        </w:r>
      </w:ins>
      <w:ins w:id="2867" w:author="Haskamp, Stefan" w:date="2022-02-25T12:20:00Z">
        <w:r w:rsidR="008927CC">
          <w:rPr>
            <w:rFonts w:cs="Arial"/>
          </w:rPr>
          <w:t xml:space="preserve"> </w:t>
        </w:r>
      </w:ins>
      <w:ins w:id="2868" w:author="Haskamp, Stefan" w:date="2022-02-25T12:24:00Z">
        <w:r w:rsidR="008927CC">
          <w:rPr>
            <w:rFonts w:cs="Arial"/>
          </w:rPr>
          <w:t xml:space="preserve">from the </w:t>
        </w:r>
        <w:r w:rsidR="008927CC" w:rsidRPr="00622A7F">
          <w:rPr>
            <w:rFonts w:cs="Arial"/>
          </w:rPr>
          <w:t>1</w:t>
        </w:r>
        <w:r w:rsidR="008927CC">
          <w:rPr>
            <w:rFonts w:cs="Arial"/>
          </w:rPr>
          <w:t>,</w:t>
        </w:r>
        <w:r w:rsidR="008927CC" w:rsidRPr="00622A7F">
          <w:rPr>
            <w:rFonts w:cs="Arial"/>
          </w:rPr>
          <w:t>000 Genomes project (</w:t>
        </w:r>
        <w:r w:rsidR="008927CC">
          <w:rPr>
            <w:rFonts w:cs="Arial"/>
          </w:rPr>
          <w:t>{Genomes Project, 2015 #1697}</w:t>
        </w:r>
        <w:r w:rsidR="008927CC" w:rsidRPr="00622A7F">
          <w:rPr>
            <w:rFonts w:cs="Arial"/>
          </w:rPr>
          <w:t xml:space="preserve">) </w:t>
        </w:r>
        <w:r w:rsidR="008927CC">
          <w:rPr>
            <w:rFonts w:cs="Arial"/>
          </w:rPr>
          <w:t>a</w:t>
        </w:r>
      </w:ins>
      <w:ins w:id="2869" w:author="Haskamp, Stefan" w:date="2022-02-25T12:23:00Z">
        <w:r w:rsidR="008927CC">
          <w:rPr>
            <w:rFonts w:cs="Arial"/>
          </w:rPr>
          <w:t>nd in-house exomes</w:t>
        </w:r>
      </w:ins>
      <w:ins w:id="2870" w:author="Haskamp, Stefan" w:date="2022-02-25T12:25:00Z">
        <w:r w:rsidR="008927CC">
          <w:rPr>
            <w:rFonts w:cs="Arial"/>
          </w:rPr>
          <w:t>.</w:t>
        </w:r>
      </w:ins>
      <w:ins w:id="2871" w:author="Haskamp, Stefan" w:date="2022-02-25T14:52:00Z">
        <w:r w:rsidR="00210349">
          <w:rPr>
            <w:rFonts w:cs="Arial"/>
          </w:rPr>
          <w:t xml:space="preserve"> </w:t>
        </w:r>
      </w:ins>
      <w:ins w:id="2872" w:author="Haskamp, Stefan" w:date="2022-02-25T12:25:00Z">
        <w:r w:rsidR="008927CC">
          <w:rPr>
            <w:rFonts w:cs="Arial"/>
          </w:rPr>
          <w:t>In total, 0.2% of 4,937 control</w:t>
        </w:r>
      </w:ins>
      <w:ins w:id="2873" w:author="Haskamp, Stefan" w:date="2022-02-25T12:26:00Z">
        <w:r w:rsidR="008927CC">
          <w:rPr>
            <w:rFonts w:cs="Arial"/>
          </w:rPr>
          <w:t xml:space="preserve">s carried two </w:t>
        </w:r>
      </w:ins>
      <w:ins w:id="2874" w:author="Haskamp, Stefan" w:date="2022-02-25T14:53:00Z">
        <w:r w:rsidR="00210349">
          <w:rPr>
            <w:rFonts w:cs="Arial"/>
          </w:rPr>
          <w:t xml:space="preserve">functional relevant </w:t>
        </w:r>
      </w:ins>
      <w:ins w:id="2875" w:author="Haskamp, Stefan" w:date="2022-02-25T12:26:00Z">
        <w:r w:rsidR="008927CC" w:rsidRPr="00210349">
          <w:rPr>
            <w:rFonts w:cs="Arial"/>
            <w:i/>
            <w:rPrChange w:id="2876" w:author="Haskamp, Stefan" w:date="2022-02-25T14:50:00Z">
              <w:rPr>
                <w:rFonts w:cs="Arial"/>
              </w:rPr>
            </w:rPrChange>
          </w:rPr>
          <w:t>MPO</w:t>
        </w:r>
        <w:r w:rsidR="008927CC">
          <w:rPr>
            <w:rFonts w:cs="Arial"/>
          </w:rPr>
          <w:t xml:space="preserve"> variants, while only </w:t>
        </w:r>
      </w:ins>
      <w:ins w:id="2877" w:author="Haskamp, Stefan" w:date="2022-02-25T14:49:00Z">
        <w:r w:rsidR="00210349">
          <w:rPr>
            <w:rFonts w:cs="Arial"/>
          </w:rPr>
          <w:t xml:space="preserve">xx% carried two </w:t>
        </w:r>
        <w:r w:rsidR="00210349" w:rsidRPr="00210349">
          <w:rPr>
            <w:rFonts w:cs="Arial"/>
            <w:i/>
            <w:rPrChange w:id="2878" w:author="Haskamp, Stefan" w:date="2022-02-25T14:49:00Z">
              <w:rPr>
                <w:rFonts w:cs="Arial"/>
              </w:rPr>
            </w:rPrChange>
          </w:rPr>
          <w:t>IL36RN</w:t>
        </w:r>
        <w:r w:rsidR="00210349">
          <w:rPr>
            <w:rFonts w:cs="Arial"/>
          </w:rPr>
          <w:t xml:space="preserve"> variants.</w:t>
        </w:r>
      </w:ins>
    </w:p>
    <w:p w14:paraId="731574C3" w14:textId="4BDB0D82" w:rsidR="00D555C3" w:rsidRPr="00622A7F" w:rsidRDefault="00D555C3" w:rsidP="00622A7F">
      <w:pPr>
        <w:rPr>
          <w:rFonts w:cs="Arial"/>
        </w:rPr>
      </w:pPr>
      <w:r w:rsidRPr="00622A7F">
        <w:rPr>
          <w:rFonts w:cs="Arial"/>
        </w:rPr>
        <w:t xml:space="preserve">The association of GPP with the number of variants was higher when including heterozygous </w:t>
      </w:r>
      <w:r w:rsidRPr="00622A7F">
        <w:rPr>
          <w:rFonts w:cs="Arial"/>
          <w:i/>
        </w:rPr>
        <w:t>IL36RN</w:t>
      </w:r>
      <w:r w:rsidRPr="00622A7F">
        <w:rPr>
          <w:rFonts w:cs="Arial"/>
        </w:rPr>
        <w:t xml:space="preserve"> variants compared to variants in </w:t>
      </w:r>
      <w:r w:rsidRPr="00622A7F">
        <w:rPr>
          <w:rFonts w:cs="Arial"/>
          <w:i/>
        </w:rPr>
        <w:t>MPO</w:t>
      </w:r>
      <w:r w:rsidRPr="00622A7F">
        <w:rPr>
          <w:rFonts w:cs="Arial"/>
        </w:rPr>
        <w:t xml:space="preserve"> alone </w:t>
      </w:r>
      <w:ins w:id="2879" w:author="Haskamp, Stefan (extern)" w:date="2021-10-26T18:09:00Z">
        <w:r w:rsidR="00710D6E">
          <w:rPr>
            <w:rFonts w:cs="Arial"/>
          </w:rPr>
          <w:t>(</w:t>
        </w:r>
      </w:ins>
      <w:ins w:id="2880" w:author="Haskamp, Stefan (extern)" w:date="2021-10-26T18:08:00Z">
        <w:r w:rsidR="00710D6E">
          <w:rPr>
            <w:rFonts w:cs="Arial"/>
          </w:rPr>
          <w:fldChar w:fldCharType="begin"/>
        </w:r>
        <w:r w:rsidR="00710D6E">
          <w:rPr>
            <w:rFonts w:cs="Arial"/>
          </w:rPr>
          <w:instrText xml:space="preserve"> REF _Ref73111686 \h </w:instrText>
        </w:r>
      </w:ins>
      <w:r w:rsidR="00710D6E">
        <w:rPr>
          <w:rFonts w:cs="Arial"/>
        </w:rPr>
      </w:r>
      <w:r w:rsidR="00710D6E">
        <w:rPr>
          <w:rFonts w:cs="Arial"/>
        </w:rPr>
        <w:fldChar w:fldCharType="separate"/>
      </w:r>
      <w:ins w:id="2881" w:author="Haskamp, Stefan (extern)" w:date="2022-01-29T13:25:00Z">
        <w:r w:rsidR="002D4AD7" w:rsidRPr="00622A7F">
          <w:rPr>
            <w:rFonts w:cs="Arial"/>
          </w:rPr>
          <w:t xml:space="preserve">Figure </w:t>
        </w:r>
        <w:r w:rsidR="002D4AD7">
          <w:rPr>
            <w:rFonts w:cs="Arial"/>
            <w:noProof/>
          </w:rPr>
          <w:t>4</w:t>
        </w:r>
      </w:ins>
      <w:ins w:id="2882" w:author="Haskamp, Stefan (extern)" w:date="2021-10-26T18:08:00Z">
        <w:r w:rsidR="00710D6E">
          <w:rPr>
            <w:rFonts w:cs="Arial"/>
          </w:rPr>
          <w:fldChar w:fldCharType="end"/>
        </w:r>
        <w:r w:rsidR="00710D6E">
          <w:rPr>
            <w:rFonts w:cs="Arial"/>
          </w:rPr>
          <w:t>)</w:t>
        </w:r>
      </w:ins>
      <w:del w:id="2883" w:author="Haskamp, Stefan (extern)" w:date="2021-10-26T18:09:00Z">
        <w:r w:rsidRPr="00622A7F" w:rsidDel="00710D6E">
          <w:rPr>
            <w:rFonts w:cs="Arial"/>
          </w:rPr>
          <w:delText>(</w:delText>
        </w:r>
        <w:r w:rsidRPr="00622A7F" w:rsidDel="00710D6E">
          <w:rPr>
            <w:rFonts w:cs="Arial"/>
            <w:highlight w:val="lightGray"/>
          </w:rPr>
          <w:delText>xxx</w:delText>
        </w:r>
        <w:r w:rsidRPr="00622A7F" w:rsidDel="00710D6E">
          <w:rPr>
            <w:rFonts w:cs="Arial"/>
          </w:rPr>
          <w:delText>)</w:delText>
        </w:r>
      </w:del>
      <w:r w:rsidRPr="00622A7F">
        <w:rPr>
          <w:rFonts w:cs="Arial"/>
        </w:rPr>
        <w:t xml:space="preserve">. These genetic data suggest that GPP is an oligogenic disease. This hypothesis has been discussed before, as GPP patients with </w:t>
      </w:r>
      <w:r w:rsidRPr="00622A7F">
        <w:rPr>
          <w:rFonts w:cs="Arial"/>
          <w:i/>
        </w:rPr>
        <w:t>IL36RN</w:t>
      </w:r>
      <w:r w:rsidRPr="00622A7F">
        <w:rPr>
          <w:rFonts w:cs="Arial"/>
        </w:rPr>
        <w:t xml:space="preserve"> variants carried further variants in </w:t>
      </w:r>
      <w:r w:rsidRPr="00622A7F">
        <w:rPr>
          <w:rFonts w:cs="Arial"/>
          <w:i/>
        </w:rPr>
        <w:t>CARD14</w:t>
      </w:r>
      <w:r w:rsidRPr="00622A7F">
        <w:rPr>
          <w:rFonts w:cs="Arial"/>
        </w:rPr>
        <w:t xml:space="preserve"> and </w:t>
      </w:r>
      <w:r w:rsidRPr="00622A7F">
        <w:rPr>
          <w:rFonts w:cs="Arial"/>
          <w:i/>
        </w:rPr>
        <w:t>AP1S3</w:t>
      </w:r>
      <w:r w:rsidRPr="00622A7F">
        <w:rPr>
          <w:rFonts w:cs="Arial"/>
        </w:rPr>
        <w:t xml:space="preserve"> </w:t>
      </w:r>
      <w:commentRangeStart w:id="2884"/>
      <w:r w:rsidR="009A7AD4">
        <w:rPr>
          <w:rFonts w:cs="Arial"/>
        </w:rPr>
        <w:t>{Mossner, 2018 #1364;Twelves, 2019 #1733</w:t>
      </w:r>
      <w:r w:rsidR="00026EB2">
        <w:rPr>
          <w:rFonts w:cs="Arial"/>
        </w:rPr>
        <w:t>;Frey, 2020 #1702}</w:t>
      </w:r>
      <w:commentRangeEnd w:id="2884"/>
      <w:r w:rsidR="000A78A6">
        <w:rPr>
          <w:rStyle w:val="Kommentarzeichen"/>
        </w:rPr>
        <w:commentReference w:id="2884"/>
      </w:r>
      <w:r w:rsidRPr="00622A7F">
        <w:rPr>
          <w:rFonts w:cs="Arial"/>
        </w:rPr>
        <w:t>.</w:t>
      </w:r>
    </w:p>
    <w:p w14:paraId="192D5C72" w14:textId="156181F9" w:rsidR="00D555C3" w:rsidRPr="00622A7F" w:rsidRDefault="00D555C3" w:rsidP="00622A7F">
      <w:pPr>
        <w:rPr>
          <w:rFonts w:cs="Arial"/>
        </w:rPr>
      </w:pPr>
      <w:commentRangeStart w:id="2885"/>
      <w:r w:rsidRPr="00622A7F">
        <w:rPr>
          <w:rFonts w:cs="Arial"/>
        </w:rPr>
        <w:t>Just recently, Vergnano et</w:t>
      </w:r>
      <w:del w:id="2886" w:author="Hüffmeier, Ulrike" w:date="2021-10-13T11:14:00Z">
        <w:r w:rsidRPr="00622A7F" w:rsidDel="002F483D">
          <w:rPr>
            <w:rFonts w:cs="Arial"/>
          </w:rPr>
          <w:delText>.</w:delText>
        </w:r>
      </w:del>
      <w:r w:rsidRPr="00622A7F">
        <w:rPr>
          <w:rFonts w:cs="Arial"/>
        </w:rPr>
        <w:t xml:space="preserve"> al. identified the </w:t>
      </w:r>
      <w:r w:rsidRPr="00622A7F">
        <w:rPr>
          <w:rFonts w:cs="Arial"/>
          <w:i/>
        </w:rPr>
        <w:t>MPO</w:t>
      </w:r>
      <w:r w:rsidRPr="00622A7F">
        <w:rPr>
          <w:rFonts w:cs="Arial"/>
        </w:rPr>
        <w:t xml:space="preserve"> variant c.2031-2A&gt;C in homozygous </w:t>
      </w:r>
      <w:commentRangeEnd w:id="2885"/>
      <w:r w:rsidR="009D06EF">
        <w:rPr>
          <w:rStyle w:val="Kommentarzeichen"/>
        </w:rPr>
        <w:commentReference w:id="2885"/>
      </w:r>
      <w:r w:rsidRPr="00622A7F">
        <w:rPr>
          <w:rFonts w:cs="Arial"/>
        </w:rPr>
        <w:t xml:space="preserve">state in two individuals of a patient group composed of 14 European GPP and 109 </w:t>
      </w:r>
      <w:commentRangeStart w:id="2887"/>
      <w:commentRangeStart w:id="2888"/>
      <w:r w:rsidRPr="00622A7F">
        <w:rPr>
          <w:rFonts w:cs="Arial"/>
        </w:rPr>
        <w:t xml:space="preserve">acral pustular psoriasis </w:t>
      </w:r>
      <w:commentRangeEnd w:id="2887"/>
      <w:r w:rsidR="009D06EF">
        <w:rPr>
          <w:rStyle w:val="Kommentarzeichen"/>
        </w:rPr>
        <w:commentReference w:id="2887"/>
      </w:r>
      <w:commentRangeEnd w:id="2888"/>
      <w:r w:rsidR="009143C6">
        <w:rPr>
          <w:rStyle w:val="Kommentarzeichen"/>
        </w:rPr>
        <w:commentReference w:id="2888"/>
      </w:r>
      <w:r w:rsidRPr="00622A7F">
        <w:rPr>
          <w:rFonts w:cs="Arial"/>
        </w:rPr>
        <w:t xml:space="preserve">patients (frequency 1.4%) </w:t>
      </w:r>
      <w:r w:rsidR="009A7AD4">
        <w:rPr>
          <w:rFonts w:cs="Arial"/>
        </w:rPr>
        <w:t>{Vergnano, 2020 #1781}</w:t>
      </w:r>
      <w:r w:rsidRPr="00622A7F">
        <w:rPr>
          <w:rFonts w:cs="Arial"/>
        </w:rPr>
        <w:t xml:space="preserve">. </w:t>
      </w:r>
      <w:commentRangeStart w:id="2889"/>
      <w:commentRangeStart w:id="2890"/>
      <w:r w:rsidRPr="00622A7F">
        <w:rPr>
          <w:rFonts w:cs="Arial"/>
        </w:rPr>
        <w:t xml:space="preserve">In patients affected by acral pustular psoriasis, the formation of pustules </w:t>
      </w:r>
      <w:del w:id="2891" w:author="ulrike.hueffmeier@gmail.com" w:date="2021-11-28T21:50:00Z">
        <w:r w:rsidRPr="00622A7F" w:rsidDel="00C60251">
          <w:rPr>
            <w:rFonts w:cs="Arial"/>
          </w:rPr>
          <w:delText xml:space="preserve">is </w:delText>
        </w:r>
      </w:del>
      <w:r w:rsidRPr="00622A7F">
        <w:rPr>
          <w:rFonts w:cs="Arial"/>
        </w:rPr>
        <w:t>locate</w:t>
      </w:r>
      <w:ins w:id="2892" w:author="ulrike.hueffmeier@gmail.com" w:date="2021-11-28T21:50:00Z">
        <w:r w:rsidR="00C60251">
          <w:rPr>
            <w:rFonts w:cs="Arial"/>
          </w:rPr>
          <w:t>s</w:t>
        </w:r>
      </w:ins>
      <w:del w:id="2893" w:author="ulrike.hueffmeier@gmail.com" w:date="2021-11-28T21:50:00Z">
        <w:r w:rsidRPr="00622A7F" w:rsidDel="00C60251">
          <w:rPr>
            <w:rFonts w:cs="Arial"/>
          </w:rPr>
          <w:delText>d</w:delText>
        </w:r>
      </w:del>
      <w:r w:rsidRPr="00622A7F">
        <w:rPr>
          <w:rFonts w:cs="Arial"/>
        </w:rPr>
        <w:t xml:space="preserve"> at the nails and surrounding tissue at fingers and toes. </w:t>
      </w:r>
      <w:commentRangeEnd w:id="2889"/>
      <w:r w:rsidR="009D06EF">
        <w:rPr>
          <w:rStyle w:val="Kommentarzeichen"/>
        </w:rPr>
        <w:commentReference w:id="2889"/>
      </w:r>
      <w:commentRangeEnd w:id="2890"/>
      <w:r w:rsidR="009143C6">
        <w:rPr>
          <w:rStyle w:val="Kommentarzeichen"/>
        </w:rPr>
        <w:commentReference w:id="2890"/>
      </w:r>
      <w:r w:rsidRPr="00622A7F">
        <w:rPr>
          <w:rFonts w:cs="Arial"/>
        </w:rPr>
        <w:t xml:space="preserve">The </w:t>
      </w:r>
      <w:commentRangeStart w:id="2894"/>
      <w:r w:rsidRPr="00622A7F">
        <w:rPr>
          <w:rFonts w:cs="Arial"/>
        </w:rPr>
        <w:t>frequency</w:t>
      </w:r>
      <w:commentRangeEnd w:id="2894"/>
      <w:r w:rsidR="00C60251">
        <w:rPr>
          <w:rStyle w:val="Kommentarzeichen"/>
        </w:rPr>
        <w:commentReference w:id="2894"/>
      </w:r>
      <w:ins w:id="2895" w:author="Haskamp, Stefan (extern)" w:date="2022-01-02T12:53:00Z">
        <w:r w:rsidR="009143C6">
          <w:rPr>
            <w:rFonts w:cs="Arial"/>
          </w:rPr>
          <w:t xml:space="preserve"> of the variant </w:t>
        </w:r>
      </w:ins>
      <w:ins w:id="2896" w:author="Haskamp, Stefan (extern)" w:date="2022-01-02T12:54:00Z">
        <w:r w:rsidR="009143C6" w:rsidRPr="009143C6">
          <w:rPr>
            <w:rFonts w:cs="Arial"/>
          </w:rPr>
          <w:t>c.2031-2A&gt;C</w:t>
        </w:r>
      </w:ins>
      <w:r w:rsidRPr="00622A7F">
        <w:rPr>
          <w:rFonts w:cs="Arial"/>
        </w:rPr>
        <w:t xml:space="preserve"> </w:t>
      </w:r>
      <w:commentRangeStart w:id="2897"/>
      <w:del w:id="2898" w:author="Haskamp, Stefan (extern)" w:date="2021-10-17T15:44:00Z">
        <w:r w:rsidRPr="00622A7F" w:rsidDel="00FA1AFB">
          <w:rPr>
            <w:rFonts w:cs="Arial"/>
          </w:rPr>
          <w:delText>is</w:delText>
        </w:r>
      </w:del>
      <w:ins w:id="2899" w:author="Haskamp, Stefan (extern)" w:date="2021-10-17T15:44:00Z">
        <w:r w:rsidRPr="00622A7F">
          <w:rPr>
            <w:rFonts w:cs="Arial"/>
          </w:rPr>
          <w:t>was</w:t>
        </w:r>
      </w:ins>
      <w:r w:rsidRPr="00622A7F">
        <w:rPr>
          <w:rFonts w:cs="Arial"/>
        </w:rPr>
        <w:t xml:space="preserve"> slightly </w:t>
      </w:r>
      <w:commentRangeEnd w:id="2897"/>
      <w:r w:rsidRPr="00622A7F">
        <w:rPr>
          <w:rStyle w:val="Kommentarzeichen"/>
          <w:rFonts w:cs="Arial"/>
        </w:rPr>
        <w:commentReference w:id="2897"/>
      </w:r>
      <w:r w:rsidRPr="00622A7F">
        <w:rPr>
          <w:rFonts w:cs="Arial"/>
        </w:rPr>
        <w:t>lower compared to the results presented in chapter</w:t>
      </w:r>
      <w:ins w:id="2900" w:author="Haskamp, Stefan (extern)" w:date="2021-10-26T18:09:00Z">
        <w:r w:rsidR="00AE049D">
          <w:rPr>
            <w:rFonts w:cs="Arial"/>
          </w:rPr>
          <w:t xml:space="preserve"> </w:t>
        </w:r>
      </w:ins>
      <w:ins w:id="2901" w:author="Haskamp, Stefan (extern)" w:date="2021-10-26T18:11:00Z">
        <w:r w:rsidR="00AE049D">
          <w:rPr>
            <w:rFonts w:cs="Arial"/>
          </w:rPr>
          <w:fldChar w:fldCharType="begin"/>
        </w:r>
        <w:r w:rsidR="00AE049D">
          <w:rPr>
            <w:rFonts w:cs="Arial"/>
          </w:rPr>
          <w:instrText xml:space="preserve"> REF _Ref86164283 \r \h </w:instrText>
        </w:r>
      </w:ins>
      <w:r w:rsidR="00AE049D">
        <w:rPr>
          <w:rFonts w:cs="Arial"/>
        </w:rPr>
      </w:r>
      <w:r w:rsidR="00AE049D">
        <w:rPr>
          <w:rFonts w:cs="Arial"/>
        </w:rPr>
        <w:fldChar w:fldCharType="separate"/>
      </w:r>
      <w:r w:rsidR="002D4AD7">
        <w:rPr>
          <w:rFonts w:cs="Arial"/>
        </w:rPr>
        <w:t>4.1.1</w:t>
      </w:r>
      <w:ins w:id="2902" w:author="Haskamp, Stefan (extern)" w:date="2021-10-26T18:11:00Z">
        <w:r w:rsidR="00AE049D">
          <w:rPr>
            <w:rFonts w:cs="Arial"/>
          </w:rPr>
          <w:fldChar w:fldCharType="end"/>
        </w:r>
      </w:ins>
      <w:del w:id="2903" w:author="Haskamp, Stefan (extern)" w:date="2021-10-26T18:09:00Z">
        <w:r w:rsidRPr="00622A7F" w:rsidDel="00AE049D">
          <w:rPr>
            <w:rFonts w:cs="Arial"/>
          </w:rPr>
          <w:delText xml:space="preserve"> </w:delText>
        </w:r>
        <w:r w:rsidRPr="00622A7F" w:rsidDel="00AE049D">
          <w:rPr>
            <w:rFonts w:cs="Arial"/>
            <w:highlight w:val="darkGray"/>
          </w:rPr>
          <w:delText>xxx</w:delText>
        </w:r>
      </w:del>
      <w:r w:rsidRPr="00622A7F">
        <w:rPr>
          <w:rFonts w:cs="Arial"/>
        </w:rPr>
        <w:t xml:space="preserve"> (two of 82 patients, 2.4%). In the same study, two of 96 patients </w:t>
      </w:r>
      <w:commentRangeStart w:id="2904"/>
      <w:r w:rsidRPr="00622A7F">
        <w:rPr>
          <w:rFonts w:cs="Arial"/>
        </w:rPr>
        <w:t xml:space="preserve">with </w:t>
      </w:r>
      <w:del w:id="2905" w:author="Haskamp, Stefan (extern)" w:date="2021-10-17T15:45:00Z">
        <w:r w:rsidRPr="00622A7F" w:rsidDel="00FA1AFB">
          <w:rPr>
            <w:rFonts w:cs="Arial"/>
          </w:rPr>
          <w:delText>acute generalized exanthematous pustulosis (</w:delText>
        </w:r>
      </w:del>
      <w:r w:rsidRPr="00622A7F">
        <w:rPr>
          <w:rFonts w:cs="Arial"/>
        </w:rPr>
        <w:t>AGEP</w:t>
      </w:r>
      <w:del w:id="2906" w:author="Haskamp, Stefan (extern)" w:date="2021-10-17T15:45:00Z">
        <w:r w:rsidRPr="00622A7F" w:rsidDel="00FA1AFB">
          <w:rPr>
            <w:rFonts w:cs="Arial"/>
          </w:rPr>
          <w:delText>)</w:delText>
        </w:r>
      </w:del>
      <w:r w:rsidRPr="00622A7F">
        <w:rPr>
          <w:rFonts w:cs="Arial"/>
        </w:rPr>
        <w:t xml:space="preserve"> </w:t>
      </w:r>
      <w:commentRangeEnd w:id="2904"/>
      <w:r w:rsidRPr="00622A7F">
        <w:rPr>
          <w:rStyle w:val="Kommentarzeichen"/>
          <w:rFonts w:cs="Arial"/>
        </w:rPr>
        <w:commentReference w:id="2904"/>
      </w:r>
      <w:r w:rsidRPr="00622A7F">
        <w:rPr>
          <w:rFonts w:cs="Arial"/>
        </w:rPr>
        <w:t xml:space="preserve">carried two variants in </w:t>
      </w:r>
      <w:r w:rsidRPr="00622A7F">
        <w:rPr>
          <w:rFonts w:cs="Arial"/>
          <w:i/>
        </w:rPr>
        <w:t>MPO</w:t>
      </w:r>
      <w:r w:rsidRPr="00622A7F">
        <w:rPr>
          <w:rFonts w:cs="Arial"/>
        </w:rPr>
        <w:t xml:space="preserve"> (c.1705C&gt;T/ p.(Arg569Trp), c.2031-2A&gt;C and c.1555_1569del14/ p.(Met519Profs*21) in homozygous state) </w:t>
      </w:r>
      <w:r w:rsidR="009A7AD4">
        <w:rPr>
          <w:rFonts w:cs="Arial"/>
        </w:rPr>
        <w:t>{Vergnano, 2020 #1781}</w:t>
      </w:r>
      <w:r w:rsidRPr="00622A7F">
        <w:rPr>
          <w:rFonts w:cs="Arial"/>
        </w:rPr>
        <w:t>. Overall, four patients with two variants were identified in 142 patients (2.8%), while in this thesis</w:t>
      </w:r>
      <w:ins w:id="2907" w:author="Hüffmeier, Ulrike" w:date="2021-11-25T19:12:00Z">
        <w:r w:rsidR="000B1416">
          <w:rPr>
            <w:rFonts w:cs="Arial"/>
          </w:rPr>
          <w:t>,</w:t>
        </w:r>
      </w:ins>
      <w:r w:rsidRPr="00622A7F">
        <w:rPr>
          <w:rFonts w:cs="Arial"/>
        </w:rPr>
        <w:t xml:space="preserve"> four patients with two variants were identified in 82 patients (4.8%). The difference may be due to the different composition of the study group regarding ethnicity and diagnosis. Nevertheless, </w:t>
      </w:r>
      <w:commentRangeStart w:id="2908"/>
      <w:del w:id="2909" w:author="Stefan" w:date="2021-10-15T14:02:00Z">
        <w:r w:rsidRPr="00622A7F" w:rsidDel="00531264">
          <w:rPr>
            <w:rFonts w:cs="Arial"/>
          </w:rPr>
          <w:delText xml:space="preserve">this study </w:delText>
        </w:r>
      </w:del>
      <w:ins w:id="2910" w:author="Haskamp, Stefan (extern)" w:date="2021-10-17T15:45:00Z">
        <w:r w:rsidRPr="00622A7F">
          <w:rPr>
            <w:rFonts w:cs="Arial"/>
          </w:rPr>
          <w:t xml:space="preserve">the study of </w:t>
        </w:r>
      </w:ins>
      <w:ins w:id="2911" w:author="Stefan" w:date="2021-10-15T14:02:00Z">
        <w:r w:rsidRPr="00622A7F">
          <w:rPr>
            <w:rFonts w:cs="Arial"/>
          </w:rPr>
          <w:t xml:space="preserve">Vergnano et. al. </w:t>
        </w:r>
      </w:ins>
      <w:r w:rsidRPr="00622A7F">
        <w:rPr>
          <w:rFonts w:cs="Arial"/>
        </w:rPr>
        <w:t xml:space="preserve">validated </w:t>
      </w:r>
      <w:commentRangeEnd w:id="2908"/>
      <w:r w:rsidRPr="00622A7F">
        <w:rPr>
          <w:rStyle w:val="Kommentarzeichen"/>
          <w:rFonts w:cs="Arial"/>
        </w:rPr>
        <w:commentReference w:id="2908"/>
      </w:r>
      <w:commentRangeStart w:id="2912"/>
      <w:r w:rsidRPr="00622A7F">
        <w:rPr>
          <w:rFonts w:cs="Arial"/>
        </w:rPr>
        <w:t>the association of GPP</w:t>
      </w:r>
      <w:ins w:id="2913" w:author="Haskamp, Stefan (extern)" w:date="2022-01-02T12:56:00Z">
        <w:r w:rsidR="009143C6">
          <w:rPr>
            <w:rFonts w:cs="Arial"/>
          </w:rPr>
          <w:t xml:space="preserve"> and other subtypes of pustular psoriasis</w:t>
        </w:r>
      </w:ins>
      <w:r w:rsidRPr="00622A7F">
        <w:rPr>
          <w:rFonts w:cs="Arial"/>
        </w:rPr>
        <w:t xml:space="preserve"> </w:t>
      </w:r>
      <w:commentRangeEnd w:id="2912"/>
      <w:r w:rsidR="006D1FF2">
        <w:rPr>
          <w:rStyle w:val="Kommentarzeichen"/>
        </w:rPr>
        <w:commentReference w:id="2912"/>
      </w:r>
      <w:r w:rsidRPr="00622A7F">
        <w:rPr>
          <w:rFonts w:cs="Arial"/>
        </w:rPr>
        <w:t xml:space="preserve">with variants in </w:t>
      </w:r>
      <w:r w:rsidRPr="00622A7F">
        <w:rPr>
          <w:rFonts w:cs="Arial"/>
          <w:i/>
        </w:rPr>
        <w:t>MPO</w:t>
      </w:r>
      <w:r w:rsidRPr="00622A7F">
        <w:rPr>
          <w:rFonts w:cs="Arial"/>
        </w:rPr>
        <w:t>.</w:t>
      </w:r>
    </w:p>
    <w:p w14:paraId="7C4041C6" w14:textId="4ACA7739" w:rsidR="00D555C3" w:rsidRPr="00622A7F" w:rsidRDefault="00D555C3" w:rsidP="005618AE">
      <w:pPr>
        <w:rPr>
          <w:rFonts w:cs="Arial"/>
        </w:rPr>
      </w:pPr>
      <w:r w:rsidRPr="00622A7F">
        <w:rPr>
          <w:rFonts w:cs="Arial"/>
        </w:rPr>
        <w:t xml:space="preserve">Only 40% of the patients carried variants in </w:t>
      </w:r>
      <w:commentRangeStart w:id="2914"/>
      <w:r w:rsidRPr="00622A7F">
        <w:rPr>
          <w:rFonts w:cs="Arial"/>
          <w:i/>
        </w:rPr>
        <w:t>MPO</w:t>
      </w:r>
      <w:r w:rsidRPr="00622A7F">
        <w:rPr>
          <w:rFonts w:cs="Arial"/>
        </w:rPr>
        <w:t xml:space="preserve"> and</w:t>
      </w:r>
      <w:ins w:id="2915" w:author="Stefan" w:date="2021-10-15T14:03:00Z">
        <w:r w:rsidRPr="00622A7F">
          <w:rPr>
            <w:rFonts w:cs="Arial"/>
          </w:rPr>
          <w:t>/</w:t>
        </w:r>
      </w:ins>
      <w:ins w:id="2916" w:author="Hüffmeier, Ulrike" w:date="2021-11-30T09:19:00Z">
        <w:r w:rsidR="00904682">
          <w:rPr>
            <w:rFonts w:cs="Arial"/>
          </w:rPr>
          <w:t xml:space="preserve"> </w:t>
        </w:r>
      </w:ins>
      <w:ins w:id="2917" w:author="Stefan" w:date="2021-10-15T14:03:00Z">
        <w:r w:rsidRPr="00622A7F">
          <w:rPr>
            <w:rFonts w:cs="Arial"/>
          </w:rPr>
          <w:t>or</w:t>
        </w:r>
      </w:ins>
      <w:r w:rsidRPr="00622A7F">
        <w:rPr>
          <w:rFonts w:cs="Arial"/>
        </w:rPr>
        <w:t xml:space="preserve"> </w:t>
      </w:r>
      <w:r w:rsidRPr="00622A7F">
        <w:rPr>
          <w:rFonts w:cs="Arial"/>
          <w:i/>
        </w:rPr>
        <w:t>IL36RN</w:t>
      </w:r>
      <w:commentRangeEnd w:id="2914"/>
      <w:r w:rsidRPr="00622A7F">
        <w:rPr>
          <w:rStyle w:val="Kommentarzeichen"/>
          <w:rFonts w:cs="Arial"/>
        </w:rPr>
        <w:commentReference w:id="2914"/>
      </w:r>
      <w:r w:rsidRPr="00622A7F">
        <w:rPr>
          <w:rFonts w:cs="Arial"/>
          <w:i/>
        </w:rPr>
        <w:t xml:space="preserve">. </w:t>
      </w:r>
      <w:r w:rsidRPr="00622A7F">
        <w:rPr>
          <w:rFonts w:cs="Arial"/>
        </w:rPr>
        <w:t xml:space="preserve">To unravel the genetic basis of unsolved GPP cases, further strategies could be applied. The whole-exome sequencing analysis focuses on homozygous, nonsynonymous, rare variants, which affected one gene in at least two patients. Intragenic variants </w:t>
      </w:r>
      <w:del w:id="2918" w:author="Haskamp, Stefan (extern)" w:date="2022-01-02T13:00:00Z">
        <w:r w:rsidRPr="00622A7F" w:rsidDel="009143C6">
          <w:rPr>
            <w:rFonts w:cs="Arial"/>
          </w:rPr>
          <w:delText xml:space="preserve">and </w:delText>
        </w:r>
        <w:commentRangeStart w:id="2919"/>
        <w:r w:rsidRPr="00622A7F" w:rsidDel="009143C6">
          <w:rPr>
            <w:rFonts w:cs="Arial"/>
          </w:rPr>
          <w:delText xml:space="preserve">synonymous variants close to the exon-intron border </w:delText>
        </w:r>
        <w:commentRangeEnd w:id="2919"/>
        <w:r w:rsidR="006D1FF2" w:rsidDel="009143C6">
          <w:rPr>
            <w:rStyle w:val="Kommentarzeichen"/>
          </w:rPr>
          <w:commentReference w:id="2919"/>
        </w:r>
      </w:del>
      <w:r w:rsidRPr="00622A7F">
        <w:rPr>
          <w:rFonts w:cs="Arial"/>
        </w:rPr>
        <w:t xml:space="preserve">had not been taken into account. Also heterozygous </w:t>
      </w:r>
      <w:del w:id="2920" w:author="Haskamp, Stefan (extern)" w:date="2022-01-02T13:13:00Z">
        <w:r w:rsidRPr="00622A7F" w:rsidDel="008F710E">
          <w:rPr>
            <w:rFonts w:cs="Arial"/>
          </w:rPr>
          <w:delText>or</w:delText>
        </w:r>
      </w:del>
      <w:ins w:id="2921" w:author="Haskamp, Stefan (extern)" w:date="2022-01-02T13:13:00Z">
        <w:r w:rsidR="008F710E">
          <w:rPr>
            <w:rFonts w:cs="Arial"/>
          </w:rPr>
          <w:t>and</w:t>
        </w:r>
      </w:ins>
      <w:r w:rsidRPr="00622A7F">
        <w:rPr>
          <w:rFonts w:cs="Arial"/>
        </w:rPr>
        <w:t xml:space="preserve"> compound heterozygous variants were omitted </w:t>
      </w:r>
      <w:r w:rsidRPr="00622A7F">
        <w:rPr>
          <w:rFonts w:cs="Arial"/>
        </w:rPr>
        <w:lastRenderedPageBreak/>
        <w:t>by these filters</w:t>
      </w:r>
      <w:ins w:id="2922" w:author="Haskamp, Stefan (extern)" w:date="2022-01-02T13:13:00Z">
        <w:r w:rsidR="008F710E">
          <w:rPr>
            <w:rFonts w:cs="Arial"/>
          </w:rPr>
          <w:t>.</w:t>
        </w:r>
      </w:ins>
      <w:del w:id="2923" w:author="Haskamp, Stefan (extern)" w:date="2022-01-02T13:13:00Z">
        <w:r w:rsidRPr="00622A7F" w:rsidDel="008F710E">
          <w:rPr>
            <w:rFonts w:cs="Arial"/>
          </w:rPr>
          <w:delText>,</w:delText>
        </w:r>
      </w:del>
      <w:del w:id="2924" w:author="Haskamp, Stefan (extern)" w:date="2022-01-02T13:14:00Z">
        <w:r w:rsidRPr="00622A7F" w:rsidDel="008F710E">
          <w:rPr>
            <w:rFonts w:cs="Arial"/>
          </w:rPr>
          <w:delText xml:space="preserve"> </w:delText>
        </w:r>
        <w:commentRangeStart w:id="2925"/>
        <w:r w:rsidRPr="00622A7F" w:rsidDel="008F710E">
          <w:rPr>
            <w:rFonts w:cs="Arial"/>
          </w:rPr>
          <w:delText>because c</w:delText>
        </w:r>
      </w:del>
      <w:ins w:id="2926" w:author="Haskamp, Stefan (extern)" w:date="2022-01-02T13:14:00Z">
        <w:r w:rsidR="008F710E">
          <w:rPr>
            <w:rFonts w:cs="Arial"/>
          </w:rPr>
          <w:t xml:space="preserve"> Filtering for heterozygous variants would have expanded the number of candidate genes massively and the impact or heterozygous variants are difficult to interpret. C</w:t>
        </w:r>
      </w:ins>
      <w:r w:rsidRPr="00622A7F">
        <w:rPr>
          <w:rFonts w:cs="Arial"/>
        </w:rPr>
        <w:t xml:space="preserve">ompound heterozygous variants could not have been validated due to </w:t>
      </w:r>
      <w:commentRangeEnd w:id="2925"/>
      <w:r w:rsidR="006D1FF2">
        <w:rPr>
          <w:rStyle w:val="Kommentarzeichen"/>
        </w:rPr>
        <w:commentReference w:id="2925"/>
      </w:r>
      <w:r w:rsidRPr="00622A7F">
        <w:rPr>
          <w:rFonts w:cs="Arial"/>
        </w:rPr>
        <w:t>absent parental DNA and those filter criteria would have result in a very high number of variants.</w:t>
      </w:r>
      <w:ins w:id="2927" w:author="Haskamp, Stefan (extern)" w:date="2022-01-02T13:10:00Z">
        <w:r w:rsidR="005618AE">
          <w:rPr>
            <w:rFonts w:cs="Arial"/>
          </w:rPr>
          <w:t xml:space="preserve"> </w:t>
        </w:r>
      </w:ins>
      <w:del w:id="2928" w:author="Haskamp, Stefan (extern)" w:date="2022-01-02T13:14:00Z">
        <w:r w:rsidRPr="00622A7F" w:rsidDel="008F710E">
          <w:rPr>
            <w:rFonts w:cs="Arial"/>
          </w:rPr>
          <w:delText xml:space="preserve"> </w:delText>
        </w:r>
      </w:del>
      <w:r w:rsidRPr="00622A7F">
        <w:rPr>
          <w:rFonts w:cs="Arial"/>
        </w:rPr>
        <w:t xml:space="preserve">To focus on a limited number of variants, only those regions could be considered which are transcribed or within regions of open chromatin in GPP associated cell types. </w:t>
      </w:r>
      <w:ins w:id="2929" w:author="Haskamp, Stefan (extern)" w:date="2022-01-02T13:16:00Z">
        <w:r w:rsidR="008F710E">
          <w:rPr>
            <w:rFonts w:cs="Arial"/>
          </w:rPr>
          <w:t xml:space="preserve">For example, </w:t>
        </w:r>
      </w:ins>
      <w:commentRangeStart w:id="2930"/>
      <w:commentRangeStart w:id="2931"/>
      <w:del w:id="2932" w:author="Haskamp, Stefan (extern)" w:date="2022-01-02T13:17:00Z">
        <w:r w:rsidRPr="00622A7F" w:rsidDel="008F710E">
          <w:rPr>
            <w:rFonts w:cs="Arial"/>
          </w:rPr>
          <w:delText>T</w:delText>
        </w:r>
      </w:del>
      <w:ins w:id="2933" w:author="Haskamp, Stefan (extern)" w:date="2022-01-02T13:17:00Z">
        <w:r w:rsidR="008F710E">
          <w:rPr>
            <w:rFonts w:cs="Arial"/>
          </w:rPr>
          <w:t>t</w:t>
        </w:r>
      </w:ins>
      <w:r w:rsidRPr="00622A7F">
        <w:rPr>
          <w:rFonts w:cs="Arial"/>
        </w:rPr>
        <w:t xml:space="preserve">his information could be provided by publicly available scRNAseq data sets of skin biopsies obtained from psoriasis patients which contain the transcriptome of keratinocytes expressing </w:t>
      </w:r>
      <w:r w:rsidRPr="00622A7F">
        <w:rPr>
          <w:rFonts w:cs="Arial"/>
          <w:i/>
        </w:rPr>
        <w:t>IL36G</w:t>
      </w:r>
      <w:r w:rsidRPr="00622A7F">
        <w:rPr>
          <w:rFonts w:cs="Arial"/>
        </w:rPr>
        <w:t xml:space="preserve"> and </w:t>
      </w:r>
      <w:r w:rsidRPr="00622A7F">
        <w:rPr>
          <w:rFonts w:cs="Arial"/>
          <w:i/>
        </w:rPr>
        <w:t>IL36RN</w:t>
      </w:r>
      <w:r w:rsidRPr="00622A7F">
        <w:rPr>
          <w:rFonts w:cs="Arial"/>
        </w:rPr>
        <w:t xml:space="preserve"> </w:t>
      </w:r>
      <w:commentRangeEnd w:id="2930"/>
      <w:r w:rsidR="004E019C">
        <w:rPr>
          <w:rStyle w:val="Kommentarzeichen"/>
        </w:rPr>
        <w:commentReference w:id="2930"/>
      </w:r>
      <w:commentRangeEnd w:id="2931"/>
      <w:r w:rsidR="008F710E">
        <w:rPr>
          <w:rStyle w:val="Kommentarzeichen"/>
        </w:rPr>
        <w:commentReference w:id="2931"/>
      </w:r>
      <w:r w:rsidR="009A7AD4">
        <w:rPr>
          <w:rFonts w:cs="Arial"/>
        </w:rPr>
        <w:t>{Hughes, 2020 #1818}</w:t>
      </w:r>
      <w:r w:rsidRPr="00622A7F">
        <w:rPr>
          <w:rFonts w:cs="Arial"/>
        </w:rPr>
        <w:t xml:space="preserve">. Another option would be to focus on genes of certain pathways connected to GPP pathogenesis or </w:t>
      </w:r>
      <w:ins w:id="2934" w:author="Hüffmeier, Ulrike" w:date="2021-11-30T09:16:00Z">
        <w:r w:rsidR="006D1FF2">
          <w:rPr>
            <w:rFonts w:cs="Arial"/>
          </w:rPr>
          <w:t xml:space="preserve">to </w:t>
        </w:r>
      </w:ins>
      <w:r w:rsidRPr="00622A7F">
        <w:rPr>
          <w:rFonts w:cs="Arial"/>
        </w:rPr>
        <w:t>screen for variants by trio analysis (affected child, unaffected parents/</w:t>
      </w:r>
      <w:ins w:id="2935" w:author="Hüffmeier, Ulrike" w:date="2021-11-30T09:19:00Z">
        <w:r w:rsidR="00904682">
          <w:rPr>
            <w:rFonts w:cs="Arial"/>
          </w:rPr>
          <w:t xml:space="preserve"> </w:t>
        </w:r>
      </w:ins>
      <w:r w:rsidRPr="00622A7F">
        <w:rPr>
          <w:rFonts w:cs="Arial"/>
        </w:rPr>
        <w:t>family).</w:t>
      </w:r>
    </w:p>
    <w:p w14:paraId="48284A41" w14:textId="35512C81" w:rsidR="00D555C3" w:rsidRPr="00622A7F" w:rsidDel="008F710E" w:rsidRDefault="00D555C3" w:rsidP="00622A7F">
      <w:pPr>
        <w:rPr>
          <w:del w:id="2936" w:author="Haskamp, Stefan (extern)" w:date="2022-01-02T13:18:00Z"/>
          <w:rFonts w:cs="Arial"/>
        </w:rPr>
      </w:pPr>
      <w:commentRangeStart w:id="2937"/>
      <w:del w:id="2938" w:author="Haskamp, Stefan (extern)" w:date="2022-01-02T13:18:00Z">
        <w:r w:rsidRPr="00622A7F" w:rsidDel="008F710E">
          <w:rPr>
            <w:rFonts w:cs="Arial"/>
          </w:rPr>
          <w:delText xml:space="preserve">To conclude, </w:delText>
        </w:r>
        <w:r w:rsidRPr="00622A7F" w:rsidDel="008F710E">
          <w:rPr>
            <w:rFonts w:cs="Arial"/>
            <w:i/>
          </w:rPr>
          <w:delText>MPO</w:delText>
        </w:r>
        <w:r w:rsidRPr="00622A7F" w:rsidDel="008F710E">
          <w:rPr>
            <w:rFonts w:cs="Arial"/>
          </w:rPr>
          <w:delText xml:space="preserve"> variants leading to complete deficiency are </w:delText>
        </w:r>
      </w:del>
      <w:ins w:id="2939" w:author="Hüffmeier, Ulrike" w:date="2021-11-30T09:32:00Z">
        <w:del w:id="2940" w:author="Haskamp, Stefan (extern)" w:date="2022-01-02T13:18:00Z">
          <w:r w:rsidR="004E019C" w:rsidDel="008F710E">
            <w:rPr>
              <w:rFonts w:cs="Arial"/>
            </w:rPr>
            <w:delText>we</w:delText>
          </w:r>
          <w:r w:rsidR="004E019C" w:rsidRPr="00622A7F" w:rsidDel="008F710E">
            <w:rPr>
              <w:rFonts w:cs="Arial"/>
            </w:rPr>
            <w:delText xml:space="preserve">re </w:delText>
          </w:r>
        </w:del>
      </w:ins>
      <w:del w:id="2941" w:author="Haskamp, Stefan (extern)" w:date="2022-01-02T13:18:00Z">
        <w:r w:rsidRPr="00622A7F" w:rsidDel="008F710E">
          <w:rPr>
            <w:rFonts w:cs="Arial"/>
          </w:rPr>
          <w:delText>significantly associated with GPP. The genetic data provide</w:delText>
        </w:r>
      </w:del>
      <w:ins w:id="2942" w:author="Hüffmeier, Ulrike" w:date="2021-11-30T09:32:00Z">
        <w:del w:id="2943" w:author="Haskamp, Stefan (extern)" w:date="2022-01-02T13:18:00Z">
          <w:r w:rsidR="004E019C" w:rsidDel="008F710E">
            <w:rPr>
              <w:rFonts w:cs="Arial"/>
            </w:rPr>
            <w:delText>d</w:delText>
          </w:r>
        </w:del>
      </w:ins>
      <w:del w:id="2944" w:author="Haskamp, Stefan (extern)" w:date="2022-01-02T13:18:00Z">
        <w:r w:rsidRPr="00622A7F" w:rsidDel="008F710E">
          <w:rPr>
            <w:rFonts w:cs="Arial"/>
          </w:rPr>
          <w:delText xml:space="preserve"> evidence, that GPP is an oligogenic disease. </w:delText>
        </w:r>
        <w:commentRangeEnd w:id="2937"/>
        <w:r w:rsidR="009D06EF" w:rsidDel="008F710E">
          <w:rPr>
            <w:rStyle w:val="Kommentarzeichen"/>
          </w:rPr>
          <w:commentReference w:id="2937"/>
        </w:r>
      </w:del>
    </w:p>
    <w:p w14:paraId="4CB58D3C" w14:textId="77777777" w:rsidR="00D555C3" w:rsidRPr="00622A7F" w:rsidRDefault="00D555C3" w:rsidP="00622A7F">
      <w:pPr>
        <w:pStyle w:val="berschrift2"/>
        <w:rPr>
          <w:rFonts w:cs="Arial"/>
        </w:rPr>
      </w:pPr>
      <w:bookmarkStart w:id="2945" w:name="_Toc72499328"/>
      <w:bookmarkStart w:id="2946" w:name="_Toc91488902"/>
      <w:del w:id="2947" w:author="Hüffmeier, Ulrike" w:date="2021-10-13T11:28:00Z">
        <w:r w:rsidRPr="00622A7F" w:rsidDel="00876717">
          <w:rPr>
            <w:rFonts w:cs="Arial"/>
          </w:rPr>
          <w:delText xml:space="preserve">MPO </w:delText>
        </w:r>
      </w:del>
      <w:commentRangeStart w:id="2948"/>
      <w:ins w:id="2949" w:author="Hüffmeier, Ulrike" w:date="2021-10-13T11:28:00Z">
        <w:r w:rsidRPr="00622A7F">
          <w:rPr>
            <w:rFonts w:cs="Arial"/>
          </w:rPr>
          <w:t>MPO-</w:t>
        </w:r>
      </w:ins>
      <w:r w:rsidRPr="00622A7F">
        <w:rPr>
          <w:rFonts w:cs="Arial"/>
        </w:rPr>
        <w:t xml:space="preserve">deficiency </w:t>
      </w:r>
      <w:ins w:id="2950" w:author="Haskamp, Stefan (extern)" w:date="2021-10-17T15:46:00Z">
        <w:r w:rsidRPr="00622A7F">
          <w:rPr>
            <w:rFonts w:cs="Arial"/>
          </w:rPr>
          <w:t xml:space="preserve">may </w:t>
        </w:r>
      </w:ins>
      <w:r w:rsidRPr="00622A7F">
        <w:rPr>
          <w:rFonts w:cs="Arial"/>
        </w:rPr>
        <w:t>contribute</w:t>
      </w:r>
      <w:del w:id="2951" w:author="Haskamp, Stefan (extern)" w:date="2021-10-17T15:46:00Z">
        <w:r w:rsidRPr="00622A7F" w:rsidDel="00FA1AFB">
          <w:rPr>
            <w:rFonts w:cs="Arial"/>
          </w:rPr>
          <w:delText>s</w:delText>
        </w:r>
      </w:del>
      <w:r w:rsidRPr="00622A7F">
        <w:rPr>
          <w:rFonts w:cs="Arial"/>
        </w:rPr>
        <w:t xml:space="preserve"> to GPP by multiple mechanisms</w:t>
      </w:r>
      <w:bookmarkEnd w:id="2945"/>
      <w:commentRangeEnd w:id="2948"/>
      <w:r w:rsidRPr="00622A7F">
        <w:rPr>
          <w:rStyle w:val="Kommentarzeichen"/>
          <w:rFonts w:cs="Arial"/>
        </w:rPr>
        <w:commentReference w:id="2948"/>
      </w:r>
      <w:bookmarkEnd w:id="2946"/>
    </w:p>
    <w:p w14:paraId="6BF806AB" w14:textId="65FE05B9" w:rsidR="00D555C3" w:rsidRDefault="00D555C3" w:rsidP="00622A7F">
      <w:pPr>
        <w:rPr>
          <w:ins w:id="2952" w:author="Haskamp, Stefan (extern)" w:date="2022-01-02T13:20:00Z"/>
          <w:rFonts w:cs="Arial"/>
        </w:rPr>
      </w:pPr>
      <w:r w:rsidRPr="00622A7F">
        <w:rPr>
          <w:rFonts w:cs="Arial"/>
        </w:rPr>
        <w:t>MPO is the main neutrophilic enzyme and is also expressed in monocytes. How does MPO-deficiency contribute to GPP? The presented data suggest that MPO-deficiency promotes GPP by increased serine protease activities (</w:t>
      </w:r>
      <w:commentRangeStart w:id="2953"/>
      <w:r w:rsidRPr="00622A7F">
        <w:rPr>
          <w:rFonts w:cs="Arial"/>
        </w:rPr>
        <w:fldChar w:fldCharType="begin"/>
      </w:r>
      <w:r w:rsidRPr="00622A7F">
        <w:rPr>
          <w:rFonts w:cs="Arial"/>
        </w:rPr>
        <w:instrText xml:space="preserve"> REF _Ref74211187 \h </w:instrText>
      </w:r>
      <w:r w:rsidR="00622A7F">
        <w:rPr>
          <w:rFonts w:cs="Arial"/>
        </w:rPr>
        <w:instrText xml:space="preserve"> \* MERGEFORMAT </w:instrText>
      </w:r>
      <w:r w:rsidRPr="00622A7F">
        <w:rPr>
          <w:rFonts w:cs="Arial"/>
        </w:rPr>
      </w:r>
      <w:r w:rsidRPr="00622A7F">
        <w:rPr>
          <w:rFonts w:cs="Arial"/>
        </w:rPr>
        <w:fldChar w:fldCharType="separate"/>
      </w:r>
      <w:ins w:id="2954" w:author="Haskamp, Stefan (extern)" w:date="2022-01-29T13:25:00Z">
        <w:r w:rsidR="002D4AD7" w:rsidRPr="00622A7F" w:rsidDel="008F710E">
          <w:rPr>
            <w:rFonts w:cs="Arial"/>
          </w:rPr>
          <w:t xml:space="preserve">Figure </w:t>
        </w:r>
        <w:r w:rsidR="002D4AD7" w:rsidDel="008F710E">
          <w:rPr>
            <w:rFonts w:cs="Arial"/>
            <w:noProof/>
          </w:rPr>
          <w:t>28</w:t>
        </w:r>
      </w:ins>
      <w:r w:rsidRPr="00622A7F">
        <w:rPr>
          <w:rFonts w:cs="Arial"/>
        </w:rPr>
        <w:fldChar w:fldCharType="end"/>
      </w:r>
      <w:r w:rsidRPr="00622A7F">
        <w:rPr>
          <w:rFonts w:cs="Arial"/>
        </w:rPr>
        <w:t>a</w:t>
      </w:r>
      <w:commentRangeEnd w:id="2953"/>
      <w:r w:rsidR="00507419">
        <w:rPr>
          <w:rStyle w:val="Kommentarzeichen"/>
        </w:rPr>
        <w:commentReference w:id="2953"/>
      </w:r>
      <w:r w:rsidRPr="00622A7F">
        <w:rPr>
          <w:rFonts w:cs="Arial"/>
        </w:rPr>
        <w:t xml:space="preserve">). These enzymes have been described to activate the IL-36α, IL-36β and IL-36γ cytokines at different levels of specificity </w:t>
      </w:r>
      <w:r w:rsidR="009A7AD4">
        <w:rPr>
          <w:rFonts w:cs="Arial"/>
        </w:rPr>
        <w:t>{Henry, 2016 #1598}</w:t>
      </w:r>
      <w:r w:rsidRPr="00622A7F">
        <w:rPr>
          <w:rFonts w:cs="Arial"/>
        </w:rPr>
        <w:t xml:space="preserve">. Although the specific role for each IL-36 cytokine is unclear, all RNA isoforms are highly expressed in GPP and PsV lesions compared to healthy control skin </w:t>
      </w:r>
      <w:r w:rsidR="009A7AD4">
        <w:rPr>
          <w:rFonts w:cs="Arial"/>
        </w:rPr>
        <w:t>{Johnston, 2017 #1654}</w:t>
      </w:r>
      <w:r w:rsidRPr="00622A7F">
        <w:rPr>
          <w:rFonts w:cs="Arial"/>
        </w:rPr>
        <w:t xml:space="preserve"> </w:t>
      </w:r>
      <w:commentRangeStart w:id="2955"/>
      <w:r w:rsidRPr="00622A7F">
        <w:rPr>
          <w:rFonts w:cs="Arial"/>
        </w:rPr>
        <w:t xml:space="preserve">and </w:t>
      </w:r>
      <w:ins w:id="2956" w:author="Haskamp, Stefan (extern)" w:date="2022-01-02T13:30:00Z">
        <w:r w:rsidR="00ED050A">
          <w:rPr>
            <w:rFonts w:cs="Arial"/>
          </w:rPr>
          <w:t xml:space="preserve">each IL-36 cytokine </w:t>
        </w:r>
      </w:ins>
      <w:r w:rsidRPr="00622A7F">
        <w:rPr>
          <w:rFonts w:cs="Arial"/>
        </w:rPr>
        <w:t>can induce secretion of pro-inflammatory cytokines IL-6 and IL-</w:t>
      </w:r>
      <w:commentRangeStart w:id="2957"/>
      <w:r w:rsidRPr="00622A7F">
        <w:rPr>
          <w:rFonts w:cs="Arial"/>
        </w:rPr>
        <w:t>8</w:t>
      </w:r>
      <w:commentRangeEnd w:id="2957"/>
      <w:r w:rsidRPr="00622A7F">
        <w:rPr>
          <w:rStyle w:val="Kommentarzeichen"/>
          <w:rFonts w:cs="Arial"/>
        </w:rPr>
        <w:commentReference w:id="2957"/>
      </w:r>
      <w:ins w:id="2958" w:author="Haskamp, Stefan (extern)" w:date="2021-10-17T16:01:00Z">
        <w:r w:rsidRPr="00622A7F">
          <w:rPr>
            <w:rFonts w:cs="Arial"/>
          </w:rPr>
          <w:t xml:space="preserve"> </w:t>
        </w:r>
        <w:r w:rsidRPr="008158FE">
          <w:rPr>
            <w:rFonts w:cs="Arial"/>
            <w:i/>
            <w:rPrChange w:id="2959" w:author="Haskamp, Stefan (extern)" w:date="2022-01-02T13:39:00Z">
              <w:rPr/>
            </w:rPrChange>
          </w:rPr>
          <w:t>in</w:t>
        </w:r>
        <w:del w:id="2960" w:author="Haskamp, Stefan (extern)" w:date="2022-01-02T14:22:00Z">
          <w:r w:rsidRPr="008158FE" w:rsidDel="00EB1D34">
            <w:rPr>
              <w:rFonts w:cs="Arial"/>
              <w:i/>
              <w:rPrChange w:id="2961" w:author="Haskamp, Stefan (extern)" w:date="2022-01-02T13:39:00Z">
                <w:rPr/>
              </w:rPrChange>
            </w:rPr>
            <w:delText>-</w:delText>
          </w:r>
        </w:del>
      </w:ins>
      <w:ins w:id="2962" w:author="Haskamp, Stefan (extern)" w:date="2022-01-02T14:22:00Z">
        <w:r w:rsidR="00EB1D34">
          <w:rPr>
            <w:rFonts w:cs="Arial"/>
            <w:i/>
          </w:rPr>
          <w:t xml:space="preserve"> </w:t>
        </w:r>
      </w:ins>
      <w:ins w:id="2963" w:author="Haskamp, Stefan (extern)" w:date="2021-10-17T16:01:00Z">
        <w:r w:rsidRPr="008158FE">
          <w:rPr>
            <w:rFonts w:cs="Arial"/>
            <w:i/>
            <w:rPrChange w:id="2964" w:author="Haskamp, Stefan (extern)" w:date="2022-01-02T13:39:00Z">
              <w:rPr/>
            </w:rPrChange>
          </w:rPr>
          <w:t>vitro</w:t>
        </w:r>
      </w:ins>
      <w:commentRangeEnd w:id="2955"/>
      <w:r w:rsidR="00507419" w:rsidRPr="008158FE">
        <w:rPr>
          <w:rStyle w:val="Kommentarzeichen"/>
          <w:i/>
          <w:rPrChange w:id="2965" w:author="Haskamp, Stefan (extern)" w:date="2022-01-02T13:39:00Z">
            <w:rPr>
              <w:rStyle w:val="Kommentarzeichen"/>
            </w:rPr>
          </w:rPrChange>
        </w:rPr>
        <w:commentReference w:id="2955"/>
      </w:r>
      <w:ins w:id="2966" w:author="Haskamp, Stefan (extern)" w:date="2022-01-02T13:39:00Z">
        <w:r w:rsidR="008158FE" w:rsidRPr="008158FE">
          <w:rPr>
            <w:rFonts w:cs="Arial"/>
            <w:rPrChange w:id="2967" w:author="Haskamp, Stefan (extern)" w:date="2022-01-02T13:39:00Z">
              <w:rPr>
                <w:rFonts w:cs="Arial"/>
                <w:i/>
              </w:rPr>
            </w:rPrChange>
          </w:rPr>
          <w:t xml:space="preserve"> </w:t>
        </w:r>
      </w:ins>
      <w:r w:rsidR="008158FE" w:rsidRPr="008158FE">
        <w:rPr>
          <w:rFonts w:cs="Arial"/>
          <w:rPrChange w:id="2968" w:author="Haskamp, Stefan (extern)" w:date="2022-01-02T13:39:00Z">
            <w:rPr>
              <w:rFonts w:cs="Arial"/>
              <w:i/>
            </w:rPr>
          </w:rPrChange>
        </w:rPr>
        <w:t>{Towne, 2004 #1174</w:t>
      </w:r>
      <w:ins w:id="2969" w:author="Haskamp, Stefan (extern)" w:date="2022-01-02T13:45:00Z">
        <w:r w:rsidR="004C28D6">
          <w:rPr>
            <w:rFonts w:cs="Arial"/>
          </w:rPr>
          <w:t xml:space="preserve">; </w:t>
        </w:r>
      </w:ins>
      <w:del w:id="2970" w:author="Haskamp, Stefan (extern)" w:date="2022-01-02T13:46:00Z">
        <w:r w:rsidR="004C28D6" w:rsidDel="004C28D6">
          <w:rPr>
            <w:rFonts w:cs="Arial"/>
          </w:rPr>
          <w:delText>{</w:delText>
        </w:r>
      </w:del>
      <w:r w:rsidR="004C28D6">
        <w:rPr>
          <w:rFonts w:cs="Arial"/>
        </w:rPr>
        <w:t>Henry, 2016 #1598</w:t>
      </w:r>
      <w:del w:id="2971" w:author="Haskamp, Stefan (extern)" w:date="2022-01-02T13:46:00Z">
        <w:r w:rsidR="004C28D6" w:rsidDel="004C28D6">
          <w:rPr>
            <w:rFonts w:cs="Arial"/>
          </w:rPr>
          <w:delText>}</w:delText>
        </w:r>
      </w:del>
      <w:r w:rsidR="008158FE" w:rsidRPr="008158FE">
        <w:rPr>
          <w:rFonts w:cs="Arial"/>
          <w:rPrChange w:id="2972" w:author="Haskamp, Stefan (extern)" w:date="2022-01-02T13:39:00Z">
            <w:rPr>
              <w:rFonts w:cs="Arial"/>
              <w:i/>
            </w:rPr>
          </w:rPrChange>
        </w:rPr>
        <w:t>}</w:t>
      </w:r>
      <w:r w:rsidRPr="004C28D6">
        <w:rPr>
          <w:rFonts w:cs="Arial"/>
        </w:rPr>
        <w:t>.</w:t>
      </w:r>
      <w:r w:rsidRPr="00622A7F">
        <w:rPr>
          <w:rFonts w:cs="Arial"/>
        </w:rPr>
        <w:t xml:space="preserve"> While Henry et. </w:t>
      </w:r>
      <w:del w:id="2973" w:author="Hüffmeier, Ulrike" w:date="2021-11-30T10:37:00Z">
        <w:r w:rsidR="00507419" w:rsidRPr="00622A7F" w:rsidDel="00507419">
          <w:rPr>
            <w:rFonts w:cs="Arial"/>
          </w:rPr>
          <w:delText>A</w:delText>
        </w:r>
        <w:r w:rsidRPr="00622A7F" w:rsidDel="00507419">
          <w:rPr>
            <w:rFonts w:cs="Arial"/>
          </w:rPr>
          <w:delText>l</w:delText>
        </w:r>
      </w:del>
      <w:ins w:id="2974" w:author="Hüffmeier, Ulrike" w:date="2021-11-30T10:37:00Z">
        <w:r w:rsidR="00507419">
          <w:rPr>
            <w:rFonts w:cs="Arial"/>
          </w:rPr>
          <w:t>a</w:t>
        </w:r>
        <w:r w:rsidR="00507419" w:rsidRPr="00622A7F">
          <w:rPr>
            <w:rFonts w:cs="Arial"/>
          </w:rPr>
          <w:t>l</w:t>
        </w:r>
        <w:r w:rsidR="00507419">
          <w:rPr>
            <w:rFonts w:cs="Arial"/>
          </w:rPr>
          <w:t>.</w:t>
        </w:r>
      </w:ins>
      <w:r w:rsidRPr="00622A7F">
        <w:rPr>
          <w:rFonts w:cs="Arial"/>
        </w:rPr>
        <w:t xml:space="preserve"> demonstrated that the activities of IL-36β and cathepsin G</w:t>
      </w:r>
      <w:ins w:id="2975" w:author="Hüffmeier, Ulrike" w:date="2021-11-30T10:37:00Z">
        <w:r w:rsidR="00507419">
          <w:rPr>
            <w:rFonts w:cs="Arial"/>
          </w:rPr>
          <w:t>,</w:t>
        </w:r>
      </w:ins>
      <w:ins w:id="2976" w:author="Haskamp, Stefan (extern)" w:date="2021-10-17T16:09:00Z">
        <w:r w:rsidRPr="00622A7F">
          <w:rPr>
            <w:rFonts w:cs="Arial"/>
          </w:rPr>
          <w:t xml:space="preserve"> but not </w:t>
        </w:r>
      </w:ins>
      <w:ins w:id="2977" w:author="Hüffmeier, Ulrike" w:date="2021-11-30T10:37:00Z">
        <w:r w:rsidR="00507419">
          <w:rPr>
            <w:rFonts w:cs="Arial"/>
          </w:rPr>
          <w:t xml:space="preserve">of </w:t>
        </w:r>
      </w:ins>
      <w:ins w:id="2978" w:author="Haskamp, Stefan (extern)" w:date="2021-10-17T16:09:00Z">
        <w:r w:rsidRPr="00622A7F">
          <w:rPr>
            <w:rFonts w:cs="Arial"/>
          </w:rPr>
          <w:t>IL-36α and IL-36γ</w:t>
        </w:r>
      </w:ins>
      <w:r w:rsidRPr="00622A7F">
        <w:rPr>
          <w:rFonts w:cs="Arial"/>
        </w:rPr>
        <w:t xml:space="preserve"> are elevated in psoriatic skin </w:t>
      </w:r>
      <w:r w:rsidR="009A7AD4">
        <w:rPr>
          <w:rFonts w:cs="Arial"/>
        </w:rPr>
        <w:t>{Henry, 2016 #1598}</w:t>
      </w:r>
      <w:r w:rsidRPr="00622A7F">
        <w:rPr>
          <w:rFonts w:cs="Arial"/>
        </w:rPr>
        <w:t xml:space="preserve">, Ainscough et al. claimed that the expression of IL-36γ and the activity of cathepsin S is increased in </w:t>
      </w:r>
      <w:del w:id="2979" w:author="Haskamp, Stefan (extern)" w:date="2022-01-02T13:49:00Z">
        <w:r w:rsidRPr="00622A7F" w:rsidDel="004C28D6">
          <w:rPr>
            <w:rFonts w:cs="Arial"/>
          </w:rPr>
          <w:delText xml:space="preserve">psoriatic </w:delText>
        </w:r>
      </w:del>
      <w:commentRangeStart w:id="2980"/>
      <w:r w:rsidRPr="00622A7F">
        <w:rPr>
          <w:rFonts w:cs="Arial"/>
        </w:rPr>
        <w:t>skin</w:t>
      </w:r>
      <w:commentRangeEnd w:id="2980"/>
      <w:r w:rsidR="00507419">
        <w:rPr>
          <w:rStyle w:val="Kommentarzeichen"/>
        </w:rPr>
        <w:commentReference w:id="2980"/>
      </w:r>
      <w:ins w:id="2981" w:author="Haskamp, Stefan (extern)" w:date="2022-01-02T13:22:00Z">
        <w:r w:rsidR="00ED050A">
          <w:rPr>
            <w:rFonts w:cs="Arial"/>
          </w:rPr>
          <w:t xml:space="preserve"> </w:t>
        </w:r>
      </w:ins>
      <w:ins w:id="2982" w:author="Haskamp, Stefan (extern)" w:date="2022-01-02T13:49:00Z">
        <w:r w:rsidR="004C28D6">
          <w:rPr>
            <w:rFonts w:cs="Arial"/>
          </w:rPr>
          <w:t>from patients with PsV</w:t>
        </w:r>
      </w:ins>
      <w:ins w:id="2983" w:author="Haskamp, Stefan (extern)" w:date="2022-01-02T13:21:00Z">
        <w:r w:rsidR="00ED050A">
          <w:rPr>
            <w:rFonts w:cs="Arial"/>
          </w:rPr>
          <w:t xml:space="preserve"> </w:t>
        </w:r>
      </w:ins>
      <w:r w:rsidR="00ED050A">
        <w:rPr>
          <w:rFonts w:cs="Arial"/>
        </w:rPr>
        <w:t>{Ainscough, 2017 #1684}</w:t>
      </w:r>
      <w:r w:rsidRPr="00622A7F">
        <w:rPr>
          <w:rFonts w:cs="Arial"/>
        </w:rPr>
        <w:t>.</w:t>
      </w:r>
      <w:ins w:id="2984" w:author="Haskamp, Stefan (extern)" w:date="2021-10-17T16:16:00Z">
        <w:r w:rsidRPr="00622A7F">
          <w:rPr>
            <w:rFonts w:cs="Arial"/>
          </w:rPr>
          <w:t xml:space="preserve"> However, in the latter study</w:t>
        </w:r>
      </w:ins>
      <w:ins w:id="2985" w:author="Hüffmeier, Ulrike" w:date="2021-11-30T10:38:00Z">
        <w:r w:rsidR="00507419">
          <w:rPr>
            <w:rFonts w:cs="Arial"/>
          </w:rPr>
          <w:t>,</w:t>
        </w:r>
      </w:ins>
      <w:ins w:id="2986" w:author="Haskamp, Stefan (extern)" w:date="2021-10-17T16:16:00Z">
        <w:r w:rsidRPr="00622A7F">
          <w:rPr>
            <w:rFonts w:cs="Arial"/>
          </w:rPr>
          <w:t xml:space="preserve"> </w:t>
        </w:r>
      </w:ins>
      <w:ins w:id="2987" w:author="Haskamp, Stefan (extern)" w:date="2021-10-17T16:17:00Z">
        <w:r w:rsidRPr="00622A7F">
          <w:rPr>
            <w:rFonts w:cs="Arial"/>
          </w:rPr>
          <w:t xml:space="preserve">the expression of </w:t>
        </w:r>
      </w:ins>
      <w:ins w:id="2988" w:author="Haskamp, Stefan (extern)" w:date="2021-10-17T16:16:00Z">
        <w:r w:rsidRPr="00622A7F">
          <w:rPr>
            <w:rFonts w:cs="Arial"/>
          </w:rPr>
          <w:t>IL-36α and IL-36γ</w:t>
        </w:r>
      </w:ins>
      <w:ins w:id="2989" w:author="Haskamp, Stefan (extern)" w:date="2021-10-17T16:17:00Z">
        <w:r w:rsidRPr="00622A7F">
          <w:rPr>
            <w:rFonts w:cs="Arial"/>
          </w:rPr>
          <w:t xml:space="preserve"> were not investigated.</w:t>
        </w:r>
      </w:ins>
      <w:r w:rsidRPr="00622A7F">
        <w:rPr>
          <w:rFonts w:cs="Arial"/>
        </w:rPr>
        <w:t xml:space="preserve"> Recent scRNAseq data only detected an increased expression of </w:t>
      </w:r>
      <w:r w:rsidRPr="00622A7F">
        <w:rPr>
          <w:rFonts w:cs="Arial"/>
          <w:i/>
        </w:rPr>
        <w:t xml:space="preserve">IL36G </w:t>
      </w:r>
      <w:r w:rsidRPr="00622A7F">
        <w:rPr>
          <w:rFonts w:cs="Arial"/>
        </w:rPr>
        <w:t xml:space="preserve">in keratinocytes of patients with psoriasis vulgaris </w:t>
      </w:r>
      <w:r w:rsidR="009A7AD4">
        <w:rPr>
          <w:rFonts w:cs="Arial"/>
        </w:rPr>
        <w:t>{Hughes, 2020 #1818}</w:t>
      </w:r>
      <w:r w:rsidRPr="00622A7F">
        <w:rPr>
          <w:rFonts w:cs="Arial"/>
        </w:rPr>
        <w:t xml:space="preserve">. Overall, the lack of a systematic study including GPP and PsV skin biopsies is evident. </w:t>
      </w:r>
    </w:p>
    <w:p w14:paraId="1BE8D5CB" w14:textId="338423E7" w:rsidR="008F710E" w:rsidRPr="00622A7F" w:rsidRDefault="008F710E" w:rsidP="008F710E">
      <w:pPr>
        <w:keepNext/>
        <w:jc w:val="center"/>
        <w:rPr>
          <w:ins w:id="2990" w:author="Haskamp, Stefan (extern)" w:date="2022-01-02T13:20:00Z"/>
          <w:rFonts w:cs="Arial"/>
        </w:rPr>
      </w:pPr>
      <w:ins w:id="2991" w:author="Haskamp, Stefan (extern)" w:date="2022-01-02T13:20:00Z">
        <w:r w:rsidRPr="00EF0486">
          <w:rPr>
            <w:rFonts w:cs="Arial"/>
            <w:noProof/>
            <w:lang w:val="de-DE" w:eastAsia="de-DE"/>
          </w:rPr>
          <w:lastRenderedPageBreak/>
          <w:drawing>
            <wp:inline distT="0" distB="0" distL="0" distR="0" wp14:anchorId="136EC784" wp14:editId="69D1DFD0">
              <wp:extent cx="4926965" cy="4196715"/>
              <wp:effectExtent l="0" t="0" r="6985" b="0"/>
              <wp:docPr id="4" name="Grafik 4" descr="z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zf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26965" cy="4196715"/>
                      </a:xfrm>
                      <a:prstGeom prst="rect">
                        <a:avLst/>
                      </a:prstGeom>
                      <a:noFill/>
                      <a:ln>
                        <a:noFill/>
                      </a:ln>
                    </pic:spPr>
                  </pic:pic>
                </a:graphicData>
              </a:graphic>
            </wp:inline>
          </w:drawing>
        </w:r>
      </w:ins>
    </w:p>
    <w:p w14:paraId="4E5E811F" w14:textId="1CCFD24F" w:rsidR="008F710E" w:rsidRPr="00622A7F" w:rsidRDefault="008F710E" w:rsidP="008F710E">
      <w:pPr>
        <w:pStyle w:val="Beschriftung"/>
        <w:rPr>
          <w:ins w:id="2992" w:author="Haskamp, Stefan (extern)" w:date="2022-01-02T13:20:00Z"/>
          <w:rFonts w:cs="Arial"/>
        </w:rPr>
      </w:pPr>
      <w:bookmarkStart w:id="2993" w:name="_Toc94355245"/>
      <w:ins w:id="2994" w:author="Haskamp, Stefan (extern)" w:date="2022-01-02T13:20:00Z">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ins>
      <w:r w:rsidR="002D4AD7">
        <w:rPr>
          <w:rFonts w:cs="Arial"/>
          <w:noProof/>
        </w:rPr>
        <w:t>28</w:t>
      </w:r>
      <w:ins w:id="2995" w:author="Haskamp, Stefan (extern)" w:date="2022-01-02T13:20:00Z">
        <w:r w:rsidRPr="00622A7F">
          <w:rPr>
            <w:rFonts w:cs="Arial"/>
          </w:rPr>
          <w:fldChar w:fldCharType="end"/>
        </w:r>
        <w:r w:rsidRPr="00622A7F">
          <w:rPr>
            <w:rFonts w:cs="Arial"/>
          </w:rPr>
          <w:t>: Proposed mechanisms of MPO</w:t>
        </w:r>
        <w:r>
          <w:rPr>
            <w:rFonts w:cs="Arial"/>
          </w:rPr>
          <w:t>-</w:t>
        </w:r>
        <w:r w:rsidRPr="00622A7F">
          <w:rPr>
            <w:rFonts w:cs="Arial"/>
          </w:rPr>
          <w:t>deficiency in GPP.</w:t>
        </w:r>
        <w:bookmarkEnd w:id="2993"/>
        <w:r w:rsidRPr="00622A7F">
          <w:rPr>
            <w:rFonts w:cs="Arial"/>
          </w:rPr>
          <w:t xml:space="preserve"> </w:t>
        </w:r>
      </w:ins>
    </w:p>
    <w:p w14:paraId="1A8C5AD4" w14:textId="77777777" w:rsidR="008F710E" w:rsidRPr="00622A7F" w:rsidRDefault="008F710E" w:rsidP="008F710E">
      <w:pPr>
        <w:pStyle w:val="Beschriftung"/>
        <w:rPr>
          <w:ins w:id="2996" w:author="Haskamp, Stefan (extern)" w:date="2022-01-02T13:20:00Z"/>
          <w:rFonts w:cs="Arial"/>
        </w:rPr>
      </w:pPr>
      <w:ins w:id="2997" w:author="Haskamp, Stefan (extern)" w:date="2022-01-02T13:20:00Z">
        <w:r w:rsidRPr="00622A7F">
          <w:rPr>
            <w:rStyle w:val="UntertitelZchn"/>
            <w:rFonts w:cs="Arial"/>
          </w:rPr>
          <w:t>a</w:t>
        </w:r>
        <w:r w:rsidRPr="00622A7F">
          <w:rPr>
            <w:rStyle w:val="UntertitelZchn"/>
            <w:rFonts w:cs="Arial"/>
            <w:b w:val="0"/>
          </w:rPr>
          <w:t xml:space="preserve"> Keratinocytes release IL-36 cytokines upon the activation of an unknown trigger. The cytokines are cleaved by serine proteases with increased activity in MPO-deficiency. Cleaved IL-36 cytokines bind to the IL-36R on keratinocytes followed by the release of </w:t>
        </w:r>
        <w:r>
          <w:rPr>
            <w:rStyle w:val="UntertitelZchn"/>
            <w:rFonts w:cs="Arial"/>
            <w:b w:val="0"/>
          </w:rPr>
          <w:t xml:space="preserve">further </w:t>
        </w:r>
        <w:r w:rsidRPr="00622A7F">
          <w:rPr>
            <w:rStyle w:val="UntertitelZchn"/>
            <w:rFonts w:cs="Arial"/>
            <w:b w:val="0"/>
          </w:rPr>
          <w:t xml:space="preserve">pro-inflammatory cytokines. </w:t>
        </w:r>
        <w:r w:rsidRPr="00622A7F">
          <w:rPr>
            <w:rStyle w:val="UntertitelZchn"/>
            <w:rFonts w:cs="Arial"/>
          </w:rPr>
          <w:t>b</w:t>
        </w:r>
        <w:r w:rsidRPr="00622A7F">
          <w:rPr>
            <w:rStyle w:val="UntertitelZchn"/>
            <w:rFonts w:cs="Arial"/>
            <w:b w:val="0"/>
          </w:rPr>
          <w:t xml:space="preserve"> Upon stimulation with PMA, NET formation is impaired in neutrophils suggesting a more prominent role of soluble proteases instead of NET bound proteases. </w:t>
        </w:r>
        <w:r w:rsidRPr="00622A7F">
          <w:rPr>
            <w:rStyle w:val="UntertitelZchn"/>
            <w:rFonts w:cs="Arial"/>
          </w:rPr>
          <w:t>c</w:t>
        </w:r>
        <w:r w:rsidRPr="00622A7F">
          <w:rPr>
            <w:rStyle w:val="UntertitelZchn"/>
            <w:rFonts w:cs="Arial"/>
            <w:b w:val="0"/>
          </w:rPr>
          <w:t xml:space="preserve"> </w:t>
        </w:r>
        <w:commentRangeStart w:id="2998"/>
        <w:r w:rsidRPr="00622A7F">
          <w:rPr>
            <w:rStyle w:val="UntertitelZchn"/>
            <w:rFonts w:cs="Arial"/>
            <w:b w:val="0"/>
          </w:rPr>
          <w:t xml:space="preserve">Clearance of MPO-deficient neutrophils by MPO-deficient monocytes is </w:t>
        </w:r>
        <w:r>
          <w:rPr>
            <w:rStyle w:val="UntertitelZchn"/>
            <w:rFonts w:cs="Arial"/>
            <w:b w:val="0"/>
          </w:rPr>
          <w:t>reduc</w:t>
        </w:r>
        <w:r w:rsidRPr="00622A7F">
          <w:rPr>
            <w:rStyle w:val="UntertitelZchn"/>
            <w:rFonts w:cs="Arial"/>
            <w:b w:val="0"/>
          </w:rPr>
          <w:t xml:space="preserve">ed explaining the high abundance of neutrophils in pustules of GPP patients. </w:t>
        </w:r>
        <w:commentRangeEnd w:id="2998"/>
        <w:r w:rsidRPr="00622A7F">
          <w:rPr>
            <w:rStyle w:val="Kommentarzeichen"/>
            <w:rFonts w:cs="Arial"/>
            <w:b w:val="0"/>
            <w:iCs w:val="0"/>
            <w:color w:val="auto"/>
          </w:rPr>
          <w:commentReference w:id="2998"/>
        </w:r>
        <w:r w:rsidRPr="00622A7F">
          <w:rPr>
            <w:rStyle w:val="UntertitelZchn"/>
            <w:rFonts w:cs="Arial"/>
            <w:b w:val="0"/>
          </w:rPr>
          <w:t>CTSG: cathepsin G, IL-36R: interleukin-36 receptor, NE: neutrophil elastase, PR3: proteinase 3</w:t>
        </w:r>
      </w:ins>
    </w:p>
    <w:p w14:paraId="7FE5D1CB" w14:textId="77777777" w:rsidR="008F710E" w:rsidRPr="00622A7F" w:rsidRDefault="008F710E" w:rsidP="00622A7F">
      <w:pPr>
        <w:rPr>
          <w:ins w:id="2999" w:author="Haskamp, Stefan (extern)" w:date="2021-10-17T16:18:00Z"/>
          <w:rFonts w:cs="Arial"/>
        </w:rPr>
      </w:pPr>
    </w:p>
    <w:p w14:paraId="41923CCC" w14:textId="5B690250" w:rsidR="0016762C" w:rsidRDefault="00D555C3" w:rsidP="00622A7F">
      <w:pPr>
        <w:rPr>
          <w:ins w:id="3000" w:author="Haskamp, Stefan (extern)" w:date="2022-01-02T13:59:00Z"/>
          <w:rFonts w:cs="Arial"/>
        </w:rPr>
      </w:pPr>
      <w:r w:rsidRPr="00622A7F">
        <w:rPr>
          <w:rFonts w:cs="Arial"/>
        </w:rPr>
        <w:t xml:space="preserve">In azurophilic granules of neutrophils, MPO catalyzes the generation of the highly reactive radicals hypohalous acids, which exhibit antimicrobial activity. </w:t>
      </w:r>
      <w:r w:rsidR="00290561">
        <w:rPr>
          <w:rFonts w:cs="Arial"/>
        </w:rPr>
        <w:t>Of note</w:t>
      </w:r>
      <w:r w:rsidRPr="00622A7F">
        <w:rPr>
          <w:rFonts w:cs="Arial"/>
        </w:rPr>
        <w:t xml:space="preserve">, MPO-deficient neutrophils are still able to eliminate microbes such as Staphylococcus </w:t>
      </w:r>
      <w:commentRangeStart w:id="3001"/>
      <w:r w:rsidRPr="00622A7F">
        <w:rPr>
          <w:rFonts w:cs="Arial"/>
        </w:rPr>
        <w:t>aureus</w:t>
      </w:r>
      <w:ins w:id="3002" w:author="Haskamp, Stefan (extern)" w:date="2022-01-02T13:55:00Z">
        <w:r w:rsidR="0016762C" w:rsidRPr="0016762C">
          <w:rPr>
            <w:rFonts w:cs="Arial"/>
            <w:i/>
          </w:rPr>
          <w:t xml:space="preserve"> </w:t>
        </w:r>
        <w:r w:rsidR="0016762C">
          <w:rPr>
            <w:rFonts w:cs="Arial"/>
            <w:i/>
          </w:rPr>
          <w:t>ex</w:t>
        </w:r>
      </w:ins>
      <w:ins w:id="3003" w:author="Haskamp, Stefan (extern)" w:date="2022-01-02T14:22:00Z">
        <w:r w:rsidR="00EB1D34">
          <w:rPr>
            <w:rFonts w:cs="Arial"/>
            <w:i/>
          </w:rPr>
          <w:t xml:space="preserve"> </w:t>
        </w:r>
      </w:ins>
      <w:ins w:id="3004" w:author="Haskamp, Stefan (extern)" w:date="2022-01-02T13:55:00Z">
        <w:r w:rsidR="0016762C" w:rsidRPr="00BA7A1A">
          <w:rPr>
            <w:rFonts w:cs="Arial"/>
            <w:i/>
          </w:rPr>
          <w:t>vitro</w:t>
        </w:r>
        <w:commentRangeStart w:id="3005"/>
        <w:commentRangeEnd w:id="3005"/>
        <w:r w:rsidR="0016762C">
          <w:rPr>
            <w:rStyle w:val="Kommentarzeichen"/>
          </w:rPr>
          <w:commentReference w:id="3005"/>
        </w:r>
      </w:ins>
      <w:r w:rsidRPr="00622A7F">
        <w:rPr>
          <w:rFonts w:cs="Arial"/>
        </w:rPr>
        <w:t xml:space="preserve">, </w:t>
      </w:r>
      <w:commentRangeStart w:id="3006"/>
      <w:r w:rsidRPr="00622A7F">
        <w:rPr>
          <w:rFonts w:cs="Arial"/>
        </w:rPr>
        <w:t xml:space="preserve">but </w:t>
      </w:r>
      <w:ins w:id="3007" w:author="Haskamp, Stefan (extern)" w:date="2022-01-02T14:08:00Z">
        <w:r w:rsidR="00752F5F">
          <w:rPr>
            <w:rFonts w:cs="Arial"/>
          </w:rPr>
          <w:t xml:space="preserve">more </w:t>
        </w:r>
      </w:ins>
      <w:commentRangeStart w:id="3008"/>
      <w:ins w:id="3009" w:author="Haskamp, Stefan (extern)" w:date="2021-10-17T16:43:00Z">
        <w:r w:rsidRPr="00622A7F">
          <w:rPr>
            <w:rFonts w:cs="Arial"/>
          </w:rPr>
          <w:t>slow</w:t>
        </w:r>
        <w:del w:id="3010" w:author="Haskamp, Stefan (extern)" w:date="2022-01-02T14:08:00Z">
          <w:r w:rsidRPr="00622A7F" w:rsidDel="00752F5F">
            <w:rPr>
              <w:rFonts w:cs="Arial"/>
            </w:rPr>
            <w:delText>er</w:delText>
          </w:r>
        </w:del>
      </w:ins>
      <w:ins w:id="3011" w:author="Haskamp, Stefan (extern)" w:date="2022-01-02T14:08:00Z">
        <w:r w:rsidR="00752F5F">
          <w:rPr>
            <w:rFonts w:cs="Arial"/>
          </w:rPr>
          <w:t>ly</w:t>
        </w:r>
      </w:ins>
      <w:ins w:id="3012" w:author="Haskamp, Stefan (extern)" w:date="2021-10-17T16:43:00Z">
        <w:r w:rsidRPr="00622A7F">
          <w:rPr>
            <w:rFonts w:cs="Arial"/>
          </w:rPr>
          <w:t xml:space="preserve"> </w:t>
        </w:r>
      </w:ins>
      <w:ins w:id="3013" w:author="Haskamp, Stefan (extern)" w:date="2021-10-17T16:35:00Z">
        <w:del w:id="3014" w:author="Haskamp, Stefan (extern)" w:date="2022-01-02T13:55:00Z">
          <w:r w:rsidRPr="00622A7F" w:rsidDel="0016762C">
            <w:rPr>
              <w:rFonts w:cs="Arial"/>
            </w:rPr>
            <w:delText>over time</w:delText>
          </w:r>
        </w:del>
      </w:ins>
      <w:ins w:id="3015" w:author="Haskamp, Stefan (extern)" w:date="2022-01-02T13:55:00Z">
        <w:r w:rsidR="0016762C">
          <w:rPr>
            <w:rFonts w:cs="Arial"/>
          </w:rPr>
          <w:t>compared to neutrophils from healthy donors</w:t>
        </w:r>
      </w:ins>
      <w:ins w:id="3016" w:author="Haskamp, Stefan (extern)" w:date="2021-10-17T16:36:00Z">
        <w:r w:rsidRPr="00622A7F">
          <w:rPr>
            <w:rFonts w:cs="Arial"/>
          </w:rPr>
          <w:t xml:space="preserve"> </w:t>
        </w:r>
        <w:del w:id="3017" w:author="Haskamp, Stefan (extern)" w:date="2022-01-02T13:54:00Z">
          <w:r w:rsidRPr="00622A7F" w:rsidDel="0016762C">
            <w:rPr>
              <w:rFonts w:cs="Arial"/>
              <w:i/>
              <w:rPrChange w:id="3018" w:author="Haskamp, Stefan (extern)" w:date="2021-10-17T16:48:00Z">
                <w:rPr/>
              </w:rPrChange>
            </w:rPr>
            <w:delText>in</w:delText>
          </w:r>
        </w:del>
        <w:del w:id="3019" w:author="Haskamp, Stefan (extern)" w:date="2022-01-02T13:55:00Z">
          <w:r w:rsidRPr="00622A7F" w:rsidDel="0016762C">
            <w:rPr>
              <w:rFonts w:cs="Arial"/>
              <w:i/>
              <w:rPrChange w:id="3020" w:author="Haskamp, Stefan (extern)" w:date="2021-10-17T16:48:00Z">
                <w:rPr/>
              </w:rPrChange>
            </w:rPr>
            <w:delText>-vitro</w:delText>
          </w:r>
        </w:del>
      </w:ins>
      <w:ins w:id="3021" w:author="Haskamp, Stefan (extern)" w:date="2021-10-17T16:45:00Z">
        <w:del w:id="3022" w:author="Haskamp, Stefan (extern)" w:date="2022-01-02T13:55:00Z">
          <w:r w:rsidRPr="00622A7F" w:rsidDel="0016762C">
            <w:rPr>
              <w:rFonts w:cs="Arial"/>
            </w:rPr>
            <w:delText xml:space="preserve"> </w:delText>
          </w:r>
        </w:del>
      </w:ins>
      <w:commentRangeEnd w:id="3006"/>
      <w:del w:id="3023" w:author="Haskamp, Stefan (extern)" w:date="2022-01-02T13:55:00Z">
        <w:r w:rsidR="00507419" w:rsidDel="0016762C">
          <w:rPr>
            <w:rStyle w:val="Kommentarzeichen"/>
          </w:rPr>
          <w:commentReference w:id="3006"/>
        </w:r>
      </w:del>
      <w:commentRangeEnd w:id="3008"/>
      <w:r w:rsidR="00507419">
        <w:rPr>
          <w:rStyle w:val="Kommentarzeichen"/>
        </w:rPr>
        <w:commentReference w:id="3008"/>
      </w:r>
      <w:r w:rsidR="009A7AD4">
        <w:rPr>
          <w:rFonts w:cs="Arial"/>
        </w:rPr>
        <w:t>{Hampton, 1996 #1887;Decleva, 2006 #1886}</w:t>
      </w:r>
      <w:ins w:id="3024" w:author="Haskamp, Stefan (extern)" w:date="2021-10-17T16:36:00Z">
        <w:r w:rsidRPr="00622A7F">
          <w:rPr>
            <w:rFonts w:cs="Arial"/>
          </w:rPr>
          <w:t>.</w:t>
        </w:r>
      </w:ins>
      <w:ins w:id="3025" w:author="Haskamp, Stefan (extern)" w:date="2022-01-02T13:59:00Z">
        <w:r w:rsidR="0016762C">
          <w:rPr>
            <w:rFonts w:cs="Arial"/>
          </w:rPr>
          <w:t xml:space="preserve"> Besides from clinical reports of mpo deficient patients with </w:t>
        </w:r>
        <w:r w:rsidR="0016762C" w:rsidRPr="0016762C">
          <w:rPr>
            <w:rFonts w:cs="Arial"/>
          </w:rPr>
          <w:t>systemic candidiasis in the presence of diabetes mellitus</w:t>
        </w:r>
      </w:ins>
      <w:r w:rsidR="00752F5F">
        <w:rPr>
          <w:rFonts w:cs="Arial"/>
        </w:rPr>
        <w:t>{Lehrer, 1969 #1893}</w:t>
      </w:r>
      <w:ins w:id="3026" w:author="Haskamp, Stefan (extern)" w:date="2022-01-02T13:59:00Z">
        <w:r w:rsidR="0016762C" w:rsidRPr="0016762C">
          <w:rPr>
            <w:rFonts w:cs="Arial"/>
          </w:rPr>
          <w:t xml:space="preserve">, </w:t>
        </w:r>
      </w:ins>
      <w:ins w:id="3027" w:author="Haskamp, Stefan (extern)" w:date="2022-01-02T14:00:00Z">
        <w:r w:rsidR="0016762C">
          <w:rPr>
            <w:rFonts w:cs="Arial"/>
          </w:rPr>
          <w:t xml:space="preserve">no </w:t>
        </w:r>
      </w:ins>
      <w:ins w:id="3028" w:author="Haskamp, Stefan (extern)" w:date="2022-01-02T14:01:00Z">
        <w:r w:rsidR="0016762C">
          <w:rPr>
            <w:rFonts w:cs="Arial"/>
          </w:rPr>
          <w:t xml:space="preserve">systematic </w:t>
        </w:r>
      </w:ins>
      <w:ins w:id="3029" w:author="Haskamp, Stefan (extern)" w:date="2022-01-02T14:00:00Z">
        <w:r w:rsidR="0016762C">
          <w:rPr>
            <w:rFonts w:cs="Arial"/>
          </w:rPr>
          <w:t xml:space="preserve">study </w:t>
        </w:r>
      </w:ins>
      <w:ins w:id="3030" w:author="Haskamp, Stefan (extern)" w:date="2022-01-02T14:03:00Z">
        <w:r w:rsidR="00752F5F">
          <w:rPr>
            <w:rFonts w:cs="Arial"/>
          </w:rPr>
          <w:t xml:space="preserve">underlines </w:t>
        </w:r>
      </w:ins>
      <w:ins w:id="3031" w:author="Haskamp, Stefan (extern)" w:date="2022-01-02T14:04:00Z">
        <w:r w:rsidR="00752F5F">
          <w:rPr>
            <w:rFonts w:cs="Arial"/>
          </w:rPr>
          <w:t>a</w:t>
        </w:r>
      </w:ins>
      <w:ins w:id="3032" w:author="Haskamp, Stefan (extern)" w:date="2022-01-02T14:01:00Z">
        <w:r w:rsidR="0016762C">
          <w:rPr>
            <w:rFonts w:cs="Arial"/>
          </w:rPr>
          <w:t xml:space="preserve"> clinical impact of MPO-deficiency so far</w:t>
        </w:r>
      </w:ins>
      <w:ins w:id="3033" w:author="Haskamp, Stefan (extern)" w:date="2022-01-02T14:04:00Z">
        <w:r w:rsidR="00752F5F">
          <w:rPr>
            <w:rFonts w:cs="Arial"/>
          </w:rPr>
          <w:t xml:space="preserve">. </w:t>
        </w:r>
      </w:ins>
      <w:ins w:id="3034" w:author="Haskamp, Stefan (extern)" w:date="2021-10-17T16:36:00Z">
        <w:del w:id="3035" w:author="Haskamp, Stefan (extern)" w:date="2022-01-02T13:59:00Z">
          <w:r w:rsidRPr="00622A7F" w:rsidDel="0016762C">
            <w:rPr>
              <w:rFonts w:cs="Arial"/>
            </w:rPr>
            <w:delText xml:space="preserve"> </w:delText>
          </w:r>
        </w:del>
      </w:ins>
    </w:p>
    <w:p w14:paraId="2524C017" w14:textId="15FC946E" w:rsidR="00D555C3" w:rsidRPr="00622A7F" w:rsidRDefault="00D555C3" w:rsidP="00622A7F">
      <w:pPr>
        <w:rPr>
          <w:rFonts w:cs="Arial"/>
        </w:rPr>
      </w:pPr>
      <w:del w:id="3036" w:author="Haskamp, Stefan (extern)" w:date="2021-10-17T16:35:00Z">
        <w:r w:rsidRPr="00622A7F" w:rsidDel="00146570">
          <w:rPr>
            <w:rFonts w:cs="Arial"/>
          </w:rPr>
          <w:lastRenderedPageBreak/>
          <w:delText>some individuals are affected by recurrent fungal infections, e.g., Candida albicans {Parry, 1981 #1860}</w:delText>
        </w:r>
      </w:del>
      <w:commentRangeEnd w:id="3001"/>
      <w:r w:rsidRPr="00622A7F">
        <w:rPr>
          <w:rStyle w:val="Kommentarzeichen"/>
          <w:rFonts w:cs="Arial"/>
        </w:rPr>
        <w:commentReference w:id="3001"/>
      </w:r>
      <w:del w:id="3037" w:author="Haskamp, Stefan (extern)" w:date="2021-10-26T18:11:00Z">
        <w:r w:rsidRPr="00622A7F" w:rsidDel="00AE049D">
          <w:rPr>
            <w:rFonts w:cs="Arial"/>
          </w:rPr>
          <w:delText xml:space="preserve">. </w:delText>
        </w:r>
      </w:del>
      <w:r w:rsidRPr="00622A7F">
        <w:rPr>
          <w:rFonts w:cs="Arial"/>
        </w:rPr>
        <w:t xml:space="preserve">It is tempting to assume that the lack of hypohalous acids may be compensated by other antimicrobial molecules including serine proteases. These IL-36 activating enzymes also have antimicrobial activities and are located in the azurophilic granules </w:t>
      </w:r>
      <w:commentRangeStart w:id="3038"/>
      <w:r w:rsidR="009A7AD4">
        <w:rPr>
          <w:rFonts w:cs="Arial"/>
        </w:rPr>
        <w:t>{</w:t>
      </w:r>
      <w:del w:id="3039" w:author="Haskamp, Stefan (extern)" w:date="2022-01-02T14:16:00Z">
        <w:r w:rsidR="009A7AD4" w:rsidDel="00EB1D34">
          <w:rPr>
            <w:rFonts w:cs="Arial"/>
          </w:rPr>
          <w:delText>Odobasic, 2016 #1861}</w:delText>
        </w:r>
        <w:commentRangeEnd w:id="3038"/>
        <w:r w:rsidR="00507419" w:rsidDel="00EB1D34">
          <w:rPr>
            <w:rStyle w:val="Kommentarzeichen"/>
          </w:rPr>
          <w:commentReference w:id="3038"/>
        </w:r>
        <w:r w:rsidR="00EB1D34" w:rsidDel="00EB1D34">
          <w:rPr>
            <w:rFonts w:cs="Arial"/>
          </w:rPr>
          <w:delText>{</w:delText>
        </w:r>
      </w:del>
      <w:r w:rsidR="00EB1D34">
        <w:rPr>
          <w:rFonts w:cs="Arial"/>
        </w:rPr>
        <w:t>Schultz, 1962 #1894}</w:t>
      </w:r>
      <w:r w:rsidRPr="00622A7F">
        <w:rPr>
          <w:rFonts w:cs="Arial"/>
        </w:rPr>
        <w:t xml:space="preserve">. It has also been suggested that hypohalous acids catalyzed by MPO may inactivate neutrophil elastase directly in wild-type neutrophils </w:t>
      </w:r>
      <w:r w:rsidR="009A7AD4">
        <w:rPr>
          <w:rFonts w:cs="Arial"/>
        </w:rPr>
        <w:t>{Hirche, 2005 #1599}</w:t>
      </w:r>
      <w:r w:rsidRPr="00622A7F">
        <w:rPr>
          <w:rFonts w:cs="Arial"/>
        </w:rPr>
        <w:t xml:space="preserve">. Overall, the proposed pathway also links neutrophils to keratinocytes, two well-known cellular players in GPP, and may explain </w:t>
      </w:r>
      <w:commentRangeStart w:id="3040"/>
      <w:r w:rsidRPr="00622A7F">
        <w:rPr>
          <w:rFonts w:cs="Arial"/>
        </w:rPr>
        <w:t xml:space="preserve">why </w:t>
      </w:r>
      <w:ins w:id="3041" w:author="Haskamp, Stefan (extern)" w:date="2022-01-02T14:16:00Z">
        <w:r w:rsidR="00EB1D34">
          <w:rPr>
            <w:rFonts w:cs="Arial"/>
          </w:rPr>
          <w:t xml:space="preserve">some </w:t>
        </w:r>
      </w:ins>
      <w:r w:rsidRPr="00622A7F">
        <w:rPr>
          <w:rFonts w:cs="Arial"/>
        </w:rPr>
        <w:t xml:space="preserve">patients without variants </w:t>
      </w:r>
      <w:commentRangeEnd w:id="3040"/>
      <w:r w:rsidR="0019500D">
        <w:rPr>
          <w:rStyle w:val="Kommentarzeichen"/>
        </w:rPr>
        <w:commentReference w:id="3040"/>
      </w:r>
      <w:r w:rsidRPr="00622A7F">
        <w:rPr>
          <w:rFonts w:cs="Arial"/>
        </w:rPr>
        <w:t xml:space="preserve">in </w:t>
      </w:r>
      <w:r w:rsidRPr="00622A7F">
        <w:rPr>
          <w:rFonts w:cs="Arial"/>
          <w:i/>
        </w:rPr>
        <w:t>IL36RN</w:t>
      </w:r>
      <w:r w:rsidRPr="00622A7F">
        <w:rPr>
          <w:rFonts w:cs="Arial"/>
        </w:rPr>
        <w:t xml:space="preserve"> have been treated successfully with monoclonal antibodies against IL-36R </w:t>
      </w:r>
      <w:r w:rsidR="009A7AD4">
        <w:rPr>
          <w:rFonts w:cs="Arial"/>
        </w:rPr>
        <w:t>{Bachelez, 2019 #1705}</w:t>
      </w:r>
      <w:r w:rsidRPr="00622A7F">
        <w:rPr>
          <w:rFonts w:cs="Arial"/>
        </w:rPr>
        <w:t xml:space="preserve">. </w:t>
      </w:r>
    </w:p>
    <w:p w14:paraId="0DE9F079" w14:textId="0AA6175C" w:rsidR="00D555C3" w:rsidRPr="00622A7F" w:rsidRDefault="00D555C3" w:rsidP="00622A7F">
      <w:pPr>
        <w:rPr>
          <w:rFonts w:cs="Arial"/>
        </w:rPr>
      </w:pPr>
      <w:r w:rsidRPr="00622A7F">
        <w:rPr>
          <w:rFonts w:cs="Arial"/>
        </w:rPr>
        <w:t xml:space="preserve">Neutrophilic proteases are either released as soluble enzymes after degranulation of neutrophils or bound to neutrophil extracellular traps (NETs) </w:t>
      </w:r>
      <w:r w:rsidR="009A7AD4">
        <w:rPr>
          <w:rFonts w:cs="Arial"/>
        </w:rPr>
        <w:t>{Henry, 2016 #1598}</w:t>
      </w:r>
      <w:r w:rsidRPr="00622A7F">
        <w:rPr>
          <w:rFonts w:cs="Arial"/>
        </w:rPr>
        <w:t xml:space="preserve">. </w:t>
      </w:r>
      <w:del w:id="3042" w:author="Hüffmeier, Ulrike" w:date="2021-10-13T12:22:00Z">
        <w:r w:rsidRPr="00622A7F" w:rsidDel="002B4554">
          <w:rPr>
            <w:rFonts w:cs="Arial"/>
          </w:rPr>
          <w:delText>NETs f</w:delText>
        </w:r>
      </w:del>
      <w:ins w:id="3043" w:author="Hüffmeier, Ulrike" w:date="2021-10-13T12:22:00Z">
        <w:r w:rsidRPr="00622A7F">
          <w:rPr>
            <w:rFonts w:cs="Arial"/>
          </w:rPr>
          <w:t>F</w:t>
        </w:r>
      </w:ins>
      <w:r w:rsidRPr="00622A7F">
        <w:rPr>
          <w:rFonts w:cs="Arial"/>
        </w:rPr>
        <w:t xml:space="preserve">ormation </w:t>
      </w:r>
      <w:ins w:id="3044" w:author="Hüffmeier, Ulrike" w:date="2021-10-13T12:22:00Z">
        <w:r w:rsidRPr="00622A7F">
          <w:rPr>
            <w:rFonts w:cs="Arial"/>
          </w:rPr>
          <w:t xml:space="preserve">of NETs </w:t>
        </w:r>
      </w:ins>
      <w:r w:rsidRPr="00622A7F">
        <w:rPr>
          <w:rFonts w:cs="Arial"/>
        </w:rPr>
        <w:t xml:space="preserve">via the PMA-induced pathway was impaired in MPO-deficient GPP patients </w:t>
      </w:r>
      <w:ins w:id="3045" w:author="Haskamp, Stefan (extern)" w:date="2021-10-17T16:48:00Z">
        <w:r w:rsidRPr="00622A7F">
          <w:rPr>
            <w:rFonts w:cs="Arial"/>
            <w:i/>
            <w:rPrChange w:id="3046" w:author="Haskamp, Stefan (extern)" w:date="2021-10-17T16:48:00Z">
              <w:rPr/>
            </w:rPrChange>
          </w:rPr>
          <w:t>in</w:t>
        </w:r>
        <w:del w:id="3047" w:author="Hüffmeier, Ulrike" w:date="2021-11-30T10:45:00Z">
          <w:r w:rsidRPr="00622A7F" w:rsidDel="0019500D">
            <w:rPr>
              <w:rFonts w:cs="Arial"/>
              <w:i/>
              <w:rPrChange w:id="3048" w:author="Haskamp, Stefan (extern)" w:date="2021-10-17T16:48:00Z">
                <w:rPr/>
              </w:rPrChange>
            </w:rPr>
            <w:delText>-</w:delText>
          </w:r>
        </w:del>
      </w:ins>
      <w:ins w:id="3049" w:author="Hüffmeier, Ulrike" w:date="2021-11-30T10:45:00Z">
        <w:r w:rsidR="0019500D">
          <w:rPr>
            <w:rFonts w:cs="Arial"/>
            <w:i/>
          </w:rPr>
          <w:t xml:space="preserve"> </w:t>
        </w:r>
      </w:ins>
      <w:commentRangeStart w:id="3050"/>
      <w:ins w:id="3051" w:author="Haskamp, Stefan (extern)" w:date="2021-10-17T16:48:00Z">
        <w:r w:rsidRPr="00622A7F">
          <w:rPr>
            <w:rFonts w:cs="Arial"/>
            <w:i/>
            <w:rPrChange w:id="3052" w:author="Haskamp, Stefan (extern)" w:date="2021-10-17T16:48:00Z">
              <w:rPr/>
            </w:rPrChange>
          </w:rPr>
          <w:t>vitro</w:t>
        </w:r>
      </w:ins>
      <w:commentRangeEnd w:id="3050"/>
      <w:r w:rsidR="0019500D">
        <w:rPr>
          <w:rStyle w:val="Kommentarzeichen"/>
        </w:rPr>
        <w:commentReference w:id="3050"/>
      </w:r>
      <w:ins w:id="3053" w:author="Haskamp, Stefan (extern)" w:date="2021-10-17T16:48:00Z">
        <w:r w:rsidRPr="00622A7F">
          <w:rPr>
            <w:rFonts w:cs="Arial"/>
          </w:rPr>
          <w:t xml:space="preserve"> </w:t>
        </w:r>
      </w:ins>
      <w:r w:rsidRPr="00622A7F">
        <w:rPr>
          <w:rFonts w:cs="Arial"/>
        </w:rPr>
        <w:t>as described previously (</w:t>
      </w:r>
      <w:r w:rsidRPr="00622A7F">
        <w:rPr>
          <w:rFonts w:cs="Arial"/>
          <w:highlight w:val="darkGray"/>
        </w:rPr>
        <w:fldChar w:fldCharType="begin"/>
      </w:r>
      <w:r w:rsidRPr="00622A7F">
        <w:rPr>
          <w:rFonts w:cs="Arial"/>
        </w:rPr>
        <w:instrText xml:space="preserve"> REF _Ref74211187 \h </w:instrText>
      </w:r>
      <w:r w:rsidR="00622A7F">
        <w:rPr>
          <w:rFonts w:cs="Arial"/>
          <w:highlight w:val="darkGray"/>
        </w:rPr>
        <w:instrText xml:space="preserve"> \* MERGEFORMAT </w:instrText>
      </w:r>
      <w:r w:rsidRPr="00622A7F">
        <w:rPr>
          <w:rFonts w:cs="Arial"/>
          <w:highlight w:val="darkGray"/>
        </w:rPr>
      </w:r>
      <w:r w:rsidRPr="00622A7F">
        <w:rPr>
          <w:rFonts w:cs="Arial"/>
          <w:highlight w:val="darkGray"/>
        </w:rPr>
        <w:fldChar w:fldCharType="separate"/>
      </w:r>
      <w:ins w:id="3054" w:author="Haskamp, Stefan (extern)" w:date="2022-01-29T13:25:00Z">
        <w:r w:rsidR="002D4AD7" w:rsidRPr="00622A7F" w:rsidDel="008F710E">
          <w:rPr>
            <w:rFonts w:cs="Arial"/>
          </w:rPr>
          <w:t xml:space="preserve">Figure </w:t>
        </w:r>
        <w:r w:rsidR="002D4AD7" w:rsidDel="008F710E">
          <w:rPr>
            <w:rFonts w:cs="Arial"/>
            <w:noProof/>
          </w:rPr>
          <w:t>28</w:t>
        </w:r>
      </w:ins>
      <w:r w:rsidRPr="00622A7F">
        <w:rPr>
          <w:rFonts w:cs="Arial"/>
          <w:highlight w:val="darkGray"/>
        </w:rPr>
        <w:fldChar w:fldCharType="end"/>
      </w:r>
      <w:r w:rsidRPr="00622A7F">
        <w:rPr>
          <w:rFonts w:cs="Arial"/>
        </w:rPr>
        <w:t xml:space="preserve">b) </w:t>
      </w:r>
      <w:r w:rsidR="009A7AD4">
        <w:rPr>
          <w:rFonts w:cs="Arial"/>
        </w:rPr>
        <w:t>{Bjornsdottir, 2015 #1674;Parker, 2012 #1690}</w:t>
      </w:r>
      <w:r w:rsidRPr="00622A7F">
        <w:rPr>
          <w:rFonts w:cs="Arial"/>
        </w:rPr>
        <w:t xml:space="preserve">. </w:t>
      </w:r>
      <w:commentRangeStart w:id="3055"/>
      <w:r w:rsidRPr="00622A7F">
        <w:rPr>
          <w:rFonts w:cs="Arial"/>
        </w:rPr>
        <w:t xml:space="preserve">These findings </w:t>
      </w:r>
      <w:ins w:id="3056" w:author="Hüffmeier, Ulrike" w:date="2021-10-13T12:23:00Z">
        <w:r w:rsidRPr="00622A7F">
          <w:rPr>
            <w:rFonts w:cs="Arial"/>
          </w:rPr>
          <w:t xml:space="preserve">might </w:t>
        </w:r>
      </w:ins>
      <w:r w:rsidRPr="00622A7F">
        <w:rPr>
          <w:rFonts w:cs="Arial"/>
        </w:rPr>
        <w:t>suggest that serine proteases</w:t>
      </w:r>
      <w:ins w:id="3057" w:author="Haskamp, Stefan (extern)" w:date="2022-01-02T14:25:00Z">
        <w:r w:rsidR="00715D42">
          <w:rPr>
            <w:rFonts w:cs="Arial"/>
          </w:rPr>
          <w:t xml:space="preserve"> are more frequent</w:t>
        </w:r>
      </w:ins>
      <w:r w:rsidRPr="00622A7F">
        <w:rPr>
          <w:rFonts w:cs="Arial"/>
        </w:rPr>
        <w:t xml:space="preserve"> in their soluble form </w:t>
      </w:r>
      <w:ins w:id="3058" w:author="Haskamp, Stefan (extern)" w:date="2022-01-02T14:27:00Z">
        <w:r w:rsidR="00715D42">
          <w:rPr>
            <w:rFonts w:cs="Arial"/>
          </w:rPr>
          <w:t>due to reduced formation</w:t>
        </w:r>
      </w:ins>
      <w:ins w:id="3059" w:author="Haskamp, Stefan (extern)" w:date="2022-01-02T14:29:00Z">
        <w:r w:rsidR="00715D42">
          <w:rPr>
            <w:rFonts w:cs="Arial"/>
          </w:rPr>
          <w:t xml:space="preserve"> of NETs</w:t>
        </w:r>
      </w:ins>
      <w:ins w:id="3060" w:author="Haskamp, Stefan (extern)" w:date="2022-01-02T14:27:00Z">
        <w:r w:rsidR="00715D42">
          <w:rPr>
            <w:rFonts w:cs="Arial"/>
          </w:rPr>
          <w:t xml:space="preserve"> </w:t>
        </w:r>
      </w:ins>
      <w:del w:id="3061" w:author="Haskamp, Stefan (extern)" w:date="2022-01-02T14:26:00Z">
        <w:r w:rsidRPr="00622A7F" w:rsidDel="00715D42">
          <w:rPr>
            <w:rFonts w:cs="Arial"/>
          </w:rPr>
          <w:delText>are more pronounced</w:delText>
        </w:r>
      </w:del>
      <w:del w:id="3062" w:author="Haskamp, Stefan (extern)" w:date="2022-01-02T14:27:00Z">
        <w:r w:rsidRPr="00622A7F" w:rsidDel="00715D42">
          <w:rPr>
            <w:rFonts w:cs="Arial"/>
          </w:rPr>
          <w:delText xml:space="preserve"> </w:delText>
        </w:r>
      </w:del>
      <w:r w:rsidRPr="00622A7F">
        <w:rPr>
          <w:rFonts w:cs="Arial"/>
        </w:rPr>
        <w:t xml:space="preserve">in MPO-deficient patients, </w:t>
      </w:r>
      <w:commentRangeEnd w:id="3055"/>
      <w:r w:rsidR="005E4F4C">
        <w:rPr>
          <w:rStyle w:val="Kommentarzeichen"/>
        </w:rPr>
        <w:commentReference w:id="3055"/>
      </w:r>
      <w:r w:rsidRPr="00622A7F">
        <w:rPr>
          <w:rFonts w:cs="Arial"/>
        </w:rPr>
        <w:t xml:space="preserve">although other pathways of </w:t>
      </w:r>
      <w:commentRangeStart w:id="3063"/>
      <w:del w:id="3064" w:author="Hüffmeier, Ulrike" w:date="2021-11-30T11:00:00Z">
        <w:r w:rsidRPr="00622A7F" w:rsidDel="005E4F4C">
          <w:rPr>
            <w:rFonts w:cs="Arial"/>
          </w:rPr>
          <w:delText xml:space="preserve">NET </w:delText>
        </w:r>
      </w:del>
      <w:r w:rsidRPr="00622A7F">
        <w:rPr>
          <w:rFonts w:cs="Arial"/>
        </w:rPr>
        <w:t>formation</w:t>
      </w:r>
      <w:commentRangeEnd w:id="3063"/>
      <w:r w:rsidR="005E4F4C">
        <w:rPr>
          <w:rStyle w:val="Kommentarzeichen"/>
        </w:rPr>
        <w:commentReference w:id="3063"/>
      </w:r>
      <w:r w:rsidRPr="00622A7F">
        <w:rPr>
          <w:rFonts w:cs="Arial"/>
        </w:rPr>
        <w:t xml:space="preserve"> </w:t>
      </w:r>
      <w:ins w:id="3065" w:author="Hüffmeier, Ulrike" w:date="2021-11-30T11:00:00Z">
        <w:r w:rsidR="005E4F4C">
          <w:rPr>
            <w:rFonts w:cs="Arial"/>
          </w:rPr>
          <w:t xml:space="preserve">of NETs </w:t>
        </w:r>
      </w:ins>
      <w:r w:rsidRPr="00622A7F">
        <w:rPr>
          <w:rFonts w:cs="Arial"/>
        </w:rPr>
        <w:t xml:space="preserve">are not affected by MPO-deficiency. </w:t>
      </w:r>
      <w:commentRangeStart w:id="3066"/>
      <w:del w:id="3067" w:author="Hüffmeier, Ulrike" w:date="2021-11-30T11:00:00Z">
        <w:r w:rsidRPr="00622A7F" w:rsidDel="005E4F4C">
          <w:rPr>
            <w:rFonts w:cs="Arial"/>
          </w:rPr>
          <w:delText>NETs f</w:delText>
        </w:r>
      </w:del>
      <w:ins w:id="3068" w:author="Hüffmeier, Ulrike" w:date="2021-11-30T11:00:00Z">
        <w:r w:rsidR="005E4F4C">
          <w:rPr>
            <w:rFonts w:cs="Arial"/>
          </w:rPr>
          <w:t>F</w:t>
        </w:r>
      </w:ins>
      <w:r w:rsidRPr="00622A7F">
        <w:rPr>
          <w:rFonts w:cs="Arial"/>
        </w:rPr>
        <w:t xml:space="preserve">ormation </w:t>
      </w:r>
      <w:commentRangeEnd w:id="3066"/>
      <w:r w:rsidRPr="00622A7F">
        <w:rPr>
          <w:rStyle w:val="Kommentarzeichen"/>
          <w:rFonts w:cs="Arial"/>
        </w:rPr>
        <w:commentReference w:id="3066"/>
      </w:r>
      <w:ins w:id="3069" w:author="Hüffmeier, Ulrike" w:date="2021-11-30T11:00:00Z">
        <w:r w:rsidR="005E4F4C">
          <w:rPr>
            <w:rFonts w:cs="Arial"/>
          </w:rPr>
          <w:t xml:space="preserve">of NETs </w:t>
        </w:r>
      </w:ins>
      <w:r w:rsidRPr="00622A7F">
        <w:rPr>
          <w:rFonts w:cs="Arial"/>
        </w:rPr>
        <w:t xml:space="preserve">has been </w:t>
      </w:r>
      <w:del w:id="3070" w:author="Haskamp, Stefan (extern)" w:date="2021-10-17T16:48:00Z">
        <w:r w:rsidRPr="00622A7F" w:rsidDel="0081395E">
          <w:rPr>
            <w:rFonts w:cs="Arial"/>
          </w:rPr>
          <w:delText xml:space="preserve">accused </w:delText>
        </w:r>
      </w:del>
      <w:ins w:id="3071" w:author="Haskamp, Stefan (extern)" w:date="2021-10-17T16:48:00Z">
        <w:r w:rsidRPr="00622A7F">
          <w:rPr>
            <w:rFonts w:cs="Arial"/>
          </w:rPr>
          <w:t xml:space="preserve">shown </w:t>
        </w:r>
      </w:ins>
      <w:r w:rsidRPr="00622A7F">
        <w:rPr>
          <w:rFonts w:cs="Arial"/>
        </w:rPr>
        <w:t xml:space="preserve">to possess pro- and anti-inflammatory features </w:t>
      </w:r>
      <w:r w:rsidR="009A7AD4">
        <w:rPr>
          <w:rFonts w:cs="Arial"/>
        </w:rPr>
        <w:t>{Schauer, 2014 #1734;Hahn, 2016 #1859}</w:t>
      </w:r>
      <w:r w:rsidRPr="00622A7F">
        <w:rPr>
          <w:rFonts w:cs="Arial"/>
        </w:rPr>
        <w:t xml:space="preserve">. Their influence on inflammatory processes in psoriasis may be investigated in MPO-deficient psoriasis mouse models in future studies, as the </w:t>
      </w:r>
      <w:commentRangeStart w:id="3072"/>
      <w:r w:rsidRPr="00622A7F">
        <w:rPr>
          <w:rFonts w:cs="Arial"/>
        </w:rPr>
        <w:t>inflammatory environment</w:t>
      </w:r>
      <w:ins w:id="3073" w:author="Stefan" w:date="2021-10-21T10:14:00Z">
        <w:r w:rsidRPr="00622A7F">
          <w:rPr>
            <w:rFonts w:cs="Arial"/>
          </w:rPr>
          <w:t xml:space="preserve"> including infiltrating immune cells, </w:t>
        </w:r>
      </w:ins>
      <w:ins w:id="3074" w:author="Stefan" w:date="2021-10-21T10:15:00Z">
        <w:r w:rsidRPr="00622A7F">
          <w:rPr>
            <w:rFonts w:cs="Arial"/>
          </w:rPr>
          <w:t>chemokines</w:t>
        </w:r>
      </w:ins>
      <w:ins w:id="3075" w:author="Stefan" w:date="2021-10-21T10:14:00Z">
        <w:r w:rsidRPr="00622A7F">
          <w:rPr>
            <w:rFonts w:cs="Arial"/>
          </w:rPr>
          <w:t xml:space="preserve"> and cytokines</w:t>
        </w:r>
      </w:ins>
      <w:r w:rsidRPr="00622A7F">
        <w:rPr>
          <w:rFonts w:cs="Arial"/>
        </w:rPr>
        <w:t xml:space="preserve"> </w:t>
      </w:r>
      <w:commentRangeEnd w:id="3072"/>
      <w:ins w:id="3076" w:author="Haskamp, Stefan (extern)" w:date="2021-10-17T16:49:00Z">
        <w:r w:rsidRPr="00622A7F">
          <w:rPr>
            <w:rFonts w:cs="Arial"/>
          </w:rPr>
          <w:t xml:space="preserve">present in psoriatic skin </w:t>
        </w:r>
      </w:ins>
      <w:r w:rsidRPr="00622A7F">
        <w:rPr>
          <w:rStyle w:val="Kommentarzeichen"/>
          <w:rFonts w:cs="Arial"/>
        </w:rPr>
        <w:commentReference w:id="3072"/>
      </w:r>
      <w:r w:rsidRPr="00622A7F">
        <w:rPr>
          <w:rFonts w:cs="Arial"/>
        </w:rPr>
        <w:t xml:space="preserve">is difficult to model in </w:t>
      </w:r>
      <w:r w:rsidRPr="00622A7F">
        <w:rPr>
          <w:rFonts w:cs="Arial"/>
          <w:i/>
        </w:rPr>
        <w:t>ex</w:t>
      </w:r>
      <w:commentRangeStart w:id="3077"/>
      <w:del w:id="3078" w:author="Haskamp, Stefan (extern)" w:date="2022-01-02T14:21:00Z">
        <w:r w:rsidRPr="00622A7F" w:rsidDel="00EB1D34">
          <w:rPr>
            <w:rFonts w:cs="Arial"/>
            <w:i/>
          </w:rPr>
          <w:delText>-</w:delText>
        </w:r>
      </w:del>
      <w:ins w:id="3079" w:author="Haskamp, Stefan (extern)" w:date="2022-01-02T14:21:00Z">
        <w:r w:rsidR="00EB1D34">
          <w:rPr>
            <w:rFonts w:cs="Arial"/>
            <w:i/>
          </w:rPr>
          <w:t xml:space="preserve"> </w:t>
        </w:r>
      </w:ins>
      <w:r w:rsidRPr="00622A7F">
        <w:rPr>
          <w:rFonts w:cs="Arial"/>
          <w:i/>
        </w:rPr>
        <w:t>vivo</w:t>
      </w:r>
      <w:r w:rsidRPr="00622A7F">
        <w:rPr>
          <w:rFonts w:cs="Arial"/>
        </w:rPr>
        <w:t xml:space="preserve"> </w:t>
      </w:r>
      <w:commentRangeEnd w:id="3077"/>
      <w:r w:rsidR="00780CFD">
        <w:rPr>
          <w:rStyle w:val="Kommentarzeichen"/>
        </w:rPr>
        <w:commentReference w:id="3077"/>
      </w:r>
      <w:r w:rsidRPr="00622A7F">
        <w:rPr>
          <w:rFonts w:cs="Arial"/>
        </w:rPr>
        <w:t xml:space="preserve">studies. </w:t>
      </w:r>
    </w:p>
    <w:p w14:paraId="62BB1BAF" w14:textId="6D59EE80" w:rsidR="00D555C3" w:rsidRPr="00622A7F" w:rsidRDefault="00D555C3" w:rsidP="00622A7F">
      <w:pPr>
        <w:rPr>
          <w:ins w:id="3080" w:author="Haskamp, Stefan (extern)" w:date="2021-10-17T17:14:00Z"/>
          <w:rFonts w:cs="Arial"/>
        </w:rPr>
      </w:pPr>
      <w:commentRangeStart w:id="3081"/>
      <w:r w:rsidRPr="00622A7F">
        <w:rPr>
          <w:rFonts w:cs="Arial"/>
        </w:rPr>
        <w:t xml:space="preserve">Besides being the source for NET formation and serine proteases, neutrophils are highly abundant in pustules of GPP patients. </w:t>
      </w:r>
      <w:commentRangeEnd w:id="3081"/>
      <w:r w:rsidRPr="00622A7F">
        <w:rPr>
          <w:rStyle w:val="Kommentarzeichen"/>
          <w:rFonts w:cs="Arial"/>
        </w:rPr>
        <w:commentReference w:id="3081"/>
      </w:r>
      <w:r w:rsidRPr="00622A7F">
        <w:rPr>
          <w:rFonts w:cs="Arial"/>
        </w:rPr>
        <w:t xml:space="preserve">This observation raises the question of whether </w:t>
      </w:r>
      <w:del w:id="3082" w:author="Hüffmeier, Ulrike" w:date="2021-10-13T12:25:00Z">
        <w:r w:rsidRPr="00622A7F" w:rsidDel="002B4554">
          <w:rPr>
            <w:rFonts w:cs="Arial"/>
          </w:rPr>
          <w:delText xml:space="preserve">MPO </w:delText>
        </w:r>
      </w:del>
      <w:ins w:id="3083" w:author="Hüffmeier, Ulrike" w:date="2021-10-13T12:25:00Z">
        <w:r w:rsidRPr="00622A7F">
          <w:rPr>
            <w:rFonts w:cs="Arial"/>
          </w:rPr>
          <w:t>MPO-</w:t>
        </w:r>
      </w:ins>
      <w:r w:rsidRPr="00622A7F">
        <w:rPr>
          <w:rFonts w:cs="Arial"/>
        </w:rPr>
        <w:t xml:space="preserve">deficiency may influence the proportions of neutrophils. The evidence provided in chapter </w:t>
      </w:r>
      <w:del w:id="3084" w:author="Haskamp, Stefan (extern)" w:date="2021-10-26T18:13:00Z">
        <w:r w:rsidRPr="00622A7F" w:rsidDel="00AE049D">
          <w:rPr>
            <w:rFonts w:cs="Arial"/>
            <w:highlight w:val="darkGray"/>
          </w:rPr>
          <w:delText>xxx</w:delText>
        </w:r>
      </w:del>
      <w:ins w:id="3085" w:author="Haskamp, Stefan (extern)" w:date="2021-10-26T18:13:00Z">
        <w:r w:rsidR="00AE049D">
          <w:rPr>
            <w:rFonts w:cs="Arial"/>
            <w:highlight w:val="darkGray"/>
          </w:rPr>
          <w:fldChar w:fldCharType="begin"/>
        </w:r>
        <w:r w:rsidR="00AE049D">
          <w:rPr>
            <w:rFonts w:cs="Arial"/>
            <w:highlight w:val="darkGray"/>
          </w:rPr>
          <w:instrText xml:space="preserve"> REF _Ref86164440 \r \h </w:instrText>
        </w:r>
      </w:ins>
      <w:r w:rsidR="00AE049D">
        <w:rPr>
          <w:rFonts w:cs="Arial"/>
          <w:highlight w:val="darkGray"/>
        </w:rPr>
      </w:r>
      <w:r w:rsidR="00AE049D">
        <w:rPr>
          <w:rFonts w:cs="Arial"/>
          <w:highlight w:val="darkGray"/>
        </w:rPr>
        <w:fldChar w:fldCharType="separate"/>
      </w:r>
      <w:r w:rsidR="002D4AD7">
        <w:rPr>
          <w:rFonts w:cs="Arial"/>
          <w:highlight w:val="darkGray"/>
        </w:rPr>
        <w:t>4.2.3</w:t>
      </w:r>
      <w:ins w:id="3086" w:author="Haskamp, Stefan (extern)" w:date="2021-10-26T18:13:00Z">
        <w:r w:rsidR="00AE049D">
          <w:rPr>
            <w:rFonts w:cs="Arial"/>
            <w:highlight w:val="darkGray"/>
          </w:rPr>
          <w:fldChar w:fldCharType="end"/>
        </w:r>
      </w:ins>
      <w:r w:rsidRPr="00622A7F">
        <w:rPr>
          <w:rFonts w:cs="Arial"/>
        </w:rPr>
        <w:t xml:space="preserve"> showed a reduced clearance of neutrophils by monocytes (efferocytosis) in MPO-deficient patients and mice</w:t>
      </w:r>
      <w:ins w:id="3087" w:author="Haskamp, Stefan (extern)" w:date="2021-10-17T16:51:00Z">
        <w:r w:rsidRPr="00622A7F">
          <w:rPr>
            <w:rFonts w:cs="Arial"/>
          </w:rPr>
          <w:t xml:space="preserve"> </w:t>
        </w:r>
        <w:r w:rsidRPr="00622A7F">
          <w:rPr>
            <w:rFonts w:cs="Arial"/>
            <w:i/>
            <w:rPrChange w:id="3088" w:author="Haskamp, Stefan (extern)" w:date="2021-10-17T16:51:00Z">
              <w:rPr/>
            </w:rPrChange>
          </w:rPr>
          <w:t>in</w:t>
        </w:r>
        <w:del w:id="3089" w:author="Haskamp, Stefan (extern)" w:date="2022-01-02T14:23:00Z">
          <w:r w:rsidRPr="00622A7F" w:rsidDel="00EB1D34">
            <w:rPr>
              <w:rFonts w:cs="Arial"/>
              <w:i/>
              <w:rPrChange w:id="3090" w:author="Haskamp, Stefan (extern)" w:date="2021-10-17T16:51:00Z">
                <w:rPr/>
              </w:rPrChange>
            </w:rPr>
            <w:delText>-</w:delText>
          </w:r>
        </w:del>
      </w:ins>
      <w:ins w:id="3091" w:author="Haskamp, Stefan (extern)" w:date="2022-01-02T14:23:00Z">
        <w:r w:rsidR="00EB1D34">
          <w:rPr>
            <w:rFonts w:cs="Arial"/>
            <w:i/>
          </w:rPr>
          <w:t xml:space="preserve"> </w:t>
        </w:r>
      </w:ins>
      <w:ins w:id="3092" w:author="Haskamp, Stefan (extern)" w:date="2021-10-17T16:51:00Z">
        <w:r w:rsidRPr="00622A7F">
          <w:rPr>
            <w:rFonts w:cs="Arial"/>
            <w:i/>
            <w:rPrChange w:id="3093" w:author="Haskamp, Stefan (extern)" w:date="2021-10-17T16:51:00Z">
              <w:rPr/>
            </w:rPrChange>
          </w:rPr>
          <w:t>vitro</w:t>
        </w:r>
      </w:ins>
      <w:ins w:id="3094" w:author="Haskamp, Stefan (extern)" w:date="2021-10-17T17:47:00Z">
        <w:r w:rsidRPr="00622A7F">
          <w:rPr>
            <w:rFonts w:cs="Arial"/>
            <w:i/>
          </w:rPr>
          <w:t xml:space="preserve"> </w:t>
        </w:r>
        <w:r w:rsidRPr="00622A7F">
          <w:rPr>
            <w:rFonts w:cs="Arial"/>
          </w:rPr>
          <w:t>(</w:t>
        </w:r>
        <w:r w:rsidRPr="00622A7F">
          <w:rPr>
            <w:rFonts w:cs="Arial"/>
            <w:highlight w:val="darkGray"/>
          </w:rPr>
          <w:fldChar w:fldCharType="begin"/>
        </w:r>
        <w:r w:rsidRPr="00622A7F">
          <w:rPr>
            <w:rFonts w:cs="Arial"/>
          </w:rPr>
          <w:instrText xml:space="preserve"> REF _Ref74211187 \h </w:instrText>
        </w:r>
      </w:ins>
      <w:r w:rsidR="00622A7F">
        <w:rPr>
          <w:rFonts w:cs="Arial"/>
          <w:highlight w:val="darkGray"/>
        </w:rPr>
        <w:instrText xml:space="preserve"> \* MERGEFORMAT </w:instrText>
      </w:r>
      <w:r w:rsidRPr="00622A7F">
        <w:rPr>
          <w:rFonts w:cs="Arial"/>
          <w:highlight w:val="darkGray"/>
        </w:rPr>
      </w:r>
      <w:r w:rsidRPr="00622A7F">
        <w:rPr>
          <w:rFonts w:cs="Arial"/>
          <w:highlight w:val="darkGray"/>
        </w:rPr>
        <w:fldChar w:fldCharType="separate"/>
      </w:r>
      <w:ins w:id="3095" w:author="Haskamp, Stefan (extern)" w:date="2022-01-29T13:25:00Z">
        <w:r w:rsidR="002D4AD7" w:rsidRPr="00622A7F" w:rsidDel="008F710E">
          <w:rPr>
            <w:rFonts w:cs="Arial"/>
          </w:rPr>
          <w:t xml:space="preserve">Figure </w:t>
        </w:r>
        <w:r w:rsidR="002D4AD7" w:rsidDel="008F710E">
          <w:rPr>
            <w:rFonts w:cs="Arial"/>
            <w:noProof/>
          </w:rPr>
          <w:t>28</w:t>
        </w:r>
      </w:ins>
      <w:ins w:id="3096" w:author="Haskamp, Stefan (extern)" w:date="2021-10-17T17:47:00Z">
        <w:r w:rsidRPr="00622A7F">
          <w:rPr>
            <w:rFonts w:cs="Arial"/>
            <w:highlight w:val="darkGray"/>
          </w:rPr>
          <w:fldChar w:fldCharType="end"/>
        </w:r>
        <w:r w:rsidRPr="00622A7F">
          <w:rPr>
            <w:rFonts w:cs="Arial"/>
          </w:rPr>
          <w:t>c)</w:t>
        </w:r>
      </w:ins>
      <w:r w:rsidRPr="00622A7F">
        <w:rPr>
          <w:rFonts w:cs="Arial"/>
        </w:rPr>
        <w:t xml:space="preserve">. Confirmatory to that, Vergnano et al. showed in a group </w:t>
      </w:r>
      <w:commentRangeStart w:id="3097"/>
      <w:r w:rsidRPr="00622A7F">
        <w:rPr>
          <w:rFonts w:cs="Arial"/>
        </w:rPr>
        <w:t>of 778 British individuals</w:t>
      </w:r>
      <w:ins w:id="3098" w:author="Haskamp, Stefan (extern)" w:date="2022-01-02T14:38:00Z">
        <w:r w:rsidR="00463553">
          <w:rPr>
            <w:rFonts w:cs="Arial"/>
          </w:rPr>
          <w:t xml:space="preserve"> (UK Biobank </w:t>
        </w:r>
      </w:ins>
      <w:r w:rsidR="00463553">
        <w:rPr>
          <w:rFonts w:cs="Arial"/>
        </w:rPr>
        <w:t>{Sudlow, 2015 #1895}</w:t>
      </w:r>
      <w:ins w:id="3099" w:author="Haskamp, Stefan (extern)" w:date="2022-01-02T14:38:00Z">
        <w:r w:rsidR="00463553">
          <w:rPr>
            <w:rFonts w:cs="Arial"/>
          </w:rPr>
          <w:t>)</w:t>
        </w:r>
      </w:ins>
      <w:r w:rsidRPr="00622A7F">
        <w:rPr>
          <w:rFonts w:cs="Arial"/>
        </w:rPr>
        <w:t xml:space="preserve"> that </w:t>
      </w:r>
      <w:commentRangeEnd w:id="3097"/>
      <w:r w:rsidR="00780CFD">
        <w:rPr>
          <w:rStyle w:val="Kommentarzeichen"/>
        </w:rPr>
        <w:commentReference w:id="3097"/>
      </w:r>
      <w:del w:id="3100" w:author="Hüffmeier, Ulrike" w:date="2021-11-30T11:10:00Z">
        <w:r w:rsidRPr="00622A7F" w:rsidDel="00780CFD">
          <w:rPr>
            <w:rFonts w:cs="Arial"/>
          </w:rPr>
          <w:delText>the ones with the</w:delText>
        </w:r>
      </w:del>
      <w:ins w:id="3101" w:author="Hüffmeier, Ulrike" w:date="2021-11-30T11:10:00Z">
        <w:r w:rsidR="00780CFD">
          <w:rPr>
            <w:rFonts w:cs="Arial"/>
          </w:rPr>
          <w:t>carriers of the</w:t>
        </w:r>
      </w:ins>
      <w:r w:rsidRPr="00622A7F">
        <w:rPr>
          <w:rFonts w:cs="Arial"/>
        </w:rPr>
        <w:t xml:space="preserve"> </w:t>
      </w:r>
      <w:r w:rsidRPr="00622A7F">
        <w:rPr>
          <w:rFonts w:cs="Arial"/>
          <w:i/>
        </w:rPr>
        <w:t>MPO</w:t>
      </w:r>
      <w:r w:rsidRPr="00622A7F">
        <w:rPr>
          <w:rFonts w:cs="Arial"/>
        </w:rPr>
        <w:t xml:space="preserve"> variants c.2031 2A&gt;C, c.1705C&gt;T/ p.(Arg569Trp), c.995C&gt;T/ p.(Ala332Val) and c.752T&gt;C/ p.(Met251Thr) did have a significantly </w:t>
      </w:r>
      <w:commentRangeStart w:id="3102"/>
      <w:r w:rsidRPr="00622A7F">
        <w:rPr>
          <w:rFonts w:cs="Arial"/>
        </w:rPr>
        <w:t>higher percentage of neutrophils</w:t>
      </w:r>
      <w:ins w:id="3103" w:author="Haskamp, Stefan (extern)" w:date="2021-10-17T16:53:00Z">
        <w:r w:rsidRPr="00622A7F">
          <w:rPr>
            <w:rFonts w:cs="Arial"/>
          </w:rPr>
          <w:t xml:space="preserve"> in </w:t>
        </w:r>
      </w:ins>
      <w:ins w:id="3104" w:author="Haskamp, Stefan (extern)" w:date="2021-10-17T16:54:00Z">
        <w:r w:rsidRPr="00622A7F">
          <w:rPr>
            <w:rFonts w:cs="Arial"/>
          </w:rPr>
          <w:t>peripheral</w:t>
        </w:r>
      </w:ins>
      <w:ins w:id="3105" w:author="Haskamp, Stefan (extern)" w:date="2021-10-17T16:53:00Z">
        <w:r w:rsidRPr="00622A7F">
          <w:rPr>
            <w:rFonts w:cs="Arial"/>
          </w:rPr>
          <w:t xml:space="preserve"> blood</w:t>
        </w:r>
      </w:ins>
      <w:r w:rsidRPr="00622A7F">
        <w:rPr>
          <w:rFonts w:cs="Arial"/>
        </w:rPr>
        <w:t xml:space="preserve"> </w:t>
      </w:r>
      <w:commentRangeEnd w:id="3102"/>
      <w:r w:rsidRPr="00622A7F">
        <w:rPr>
          <w:rStyle w:val="Kommentarzeichen"/>
          <w:rFonts w:cs="Arial"/>
        </w:rPr>
        <w:commentReference w:id="3102"/>
      </w:r>
      <w:r w:rsidR="009A7AD4">
        <w:rPr>
          <w:rFonts w:cs="Arial"/>
        </w:rPr>
        <w:t>{Vergnano, 2020 #1781}</w:t>
      </w:r>
      <w:r w:rsidRPr="00622A7F">
        <w:rPr>
          <w:rFonts w:cs="Arial"/>
        </w:rPr>
        <w:t>.</w:t>
      </w:r>
      <w:ins w:id="3106" w:author="Haskamp, Stefan (extern)" w:date="2021-10-17T16:55:00Z">
        <w:r w:rsidRPr="00622A7F">
          <w:rPr>
            <w:rFonts w:cs="Arial"/>
          </w:rPr>
          <w:t xml:space="preserve"> Whether neutrophils are more abundant in pustules of </w:t>
        </w:r>
      </w:ins>
      <w:ins w:id="3107" w:author="Haskamp, Stefan (extern)" w:date="2021-10-17T16:56:00Z">
        <w:r w:rsidRPr="00622A7F">
          <w:rPr>
            <w:rFonts w:cs="Arial"/>
          </w:rPr>
          <w:t>GPP</w:t>
        </w:r>
      </w:ins>
      <w:ins w:id="3108" w:author="Haskamp, Stefan (extern)" w:date="2021-10-17T16:55:00Z">
        <w:r w:rsidRPr="00622A7F">
          <w:rPr>
            <w:rFonts w:cs="Arial"/>
          </w:rPr>
          <w:t xml:space="preserve"> patients</w:t>
        </w:r>
      </w:ins>
      <w:ins w:id="3109" w:author="Haskamp, Stefan (extern)" w:date="2021-10-17T16:56:00Z">
        <w:r w:rsidRPr="00622A7F">
          <w:rPr>
            <w:rFonts w:cs="Arial"/>
          </w:rPr>
          <w:t xml:space="preserve"> with</w:t>
        </w:r>
        <w:del w:id="3110" w:author="Haskamp, Stefan (extern)" w:date="2022-01-02T14:39:00Z">
          <w:r w:rsidRPr="00622A7F" w:rsidDel="00463553">
            <w:rPr>
              <w:rFonts w:cs="Arial"/>
            </w:rPr>
            <w:delText xml:space="preserve"> </w:delText>
          </w:r>
        </w:del>
      </w:ins>
      <w:ins w:id="3111" w:author="Haskamp, Stefan (extern)" w:date="2022-01-02T14:39:00Z">
        <w:r w:rsidR="00463553">
          <w:rPr>
            <w:rFonts w:cs="Arial"/>
          </w:rPr>
          <w:t xml:space="preserve"> </w:t>
        </w:r>
      </w:ins>
      <w:commentRangeStart w:id="3112"/>
      <w:ins w:id="3113" w:author="Haskamp, Stefan (extern)" w:date="2021-10-17T16:56:00Z">
        <w:r w:rsidRPr="00622A7F">
          <w:rPr>
            <w:rFonts w:cs="Arial"/>
          </w:rPr>
          <w:t>variants</w:t>
        </w:r>
      </w:ins>
      <w:ins w:id="3114" w:author="Haskamp, Stefan (extern)" w:date="2022-01-02T14:39:00Z">
        <w:r w:rsidR="00463553">
          <w:rPr>
            <w:rFonts w:cs="Arial"/>
          </w:rPr>
          <w:t xml:space="preserve"> in </w:t>
        </w:r>
        <w:r w:rsidR="00463553" w:rsidRPr="00463553">
          <w:rPr>
            <w:rFonts w:cs="Arial"/>
            <w:i/>
            <w:rPrChange w:id="3115" w:author="Haskamp, Stefan (extern)" w:date="2022-01-02T14:39:00Z">
              <w:rPr>
                <w:rFonts w:cs="Arial"/>
              </w:rPr>
            </w:rPrChange>
          </w:rPr>
          <w:t>MPO</w:t>
        </w:r>
      </w:ins>
      <w:ins w:id="3116" w:author="Haskamp, Stefan (extern)" w:date="2021-10-17T16:56:00Z">
        <w:r w:rsidRPr="00622A7F">
          <w:rPr>
            <w:rFonts w:cs="Arial"/>
          </w:rPr>
          <w:t xml:space="preserve"> c</w:t>
        </w:r>
      </w:ins>
      <w:commentRangeEnd w:id="3112"/>
      <w:r w:rsidR="00780CFD">
        <w:rPr>
          <w:rStyle w:val="Kommentarzeichen"/>
        </w:rPr>
        <w:commentReference w:id="3112"/>
      </w:r>
      <w:ins w:id="3117" w:author="Haskamp, Stefan (extern)" w:date="2021-10-17T16:56:00Z">
        <w:r w:rsidRPr="00622A7F">
          <w:rPr>
            <w:rFonts w:cs="Arial"/>
          </w:rPr>
          <w:t>ompared to those without, has not been investigated so far.</w:t>
        </w:r>
      </w:ins>
      <w:ins w:id="3118" w:author="Haskamp, Stefan (extern)" w:date="2021-10-17T16:57:00Z">
        <w:r w:rsidRPr="00622A7F">
          <w:rPr>
            <w:rFonts w:cs="Arial"/>
          </w:rPr>
          <w:t xml:space="preserve"> </w:t>
        </w:r>
      </w:ins>
      <w:del w:id="3119" w:author="Haskamp, Stefan (extern)" w:date="2021-10-17T16:57:00Z">
        <w:r w:rsidRPr="00622A7F" w:rsidDel="00D8674D">
          <w:rPr>
            <w:rFonts w:cs="Arial"/>
          </w:rPr>
          <w:delText xml:space="preserve"> </w:delText>
        </w:r>
      </w:del>
      <w:r w:rsidRPr="00622A7F">
        <w:rPr>
          <w:rFonts w:cs="Arial"/>
        </w:rPr>
        <w:t xml:space="preserve">Efferocytosis has been described to promote inflammation in rheumatoid arthritis and </w:t>
      </w:r>
      <w:r w:rsidRPr="00622A7F">
        <w:rPr>
          <w:rFonts w:cs="Arial"/>
        </w:rPr>
        <w:lastRenderedPageBreak/>
        <w:t xml:space="preserve">further autoimmune disease </w:t>
      </w:r>
      <w:r w:rsidR="009A7AD4">
        <w:rPr>
          <w:rFonts w:cs="Arial"/>
        </w:rPr>
        <w:t>{Kourtzelis, 2019 #1708}</w:t>
      </w:r>
      <w:r w:rsidRPr="00622A7F">
        <w:rPr>
          <w:rFonts w:cs="Arial"/>
        </w:rPr>
        <w:t>.</w:t>
      </w:r>
      <w:ins w:id="3120" w:author="Haskamp, Stefan (extern)" w:date="2021-10-17T17:11:00Z">
        <w:r w:rsidRPr="00622A7F">
          <w:rPr>
            <w:rFonts w:cs="Arial"/>
          </w:rPr>
          <w:t xml:space="preserve"> Mice </w:t>
        </w:r>
      </w:ins>
      <w:ins w:id="3121" w:author="Haskamp, Stefan (extern)" w:date="2021-10-17T17:12:00Z">
        <w:r w:rsidRPr="00622A7F">
          <w:rPr>
            <w:rFonts w:cs="Arial"/>
          </w:rPr>
          <w:t xml:space="preserve">developed systemic lupus erythematosus (SLE)-type autoimmune diseases, when they </w:t>
        </w:r>
      </w:ins>
      <w:ins w:id="3122" w:author="Haskamp, Stefan (extern)" w:date="2021-10-17T17:34:00Z">
        <w:r w:rsidRPr="00622A7F">
          <w:rPr>
            <w:rFonts w:cs="Arial"/>
          </w:rPr>
          <w:t>were</w:t>
        </w:r>
      </w:ins>
      <w:ins w:id="3123" w:author="Haskamp, Stefan (extern)" w:date="2021-10-17T17:12:00Z">
        <w:r w:rsidRPr="00622A7F">
          <w:rPr>
            <w:rFonts w:cs="Arial"/>
          </w:rPr>
          <w:t xml:space="preserve"> </w:t>
        </w:r>
      </w:ins>
      <w:ins w:id="3124" w:author="Haskamp, Stefan (extern)" w:date="2021-10-17T17:16:00Z">
        <w:r w:rsidRPr="00622A7F">
          <w:rPr>
            <w:rFonts w:cs="Arial"/>
          </w:rPr>
          <w:t>disturbed</w:t>
        </w:r>
      </w:ins>
      <w:ins w:id="3125" w:author="Haskamp, Stefan (extern)" w:date="2021-10-17T17:12:00Z">
        <w:r w:rsidRPr="00622A7F">
          <w:rPr>
            <w:rFonts w:cs="Arial"/>
          </w:rPr>
          <w:t xml:space="preserve"> in the clearance of apoptotic </w:t>
        </w:r>
      </w:ins>
      <w:ins w:id="3126" w:author="Haskamp, Stefan (extern)" w:date="2022-01-02T14:43:00Z">
        <w:r w:rsidR="00463553" w:rsidRPr="00463553">
          <w:rPr>
            <w:rFonts w:cs="Arial"/>
          </w:rPr>
          <w:t xml:space="preserve">lymphocytes </w:t>
        </w:r>
      </w:ins>
      <w:ins w:id="3127" w:author="Haskamp, Stefan (extern)" w:date="2021-10-17T17:12:00Z">
        <w:del w:id="3128" w:author="Haskamp, Stefan (extern)" w:date="2022-01-02T14:43:00Z">
          <w:r w:rsidRPr="00622A7F" w:rsidDel="00463553">
            <w:rPr>
              <w:rFonts w:cs="Arial"/>
            </w:rPr>
            <w:delText>cells</w:delText>
          </w:r>
        </w:del>
      </w:ins>
      <w:ins w:id="3129" w:author="Haskamp, Stefan (extern)" w:date="2021-10-17T17:14:00Z">
        <w:del w:id="3130" w:author="Haskamp, Stefan (extern)" w:date="2022-01-02T14:43:00Z">
          <w:r w:rsidRPr="00622A7F" w:rsidDel="00463553">
            <w:rPr>
              <w:rFonts w:cs="Arial"/>
            </w:rPr>
            <w:delText xml:space="preserve"> </w:delText>
          </w:r>
        </w:del>
      </w:ins>
      <w:ins w:id="3131" w:author="Haskamp, Stefan (extern)" w:date="2022-01-02T14:41:00Z">
        <w:r w:rsidR="00463553">
          <w:rPr>
            <w:rFonts w:cs="Arial"/>
          </w:rPr>
          <w:t xml:space="preserve">induced </w:t>
        </w:r>
      </w:ins>
      <w:ins w:id="3132" w:author="Haskamp, Stefan (extern)" w:date="2021-10-17T17:16:00Z">
        <w:r w:rsidRPr="00622A7F">
          <w:rPr>
            <w:rFonts w:cs="Arial"/>
          </w:rPr>
          <w:t xml:space="preserve">by </w:t>
        </w:r>
        <w:commentRangeStart w:id="3133"/>
        <w:r w:rsidRPr="00622A7F">
          <w:rPr>
            <w:rFonts w:cs="Arial"/>
          </w:rPr>
          <w:t>MFG-E8-deficiency</w:t>
        </w:r>
      </w:ins>
      <w:ins w:id="3134" w:author="Haskamp, Stefan (extern)" w:date="2021-10-17T17:21:00Z">
        <w:r w:rsidRPr="00622A7F">
          <w:rPr>
            <w:rFonts w:cs="Arial"/>
          </w:rPr>
          <w:t xml:space="preserve"> </w:t>
        </w:r>
      </w:ins>
      <w:commentRangeEnd w:id="3133"/>
      <w:r w:rsidR="00780CFD">
        <w:rPr>
          <w:rStyle w:val="Kommentarzeichen"/>
        </w:rPr>
        <w:commentReference w:id="3133"/>
      </w:r>
      <w:r w:rsidR="009A7AD4">
        <w:rPr>
          <w:rFonts w:cs="Arial"/>
        </w:rPr>
        <w:t>{Hanayama, 2004 #1888}</w:t>
      </w:r>
      <w:ins w:id="3135" w:author="Haskamp, Stefan (extern)" w:date="2021-10-17T17:35:00Z">
        <w:r w:rsidRPr="00622A7F">
          <w:rPr>
            <w:rFonts w:cs="Arial"/>
          </w:rPr>
          <w:t xml:space="preserve">. This </w:t>
        </w:r>
      </w:ins>
      <w:ins w:id="3136" w:author="Haskamp, Stefan (extern)" w:date="2021-10-17T17:34:00Z">
        <w:r w:rsidRPr="00622A7F">
          <w:rPr>
            <w:rFonts w:cs="Arial"/>
          </w:rPr>
          <w:t>underlin</w:t>
        </w:r>
      </w:ins>
      <w:ins w:id="3137" w:author="Haskamp, Stefan (extern)" w:date="2021-10-17T17:35:00Z">
        <w:r w:rsidRPr="00622A7F">
          <w:rPr>
            <w:rFonts w:cs="Arial"/>
          </w:rPr>
          <w:t>es</w:t>
        </w:r>
      </w:ins>
      <w:ins w:id="3138" w:author="Haskamp, Stefan (extern)" w:date="2021-10-17T17:34:00Z">
        <w:r w:rsidRPr="00622A7F">
          <w:rPr>
            <w:rFonts w:cs="Arial"/>
          </w:rPr>
          <w:t xml:space="preserve"> the importance</w:t>
        </w:r>
      </w:ins>
      <w:ins w:id="3139" w:author="Haskamp, Stefan (extern)" w:date="2021-10-17T17:35:00Z">
        <w:r w:rsidRPr="00622A7F">
          <w:rPr>
            <w:rFonts w:cs="Arial"/>
          </w:rPr>
          <w:t xml:space="preserve"> of efferocytosis</w:t>
        </w:r>
      </w:ins>
      <w:ins w:id="3140" w:author="Haskamp, Stefan (extern)" w:date="2021-10-17T17:34:00Z">
        <w:r w:rsidRPr="00622A7F">
          <w:rPr>
            <w:rFonts w:cs="Arial"/>
          </w:rPr>
          <w:t xml:space="preserve"> </w:t>
        </w:r>
      </w:ins>
      <w:ins w:id="3141" w:author="Haskamp, Stefan (extern)" w:date="2021-10-17T17:36:00Z">
        <w:r w:rsidRPr="00622A7F">
          <w:rPr>
            <w:rFonts w:cs="Arial"/>
          </w:rPr>
          <w:t>which</w:t>
        </w:r>
      </w:ins>
      <w:ins w:id="3142" w:author="Haskamp, Stefan (extern)" w:date="2021-10-17T17:18:00Z">
        <w:r w:rsidRPr="00622A7F">
          <w:rPr>
            <w:rFonts w:cs="Arial"/>
          </w:rPr>
          <w:t xml:space="preserve"> is </w:t>
        </w:r>
      </w:ins>
      <w:ins w:id="3143" w:author="Haskamp, Stefan (extern)" w:date="2021-10-17T17:20:00Z">
        <w:r w:rsidRPr="00622A7F">
          <w:rPr>
            <w:rFonts w:cs="Arial"/>
          </w:rPr>
          <w:t>tightly</w:t>
        </w:r>
      </w:ins>
      <w:ins w:id="3144" w:author="Haskamp, Stefan (extern)" w:date="2021-10-17T17:18:00Z">
        <w:r w:rsidRPr="00622A7F">
          <w:rPr>
            <w:rFonts w:cs="Arial"/>
          </w:rPr>
          <w:t xml:space="preserve"> controlled by numerous signals, including “find-me” signals, “eat-me” signals and </w:t>
        </w:r>
      </w:ins>
      <w:ins w:id="3145" w:author="Haskamp, Stefan (extern)" w:date="2021-10-17T17:23:00Z">
        <w:r w:rsidRPr="00622A7F">
          <w:rPr>
            <w:rFonts w:cs="Arial"/>
          </w:rPr>
          <w:t>“</w:t>
        </w:r>
      </w:ins>
      <w:ins w:id="3146" w:author="Haskamp, Stefan (extern)" w:date="2021-10-17T17:21:00Z">
        <w:r w:rsidRPr="00622A7F">
          <w:rPr>
            <w:rFonts w:cs="Arial"/>
          </w:rPr>
          <w:t>don’t-eat-me</w:t>
        </w:r>
      </w:ins>
      <w:ins w:id="3147" w:author="Haskamp, Stefan (extern)" w:date="2021-10-17T17:23:00Z">
        <w:r w:rsidRPr="00622A7F">
          <w:rPr>
            <w:rFonts w:cs="Arial"/>
          </w:rPr>
          <w:t>”</w:t>
        </w:r>
      </w:ins>
      <w:ins w:id="3148" w:author="Haskamp, Stefan (extern)" w:date="2021-10-17T17:21:00Z">
        <w:r w:rsidRPr="00622A7F">
          <w:rPr>
            <w:rFonts w:cs="Arial"/>
          </w:rPr>
          <w:t xml:space="preserve"> signals</w:t>
        </w:r>
      </w:ins>
      <w:ins w:id="3149" w:author="Haskamp, Stefan (extern)" w:date="2021-10-17T17:22:00Z">
        <w:r w:rsidRPr="00622A7F">
          <w:rPr>
            <w:rFonts w:cs="Arial"/>
          </w:rPr>
          <w:t xml:space="preserve"> </w:t>
        </w:r>
      </w:ins>
      <w:r w:rsidR="009A7AD4">
        <w:rPr>
          <w:rFonts w:cs="Arial"/>
        </w:rPr>
        <w:t>{Ravichandran, 2010 #1889}</w:t>
      </w:r>
      <w:ins w:id="3150" w:author="Haskamp, Stefan (extern)" w:date="2021-10-17T17:21:00Z">
        <w:r w:rsidRPr="00622A7F">
          <w:rPr>
            <w:rFonts w:cs="Arial"/>
          </w:rPr>
          <w:t xml:space="preserve">. </w:t>
        </w:r>
      </w:ins>
      <w:ins w:id="3151" w:author="Haskamp, Stefan (extern)" w:date="2021-10-17T17:23:00Z">
        <w:r w:rsidRPr="00622A7F">
          <w:rPr>
            <w:rFonts w:cs="Arial"/>
          </w:rPr>
          <w:t xml:space="preserve">One </w:t>
        </w:r>
        <w:commentRangeStart w:id="3152"/>
        <w:r w:rsidRPr="00622A7F">
          <w:rPr>
            <w:rFonts w:cs="Arial"/>
          </w:rPr>
          <w:t xml:space="preserve">“don’t-eat-me” signal is </w:t>
        </w:r>
        <w:del w:id="3153" w:author="Haskamp, Stefan (extern)" w:date="2022-01-02T14:45:00Z">
          <w:r w:rsidRPr="00622A7F" w:rsidDel="00463553">
            <w:rPr>
              <w:rFonts w:cs="Arial"/>
            </w:rPr>
            <w:delText xml:space="preserve">the </w:delText>
          </w:r>
        </w:del>
      </w:ins>
      <w:ins w:id="3154" w:author="Haskamp, Stefan (extern)" w:date="2021-10-17T17:36:00Z">
        <w:del w:id="3155" w:author="Haskamp, Stefan (extern)" w:date="2022-01-02T14:45:00Z">
          <w:r w:rsidRPr="00622A7F" w:rsidDel="00463553">
            <w:rPr>
              <w:rFonts w:cs="Arial"/>
            </w:rPr>
            <w:delText>abundance</w:delText>
          </w:r>
        </w:del>
      </w:ins>
      <w:ins w:id="3156" w:author="Stefan" w:date="2021-10-21T10:19:00Z">
        <w:del w:id="3157" w:author="Haskamp, Stefan (extern)" w:date="2022-01-02T14:45:00Z">
          <w:r w:rsidRPr="00622A7F" w:rsidDel="00463553">
            <w:rPr>
              <w:rFonts w:cs="Arial"/>
            </w:rPr>
            <w:delText>overexpression</w:delText>
          </w:r>
        </w:del>
      </w:ins>
      <w:ins w:id="3158" w:author="Haskamp, Stefan (extern)" w:date="2021-10-17T17:23:00Z">
        <w:del w:id="3159" w:author="Haskamp, Stefan (extern)" w:date="2022-01-02T14:45:00Z">
          <w:r w:rsidRPr="00622A7F" w:rsidDel="00463553">
            <w:rPr>
              <w:rFonts w:cs="Arial"/>
            </w:rPr>
            <w:delText xml:space="preserve"> </w:delText>
          </w:r>
        </w:del>
      </w:ins>
      <w:commentRangeEnd w:id="3152"/>
      <w:del w:id="3160" w:author="Haskamp, Stefan (extern)" w:date="2022-01-02T14:45:00Z">
        <w:r w:rsidR="00780CFD" w:rsidDel="00463553">
          <w:rPr>
            <w:rStyle w:val="Kommentarzeichen"/>
          </w:rPr>
          <w:commentReference w:id="3152"/>
        </w:r>
      </w:del>
      <w:ins w:id="3161" w:author="Haskamp, Stefan (extern)" w:date="2021-10-17T17:23:00Z">
        <w:del w:id="3162" w:author="Haskamp, Stefan (extern)" w:date="2022-01-02T14:45:00Z">
          <w:r w:rsidRPr="00622A7F" w:rsidDel="00463553">
            <w:rPr>
              <w:rFonts w:cs="Arial"/>
            </w:rPr>
            <w:delText xml:space="preserve">of </w:delText>
          </w:r>
        </w:del>
        <w:r w:rsidRPr="00622A7F">
          <w:rPr>
            <w:rFonts w:cs="Arial"/>
          </w:rPr>
          <w:t>the surface molecule CD47, which</w:t>
        </w:r>
        <w:r w:rsidRPr="00622A7F" w:rsidDel="00BE657E">
          <w:rPr>
            <w:rFonts w:cs="Arial"/>
          </w:rPr>
          <w:t xml:space="preserve"> </w:t>
        </w:r>
      </w:ins>
      <w:ins w:id="3163" w:author="Haskamp, Stefan (extern)" w:date="2021-10-17T17:24:00Z">
        <w:r w:rsidRPr="00622A7F">
          <w:rPr>
            <w:rFonts w:cs="Arial"/>
          </w:rPr>
          <w:t xml:space="preserve">was </w:t>
        </w:r>
      </w:ins>
      <w:ins w:id="3164" w:author="Hüffmeier, Ulrike" w:date="2021-11-30T11:23:00Z">
        <w:r w:rsidR="00BB7F24">
          <w:rPr>
            <w:rFonts w:cs="Arial"/>
          </w:rPr>
          <w:t>nominally</w:t>
        </w:r>
        <w:r w:rsidR="00463553">
          <w:rPr>
            <w:rFonts w:cs="Arial"/>
          </w:rPr>
          <w:t>, but not significantly</w:t>
        </w:r>
        <w:r w:rsidR="00BB7F24">
          <w:rPr>
            <w:rFonts w:cs="Arial"/>
          </w:rPr>
          <w:t xml:space="preserve"> </w:t>
        </w:r>
      </w:ins>
      <w:ins w:id="3165" w:author="Haskamp, Stefan (extern)" w:date="2021-10-17T17:24:00Z">
        <w:r w:rsidRPr="00622A7F">
          <w:rPr>
            <w:rFonts w:cs="Arial"/>
          </w:rPr>
          <w:t xml:space="preserve">higher expressed on </w:t>
        </w:r>
      </w:ins>
      <w:ins w:id="3166" w:author="Hüffmeier, Ulrike" w:date="2021-11-30T11:23:00Z">
        <w:r w:rsidR="00BB7F24">
          <w:rPr>
            <w:rFonts w:cs="Arial"/>
          </w:rPr>
          <w:t xml:space="preserve">human </w:t>
        </w:r>
      </w:ins>
      <w:ins w:id="3167" w:author="Haskamp, Stefan (extern)" w:date="2021-10-17T17:24:00Z">
        <w:r w:rsidRPr="00622A7F">
          <w:rPr>
            <w:rFonts w:cs="Arial"/>
          </w:rPr>
          <w:t xml:space="preserve">neutrophils of three </w:t>
        </w:r>
      </w:ins>
      <w:ins w:id="3168" w:author="Haskamp, Stefan (extern)" w:date="2021-10-17T17:25:00Z">
        <w:r w:rsidRPr="00622A7F">
          <w:rPr>
            <w:rFonts w:cs="Arial"/>
          </w:rPr>
          <w:t>MPO-deficient patients compared to healthy donors</w:t>
        </w:r>
        <w:del w:id="3169" w:author="Hüffmeier, Ulrike" w:date="2021-11-30T11:23:00Z">
          <w:r w:rsidRPr="00622A7F" w:rsidDel="00BB7F24">
            <w:rPr>
              <w:rFonts w:cs="Arial"/>
            </w:rPr>
            <w:delText>, but not significantly (p=0.17,</w:delText>
          </w:r>
        </w:del>
      </w:ins>
      <w:ins w:id="3170" w:author="Haskamp, Stefan (extern)" w:date="2021-10-26T18:15:00Z">
        <w:del w:id="3171" w:author="Hüffmeier, Ulrike" w:date="2021-11-30T11:23:00Z">
          <w:r w:rsidR="00AE049D" w:rsidDel="00BB7F24">
            <w:rPr>
              <w:rFonts w:cs="Arial"/>
            </w:rPr>
            <w:delText xml:space="preserve"> </w:delText>
          </w:r>
          <w:r w:rsidR="00AE049D" w:rsidDel="00BB7F24">
            <w:rPr>
              <w:rFonts w:cs="Arial"/>
            </w:rPr>
            <w:fldChar w:fldCharType="begin"/>
          </w:r>
          <w:r w:rsidR="00AE049D" w:rsidDel="00BB7F24">
            <w:rPr>
              <w:rFonts w:cs="Arial"/>
            </w:rPr>
            <w:delInstrText xml:space="preserve"> REF _Ref73351632 \h </w:delInstrText>
          </w:r>
        </w:del>
      </w:ins>
      <w:del w:id="3172" w:author="Hüffmeier, Ulrike" w:date="2021-11-30T11:23:00Z">
        <w:r w:rsidR="00AE049D" w:rsidDel="00BB7F24">
          <w:rPr>
            <w:rFonts w:cs="Arial"/>
          </w:rPr>
        </w:r>
        <w:r w:rsidR="00AE049D" w:rsidDel="00BB7F24">
          <w:rPr>
            <w:rFonts w:cs="Arial"/>
          </w:rPr>
          <w:fldChar w:fldCharType="separate"/>
        </w:r>
      </w:del>
      <w:ins w:id="3173" w:author="Haskamp, Stefan (extern)" w:date="2021-10-26T18:15:00Z">
        <w:del w:id="3174" w:author="Hüffmeier, Ulrike" w:date="2021-11-30T11:23:00Z">
          <w:r w:rsidR="00AE049D" w:rsidRPr="00622A7F" w:rsidDel="00BB7F24">
            <w:rPr>
              <w:rFonts w:cs="Arial"/>
            </w:rPr>
            <w:delText xml:space="preserve">Figure </w:delText>
          </w:r>
          <w:r w:rsidR="00AE049D" w:rsidDel="00BB7F24">
            <w:rPr>
              <w:rFonts w:cs="Arial"/>
              <w:noProof/>
            </w:rPr>
            <w:delText>8</w:delText>
          </w:r>
          <w:r w:rsidR="00AE049D" w:rsidDel="00BB7F24">
            <w:rPr>
              <w:rFonts w:cs="Arial"/>
            </w:rPr>
            <w:fldChar w:fldCharType="end"/>
          </w:r>
        </w:del>
      </w:ins>
      <w:ins w:id="3175" w:author="Haskamp, Stefan (extern)" w:date="2021-10-17T17:25:00Z">
        <w:del w:id="3176" w:author="Hüffmeier, Ulrike" w:date="2021-11-30T11:23:00Z">
          <w:r w:rsidRPr="00622A7F" w:rsidDel="00BB7F24">
            <w:rPr>
              <w:rFonts w:cs="Arial"/>
            </w:rPr>
            <w:delText>)</w:delText>
          </w:r>
        </w:del>
      </w:ins>
      <w:ins w:id="3177" w:author="Haskamp, Stefan (extern)" w:date="2021-10-17T17:26:00Z">
        <w:r w:rsidRPr="00622A7F">
          <w:rPr>
            <w:rFonts w:cs="Arial"/>
          </w:rPr>
          <w:t>.</w:t>
        </w:r>
      </w:ins>
      <w:moveToRangeStart w:id="3178" w:author="Haskamp, Stefan (extern)" w:date="2021-10-17T17:22:00Z" w:name="move85383790"/>
      <w:moveTo w:id="3179" w:author="Haskamp, Stefan (extern)" w:date="2021-10-17T17:22:00Z">
        <w:del w:id="3180" w:author="Haskamp, Stefan (extern)" w:date="2021-10-17T17:23:00Z">
          <w:r w:rsidRPr="00622A7F" w:rsidDel="00BE657E">
            <w:rPr>
              <w:rFonts w:cs="Arial"/>
            </w:rPr>
            <w:delText>The key</w:delText>
          </w:r>
        </w:del>
        <w:del w:id="3181" w:author="Haskamp, Stefan (extern)" w:date="2021-10-17T17:26:00Z">
          <w:r w:rsidRPr="00622A7F" w:rsidDel="00BE657E">
            <w:rPr>
              <w:rFonts w:cs="Arial"/>
            </w:rPr>
            <w:delText xml:space="preserve"> molecule in efferocytosis CD47 </w:delText>
          </w:r>
          <w:commentRangeStart w:id="3182"/>
          <w:r w:rsidRPr="00622A7F" w:rsidDel="00BE657E">
            <w:rPr>
              <w:rFonts w:cs="Arial"/>
            </w:rPr>
            <w:delText>showed an increased expression</w:delText>
          </w:r>
        </w:del>
        <w:r w:rsidRPr="00622A7F">
          <w:rPr>
            <w:rFonts w:cs="Arial"/>
          </w:rPr>
          <w:t xml:space="preserve"> </w:t>
        </w:r>
        <w:commentRangeEnd w:id="3182"/>
        <w:r w:rsidRPr="00622A7F">
          <w:rPr>
            <w:rStyle w:val="Kommentarzeichen"/>
            <w:rFonts w:cs="Arial"/>
          </w:rPr>
          <w:commentReference w:id="3182"/>
        </w:r>
        <w:del w:id="3183" w:author="Haskamp, Stefan (extern)" w:date="2021-10-17T17:26:00Z">
          <w:r w:rsidRPr="00622A7F" w:rsidDel="00BE657E">
            <w:rPr>
              <w:rFonts w:cs="Arial"/>
            </w:rPr>
            <w:delText xml:space="preserve">in neutrophils of MPO-deficient patients. </w:delText>
          </w:r>
        </w:del>
        <w:r w:rsidRPr="00622A7F">
          <w:rPr>
            <w:rFonts w:cs="Arial"/>
          </w:rPr>
          <w:t xml:space="preserve">This molecule has been described to prevent phagocytosis of tumor cells in numerous malignancies </w:t>
        </w:r>
      </w:moveTo>
      <w:r w:rsidR="009A7AD4">
        <w:rPr>
          <w:rFonts w:cs="Arial"/>
        </w:rPr>
        <w:t>{Jaiswal, 2009 #1862}</w:t>
      </w:r>
      <w:moveTo w:id="3184" w:author="Haskamp, Stefan (extern)" w:date="2021-10-17T17:22:00Z">
        <w:r w:rsidRPr="00622A7F">
          <w:rPr>
            <w:rFonts w:cs="Arial"/>
          </w:rPr>
          <w:t xml:space="preserve">. Considering recent studies about CD47 as a potential target for antibody therapies in oncology, this “don’t eat me signal” may be an appropriate target in GPP </w:t>
        </w:r>
      </w:moveTo>
      <w:r w:rsidR="009A7AD4">
        <w:rPr>
          <w:rFonts w:cs="Arial"/>
        </w:rPr>
        <w:t>{Hayat, 2019 #1719}</w:t>
      </w:r>
      <w:moveTo w:id="3185" w:author="Haskamp, Stefan (extern)" w:date="2021-10-17T17:22:00Z">
        <w:r w:rsidRPr="00622A7F">
          <w:rPr>
            <w:rFonts w:cs="Arial"/>
          </w:rPr>
          <w:t xml:space="preserve">. </w:t>
        </w:r>
      </w:moveTo>
      <w:moveToRangeEnd w:id="3178"/>
      <w:ins w:id="3186" w:author="Haskamp, Stefan (extern)" w:date="2021-10-17T17:27:00Z">
        <w:r w:rsidRPr="00622A7F">
          <w:rPr>
            <w:rFonts w:cs="Arial"/>
          </w:rPr>
          <w:t xml:space="preserve">However, further studies </w:t>
        </w:r>
      </w:ins>
      <w:ins w:id="3187" w:author="Haskamp, Stefan (extern)" w:date="2021-10-17T17:28:00Z">
        <w:r w:rsidRPr="00622A7F">
          <w:rPr>
            <w:rFonts w:cs="Arial"/>
          </w:rPr>
          <w:t>including more patients with and without disease</w:t>
        </w:r>
      </w:ins>
      <w:ins w:id="3188" w:author="Hüffmeier, Ulrike" w:date="2021-11-30T11:24:00Z">
        <w:r w:rsidR="00BB7F24">
          <w:rPr>
            <w:rFonts w:cs="Arial"/>
          </w:rPr>
          <w:t xml:space="preserve">-contributing </w:t>
        </w:r>
      </w:ins>
      <w:ins w:id="3189" w:author="Haskamp, Stefan (extern)" w:date="2021-10-17T17:28:00Z">
        <w:del w:id="3190" w:author="Hüffmeier, Ulrike" w:date="2021-11-30T11:24:00Z">
          <w:r w:rsidRPr="00622A7F" w:rsidDel="00BB7F24">
            <w:rPr>
              <w:rFonts w:cs="Arial"/>
            </w:rPr>
            <w:delText xml:space="preserve"> relevant </w:delText>
          </w:r>
        </w:del>
        <w:r w:rsidRPr="00622A7F">
          <w:rPr>
            <w:rFonts w:cs="Arial"/>
          </w:rPr>
          <w:t>variants are necessary to</w:t>
        </w:r>
      </w:ins>
      <w:ins w:id="3191" w:author="Haskamp, Stefan (extern)" w:date="2021-10-17T17:29:00Z">
        <w:r w:rsidRPr="00622A7F">
          <w:rPr>
            <w:rFonts w:cs="Arial"/>
          </w:rPr>
          <w:t xml:space="preserve"> </w:t>
        </w:r>
      </w:ins>
      <w:ins w:id="3192" w:author="Haskamp, Stefan (extern)" w:date="2021-10-17T17:37:00Z">
        <w:del w:id="3193" w:author="Hüffmeier, Ulrike" w:date="2021-11-30T11:24:00Z">
          <w:r w:rsidRPr="00622A7F" w:rsidDel="00BB7F24">
            <w:rPr>
              <w:rFonts w:cs="Arial"/>
            </w:rPr>
            <w:delText xml:space="preserve">focus </w:delText>
          </w:r>
        </w:del>
      </w:ins>
      <w:ins w:id="3194" w:author="Hüffmeier, Ulrike" w:date="2021-11-30T11:24:00Z">
        <w:r w:rsidR="00BB7F24">
          <w:rPr>
            <w:rFonts w:cs="Arial"/>
          </w:rPr>
          <w:t>assess</w:t>
        </w:r>
      </w:ins>
      <w:ins w:id="3195" w:author="Haskamp, Stefan (extern)" w:date="2021-10-17T17:37:00Z">
        <w:del w:id="3196" w:author="Hüffmeier, Ulrike" w:date="2021-11-30T11:24:00Z">
          <w:r w:rsidRPr="00622A7F" w:rsidDel="00BB7F24">
            <w:rPr>
              <w:rFonts w:cs="Arial"/>
            </w:rPr>
            <w:delText>on</w:delText>
          </w:r>
        </w:del>
        <w:r w:rsidRPr="00622A7F">
          <w:rPr>
            <w:rFonts w:cs="Arial"/>
          </w:rPr>
          <w:t xml:space="preserve"> </w:t>
        </w:r>
      </w:ins>
      <w:ins w:id="3197" w:author="Haskamp, Stefan (extern)" w:date="2021-10-17T17:29:00Z">
        <w:r w:rsidRPr="00622A7F">
          <w:rPr>
            <w:rFonts w:cs="Arial"/>
          </w:rPr>
          <w:t>CD47 as potential target molecule.</w:t>
        </w:r>
      </w:ins>
      <w:ins w:id="3198" w:author="Haskamp, Stefan (extern)" w:date="2021-10-17T17:28:00Z">
        <w:r w:rsidRPr="00622A7F">
          <w:rPr>
            <w:rFonts w:cs="Arial"/>
          </w:rPr>
          <w:t xml:space="preserve"> </w:t>
        </w:r>
      </w:ins>
      <w:del w:id="3199" w:author="Haskamp, Stefan (extern)" w:date="2021-10-17T17:11:00Z">
        <w:r w:rsidRPr="00622A7F" w:rsidDel="00A30C3F">
          <w:rPr>
            <w:rFonts w:cs="Arial"/>
          </w:rPr>
          <w:delText xml:space="preserve"> Allogenic combinations of monocytes and neutrophils indicate that functions of both cell types may be altered due to MPO-deficiency.</w:delText>
        </w:r>
      </w:del>
      <w:del w:id="3200" w:author="Haskamp, Stefan (extern)" w:date="2021-10-17T17:12:00Z">
        <w:r w:rsidRPr="00622A7F" w:rsidDel="00A30C3F">
          <w:rPr>
            <w:rFonts w:cs="Arial"/>
          </w:rPr>
          <w:delText xml:space="preserve"> </w:delText>
        </w:r>
      </w:del>
    </w:p>
    <w:p w14:paraId="3F21FE96" w14:textId="120B8250" w:rsidR="00D555C3" w:rsidRPr="00622A7F" w:rsidRDefault="00D555C3" w:rsidP="00622A7F">
      <w:pPr>
        <w:rPr>
          <w:rFonts w:cs="Arial"/>
        </w:rPr>
      </w:pPr>
      <w:r w:rsidRPr="00622A7F">
        <w:rPr>
          <w:rFonts w:cs="Arial"/>
        </w:rPr>
        <w:t xml:space="preserve">Only recently, </w:t>
      </w:r>
      <w:del w:id="3201" w:author="Hüffmeier, Ulrike" w:date="2021-10-13T12:41:00Z">
        <w:r w:rsidRPr="00622A7F" w:rsidDel="008A64BD">
          <w:rPr>
            <w:rFonts w:cs="Arial"/>
          </w:rPr>
          <w:delText xml:space="preserve">Neutrophils </w:delText>
        </w:r>
      </w:del>
      <w:ins w:id="3202" w:author="Hüffmeier, Ulrike" w:date="2021-10-13T12:41:00Z">
        <w:r w:rsidRPr="00622A7F">
          <w:rPr>
            <w:rFonts w:cs="Arial"/>
          </w:rPr>
          <w:t xml:space="preserve">neutrophils </w:t>
        </w:r>
      </w:ins>
      <w:r w:rsidRPr="00622A7F">
        <w:rPr>
          <w:rFonts w:cs="Arial"/>
        </w:rPr>
        <w:t>incubated with PMA were less apoptotic, when the MPO inhibitor 4-Aminobenzoic acid hydrazide was added</w:t>
      </w:r>
      <w:ins w:id="3203" w:author="Haskamp, Stefan (extern)" w:date="2021-10-17T17:44:00Z">
        <w:r w:rsidRPr="00622A7F">
          <w:rPr>
            <w:rFonts w:cs="Arial"/>
          </w:rPr>
          <w:t xml:space="preserve"> compared to PMA alone</w:t>
        </w:r>
      </w:ins>
      <w:r w:rsidRPr="00622A7F">
        <w:rPr>
          <w:rFonts w:cs="Arial"/>
        </w:rPr>
        <w:t xml:space="preserve"> </w:t>
      </w:r>
      <w:r w:rsidR="009A7AD4">
        <w:rPr>
          <w:rFonts w:cs="Arial"/>
        </w:rPr>
        <w:t>{Vergnano, 2020 #1781}</w:t>
      </w:r>
      <w:r w:rsidRPr="00622A7F">
        <w:rPr>
          <w:rFonts w:cs="Arial"/>
        </w:rPr>
        <w:t xml:space="preserve">. </w:t>
      </w:r>
      <w:ins w:id="3204" w:author="Haskamp, Stefan (extern)" w:date="2021-10-17T17:30:00Z">
        <w:r w:rsidRPr="00622A7F">
          <w:rPr>
            <w:rFonts w:cs="Arial"/>
          </w:rPr>
          <w:t xml:space="preserve">This raises the question whether neutrophils are more abundant in </w:t>
        </w:r>
      </w:ins>
      <w:ins w:id="3205" w:author="Haskamp, Stefan (extern)" w:date="2021-10-17T17:31:00Z">
        <w:r w:rsidRPr="00622A7F">
          <w:rPr>
            <w:rFonts w:cs="Arial"/>
          </w:rPr>
          <w:t>MPO-</w:t>
        </w:r>
      </w:ins>
      <w:ins w:id="3206" w:author="Haskamp, Stefan (extern)" w:date="2021-10-17T17:30:00Z">
        <w:r w:rsidRPr="00622A7F">
          <w:rPr>
            <w:rFonts w:cs="Arial"/>
          </w:rPr>
          <w:t xml:space="preserve">deficient </w:t>
        </w:r>
      </w:ins>
      <w:ins w:id="3207" w:author="Haskamp, Stefan (extern)" w:date="2021-10-17T17:31:00Z">
        <w:r w:rsidRPr="00622A7F">
          <w:rPr>
            <w:rFonts w:cs="Arial"/>
          </w:rPr>
          <w:t xml:space="preserve">individuals, because they are activated </w:t>
        </w:r>
      </w:ins>
      <w:ins w:id="3208" w:author="Haskamp, Stefan (extern)" w:date="2021-10-17T17:32:00Z">
        <w:r w:rsidRPr="00622A7F">
          <w:rPr>
            <w:rFonts w:cs="Arial"/>
          </w:rPr>
          <w:t xml:space="preserve">and thereby escape efferocytosis. </w:t>
        </w:r>
      </w:ins>
      <w:ins w:id="3209" w:author="Haskamp, Stefan (extern)" w:date="2021-10-17T17:42:00Z">
        <w:r w:rsidRPr="00622A7F">
          <w:rPr>
            <w:rFonts w:cs="Arial"/>
          </w:rPr>
          <w:t xml:space="preserve">However, </w:t>
        </w:r>
      </w:ins>
      <w:ins w:id="3210" w:author="Haskamp, Stefan (extern)" w:date="2021-10-17T17:43:00Z">
        <w:r w:rsidRPr="00622A7F">
          <w:rPr>
            <w:rFonts w:cs="Arial"/>
          </w:rPr>
          <w:t>t</w:t>
        </w:r>
      </w:ins>
      <w:ins w:id="3211" w:author="Haskamp, Stefan (extern)" w:date="2021-10-17T17:42:00Z">
        <w:r w:rsidRPr="00622A7F">
          <w:rPr>
            <w:rFonts w:cs="Arial"/>
          </w:rPr>
          <w:t>he fact that</w:t>
        </w:r>
      </w:ins>
      <w:ins w:id="3212" w:author="Haskamp, Stefan (extern)" w:date="2021-10-17T17:38:00Z">
        <w:r w:rsidRPr="00622A7F">
          <w:rPr>
            <w:rFonts w:cs="Arial"/>
          </w:rPr>
          <w:t xml:space="preserve"> no vehicle control was performed</w:t>
        </w:r>
      </w:ins>
      <w:ins w:id="3213" w:author="Haskamp, Stefan (extern)" w:date="2021-10-17T17:43:00Z">
        <w:r w:rsidRPr="00622A7F">
          <w:rPr>
            <w:rFonts w:cs="Arial"/>
          </w:rPr>
          <w:t xml:space="preserve"> in that study is </w:t>
        </w:r>
        <w:del w:id="3214" w:author="Hüffmeier, Ulrike" w:date="2021-11-30T11:25:00Z">
          <w:r w:rsidRPr="00622A7F" w:rsidDel="00BB7F24">
            <w:rPr>
              <w:rFonts w:cs="Arial"/>
            </w:rPr>
            <w:delText>questioning the results</w:delText>
          </w:r>
        </w:del>
      </w:ins>
      <w:ins w:id="3215" w:author="Hüffmeier, Ulrike" w:date="2021-11-30T11:25:00Z">
        <w:r w:rsidR="00BB7F24">
          <w:rPr>
            <w:rFonts w:cs="Arial"/>
          </w:rPr>
          <w:t>rather problematic</w:t>
        </w:r>
      </w:ins>
      <w:ins w:id="3216" w:author="Haskamp, Stefan (extern)" w:date="2021-10-17T17:43:00Z">
        <w:r w:rsidRPr="00622A7F">
          <w:rPr>
            <w:rFonts w:cs="Arial"/>
          </w:rPr>
          <w:t xml:space="preserve">. </w:t>
        </w:r>
        <w:commentRangeStart w:id="3217"/>
        <w:r w:rsidRPr="00622A7F">
          <w:rPr>
            <w:rFonts w:cs="Arial"/>
          </w:rPr>
          <w:t xml:space="preserve">This </w:t>
        </w:r>
      </w:ins>
      <w:ins w:id="3218" w:author="Hüffmeier, Ulrike" w:date="2021-11-30T11:25:00Z">
        <w:r w:rsidR="00BB7F24">
          <w:rPr>
            <w:rFonts w:cs="Arial"/>
          </w:rPr>
          <w:t xml:space="preserve">experimental control </w:t>
        </w:r>
      </w:ins>
      <w:ins w:id="3219" w:author="Haskamp, Stefan (extern)" w:date="2021-10-17T17:43:00Z">
        <w:r w:rsidRPr="00622A7F">
          <w:rPr>
            <w:rFonts w:cs="Arial"/>
          </w:rPr>
          <w:t>i</w:t>
        </w:r>
      </w:ins>
      <w:ins w:id="3220" w:author="Haskamp, Stefan (extern)" w:date="2021-10-17T17:41:00Z">
        <w:r w:rsidRPr="00622A7F">
          <w:rPr>
            <w:rFonts w:cs="Arial"/>
          </w:rPr>
          <w:t>s</w:t>
        </w:r>
      </w:ins>
      <w:ins w:id="3221" w:author="Haskamp, Stefan (extern)" w:date="2021-10-17T17:38:00Z">
        <w:r w:rsidRPr="00622A7F">
          <w:rPr>
            <w:rFonts w:cs="Arial"/>
          </w:rPr>
          <w:t xml:space="preserve"> </w:t>
        </w:r>
      </w:ins>
      <w:ins w:id="3222" w:author="Haskamp, Stefan (extern)" w:date="2021-10-17T17:40:00Z">
        <w:del w:id="3223" w:author="Hüffmeier, Ulrike" w:date="2021-11-30T11:26:00Z">
          <w:r w:rsidRPr="00622A7F" w:rsidDel="00E86ACF">
            <w:rPr>
              <w:rFonts w:cs="Arial"/>
            </w:rPr>
            <w:delText>necessary</w:delText>
          </w:r>
        </w:del>
      </w:ins>
      <w:ins w:id="3224" w:author="Haskamp, Stefan (extern)" w:date="2021-10-17T17:38:00Z">
        <w:del w:id="3225" w:author="Hüffmeier, Ulrike" w:date="2021-11-30T11:26:00Z">
          <w:r w:rsidRPr="00622A7F" w:rsidDel="00E86ACF">
            <w:rPr>
              <w:rFonts w:cs="Arial"/>
            </w:rPr>
            <w:delText xml:space="preserve"> </w:delText>
          </w:r>
        </w:del>
      </w:ins>
      <w:ins w:id="3226" w:author="Hüffmeier, Ulrike" w:date="2021-11-30T11:26:00Z">
        <w:r w:rsidR="00E86ACF">
          <w:rPr>
            <w:rFonts w:cs="Arial"/>
          </w:rPr>
          <w:t xml:space="preserve">essential, </w:t>
        </w:r>
      </w:ins>
      <w:ins w:id="3227" w:author="Haskamp, Stefan (extern)" w:date="2021-10-17T17:40:00Z">
        <w:r w:rsidRPr="00622A7F">
          <w:rPr>
            <w:rFonts w:cs="Arial"/>
          </w:rPr>
          <w:t xml:space="preserve">because the solvent of </w:t>
        </w:r>
      </w:ins>
      <w:r w:rsidR="00D67F1B">
        <w:rPr>
          <w:rFonts w:cs="Arial"/>
        </w:rPr>
        <w:t>the MPO inhibitor</w:t>
      </w:r>
      <w:ins w:id="3228" w:author="Haskamp, Stefan (extern)" w:date="2021-10-17T17:40:00Z">
        <w:r w:rsidRPr="00622A7F">
          <w:rPr>
            <w:rFonts w:cs="Arial"/>
          </w:rPr>
          <w:t xml:space="preserve"> </w:t>
        </w:r>
      </w:ins>
      <w:ins w:id="3229" w:author="Hüffmeier, Ulrike" w:date="2021-11-30T11:25:00Z">
        <w:r w:rsidR="00BB7F24">
          <w:rPr>
            <w:rFonts w:cs="Arial"/>
          </w:rPr>
          <w:t xml:space="preserve">- </w:t>
        </w:r>
      </w:ins>
      <w:ins w:id="3230" w:author="Haskamp, Stefan (extern)" w:date="2021-10-17T17:40:00Z">
        <w:r w:rsidRPr="00622A7F">
          <w:rPr>
            <w:rFonts w:cs="Arial"/>
          </w:rPr>
          <w:t xml:space="preserve">DMSO </w:t>
        </w:r>
      </w:ins>
      <w:ins w:id="3231" w:author="Hüffmeier, Ulrike" w:date="2021-11-30T11:25:00Z">
        <w:r w:rsidR="00BB7F24">
          <w:rPr>
            <w:rFonts w:cs="Arial"/>
          </w:rPr>
          <w:t xml:space="preserve">- </w:t>
        </w:r>
      </w:ins>
      <w:ins w:id="3232" w:author="Stefan" w:date="2021-10-22T11:16:00Z">
        <w:r w:rsidRPr="00622A7F">
          <w:rPr>
            <w:rFonts w:cs="Arial"/>
          </w:rPr>
          <w:t xml:space="preserve">may </w:t>
        </w:r>
      </w:ins>
      <w:ins w:id="3233" w:author="Hüffmeier, Ulrike" w:date="2021-11-30T11:25:00Z">
        <w:r w:rsidR="00BB7F24">
          <w:rPr>
            <w:rFonts w:cs="Arial"/>
          </w:rPr>
          <w:t xml:space="preserve">also </w:t>
        </w:r>
      </w:ins>
      <w:ins w:id="3234" w:author="Stefan" w:date="2021-10-22T11:16:00Z">
        <w:r w:rsidRPr="00622A7F">
          <w:rPr>
            <w:rFonts w:cs="Arial"/>
          </w:rPr>
          <w:t xml:space="preserve">have </w:t>
        </w:r>
      </w:ins>
      <w:ins w:id="3235" w:author="Haskamp, Stefan (extern)" w:date="2021-10-17T17:41:00Z">
        <w:r w:rsidRPr="00622A7F">
          <w:rPr>
            <w:rFonts w:cs="Arial"/>
          </w:rPr>
          <w:t>an apoptotic impact on viable cells.</w:t>
        </w:r>
      </w:ins>
      <w:commentRangeEnd w:id="3217"/>
      <w:r w:rsidR="00E86ACF">
        <w:rPr>
          <w:rStyle w:val="Kommentarzeichen"/>
        </w:rPr>
        <w:commentReference w:id="3217"/>
      </w:r>
      <w:moveFromRangeStart w:id="3236" w:author="Haskamp, Stefan (extern)" w:date="2021-10-17T17:22:00Z" w:name="move85383790"/>
      <w:moveFrom w:id="3237" w:author="Haskamp, Stefan (extern)" w:date="2021-10-17T17:22:00Z">
        <w:r w:rsidRPr="00622A7F" w:rsidDel="00BE657E">
          <w:rPr>
            <w:rFonts w:cs="Arial"/>
          </w:rPr>
          <w:t xml:space="preserve">The key molecule in efferocytosis CD47 </w:t>
        </w:r>
        <w:commentRangeStart w:id="3238"/>
        <w:r w:rsidRPr="00622A7F" w:rsidDel="00BE657E">
          <w:rPr>
            <w:rFonts w:cs="Arial"/>
          </w:rPr>
          <w:t xml:space="preserve">showed an increased expression </w:t>
        </w:r>
        <w:commentRangeEnd w:id="3238"/>
        <w:r w:rsidRPr="00622A7F" w:rsidDel="00BE657E">
          <w:rPr>
            <w:rStyle w:val="Kommentarzeichen"/>
            <w:rFonts w:cs="Arial"/>
          </w:rPr>
          <w:commentReference w:id="3238"/>
        </w:r>
        <w:r w:rsidRPr="00622A7F" w:rsidDel="00BE657E">
          <w:rPr>
            <w:rFonts w:cs="Arial"/>
          </w:rPr>
          <w:t xml:space="preserve">in neutrophils of MPO-deficient patients. This molecule has been described to prevent phagocytosis of tumor cells in numerous malignancies {Jaiswal, 2009 #1862}. Considering recent studies about CD47 as a potential target for antibody therapies in oncology, this “don’t eat me signal” may be an appropriate target in GPP {Hayat, 2019 #1719}. </w:t>
        </w:r>
      </w:moveFrom>
      <w:moveFromRangeEnd w:id="3236"/>
    </w:p>
    <w:p w14:paraId="16309D8E" w14:textId="7B6A727B" w:rsidR="00D555C3" w:rsidRPr="00622A7F" w:rsidRDefault="00D555C3" w:rsidP="00622A7F">
      <w:pPr>
        <w:rPr>
          <w:rFonts w:cs="Arial"/>
        </w:rPr>
      </w:pPr>
      <w:commentRangeStart w:id="3239"/>
      <w:r w:rsidRPr="00622A7F">
        <w:rPr>
          <w:rFonts w:cs="Arial"/>
        </w:rPr>
        <w:t xml:space="preserve">MPO-deficiency </w:t>
      </w:r>
      <w:ins w:id="3240" w:author="Hüffmeier, Ulrike" w:date="2021-10-13T12:45:00Z">
        <w:r w:rsidRPr="00622A7F">
          <w:rPr>
            <w:rFonts w:cs="Arial"/>
          </w:rPr>
          <w:t xml:space="preserve">may </w:t>
        </w:r>
      </w:ins>
      <w:r w:rsidRPr="00622A7F">
        <w:rPr>
          <w:rFonts w:cs="Arial"/>
        </w:rPr>
        <w:t>promote</w:t>
      </w:r>
      <w:del w:id="3241" w:author="Hüffmeier, Ulrike" w:date="2021-10-13T12:45:00Z">
        <w:r w:rsidRPr="00622A7F" w:rsidDel="008A64BD">
          <w:rPr>
            <w:rFonts w:cs="Arial"/>
          </w:rPr>
          <w:delText>s</w:delText>
        </w:r>
      </w:del>
      <w:r w:rsidRPr="00622A7F">
        <w:rPr>
          <w:rFonts w:cs="Arial"/>
        </w:rPr>
        <w:t xml:space="preserve"> inflammation in GPP via increased activities of IL-36 activating proteases, reduced clearance of neutrophils and impaired NET formation. These pathways offer several </w:t>
      </w:r>
      <w:ins w:id="3242" w:author="Haskamp, Stefan (extern)" w:date="2021-10-17T17:46:00Z">
        <w:r w:rsidRPr="00622A7F">
          <w:rPr>
            <w:rFonts w:cs="Arial"/>
          </w:rPr>
          <w:t xml:space="preserve">potential </w:t>
        </w:r>
      </w:ins>
      <w:r w:rsidRPr="00622A7F">
        <w:rPr>
          <w:rFonts w:cs="Arial"/>
        </w:rPr>
        <w:t>therapeutic targets.</w:t>
      </w:r>
      <w:commentRangeEnd w:id="3239"/>
      <w:r w:rsidR="00E86ACF">
        <w:rPr>
          <w:rStyle w:val="Kommentarzeichen"/>
        </w:rPr>
        <w:commentReference w:id="3239"/>
      </w:r>
      <w:r w:rsidR="00D67F1B">
        <w:rPr>
          <w:rFonts w:cs="Arial"/>
        </w:rPr>
        <w:t xml:space="preserve"> </w:t>
      </w:r>
      <w:ins w:id="3243" w:author="Haskamp, Stefan (extern)" w:date="2022-01-08T11:17:00Z">
        <w:r w:rsidR="00FE2902">
          <w:rPr>
            <w:rFonts w:cs="Arial"/>
          </w:rPr>
          <w:t>I</w:t>
        </w:r>
        <w:r w:rsidR="00FE2902" w:rsidRPr="00D67F1B">
          <w:rPr>
            <w:rFonts w:cs="Arial"/>
          </w:rPr>
          <w:t xml:space="preserve">n the context of </w:t>
        </w:r>
        <w:r w:rsidR="00FE2902">
          <w:rPr>
            <w:rFonts w:cs="Arial"/>
          </w:rPr>
          <w:t>cardio</w:t>
        </w:r>
        <w:r w:rsidR="00FE2902" w:rsidRPr="00D67F1B">
          <w:rPr>
            <w:rFonts w:cs="Arial"/>
          </w:rPr>
          <w:t xml:space="preserve">vascular </w:t>
        </w:r>
        <w:r w:rsidR="00FE2902">
          <w:rPr>
            <w:rFonts w:cs="Arial"/>
          </w:rPr>
          <w:t>disease,</w:t>
        </w:r>
        <w:r w:rsidR="00FE2902" w:rsidRPr="00D67F1B">
          <w:rPr>
            <w:rFonts w:cs="Arial"/>
          </w:rPr>
          <w:t xml:space="preserve"> </w:t>
        </w:r>
        <w:r w:rsidR="00FE2902">
          <w:rPr>
            <w:rFonts w:cs="Arial"/>
          </w:rPr>
          <w:t xml:space="preserve">MPO inhibitors should be applied </w:t>
        </w:r>
        <w:r w:rsidR="00FE2902" w:rsidRPr="00D67F1B">
          <w:rPr>
            <w:rFonts w:cs="Arial"/>
          </w:rPr>
          <w:t xml:space="preserve">with </w:t>
        </w:r>
        <w:r w:rsidR="00FE2902">
          <w:rPr>
            <w:rFonts w:cs="Arial"/>
          </w:rPr>
          <w:t xml:space="preserve">caution, especially </w:t>
        </w:r>
        <w:del w:id="3244" w:author="Haskamp, Stefan" w:date="2022-02-16T10:54:00Z">
          <w:r w:rsidR="00FE2902" w:rsidDel="00C73D55">
            <w:rPr>
              <w:rFonts w:cs="Arial"/>
            </w:rPr>
            <w:delText>if</w:delText>
          </w:r>
        </w:del>
      </w:ins>
      <w:ins w:id="3245" w:author="Haskamp, Stefan" w:date="2022-02-16T10:54:00Z">
        <w:r w:rsidR="00C73D55">
          <w:rPr>
            <w:rFonts w:cs="Arial"/>
          </w:rPr>
          <w:t xml:space="preserve">in case of </w:t>
        </w:r>
      </w:ins>
      <w:ins w:id="3246" w:author="Haskamp, Stefan (extern)" w:date="2022-01-08T11:17:00Z">
        <w:del w:id="3247" w:author="Haskamp, Stefan" w:date="2022-02-16T10:54:00Z">
          <w:r w:rsidR="00FE2902" w:rsidDel="00C73D55">
            <w:rPr>
              <w:rFonts w:cs="Arial"/>
            </w:rPr>
            <w:delText xml:space="preserve"> the </w:delText>
          </w:r>
        </w:del>
        <w:r w:rsidR="00FE2902">
          <w:rPr>
            <w:rFonts w:cs="Arial"/>
          </w:rPr>
          <w:t>patient</w:t>
        </w:r>
        <w:del w:id="3248" w:author="Haskamp, Stefan" w:date="2022-02-16T10:54:00Z">
          <w:r w:rsidR="00FE2902" w:rsidDel="00C73D55">
            <w:rPr>
              <w:rFonts w:cs="Arial"/>
            </w:rPr>
            <w:delText xml:space="preserve"> is affected by a</w:delText>
          </w:r>
        </w:del>
      </w:ins>
      <w:ins w:id="3249" w:author="Haskamp, Stefan" w:date="2022-02-16T10:54:00Z">
        <w:r w:rsidR="00C73D55">
          <w:rPr>
            <w:rFonts w:cs="Arial"/>
          </w:rPr>
          <w:t>s with</w:t>
        </w:r>
      </w:ins>
      <w:ins w:id="3250" w:author="Haskamp, Stefan (extern)" w:date="2022-01-08T11:17:00Z">
        <w:r w:rsidR="00FE2902">
          <w:rPr>
            <w:rFonts w:cs="Arial"/>
          </w:rPr>
          <w:t xml:space="preserve"> psoriatic disease.</w:t>
        </w:r>
      </w:ins>
    </w:p>
    <w:p w14:paraId="62191AFD" w14:textId="15C9EB09" w:rsidR="00D555C3" w:rsidRPr="00622A7F" w:rsidDel="008F710E" w:rsidRDefault="00382E14" w:rsidP="00622A7F">
      <w:pPr>
        <w:keepNext/>
        <w:jc w:val="center"/>
        <w:rPr>
          <w:del w:id="3251" w:author="Haskamp, Stefan (extern)" w:date="2022-01-02T13:20:00Z"/>
          <w:rFonts w:cs="Arial"/>
        </w:rPr>
      </w:pPr>
      <w:del w:id="3252" w:author="Haskamp, Stefan (extern)" w:date="2022-01-02T13:20:00Z">
        <w:r>
          <w:rPr>
            <w:rFonts w:cs="Arial"/>
            <w:noProof/>
          </w:rPr>
          <w:pict w14:anchorId="7846FAC4">
            <v:shape id="_x0000_i1049" type="#_x0000_t75" style="width:388.8pt;height:330.05pt">
              <v:imagedata r:id="rId50" o:title="zfs"/>
            </v:shape>
          </w:pict>
        </w:r>
      </w:del>
    </w:p>
    <w:p w14:paraId="782D43E8" w14:textId="073C914B" w:rsidR="00D555C3" w:rsidRPr="00622A7F" w:rsidDel="008F710E" w:rsidRDefault="00D555C3" w:rsidP="00622A7F">
      <w:pPr>
        <w:pStyle w:val="Beschriftung"/>
        <w:rPr>
          <w:del w:id="3253" w:author="Haskamp, Stefan (extern)" w:date="2022-01-02T13:20:00Z"/>
          <w:rFonts w:cs="Arial"/>
        </w:rPr>
      </w:pPr>
      <w:bookmarkStart w:id="3254" w:name="_Ref74211187"/>
      <w:del w:id="3255" w:author="Haskamp, Stefan (extern)" w:date="2022-01-02T13:20:00Z">
        <w:r w:rsidRPr="00622A7F" w:rsidDel="008F710E">
          <w:rPr>
            <w:rFonts w:cs="Arial"/>
          </w:rPr>
          <w:delText xml:space="preserve">Figure </w:delText>
        </w:r>
        <w:r w:rsidRPr="00622A7F" w:rsidDel="008F710E">
          <w:rPr>
            <w:rFonts w:cs="Arial"/>
            <w:b w:val="0"/>
            <w:iCs w:val="0"/>
          </w:rPr>
          <w:fldChar w:fldCharType="begin"/>
        </w:r>
        <w:r w:rsidRPr="00622A7F" w:rsidDel="008F710E">
          <w:rPr>
            <w:rFonts w:cs="Arial"/>
          </w:rPr>
          <w:delInstrText xml:space="preserve"> SEQ Figure \* ARABIC </w:delInstrText>
        </w:r>
        <w:r w:rsidRPr="00622A7F" w:rsidDel="008F710E">
          <w:rPr>
            <w:rFonts w:cs="Arial"/>
            <w:b w:val="0"/>
            <w:iCs w:val="0"/>
          </w:rPr>
          <w:fldChar w:fldCharType="separate"/>
        </w:r>
        <w:r w:rsidR="00030D93" w:rsidDel="008F710E">
          <w:rPr>
            <w:rFonts w:cs="Arial"/>
            <w:noProof/>
          </w:rPr>
          <w:delText>28</w:delText>
        </w:r>
        <w:r w:rsidRPr="00622A7F" w:rsidDel="008F710E">
          <w:rPr>
            <w:rFonts w:cs="Arial"/>
            <w:b w:val="0"/>
            <w:iCs w:val="0"/>
          </w:rPr>
          <w:fldChar w:fldCharType="end"/>
        </w:r>
        <w:bookmarkEnd w:id="3254"/>
        <w:r w:rsidRPr="00622A7F" w:rsidDel="008F710E">
          <w:rPr>
            <w:rFonts w:cs="Arial"/>
          </w:rPr>
          <w:delText xml:space="preserve">: Proposed mechanisms of MPO </w:delText>
        </w:r>
      </w:del>
      <w:ins w:id="3256" w:author="Hüffmeier, Ulrike" w:date="2021-11-30T11:31:00Z">
        <w:del w:id="3257" w:author="Haskamp, Stefan (extern)" w:date="2022-01-02T13:20:00Z">
          <w:r w:rsidR="00E86ACF" w:rsidRPr="00622A7F" w:rsidDel="008F710E">
            <w:rPr>
              <w:rFonts w:cs="Arial"/>
            </w:rPr>
            <w:delText>MPO</w:delText>
          </w:r>
          <w:r w:rsidR="00E86ACF" w:rsidDel="008F710E">
            <w:rPr>
              <w:rFonts w:cs="Arial"/>
            </w:rPr>
            <w:delText>-</w:delText>
          </w:r>
        </w:del>
      </w:ins>
      <w:del w:id="3258" w:author="Haskamp, Stefan (extern)" w:date="2022-01-02T13:20:00Z">
        <w:r w:rsidRPr="00622A7F" w:rsidDel="008F710E">
          <w:rPr>
            <w:rFonts w:cs="Arial"/>
          </w:rPr>
          <w:delText xml:space="preserve">deficiency in GPP. </w:delText>
        </w:r>
      </w:del>
    </w:p>
    <w:p w14:paraId="7B931FFA" w14:textId="4C35EF0C" w:rsidR="00D555C3" w:rsidRPr="00622A7F" w:rsidDel="008F710E" w:rsidRDefault="00D555C3" w:rsidP="00622A7F">
      <w:pPr>
        <w:pStyle w:val="Beschriftung"/>
        <w:rPr>
          <w:del w:id="3259" w:author="Haskamp, Stefan (extern)" w:date="2022-01-02T13:20:00Z"/>
          <w:rFonts w:cs="Arial"/>
        </w:rPr>
      </w:pPr>
      <w:del w:id="3260" w:author="Haskamp, Stefan (extern)" w:date="2022-01-02T13:20:00Z">
        <w:r w:rsidRPr="00622A7F" w:rsidDel="008F710E">
          <w:rPr>
            <w:rStyle w:val="UntertitelZchn"/>
            <w:rFonts w:cs="Arial"/>
          </w:rPr>
          <w:delText>a</w:delText>
        </w:r>
        <w:r w:rsidRPr="00622A7F" w:rsidDel="008F710E">
          <w:rPr>
            <w:rStyle w:val="UntertitelZchn"/>
            <w:rFonts w:cs="Arial"/>
            <w:b w:val="0"/>
          </w:rPr>
          <w:delText xml:space="preserve"> Keratinocytes release IL-36 cytokines upon the activation of an unknown trigger. The cytokines are cleaved by serine proteases with increased activity in MPO-deficiency. Cleaved IL-36 cytokines bind to the IL-36R on keratinocytes followed by the release of </w:delText>
        </w:r>
      </w:del>
      <w:ins w:id="3261" w:author="Hüffmeier, Ulrike" w:date="2021-11-30T11:28:00Z">
        <w:del w:id="3262" w:author="Haskamp, Stefan (extern)" w:date="2022-01-02T13:20:00Z">
          <w:r w:rsidR="00E86ACF" w:rsidDel="008F710E">
            <w:rPr>
              <w:rStyle w:val="UntertitelZchn"/>
              <w:rFonts w:cs="Arial"/>
              <w:b w:val="0"/>
            </w:rPr>
            <w:delText xml:space="preserve">further </w:delText>
          </w:r>
        </w:del>
      </w:ins>
      <w:del w:id="3263" w:author="Haskamp, Stefan (extern)" w:date="2022-01-02T13:20:00Z">
        <w:r w:rsidRPr="00622A7F" w:rsidDel="008F710E">
          <w:rPr>
            <w:rStyle w:val="UntertitelZchn"/>
            <w:rFonts w:cs="Arial"/>
            <w:b w:val="0"/>
          </w:rPr>
          <w:delText xml:space="preserve">pro-inflammatory cytokines. </w:delText>
        </w:r>
        <w:r w:rsidRPr="00622A7F" w:rsidDel="008F710E">
          <w:rPr>
            <w:rStyle w:val="UntertitelZchn"/>
            <w:rFonts w:cs="Arial"/>
          </w:rPr>
          <w:delText>b</w:delText>
        </w:r>
        <w:r w:rsidRPr="00622A7F" w:rsidDel="008F710E">
          <w:rPr>
            <w:rStyle w:val="UntertitelZchn"/>
            <w:rFonts w:cs="Arial"/>
            <w:b w:val="0"/>
          </w:rPr>
          <w:delText xml:space="preserve"> Upon stimulation with PMA, NET formation is impaired in neutrophils suggesting a more prominent role of soluble proteases instead of NET bound proteases. </w:delText>
        </w:r>
        <w:r w:rsidRPr="00622A7F" w:rsidDel="008F710E">
          <w:rPr>
            <w:rStyle w:val="UntertitelZchn"/>
            <w:rFonts w:cs="Arial"/>
          </w:rPr>
          <w:delText>c</w:delText>
        </w:r>
        <w:r w:rsidRPr="00622A7F" w:rsidDel="008F710E">
          <w:rPr>
            <w:rStyle w:val="UntertitelZchn"/>
            <w:rFonts w:cs="Arial"/>
            <w:b w:val="0"/>
          </w:rPr>
          <w:delText xml:space="preserve"> </w:delText>
        </w:r>
        <w:commentRangeStart w:id="3264"/>
        <w:r w:rsidRPr="00622A7F" w:rsidDel="008F710E">
          <w:rPr>
            <w:rStyle w:val="UntertitelZchn"/>
            <w:rFonts w:cs="Arial"/>
            <w:b w:val="0"/>
          </w:rPr>
          <w:delText xml:space="preserve">Clearance of MPO-deficient neutrophils by MPO-deficient monocytes is inhibited </w:delText>
        </w:r>
      </w:del>
      <w:ins w:id="3265" w:author="Hüffmeier, Ulrike" w:date="2021-11-30T11:30:00Z">
        <w:del w:id="3266" w:author="Haskamp, Stefan (extern)" w:date="2022-01-02T13:20:00Z">
          <w:r w:rsidR="00E86ACF" w:rsidDel="008F710E">
            <w:rPr>
              <w:rStyle w:val="UntertitelZchn"/>
              <w:rFonts w:cs="Arial"/>
              <w:b w:val="0"/>
            </w:rPr>
            <w:delText>reduc</w:delText>
          </w:r>
          <w:r w:rsidR="00E86ACF" w:rsidRPr="00622A7F" w:rsidDel="008F710E">
            <w:rPr>
              <w:rStyle w:val="UntertitelZchn"/>
              <w:rFonts w:cs="Arial"/>
              <w:b w:val="0"/>
            </w:rPr>
            <w:delText xml:space="preserve">ed </w:delText>
          </w:r>
        </w:del>
      </w:ins>
      <w:del w:id="3267" w:author="Haskamp, Stefan (extern)" w:date="2022-01-02T13:20:00Z">
        <w:r w:rsidRPr="00622A7F" w:rsidDel="008F710E">
          <w:rPr>
            <w:rStyle w:val="UntertitelZchn"/>
            <w:rFonts w:cs="Arial"/>
            <w:b w:val="0"/>
          </w:rPr>
          <w:delText xml:space="preserve">explaining the high abundance of neutrophils in pustules of GPP patients. </w:delText>
        </w:r>
        <w:commentRangeEnd w:id="3264"/>
        <w:r w:rsidRPr="00622A7F" w:rsidDel="008F710E">
          <w:rPr>
            <w:rStyle w:val="Kommentarzeichen"/>
            <w:rFonts w:cs="Arial"/>
            <w:b w:val="0"/>
            <w:iCs w:val="0"/>
            <w:color w:val="auto"/>
          </w:rPr>
          <w:commentReference w:id="3264"/>
        </w:r>
        <w:r w:rsidRPr="00622A7F" w:rsidDel="008F710E">
          <w:rPr>
            <w:rStyle w:val="UntertitelZchn"/>
            <w:rFonts w:cs="Arial"/>
            <w:b w:val="0"/>
          </w:rPr>
          <w:delText>CTSG: cathepsin G, IL-36R: interleukin-36 receptor, NE: neutrophil elastase, PR3: proteinase 3</w:delText>
        </w:r>
      </w:del>
    </w:p>
    <w:p w14:paraId="563EAE08" w14:textId="77777777" w:rsidR="00D555C3" w:rsidRPr="00622A7F" w:rsidRDefault="00D555C3" w:rsidP="00622A7F">
      <w:pPr>
        <w:pStyle w:val="berschrift2"/>
        <w:rPr>
          <w:rFonts w:cs="Arial"/>
        </w:rPr>
      </w:pPr>
      <w:bookmarkStart w:id="3268" w:name="_Toc72499329"/>
      <w:bookmarkStart w:id="3269" w:name="_Ref74643612"/>
      <w:bookmarkStart w:id="3270" w:name="_Toc91488903"/>
      <w:ins w:id="3271" w:author="Hüffmeier, Ulrike" w:date="2021-10-13T13:51:00Z">
        <w:r w:rsidRPr="00622A7F">
          <w:rPr>
            <w:rFonts w:cs="Arial"/>
          </w:rPr>
          <w:t xml:space="preserve">Variants in </w:t>
        </w:r>
      </w:ins>
      <w:r w:rsidRPr="00622A7F">
        <w:rPr>
          <w:rFonts w:cs="Arial"/>
          <w:i/>
        </w:rPr>
        <w:t>MPO</w:t>
      </w:r>
      <w:r w:rsidRPr="00622A7F">
        <w:rPr>
          <w:rFonts w:cs="Arial"/>
        </w:rPr>
        <w:t xml:space="preserve"> </w:t>
      </w:r>
      <w:del w:id="3272" w:author="Hüffmeier, Ulrike" w:date="2021-10-13T13:51:00Z">
        <w:r w:rsidRPr="00622A7F" w:rsidDel="00E73904">
          <w:rPr>
            <w:rFonts w:cs="Arial"/>
          </w:rPr>
          <w:delText xml:space="preserve">and </w:delText>
        </w:r>
      </w:del>
      <w:ins w:id="3273" w:author="Hüffmeier, Ulrike" w:date="2021-10-13T13:51:00Z">
        <w:r w:rsidRPr="00622A7F">
          <w:rPr>
            <w:rFonts w:cs="Arial"/>
          </w:rPr>
          <w:t xml:space="preserve">in </w:t>
        </w:r>
      </w:ins>
      <w:r w:rsidRPr="00622A7F">
        <w:rPr>
          <w:rFonts w:cs="Arial"/>
        </w:rPr>
        <w:t>other psoriatic subtypes</w:t>
      </w:r>
      <w:bookmarkEnd w:id="3268"/>
      <w:bookmarkEnd w:id="3269"/>
      <w:bookmarkEnd w:id="3270"/>
    </w:p>
    <w:p w14:paraId="2D6866E6" w14:textId="77777777" w:rsidR="00AE4785" w:rsidRDefault="00D555C3" w:rsidP="00622A7F">
      <w:pPr>
        <w:rPr>
          <w:ins w:id="3274" w:author="Haskamp, Stefan" w:date="2022-02-25T11:57:00Z"/>
          <w:rFonts w:cs="Arial"/>
        </w:rPr>
      </w:pPr>
      <w:commentRangeStart w:id="3275"/>
      <w:r w:rsidRPr="00622A7F">
        <w:rPr>
          <w:rFonts w:cs="Arial"/>
        </w:rPr>
        <w:t xml:space="preserve">Phenotypic analysis demonstrated that GPP patients with </w:t>
      </w:r>
      <w:r w:rsidRPr="00622A7F">
        <w:rPr>
          <w:rFonts w:cs="Arial"/>
          <w:i/>
        </w:rPr>
        <w:t>MPO</w:t>
      </w:r>
      <w:r w:rsidRPr="00622A7F">
        <w:rPr>
          <w:rFonts w:cs="Arial"/>
        </w:rPr>
        <w:t xml:space="preserve"> variants were more frequently affected by PPP</w:t>
      </w:r>
      <w:del w:id="3276" w:author="Hüffmeier, Ulrike" w:date="2021-10-13T13:51:00Z">
        <w:r w:rsidRPr="00622A7F" w:rsidDel="00E73904">
          <w:rPr>
            <w:rFonts w:cs="Arial"/>
          </w:rPr>
          <w:delText xml:space="preserve">, </w:delText>
        </w:r>
      </w:del>
      <w:ins w:id="3277" w:author="Hüffmeier, Ulrike" w:date="2021-10-13T13:51:00Z">
        <w:r w:rsidRPr="00622A7F">
          <w:rPr>
            <w:rFonts w:cs="Arial"/>
          </w:rPr>
          <w:t xml:space="preserve"> and </w:t>
        </w:r>
      </w:ins>
      <w:del w:id="3278" w:author="Haskamp, Stefan" w:date="2022-02-25T11:03:00Z">
        <w:r w:rsidRPr="00622A7F" w:rsidDel="003355AD">
          <w:rPr>
            <w:rFonts w:cs="Arial"/>
          </w:rPr>
          <w:delText>tongue manifestations</w:delText>
        </w:r>
      </w:del>
      <w:ins w:id="3279" w:author="Hüffmeier, Ulrike" w:date="2021-10-13T13:51:00Z">
        <w:del w:id="3280" w:author="Haskamp, Stefan" w:date="2022-02-25T11:03:00Z">
          <w:r w:rsidRPr="00622A7F" w:rsidDel="003355AD">
            <w:rPr>
              <w:rFonts w:cs="Arial"/>
            </w:rPr>
            <w:delText>. They als</w:delText>
          </w:r>
        </w:del>
      </w:ins>
      <w:ins w:id="3281" w:author="Haskamp, Stefan" w:date="2022-02-25T11:03:00Z">
        <w:r w:rsidR="003355AD">
          <w:rPr>
            <w:rFonts w:cs="Arial"/>
          </w:rPr>
          <w:t>also</w:t>
        </w:r>
      </w:ins>
      <w:ins w:id="3282" w:author="Hüffmeier, Ulrike" w:date="2021-10-13T13:51:00Z">
        <w:del w:id="3283" w:author="Haskamp, Stefan" w:date="2022-02-25T11:03:00Z">
          <w:r w:rsidRPr="00622A7F" w:rsidDel="003355AD">
            <w:rPr>
              <w:rFonts w:cs="Arial"/>
            </w:rPr>
            <w:delText>o</w:delText>
          </w:r>
        </w:del>
        <w:r w:rsidRPr="00622A7F">
          <w:rPr>
            <w:rFonts w:cs="Arial"/>
          </w:rPr>
          <w:t xml:space="preserve"> had</w:t>
        </w:r>
      </w:ins>
      <w:del w:id="3284" w:author="Hüffmeier, Ulrike" w:date="2021-10-13T13:51:00Z">
        <w:r w:rsidRPr="00622A7F" w:rsidDel="00E73904">
          <w:rPr>
            <w:rFonts w:cs="Arial"/>
          </w:rPr>
          <w:delText xml:space="preserve"> and</w:delText>
        </w:r>
      </w:del>
      <w:r w:rsidRPr="00622A7F">
        <w:rPr>
          <w:rFonts w:cs="Arial"/>
        </w:rPr>
        <w:t xml:space="preserve"> a positive family history of psoriasis</w:t>
      </w:r>
      <w:ins w:id="3285" w:author="Hüffmeier, Ulrike" w:date="2021-10-13T13:51:00Z">
        <w:r w:rsidRPr="00622A7F">
          <w:rPr>
            <w:rFonts w:cs="Arial"/>
          </w:rPr>
          <w:t xml:space="preserve"> more often than </w:t>
        </w:r>
      </w:ins>
      <w:ins w:id="3286" w:author="Stefan" w:date="2021-10-22T11:17:00Z">
        <w:r w:rsidRPr="00622A7F">
          <w:rPr>
            <w:rFonts w:cs="Arial"/>
          </w:rPr>
          <w:t xml:space="preserve">those </w:t>
        </w:r>
      </w:ins>
      <w:ins w:id="3287" w:author="Hüffmeier, Ulrike" w:date="2021-10-13T13:51:00Z">
        <w:r w:rsidRPr="00622A7F">
          <w:rPr>
            <w:rFonts w:cs="Arial"/>
          </w:rPr>
          <w:t xml:space="preserve">without </w:t>
        </w:r>
      </w:ins>
      <w:ins w:id="3288" w:author="Hüffmeier, Ulrike" w:date="2021-10-13T13:52:00Z">
        <w:r w:rsidRPr="00622A7F">
          <w:rPr>
            <w:rFonts w:cs="Arial"/>
            <w:i/>
          </w:rPr>
          <w:t>MPO</w:t>
        </w:r>
        <w:r w:rsidRPr="00622A7F">
          <w:rPr>
            <w:rFonts w:cs="Arial"/>
          </w:rPr>
          <w:t xml:space="preserve"> variants</w:t>
        </w:r>
      </w:ins>
      <w:r w:rsidRPr="00622A7F">
        <w:rPr>
          <w:rFonts w:cs="Arial"/>
        </w:rPr>
        <w:t>.</w:t>
      </w:r>
      <w:ins w:id="3289" w:author="Haskamp, Stefan" w:date="2022-02-25T11:06:00Z">
        <w:r w:rsidR="003355AD">
          <w:rPr>
            <w:rFonts w:cs="Arial"/>
          </w:rPr>
          <w:t xml:space="preserve"> This rise</w:t>
        </w:r>
      </w:ins>
      <w:ins w:id="3290" w:author="Haskamp, Stefan" w:date="2022-02-25T11:07:00Z">
        <w:r w:rsidR="003355AD">
          <w:rPr>
            <w:rFonts w:cs="Arial"/>
          </w:rPr>
          <w:t>d</w:t>
        </w:r>
      </w:ins>
      <w:ins w:id="3291" w:author="Haskamp, Stefan" w:date="2022-02-25T11:06:00Z">
        <w:r w:rsidR="003355AD">
          <w:rPr>
            <w:rFonts w:cs="Arial"/>
          </w:rPr>
          <w:t xml:space="preserve"> the q</w:t>
        </w:r>
      </w:ins>
      <w:ins w:id="3292" w:author="Haskamp, Stefan" w:date="2022-02-25T11:07:00Z">
        <w:r w:rsidR="003355AD">
          <w:rPr>
            <w:rFonts w:cs="Arial"/>
          </w:rPr>
          <w:t xml:space="preserve">uestion whether </w:t>
        </w:r>
        <w:r w:rsidR="003355AD" w:rsidRPr="003355AD">
          <w:rPr>
            <w:rFonts w:cs="Arial"/>
            <w:i/>
            <w:rPrChange w:id="3293" w:author="Haskamp, Stefan" w:date="2022-02-25T11:07:00Z">
              <w:rPr>
                <w:rFonts w:cs="Arial"/>
              </w:rPr>
            </w:rPrChange>
          </w:rPr>
          <w:t>MPO</w:t>
        </w:r>
      </w:ins>
      <w:r w:rsidRPr="00622A7F">
        <w:rPr>
          <w:rFonts w:cs="Arial"/>
        </w:rPr>
        <w:t xml:space="preserve"> </w:t>
      </w:r>
      <w:commentRangeEnd w:id="3275"/>
      <w:ins w:id="3294" w:author="Haskamp, Stefan" w:date="2022-02-25T11:07:00Z">
        <w:r w:rsidR="003355AD">
          <w:rPr>
            <w:rFonts w:cs="Arial"/>
          </w:rPr>
          <w:t xml:space="preserve">variants were associated with other psoriatic subtypes. </w:t>
        </w:r>
      </w:ins>
      <w:r w:rsidR="00E86ACF">
        <w:rPr>
          <w:rStyle w:val="Kommentarzeichen"/>
        </w:rPr>
        <w:commentReference w:id="3275"/>
      </w:r>
      <w:commentRangeStart w:id="3295"/>
      <w:r w:rsidRPr="00622A7F">
        <w:rPr>
          <w:rFonts w:cs="Arial"/>
        </w:rPr>
        <w:t xml:space="preserve">The segregation analysis of seven families of GPP patients with </w:t>
      </w:r>
      <w:r w:rsidRPr="00622A7F">
        <w:rPr>
          <w:rFonts w:cs="Arial"/>
          <w:i/>
        </w:rPr>
        <w:t>MPO</w:t>
      </w:r>
      <w:r w:rsidRPr="00622A7F">
        <w:rPr>
          <w:rFonts w:cs="Arial"/>
        </w:rPr>
        <w:t xml:space="preserve"> variants was inconclusive. The frequency of </w:t>
      </w:r>
      <w:r w:rsidRPr="00622A7F">
        <w:rPr>
          <w:rFonts w:cs="Arial"/>
        </w:rPr>
        <w:lastRenderedPageBreak/>
        <w:t xml:space="preserve">individuals with </w:t>
      </w:r>
      <w:r w:rsidRPr="00622A7F">
        <w:rPr>
          <w:rFonts w:cs="Arial"/>
          <w:i/>
        </w:rPr>
        <w:t>MPO</w:t>
      </w:r>
      <w:r w:rsidRPr="00622A7F">
        <w:rPr>
          <w:rFonts w:cs="Arial"/>
        </w:rPr>
        <w:t xml:space="preserve"> variants was slightly lower in family members affected by PsV than in healthy members. </w:t>
      </w:r>
      <w:commentRangeEnd w:id="3295"/>
      <w:r w:rsidR="00E86ACF">
        <w:rPr>
          <w:rStyle w:val="Kommentarzeichen"/>
        </w:rPr>
        <w:commentReference w:id="3295"/>
      </w:r>
      <w:ins w:id="3296" w:author="Haskamp, Stefan" w:date="2022-02-25T11:08:00Z">
        <w:r w:rsidR="003355AD">
          <w:rPr>
            <w:rFonts w:cs="Arial"/>
          </w:rPr>
          <w:t xml:space="preserve">When the association of </w:t>
        </w:r>
        <w:r w:rsidR="003355AD" w:rsidRPr="00CE15D0">
          <w:rPr>
            <w:rFonts w:cs="Arial"/>
            <w:i/>
          </w:rPr>
          <w:t>MPO</w:t>
        </w:r>
        <w:r w:rsidR="003355AD">
          <w:rPr>
            <w:rFonts w:cs="Arial"/>
          </w:rPr>
          <w:t xml:space="preserve"> variants with PsV, PsA, PPP and SAPHO syndrome was investigated only </w:t>
        </w:r>
        <w:r w:rsidR="003355AD" w:rsidRPr="003355AD">
          <w:rPr>
            <w:rFonts w:cs="Arial"/>
          </w:rPr>
          <w:t xml:space="preserve">PPP was marginally associated with variants in </w:t>
        </w:r>
        <w:r w:rsidR="003355AD" w:rsidRPr="00CE15D0">
          <w:rPr>
            <w:rFonts w:cs="Arial"/>
            <w:i/>
          </w:rPr>
          <w:t>MPO</w:t>
        </w:r>
        <w:r w:rsidR="003355AD">
          <w:rPr>
            <w:rFonts w:cs="Arial"/>
            <w:i/>
          </w:rPr>
          <w:t xml:space="preserve">. </w:t>
        </w:r>
      </w:ins>
      <w:commentRangeStart w:id="3297"/>
      <w:del w:id="3298" w:author="Haskamp, Stefan" w:date="2022-02-25T11:08:00Z">
        <w:r w:rsidRPr="00622A7F" w:rsidDel="003355AD">
          <w:rPr>
            <w:rFonts w:cs="Arial"/>
          </w:rPr>
          <w:delText>When the analysis was extended</w:delText>
        </w:r>
        <w:commentRangeEnd w:id="3297"/>
        <w:r w:rsidRPr="00622A7F" w:rsidDel="003355AD">
          <w:rPr>
            <w:rStyle w:val="Kommentarzeichen"/>
            <w:rFonts w:cs="Arial"/>
          </w:rPr>
          <w:commentReference w:id="3297"/>
        </w:r>
      </w:del>
      <w:ins w:id="3299" w:author="Haskamp, Stefan (extern)" w:date="2021-10-17T17:56:00Z">
        <w:del w:id="3300" w:author="Haskamp, Stefan" w:date="2022-02-25T11:08:00Z">
          <w:r w:rsidRPr="00622A7F" w:rsidDel="003355AD">
            <w:rPr>
              <w:rFonts w:cs="Arial"/>
            </w:rPr>
            <w:delText xml:space="preserve"> by genotyping 3,663 individuals</w:delText>
          </w:r>
        </w:del>
      </w:ins>
      <w:del w:id="3301" w:author="Haskamp, Stefan" w:date="2022-02-25T11:08:00Z">
        <w:r w:rsidRPr="00622A7F" w:rsidDel="003355AD">
          <w:rPr>
            <w:rFonts w:cs="Arial"/>
          </w:rPr>
          <w:delText xml:space="preserve">, </w:delText>
        </w:r>
        <w:commentRangeStart w:id="3302"/>
        <w:r w:rsidRPr="00622A7F" w:rsidDel="003355AD">
          <w:rPr>
            <w:rFonts w:cs="Arial"/>
          </w:rPr>
          <w:delText xml:space="preserve">patients with PPP </w:delText>
        </w:r>
        <w:commentRangeStart w:id="3303"/>
        <w:r w:rsidRPr="00622A7F" w:rsidDel="003355AD">
          <w:rPr>
            <w:rFonts w:cs="Arial"/>
          </w:rPr>
          <w:delText xml:space="preserve">(n=271) </w:delText>
        </w:r>
        <w:commentRangeEnd w:id="3303"/>
        <w:r w:rsidR="00E86ACF" w:rsidDel="003355AD">
          <w:rPr>
            <w:rStyle w:val="Kommentarzeichen"/>
          </w:rPr>
          <w:commentReference w:id="3303"/>
        </w:r>
        <w:r w:rsidRPr="00622A7F" w:rsidDel="003355AD">
          <w:rPr>
            <w:rFonts w:cs="Arial"/>
          </w:rPr>
          <w:delText>were</w:delText>
        </w:r>
      </w:del>
      <w:ins w:id="3304" w:author="Haskamp, Stefan (extern)" w:date="2022-01-02T15:11:00Z">
        <w:del w:id="3305" w:author="Haskamp, Stefan" w:date="2022-02-25T11:08:00Z">
          <w:r w:rsidR="001E7D31" w:rsidDel="003355AD">
            <w:rPr>
              <w:rFonts w:cs="Arial"/>
            </w:rPr>
            <w:delText>as</w:delText>
          </w:r>
        </w:del>
      </w:ins>
      <w:del w:id="3306" w:author="Haskamp, Stefan" w:date="2022-02-25T11:08:00Z">
        <w:r w:rsidRPr="00622A7F" w:rsidDel="003355AD">
          <w:rPr>
            <w:rFonts w:cs="Arial"/>
          </w:rPr>
          <w:delText xml:space="preserve"> marginally </w:delText>
        </w:r>
        <w:commentRangeEnd w:id="3302"/>
        <w:r w:rsidR="00E86ACF" w:rsidDel="003355AD">
          <w:rPr>
            <w:rStyle w:val="Kommentarzeichen"/>
          </w:rPr>
          <w:commentReference w:id="3302"/>
        </w:r>
        <w:r w:rsidRPr="00622A7F" w:rsidDel="003355AD">
          <w:rPr>
            <w:rFonts w:cs="Arial"/>
          </w:rPr>
          <w:delText xml:space="preserve">associated with variants in </w:delText>
        </w:r>
        <w:r w:rsidRPr="00622A7F" w:rsidDel="003355AD">
          <w:rPr>
            <w:rFonts w:cs="Arial"/>
            <w:i/>
          </w:rPr>
          <w:delText>MPO</w:delText>
        </w:r>
        <w:r w:rsidRPr="00622A7F" w:rsidDel="003355AD">
          <w:rPr>
            <w:rFonts w:cs="Arial"/>
          </w:rPr>
          <w:delText xml:space="preserve">. </w:delText>
        </w:r>
        <w:commentRangeStart w:id="3307"/>
        <w:r w:rsidRPr="00622A7F" w:rsidDel="003355AD">
          <w:rPr>
            <w:rFonts w:cs="Arial"/>
          </w:rPr>
          <w:delText xml:space="preserve">Although no association </w:delText>
        </w:r>
      </w:del>
      <w:ins w:id="3308" w:author="Hüffmeier, Ulrike" w:date="2021-11-30T11:33:00Z">
        <w:del w:id="3309" w:author="Haskamp, Stefan" w:date="2022-02-25T11:08:00Z">
          <w:r w:rsidR="00E86ACF" w:rsidDel="003355AD">
            <w:rPr>
              <w:rFonts w:cs="Arial"/>
            </w:rPr>
            <w:delText xml:space="preserve">of </w:delText>
          </w:r>
          <w:r w:rsidR="00E86ACF" w:rsidRPr="00622A7F" w:rsidDel="003355AD">
            <w:rPr>
              <w:rFonts w:cs="Arial"/>
            </w:rPr>
            <w:delText xml:space="preserve">PsV and PsA </w:delText>
          </w:r>
        </w:del>
      </w:ins>
      <w:del w:id="3310" w:author="Haskamp, Stefan" w:date="2022-02-25T11:08:00Z">
        <w:r w:rsidRPr="00622A7F" w:rsidDel="003355AD">
          <w:rPr>
            <w:rFonts w:cs="Arial"/>
          </w:rPr>
          <w:delText xml:space="preserve">was </w:delText>
        </w:r>
      </w:del>
      <w:ins w:id="3311" w:author="Haskamp, Stefan (extern)" w:date="2022-01-08T11:20:00Z">
        <w:del w:id="3312" w:author="Haskamp, Stefan" w:date="2022-02-25T11:08:00Z">
          <w:r w:rsidR="00DD6077" w:rsidDel="003355AD">
            <w:rPr>
              <w:rFonts w:cs="Arial"/>
            </w:rPr>
            <w:delText xml:space="preserve">not </w:delText>
          </w:r>
        </w:del>
      </w:ins>
      <w:del w:id="3313" w:author="Haskamp, Stefan" w:date="2022-02-25T11:08:00Z">
        <w:r w:rsidRPr="00622A7F" w:rsidDel="003355AD">
          <w:rPr>
            <w:rFonts w:cs="Arial"/>
          </w:rPr>
          <w:delText>detected with patients affected by PsV and PsA</w:delText>
        </w:r>
        <w:commentRangeEnd w:id="3307"/>
        <w:r w:rsidR="00E86ACF" w:rsidDel="003355AD">
          <w:rPr>
            <w:rStyle w:val="Kommentarzeichen"/>
          </w:rPr>
          <w:commentReference w:id="3307"/>
        </w:r>
        <w:r w:rsidRPr="00622A7F" w:rsidDel="003355AD">
          <w:rPr>
            <w:rFonts w:cs="Arial"/>
          </w:rPr>
          <w:delText>, t</w:delText>
        </w:r>
      </w:del>
      <w:ins w:id="3314" w:author="Haskamp, Stefan" w:date="2022-02-25T11:08:00Z">
        <w:r w:rsidR="003355AD">
          <w:rPr>
            <w:rFonts w:cs="Arial"/>
          </w:rPr>
          <w:t>T</w:t>
        </w:r>
      </w:ins>
      <w:r w:rsidRPr="00622A7F">
        <w:rPr>
          <w:rFonts w:cs="Arial"/>
        </w:rPr>
        <w:t xml:space="preserve">he number of all patients with two variants in </w:t>
      </w:r>
      <w:r w:rsidRPr="00622A7F">
        <w:rPr>
          <w:rFonts w:cs="Arial"/>
          <w:i/>
        </w:rPr>
        <w:t>MPO</w:t>
      </w:r>
      <w:r w:rsidRPr="00622A7F">
        <w:rPr>
          <w:rFonts w:cs="Arial"/>
        </w:rPr>
        <w:t xml:space="preserve"> </w:t>
      </w:r>
      <w:commentRangeStart w:id="3315"/>
      <w:commentRangeStart w:id="3316"/>
      <w:r w:rsidRPr="00622A7F">
        <w:rPr>
          <w:rFonts w:cs="Arial"/>
        </w:rPr>
        <w:t xml:space="preserve">was 50% higher compared to </w:t>
      </w:r>
      <w:commentRangeEnd w:id="3315"/>
      <w:r w:rsidR="00E86ACF">
        <w:rPr>
          <w:rStyle w:val="Kommentarzeichen"/>
        </w:rPr>
        <w:commentReference w:id="3315"/>
      </w:r>
      <w:commentRangeEnd w:id="3316"/>
      <w:r w:rsidR="00DD6077">
        <w:rPr>
          <w:rStyle w:val="Kommentarzeichen"/>
        </w:rPr>
        <w:commentReference w:id="3316"/>
      </w:r>
      <w:r w:rsidRPr="00622A7F">
        <w:rPr>
          <w:rFonts w:cs="Arial"/>
        </w:rPr>
        <w:t>controls</w:t>
      </w:r>
      <w:ins w:id="3317" w:author="Haskamp, Stefan" w:date="2022-02-25T11:08:00Z">
        <w:r w:rsidR="0054799E">
          <w:rPr>
            <w:rFonts w:cs="Arial"/>
          </w:rPr>
          <w:t xml:space="preserve"> (not significant)</w:t>
        </w:r>
      </w:ins>
      <w:r w:rsidRPr="00622A7F">
        <w:rPr>
          <w:rFonts w:cs="Arial"/>
        </w:rPr>
        <w:t xml:space="preserve">. </w:t>
      </w:r>
    </w:p>
    <w:p w14:paraId="3DA75E9E" w14:textId="187E4ACA" w:rsidR="00D555C3" w:rsidRPr="00622A7F" w:rsidRDefault="00D555C3" w:rsidP="00622A7F">
      <w:pPr>
        <w:rPr>
          <w:rFonts w:cs="Arial"/>
        </w:rPr>
      </w:pPr>
      <w:commentRangeStart w:id="3318"/>
      <w:r w:rsidRPr="00622A7F">
        <w:rPr>
          <w:rFonts w:cs="Arial"/>
        </w:rPr>
        <w:t xml:space="preserve">The present association study </w:t>
      </w:r>
      <w:del w:id="3319" w:author="Haskamp, Stefan" w:date="2022-02-25T10:48:00Z">
        <w:r w:rsidRPr="00622A7F" w:rsidDel="00A01DEE">
          <w:rPr>
            <w:rFonts w:cs="Arial"/>
          </w:rPr>
          <w:delText>is limited, as only</w:delText>
        </w:r>
      </w:del>
      <w:ins w:id="3320" w:author="Haskamp, Stefan" w:date="2022-02-25T10:48:00Z">
        <w:r w:rsidR="00A01DEE">
          <w:rPr>
            <w:rFonts w:cs="Arial"/>
          </w:rPr>
          <w:t xml:space="preserve">took </w:t>
        </w:r>
      </w:ins>
      <w:del w:id="3321" w:author="Haskamp, Stefan" w:date="2022-02-25T10:48:00Z">
        <w:r w:rsidRPr="00622A7F" w:rsidDel="00A01DEE">
          <w:rPr>
            <w:rFonts w:cs="Arial"/>
          </w:rPr>
          <w:delText xml:space="preserve"> </w:delText>
        </w:r>
      </w:del>
      <w:r w:rsidRPr="00622A7F">
        <w:rPr>
          <w:rFonts w:cs="Arial"/>
        </w:rPr>
        <w:t xml:space="preserve">seven </w:t>
      </w:r>
      <w:r w:rsidRPr="00622A7F">
        <w:rPr>
          <w:rFonts w:cs="Arial"/>
          <w:i/>
        </w:rPr>
        <w:t>MPO</w:t>
      </w:r>
      <w:r w:rsidRPr="00622A7F">
        <w:rPr>
          <w:rFonts w:cs="Arial"/>
        </w:rPr>
        <w:t xml:space="preserve"> variants </w:t>
      </w:r>
      <w:del w:id="3322" w:author="Haskamp, Stefan" w:date="2022-02-25T10:48:00Z">
        <w:r w:rsidRPr="00622A7F" w:rsidDel="00A01DEE">
          <w:rPr>
            <w:rFonts w:cs="Arial"/>
          </w:rPr>
          <w:delText xml:space="preserve">were taken </w:delText>
        </w:r>
      </w:del>
      <w:r w:rsidRPr="00622A7F">
        <w:rPr>
          <w:rFonts w:cs="Arial"/>
        </w:rPr>
        <w:t>into account including the five most frequent ones</w:t>
      </w:r>
      <w:commentRangeEnd w:id="3318"/>
      <w:r w:rsidRPr="00622A7F">
        <w:rPr>
          <w:rStyle w:val="Kommentarzeichen"/>
          <w:rFonts w:cs="Arial"/>
        </w:rPr>
        <w:commentReference w:id="3318"/>
      </w:r>
      <w:ins w:id="3323" w:author="Haskamp, Stefan" w:date="2022-02-25T10:49:00Z">
        <w:r w:rsidR="00A01DEE">
          <w:rPr>
            <w:rFonts w:cs="Arial"/>
          </w:rPr>
          <w:t>.</w:t>
        </w:r>
      </w:ins>
      <w:ins w:id="3324" w:author="Haskamp, Stefan" w:date="2022-02-25T10:50:00Z">
        <w:r w:rsidR="00A01DEE">
          <w:rPr>
            <w:rFonts w:cs="Arial"/>
          </w:rPr>
          <w:t xml:space="preserve"> Those variants were selected, as they led to MPO-deficiency in </w:t>
        </w:r>
      </w:ins>
      <w:ins w:id="3325" w:author="Haskamp, Stefan" w:date="2022-02-25T10:52:00Z">
        <w:r w:rsidR="00A01DEE">
          <w:rPr>
            <w:rFonts w:cs="Arial"/>
          </w:rPr>
          <w:t>21</w:t>
        </w:r>
      </w:ins>
      <w:ins w:id="3326" w:author="Haskamp, Stefan" w:date="2022-02-25T10:50:00Z">
        <w:r w:rsidR="00A01DEE">
          <w:rPr>
            <w:rFonts w:cs="Arial"/>
          </w:rPr>
          <w:t xml:space="preserve"> GPP patients </w:t>
        </w:r>
      </w:ins>
      <w:ins w:id="3327" w:author="Haskamp, Stefan" w:date="2022-02-25T10:51:00Z">
        <w:r w:rsidR="00A01DEE">
          <w:rPr>
            <w:rFonts w:cs="Arial"/>
          </w:rPr>
          <w:t>before</w:t>
        </w:r>
      </w:ins>
      <w:ins w:id="3328" w:author="Haskamp, Stefan" w:date="2022-02-25T10:52:00Z">
        <w:r w:rsidR="00A01DEE">
          <w:rPr>
            <w:rFonts w:cs="Arial"/>
          </w:rPr>
          <w:t>.</w:t>
        </w:r>
      </w:ins>
      <w:del w:id="3329" w:author="Haskamp, Stefan" w:date="2022-02-25T10:49:00Z">
        <w:r w:rsidRPr="00622A7F" w:rsidDel="00A01DEE">
          <w:rPr>
            <w:rFonts w:cs="Arial"/>
          </w:rPr>
          <w:delText>.</w:delText>
        </w:r>
      </w:del>
      <w:ins w:id="3330" w:author="Haskamp, Stefan (extern)" w:date="2021-10-17T17:58:00Z">
        <w:r w:rsidRPr="00622A7F">
          <w:rPr>
            <w:rFonts w:cs="Arial"/>
          </w:rPr>
          <w:t xml:space="preserve"> </w:t>
        </w:r>
      </w:ins>
      <w:ins w:id="3331" w:author="Haskamp, Stefan" w:date="2022-02-25T10:54:00Z">
        <w:r w:rsidR="00A01DEE">
          <w:rPr>
            <w:rFonts w:cs="Arial"/>
          </w:rPr>
          <w:t xml:space="preserve">In total, </w:t>
        </w:r>
      </w:ins>
      <w:ins w:id="3332" w:author="Haskamp, Stefan" w:date="2022-02-25T10:58:00Z">
        <w:r w:rsidR="003355AD">
          <w:rPr>
            <w:rFonts w:cs="Arial"/>
          </w:rPr>
          <w:t xml:space="preserve">54 </w:t>
        </w:r>
        <w:r w:rsidR="003355AD" w:rsidRPr="003355AD">
          <w:rPr>
            <w:rFonts w:cs="Arial"/>
            <w:i/>
            <w:rPrChange w:id="3333" w:author="Haskamp, Stefan" w:date="2022-02-25T10:58:00Z">
              <w:rPr>
                <w:rFonts w:cs="Arial"/>
              </w:rPr>
            </w:rPrChange>
          </w:rPr>
          <w:t>MPO</w:t>
        </w:r>
        <w:r w:rsidR="003355AD">
          <w:rPr>
            <w:rFonts w:cs="Arial"/>
          </w:rPr>
          <w:t xml:space="preserve"> variants w</w:t>
        </w:r>
      </w:ins>
      <w:ins w:id="3334" w:author="Haskamp, Stefan" w:date="2022-02-25T10:59:00Z">
        <w:r w:rsidR="003355AD">
          <w:rPr>
            <w:rFonts w:cs="Arial"/>
          </w:rPr>
          <w:t xml:space="preserve">ere </w:t>
        </w:r>
      </w:ins>
      <w:ins w:id="3335" w:author="Haskamp, Stefan" w:date="2022-02-25T11:00:00Z">
        <w:r w:rsidR="003355AD">
          <w:rPr>
            <w:rFonts w:cs="Arial"/>
          </w:rPr>
          <w:t xml:space="preserve">characterized </w:t>
        </w:r>
      </w:ins>
      <w:ins w:id="3336" w:author="Haskamp, Stefan" w:date="2022-02-25T10:59:00Z">
        <w:r w:rsidR="003355AD">
          <w:rPr>
            <w:rFonts w:cs="Arial"/>
          </w:rPr>
          <w:t xml:space="preserve">as </w:t>
        </w:r>
      </w:ins>
      <w:ins w:id="3337" w:author="Haskamp, Stefan" w:date="2022-02-25T11:58:00Z">
        <w:r w:rsidR="00AE4785">
          <w:rPr>
            <w:rFonts w:cs="Arial"/>
          </w:rPr>
          <w:t>functional relevant</w:t>
        </w:r>
      </w:ins>
      <w:ins w:id="3338" w:author="Haskamp, Stefan" w:date="2022-02-25T11:20:00Z">
        <w:r w:rsidR="00EA6CF6">
          <w:rPr>
            <w:rFonts w:cs="Arial"/>
          </w:rPr>
          <w:t xml:space="preserve"> (</w:t>
        </w:r>
        <w:r w:rsidR="00EA6CF6">
          <w:rPr>
            <w:rFonts w:cs="Arial"/>
          </w:rPr>
          <w:fldChar w:fldCharType="begin"/>
        </w:r>
        <w:r w:rsidR="00EA6CF6">
          <w:rPr>
            <w:rFonts w:cs="Arial"/>
          </w:rPr>
          <w:instrText xml:space="preserve"> REF _Ref73111686 \h </w:instrText>
        </w:r>
      </w:ins>
      <w:r w:rsidR="00EA6CF6">
        <w:rPr>
          <w:rFonts w:cs="Arial"/>
        </w:rPr>
      </w:r>
      <w:ins w:id="3339" w:author="Haskamp, Stefan" w:date="2022-02-25T11:20:00Z">
        <w:r w:rsidR="00EA6CF6">
          <w:rPr>
            <w:rFonts w:cs="Arial"/>
          </w:rPr>
          <w:fldChar w:fldCharType="separate"/>
        </w:r>
        <w:r w:rsidR="00EA6CF6" w:rsidRPr="00622A7F">
          <w:rPr>
            <w:rFonts w:cs="Arial"/>
          </w:rPr>
          <w:t xml:space="preserve">Figure </w:t>
        </w:r>
        <w:r w:rsidR="00EA6CF6">
          <w:rPr>
            <w:rFonts w:cs="Arial"/>
            <w:noProof/>
          </w:rPr>
          <w:t>4</w:t>
        </w:r>
        <w:r w:rsidR="00EA6CF6">
          <w:rPr>
            <w:rFonts w:cs="Arial"/>
          </w:rPr>
          <w:fldChar w:fldCharType="end"/>
        </w:r>
        <w:r w:rsidR="00EA6CF6">
          <w:rPr>
            <w:rFonts w:cs="Arial"/>
          </w:rPr>
          <w:t xml:space="preserve">, Chapter </w:t>
        </w:r>
        <w:r w:rsidR="00EA6CF6">
          <w:rPr>
            <w:rFonts w:cs="Arial"/>
          </w:rPr>
          <w:fldChar w:fldCharType="begin"/>
        </w:r>
        <w:r w:rsidR="00EA6CF6">
          <w:rPr>
            <w:rFonts w:cs="Arial"/>
          </w:rPr>
          <w:instrText xml:space="preserve"> REF _Ref96679291 \r \h </w:instrText>
        </w:r>
      </w:ins>
      <w:r w:rsidR="00EA6CF6">
        <w:rPr>
          <w:rFonts w:cs="Arial"/>
        </w:rPr>
      </w:r>
      <w:ins w:id="3340" w:author="Haskamp, Stefan" w:date="2022-02-25T11:20:00Z">
        <w:r w:rsidR="00EA6CF6">
          <w:rPr>
            <w:rFonts w:cs="Arial"/>
          </w:rPr>
          <w:fldChar w:fldCharType="separate"/>
        </w:r>
        <w:r w:rsidR="00EA6CF6">
          <w:rPr>
            <w:rFonts w:cs="Arial"/>
          </w:rPr>
          <w:t>6.3</w:t>
        </w:r>
        <w:r w:rsidR="00EA6CF6">
          <w:rPr>
            <w:rFonts w:cs="Arial"/>
          </w:rPr>
          <w:fldChar w:fldCharType="end"/>
        </w:r>
        <w:r w:rsidR="00EA6CF6">
          <w:rPr>
            <w:rFonts w:cs="Arial"/>
          </w:rPr>
          <w:t>)</w:t>
        </w:r>
      </w:ins>
      <w:ins w:id="3341" w:author="Haskamp, Stefan" w:date="2022-02-25T11:22:00Z">
        <w:r w:rsidR="00EA6CF6">
          <w:rPr>
            <w:rFonts w:cs="Arial"/>
          </w:rPr>
          <w:t>.</w:t>
        </w:r>
      </w:ins>
      <w:ins w:id="3342" w:author="Haskamp, Stefan" w:date="2022-02-25T11:16:00Z">
        <w:r w:rsidR="0054799E">
          <w:rPr>
            <w:rFonts w:cs="Arial"/>
          </w:rPr>
          <w:t xml:space="preserve"> </w:t>
        </w:r>
      </w:ins>
      <w:ins w:id="3343" w:author="Haskamp, Stefan" w:date="2022-02-25T11:22:00Z">
        <w:r w:rsidR="00EA6CF6" w:rsidRPr="00622A7F">
          <w:rPr>
            <w:rFonts w:cs="Arial"/>
          </w:rPr>
          <w:t xml:space="preserve">Nevertheless, it is unlikely to find additional significantly associated variants, when the number of patients is not increased by </w:t>
        </w:r>
        <w:r w:rsidR="00EA6CF6">
          <w:rPr>
            <w:rFonts w:cs="Arial"/>
          </w:rPr>
          <w:t xml:space="preserve">orders of magnitude. This is due to the low population frequency of variants not included in the study. 40 undetected pathogenic varinats had a population frequency below </w:t>
        </w:r>
        <w:r w:rsidR="00EA6CF6" w:rsidRPr="00DD6077">
          <w:rPr>
            <w:rFonts w:cs="Arial"/>
          </w:rPr>
          <w:t>0.0</w:t>
        </w:r>
        <w:r w:rsidR="00EA6CF6">
          <w:rPr>
            <w:rFonts w:cs="Arial"/>
          </w:rPr>
          <w:t>1</w:t>
        </w:r>
        <w:r w:rsidR="00EA6CF6" w:rsidRPr="00DD6077">
          <w:rPr>
            <w:rFonts w:cs="Arial"/>
          </w:rPr>
          <w:t>%</w:t>
        </w:r>
        <w:r w:rsidR="00EA6CF6">
          <w:rPr>
            <w:rFonts w:cs="Arial"/>
          </w:rPr>
          <w:t>, while only three variants had a frequency between 0.01% and 0.1% (</w:t>
        </w:r>
        <w:r w:rsidR="00EA6CF6" w:rsidRPr="00DD6077">
          <w:rPr>
            <w:rFonts w:cs="Arial"/>
          </w:rPr>
          <w:t>NFE of gnomAD</w:t>
        </w:r>
        <w:r w:rsidR="00EA6CF6">
          <w:rPr>
            <w:rFonts w:cs="Arial"/>
          </w:rPr>
          <w:t xml:space="preserve"> </w:t>
        </w:r>
        <w:r w:rsidR="00EA6CF6" w:rsidRPr="00DD6077">
          <w:rPr>
            <w:rFonts w:cs="Arial"/>
          </w:rPr>
          <w:t>{Karczewski, 2020 #1771}</w:t>
        </w:r>
        <w:r w:rsidR="00EA6CF6">
          <w:rPr>
            <w:rFonts w:cs="Arial"/>
          </w:rPr>
          <w:t>).</w:t>
        </w:r>
      </w:ins>
      <w:ins w:id="3344" w:author="Haskamp, Stefan" w:date="2022-02-25T11:23:00Z">
        <w:r w:rsidR="00EA6CF6">
          <w:rPr>
            <w:rFonts w:cs="Arial"/>
          </w:rPr>
          <w:t xml:space="preserve"> </w:t>
        </w:r>
      </w:ins>
      <w:ins w:id="3345" w:author="Haskamp, Stefan" w:date="2022-02-25T11:59:00Z">
        <w:r w:rsidR="00AE4785">
          <w:rPr>
            <w:rFonts w:cs="Arial"/>
          </w:rPr>
          <w:t>Theroretically, the genotypes of 5,000 individuals were required t</w:t>
        </w:r>
      </w:ins>
      <w:ins w:id="3346" w:author="Haskamp, Stefan" w:date="2022-02-25T11:55:00Z">
        <w:r w:rsidR="00AE4785">
          <w:rPr>
            <w:rFonts w:cs="Arial"/>
          </w:rPr>
          <w:t xml:space="preserve">o identify </w:t>
        </w:r>
      </w:ins>
      <w:ins w:id="3347" w:author="Haskamp, Stefan" w:date="2022-02-25T11:59:00Z">
        <w:r w:rsidR="00AE4785">
          <w:rPr>
            <w:rFonts w:cs="Arial"/>
          </w:rPr>
          <w:t>one</w:t>
        </w:r>
      </w:ins>
      <w:ins w:id="3348" w:author="Haskamp, Stefan" w:date="2022-02-25T11:55:00Z">
        <w:r w:rsidR="00AE4785">
          <w:rPr>
            <w:rFonts w:cs="Arial"/>
          </w:rPr>
          <w:t xml:space="preserve"> rare variant with an allel frequency of 0.01% in one individual.</w:t>
        </w:r>
      </w:ins>
      <w:ins w:id="3349" w:author="Haskamp, Stefan (extern)" w:date="2021-10-17T17:58:00Z">
        <w:del w:id="3350" w:author="Haskamp, Stefan" w:date="2022-02-25T11:22:00Z">
          <w:r w:rsidRPr="00622A7F" w:rsidDel="00EA6CF6">
            <w:rPr>
              <w:rFonts w:cs="Arial"/>
            </w:rPr>
            <w:delText xml:space="preserve">Nevertheless, it is unlikely to find additional </w:delText>
          </w:r>
        </w:del>
      </w:ins>
      <w:ins w:id="3351" w:author="Stefan" w:date="2021-10-21T10:24:00Z">
        <w:del w:id="3352" w:author="Haskamp, Stefan" w:date="2022-02-25T11:22:00Z">
          <w:r w:rsidRPr="00622A7F" w:rsidDel="00EA6CF6">
            <w:rPr>
              <w:rFonts w:cs="Arial"/>
            </w:rPr>
            <w:delText xml:space="preserve">significantly </w:delText>
          </w:r>
        </w:del>
      </w:ins>
      <w:ins w:id="3353" w:author="Haskamp, Stefan (extern)" w:date="2021-10-17T17:58:00Z">
        <w:del w:id="3354" w:author="Haskamp, Stefan" w:date="2022-02-25T11:22:00Z">
          <w:r w:rsidRPr="00622A7F" w:rsidDel="00EA6CF6">
            <w:rPr>
              <w:rFonts w:cs="Arial"/>
            </w:rPr>
            <w:delText>associated variants</w:delText>
          </w:r>
        </w:del>
      </w:ins>
      <w:ins w:id="3355" w:author="Haskamp, Stefan (extern)" w:date="2021-10-17T18:00:00Z">
        <w:del w:id="3356" w:author="Haskamp, Stefan" w:date="2022-02-25T11:22:00Z">
          <w:r w:rsidRPr="00622A7F" w:rsidDel="00EA6CF6">
            <w:rPr>
              <w:rFonts w:cs="Arial"/>
            </w:rPr>
            <w:delText xml:space="preserve">, when the number of patients is </w:delText>
          </w:r>
        </w:del>
      </w:ins>
      <w:commentRangeStart w:id="3357"/>
      <w:commentRangeStart w:id="3358"/>
      <w:ins w:id="3359" w:author="Haskamp, Stefan (extern)" w:date="2021-10-17T18:01:00Z">
        <w:del w:id="3360" w:author="Haskamp, Stefan" w:date="2022-02-25T11:22:00Z">
          <w:r w:rsidRPr="00622A7F" w:rsidDel="00EA6CF6">
            <w:rPr>
              <w:rFonts w:cs="Arial"/>
            </w:rPr>
            <w:delText xml:space="preserve">not increased by </w:delText>
          </w:r>
        </w:del>
      </w:ins>
      <w:ins w:id="3361" w:author="Haskamp, Stefan (extern)" w:date="2021-10-17T18:02:00Z">
        <w:del w:id="3362" w:author="Haskamp, Stefan" w:date="2022-02-25T11:22:00Z">
          <w:r w:rsidRPr="00622A7F" w:rsidDel="00EA6CF6">
            <w:rPr>
              <w:rFonts w:cs="Arial"/>
            </w:rPr>
            <w:delText xml:space="preserve">many </w:delText>
          </w:r>
        </w:del>
      </w:ins>
      <w:ins w:id="3363" w:author="Haskamp, Stefan (extern)" w:date="2021-10-17T18:01:00Z">
        <w:del w:id="3364" w:author="Haskamp, Stefan" w:date="2022-02-25T11:22:00Z">
          <w:r w:rsidRPr="00622A7F" w:rsidDel="00EA6CF6">
            <w:rPr>
              <w:rFonts w:cs="Arial"/>
            </w:rPr>
            <w:delText>times</w:delText>
          </w:r>
        </w:del>
      </w:ins>
      <w:ins w:id="3365" w:author="Haskamp, Stefan (extern)" w:date="2021-10-17T18:02:00Z">
        <w:del w:id="3366" w:author="Haskamp, Stefan" w:date="2022-02-25T11:22:00Z">
          <w:r w:rsidRPr="00622A7F" w:rsidDel="00EA6CF6">
            <w:rPr>
              <w:rFonts w:cs="Arial"/>
            </w:rPr>
            <w:delText xml:space="preserve"> over</w:delText>
          </w:r>
        </w:del>
      </w:ins>
      <w:ins w:id="3367" w:author="Haskamp, Stefan (extern)" w:date="2022-01-08T11:25:00Z">
        <w:del w:id="3368" w:author="Haskamp, Stefan" w:date="2022-02-25T11:22:00Z">
          <w:r w:rsidR="00DD6077" w:rsidDel="00EA6CF6">
            <w:rPr>
              <w:rFonts w:cs="Arial"/>
            </w:rPr>
            <w:delText>orders of magnitude</w:delText>
          </w:r>
        </w:del>
      </w:ins>
      <w:ins w:id="3369" w:author="Haskamp, Stefan (extern)" w:date="2021-10-17T18:01:00Z">
        <w:del w:id="3370" w:author="Haskamp, Stefan" w:date="2022-02-03T11:17:00Z">
          <w:r w:rsidRPr="00622A7F" w:rsidDel="00E879A4">
            <w:rPr>
              <w:rFonts w:cs="Arial"/>
            </w:rPr>
            <w:delText>.</w:delText>
          </w:r>
        </w:del>
      </w:ins>
      <w:ins w:id="3371" w:author="Haskamp, Stefan (extern)" w:date="2022-01-08T11:25:00Z">
        <w:del w:id="3372" w:author="Haskamp, Stefan" w:date="2022-02-03T11:19:00Z">
          <w:r w:rsidR="00DD6077" w:rsidDel="00E879A4">
            <w:rPr>
              <w:rFonts w:cs="Arial"/>
            </w:rPr>
            <w:delText xml:space="preserve"> </w:delText>
          </w:r>
        </w:del>
      </w:ins>
      <w:ins w:id="3373" w:author="Haskamp, Stefan (extern)" w:date="2022-01-08T11:47:00Z">
        <w:del w:id="3374" w:author="Haskamp, Stefan" w:date="2022-02-25T11:22:00Z">
          <w:r w:rsidR="00B2263F" w:rsidDel="00EA6CF6">
            <w:rPr>
              <w:rFonts w:cs="Arial"/>
            </w:rPr>
            <w:delText>40 undetected pathogenic varinats ha</w:delText>
          </w:r>
        </w:del>
      </w:ins>
      <w:ins w:id="3375" w:author="Haskamp, Stefan (extern)" w:date="2022-01-08T11:48:00Z">
        <w:del w:id="3376" w:author="Haskamp, Stefan" w:date="2022-02-25T11:22:00Z">
          <w:r w:rsidR="00B2263F" w:rsidDel="00EA6CF6">
            <w:rPr>
              <w:rFonts w:cs="Arial"/>
            </w:rPr>
            <w:delText>d</w:delText>
          </w:r>
        </w:del>
      </w:ins>
      <w:ins w:id="3377" w:author="Haskamp, Stefan (extern)" w:date="2022-01-08T11:26:00Z">
        <w:del w:id="3378" w:author="Haskamp, Stefan" w:date="2022-02-25T11:22:00Z">
          <w:r w:rsidR="00DD6077" w:rsidDel="00EA6CF6">
            <w:rPr>
              <w:rFonts w:cs="Arial"/>
            </w:rPr>
            <w:delText xml:space="preserve"> a population fre</w:delText>
          </w:r>
        </w:del>
      </w:ins>
      <w:ins w:id="3379" w:author="Haskamp, Stefan (extern)" w:date="2022-01-08T11:27:00Z">
        <w:del w:id="3380" w:author="Haskamp, Stefan" w:date="2022-02-25T11:22:00Z">
          <w:r w:rsidR="00DD6077" w:rsidDel="00EA6CF6">
            <w:rPr>
              <w:rFonts w:cs="Arial"/>
            </w:rPr>
            <w:delText>q</w:delText>
          </w:r>
        </w:del>
      </w:ins>
      <w:ins w:id="3381" w:author="Haskamp, Stefan (extern)" w:date="2022-01-08T11:26:00Z">
        <w:del w:id="3382" w:author="Haskamp, Stefan" w:date="2022-02-25T11:22:00Z">
          <w:r w:rsidR="00DD6077" w:rsidDel="00EA6CF6">
            <w:rPr>
              <w:rFonts w:cs="Arial"/>
            </w:rPr>
            <w:delText xml:space="preserve">uency below </w:delText>
          </w:r>
        </w:del>
      </w:ins>
      <w:ins w:id="3383" w:author="Haskamp, Stefan (extern)" w:date="2022-01-08T11:27:00Z">
        <w:del w:id="3384" w:author="Haskamp, Stefan" w:date="2022-02-25T11:22:00Z">
          <w:r w:rsidR="00DD6077" w:rsidRPr="00DD6077" w:rsidDel="00EA6CF6">
            <w:rPr>
              <w:rFonts w:cs="Arial"/>
            </w:rPr>
            <w:delText>0.0</w:delText>
          </w:r>
        </w:del>
      </w:ins>
      <w:ins w:id="3385" w:author="Haskamp, Stefan (extern)" w:date="2022-01-08T11:47:00Z">
        <w:del w:id="3386" w:author="Haskamp, Stefan" w:date="2022-02-25T11:22:00Z">
          <w:r w:rsidR="00B2263F" w:rsidDel="00EA6CF6">
            <w:rPr>
              <w:rFonts w:cs="Arial"/>
            </w:rPr>
            <w:delText>1</w:delText>
          </w:r>
        </w:del>
      </w:ins>
      <w:ins w:id="3387" w:author="Haskamp, Stefan (extern)" w:date="2022-01-08T11:27:00Z">
        <w:del w:id="3388" w:author="Haskamp, Stefan" w:date="2022-02-25T11:22:00Z">
          <w:r w:rsidR="00DD6077" w:rsidRPr="00DD6077" w:rsidDel="00EA6CF6">
            <w:rPr>
              <w:rFonts w:cs="Arial"/>
            </w:rPr>
            <w:delText>%</w:delText>
          </w:r>
        </w:del>
      </w:ins>
      <w:ins w:id="3389" w:author="Haskamp, Stefan (extern)" w:date="2022-01-08T11:29:00Z">
        <w:del w:id="3390" w:author="Haskamp, Stefan" w:date="2022-02-25T11:22:00Z">
          <w:r w:rsidR="006762C5" w:rsidDel="00EA6CF6">
            <w:rPr>
              <w:rFonts w:cs="Arial"/>
            </w:rPr>
            <w:delText>,</w:delText>
          </w:r>
        </w:del>
      </w:ins>
      <w:ins w:id="3391" w:author="Haskamp, Stefan (extern)" w:date="2022-01-08T11:32:00Z">
        <w:del w:id="3392" w:author="Haskamp, Stefan" w:date="2022-02-25T11:22:00Z">
          <w:r w:rsidR="006762C5" w:rsidDel="00EA6CF6">
            <w:rPr>
              <w:rFonts w:cs="Arial"/>
            </w:rPr>
            <w:delText xml:space="preserve"> while </w:delText>
          </w:r>
        </w:del>
      </w:ins>
      <w:ins w:id="3393" w:author="Haskamp, Stefan (extern)" w:date="2022-01-08T11:47:00Z">
        <w:del w:id="3394" w:author="Haskamp, Stefan" w:date="2022-02-25T11:22:00Z">
          <w:r w:rsidR="00B2263F" w:rsidDel="00EA6CF6">
            <w:rPr>
              <w:rFonts w:cs="Arial"/>
            </w:rPr>
            <w:delText xml:space="preserve">only three variants </w:delText>
          </w:r>
        </w:del>
      </w:ins>
      <w:ins w:id="3395" w:author="Haskamp, Stefan (extern)" w:date="2022-01-08T11:48:00Z">
        <w:del w:id="3396" w:author="Haskamp, Stefan" w:date="2022-02-25T11:22:00Z">
          <w:r w:rsidR="00B2263F" w:rsidDel="00EA6CF6">
            <w:rPr>
              <w:rFonts w:cs="Arial"/>
            </w:rPr>
            <w:delText>had a frequency between 0.01</w:delText>
          </w:r>
        </w:del>
      </w:ins>
      <w:ins w:id="3397" w:author="Haskamp, Stefan (extern)" w:date="2022-01-08T11:49:00Z">
        <w:del w:id="3398" w:author="Haskamp, Stefan" w:date="2022-02-25T11:22:00Z">
          <w:r w:rsidR="00B2263F" w:rsidDel="00EA6CF6">
            <w:rPr>
              <w:rFonts w:cs="Arial"/>
            </w:rPr>
            <w:delText xml:space="preserve">% and 0.1% </w:delText>
          </w:r>
        </w:del>
      </w:ins>
      <w:ins w:id="3399" w:author="Haskamp, Stefan (extern)" w:date="2022-01-08T11:27:00Z">
        <w:del w:id="3400" w:author="Haskamp, Stefan" w:date="2022-02-25T11:22:00Z">
          <w:r w:rsidR="00DD6077" w:rsidDel="00EA6CF6">
            <w:rPr>
              <w:rFonts w:cs="Arial"/>
            </w:rPr>
            <w:delText>(</w:delText>
          </w:r>
          <w:r w:rsidR="00DD6077" w:rsidRPr="00DD6077" w:rsidDel="00EA6CF6">
            <w:rPr>
              <w:rFonts w:cs="Arial"/>
            </w:rPr>
            <w:delText>NFE of gnomAD</w:delText>
          </w:r>
        </w:del>
      </w:ins>
      <w:ins w:id="3401" w:author="Haskamp, Stefan (extern)" w:date="2022-01-08T11:28:00Z">
        <w:del w:id="3402" w:author="Haskamp, Stefan" w:date="2022-02-25T11:22:00Z">
          <w:r w:rsidR="00DD6077" w:rsidDel="00EA6CF6">
            <w:rPr>
              <w:rFonts w:cs="Arial"/>
            </w:rPr>
            <w:delText xml:space="preserve"> </w:delText>
          </w:r>
          <w:r w:rsidR="00DD6077" w:rsidRPr="00DD6077" w:rsidDel="00EA6CF6">
            <w:rPr>
              <w:rFonts w:cs="Arial"/>
            </w:rPr>
            <w:delText>{Karczewski, 2020 #1771}</w:delText>
          </w:r>
        </w:del>
      </w:ins>
      <w:ins w:id="3403" w:author="Haskamp, Stefan (extern)" w:date="2022-01-08T11:27:00Z">
        <w:del w:id="3404" w:author="Haskamp, Stefan" w:date="2022-02-25T11:22:00Z">
          <w:r w:rsidR="00DD6077" w:rsidDel="00EA6CF6">
            <w:rPr>
              <w:rFonts w:cs="Arial"/>
            </w:rPr>
            <w:delText>)</w:delText>
          </w:r>
        </w:del>
      </w:ins>
      <w:ins w:id="3405" w:author="Haskamp, Stefan (extern)" w:date="2022-01-08T11:28:00Z">
        <w:del w:id="3406" w:author="Haskamp, Stefan" w:date="2022-02-25T11:22:00Z">
          <w:r w:rsidR="00DD6077" w:rsidDel="00EA6CF6">
            <w:rPr>
              <w:rFonts w:cs="Arial"/>
            </w:rPr>
            <w:delText>.</w:delText>
          </w:r>
        </w:del>
      </w:ins>
      <w:ins w:id="3407" w:author="Haskamp, Stefan (extern)" w:date="2022-01-08T11:33:00Z">
        <w:r w:rsidR="006762C5">
          <w:rPr>
            <w:rFonts w:cs="Arial"/>
          </w:rPr>
          <w:t xml:space="preserve"> </w:t>
        </w:r>
      </w:ins>
      <w:del w:id="3408" w:author="Haskamp, Stefan (extern)" w:date="2022-01-08T11:49:00Z">
        <w:r w:rsidRPr="00622A7F" w:rsidDel="00CB3739">
          <w:rPr>
            <w:rFonts w:cs="Arial"/>
          </w:rPr>
          <w:delText xml:space="preserve"> </w:delText>
        </w:r>
      </w:del>
      <w:commentRangeEnd w:id="3357"/>
      <w:r w:rsidR="00E86ACF">
        <w:rPr>
          <w:rStyle w:val="Kommentarzeichen"/>
        </w:rPr>
        <w:commentReference w:id="3357"/>
      </w:r>
      <w:commentRangeEnd w:id="3358"/>
      <w:r w:rsidR="00CB3739">
        <w:rPr>
          <w:rStyle w:val="Kommentarzeichen"/>
        </w:rPr>
        <w:commentReference w:id="3358"/>
      </w:r>
      <w:commentRangeStart w:id="3409"/>
      <w:del w:id="3410" w:author="Haskamp, Stefan" w:date="2022-02-25T12:05:00Z">
        <w:r w:rsidRPr="00622A7F" w:rsidDel="00685D04">
          <w:rPr>
            <w:rFonts w:cs="Arial"/>
          </w:rPr>
          <w:delText>As the analysis was concentrat</w:delText>
        </w:r>
      </w:del>
      <w:ins w:id="3411" w:author="Hüffmeier, Ulrike" w:date="2021-11-30T11:35:00Z">
        <w:del w:id="3412" w:author="Haskamp, Stefan" w:date="2022-02-25T12:05:00Z">
          <w:r w:rsidR="00E86ACF" w:rsidDel="00685D04">
            <w:rPr>
              <w:rFonts w:cs="Arial"/>
            </w:rPr>
            <w:delText>ed</w:delText>
          </w:r>
        </w:del>
      </w:ins>
      <w:del w:id="3413" w:author="Haskamp, Stefan" w:date="2022-02-25T12:05:00Z">
        <w:r w:rsidRPr="00622A7F" w:rsidDel="00685D04">
          <w:rPr>
            <w:rFonts w:cs="Arial"/>
          </w:rPr>
          <w:delText xml:space="preserve">ing on patients of German origin, </w:delText>
        </w:r>
      </w:del>
      <w:ins w:id="3414" w:author="Haskamp, Stefan (extern)" w:date="2021-10-17T18:02:00Z">
        <w:del w:id="3415" w:author="Haskamp, Stefan" w:date="2022-02-25T12:05:00Z">
          <w:r w:rsidRPr="00622A7F" w:rsidDel="00685D04">
            <w:rPr>
              <w:rFonts w:cs="Arial"/>
            </w:rPr>
            <w:delText xml:space="preserve">variants in </w:delText>
          </w:r>
        </w:del>
      </w:ins>
      <w:ins w:id="3416" w:author="Haskamp, Stefan (extern)" w:date="2021-10-17T18:03:00Z">
        <w:del w:id="3417" w:author="Haskamp, Stefan" w:date="2022-02-25T12:05:00Z">
          <w:r w:rsidRPr="00622A7F" w:rsidDel="00685D04">
            <w:rPr>
              <w:rFonts w:cs="Arial"/>
              <w:i/>
              <w:rPrChange w:id="3418" w:author="Haskamp, Stefan (extern)" w:date="2021-10-17T18:03:00Z">
                <w:rPr/>
              </w:rPrChange>
            </w:rPr>
            <w:delText>MPO</w:delText>
          </w:r>
          <w:r w:rsidRPr="00622A7F" w:rsidDel="00685D04">
            <w:rPr>
              <w:rFonts w:cs="Arial"/>
            </w:rPr>
            <w:delText xml:space="preserve"> may be </w:delText>
          </w:r>
        </w:del>
      </w:ins>
      <w:del w:id="3419" w:author="Haskamp, Stefan" w:date="2022-02-25T12:05:00Z">
        <w:r w:rsidRPr="00622A7F" w:rsidDel="00685D04">
          <w:rPr>
            <w:rFonts w:cs="Arial"/>
          </w:rPr>
          <w:delText>associat</w:delText>
        </w:r>
      </w:del>
      <w:ins w:id="3420" w:author="Haskamp, Stefan (extern)" w:date="2021-10-17T18:03:00Z">
        <w:del w:id="3421" w:author="Haskamp, Stefan" w:date="2022-02-25T12:05:00Z">
          <w:r w:rsidRPr="00622A7F" w:rsidDel="00685D04">
            <w:rPr>
              <w:rFonts w:cs="Arial"/>
            </w:rPr>
            <w:delText>ed</w:delText>
          </w:r>
        </w:del>
      </w:ins>
      <w:del w:id="3422" w:author="Haskamp, Stefan" w:date="2022-02-25T12:05:00Z">
        <w:r w:rsidRPr="00622A7F" w:rsidDel="00685D04">
          <w:rPr>
            <w:rFonts w:cs="Arial"/>
          </w:rPr>
          <w:delText>ions of</w:delText>
        </w:r>
      </w:del>
      <w:ins w:id="3423" w:author="Haskamp, Stefan (extern)" w:date="2021-10-17T18:03:00Z">
        <w:del w:id="3424" w:author="Haskamp, Stefan" w:date="2022-02-25T12:05:00Z">
          <w:r w:rsidRPr="00622A7F" w:rsidDel="00685D04">
            <w:rPr>
              <w:rFonts w:cs="Arial"/>
            </w:rPr>
            <w:delText>with</w:delText>
          </w:r>
        </w:del>
      </w:ins>
      <w:del w:id="3425" w:author="Haskamp, Stefan" w:date="2022-02-25T12:05:00Z">
        <w:r w:rsidRPr="00622A7F" w:rsidDel="00685D04">
          <w:rPr>
            <w:rFonts w:cs="Arial"/>
          </w:rPr>
          <w:delText xml:space="preserve"> </w:delText>
        </w:r>
      </w:del>
      <w:ins w:id="3426" w:author="Hüffmeier, Ulrike" w:date="2021-11-30T11:36:00Z">
        <w:del w:id="3427" w:author="Haskamp, Stefan" w:date="2022-02-25T12:05:00Z">
          <w:r w:rsidR="00E86ACF" w:rsidDel="00685D04">
            <w:rPr>
              <w:rFonts w:cs="Arial"/>
            </w:rPr>
            <w:delText xml:space="preserve">PPP in </w:delText>
          </w:r>
        </w:del>
      </w:ins>
      <w:del w:id="3428" w:author="Haskamp, Stefan" w:date="2022-02-25T12:05:00Z">
        <w:r w:rsidRPr="00622A7F" w:rsidDel="00685D04">
          <w:rPr>
            <w:rFonts w:cs="Arial"/>
          </w:rPr>
          <w:delText xml:space="preserve">patients with </w:delText>
        </w:r>
      </w:del>
      <w:ins w:id="3429" w:author="Haskamp, Stefan (extern)" w:date="2021-10-17T18:03:00Z">
        <w:del w:id="3430" w:author="Haskamp, Stefan" w:date="2022-02-25T12:05:00Z">
          <w:r w:rsidRPr="00622A7F" w:rsidDel="00685D04">
            <w:rPr>
              <w:rFonts w:cs="Arial"/>
            </w:rPr>
            <w:delText xml:space="preserve">of </w:delText>
          </w:r>
        </w:del>
      </w:ins>
      <w:del w:id="3431" w:author="Haskamp, Stefan" w:date="2022-02-25T12:05:00Z">
        <w:r w:rsidRPr="00622A7F" w:rsidDel="00685D04">
          <w:rPr>
            <w:rFonts w:cs="Arial"/>
          </w:rPr>
          <w:delText>other ethnic backgrounds cannot be denied.</w:delText>
        </w:r>
      </w:del>
      <w:del w:id="3432" w:author="Haskamp, Stefan (extern)" w:date="2021-10-17T18:03:00Z">
        <w:r w:rsidRPr="00622A7F" w:rsidDel="002E7C99">
          <w:rPr>
            <w:rFonts w:cs="Arial"/>
          </w:rPr>
          <w:delText xml:space="preserve"> </w:delText>
        </w:r>
      </w:del>
      <w:commentRangeEnd w:id="3409"/>
      <w:r w:rsidRPr="00622A7F">
        <w:rPr>
          <w:rStyle w:val="Kommentarzeichen"/>
          <w:rFonts w:cs="Arial"/>
        </w:rPr>
        <w:commentReference w:id="3409"/>
      </w:r>
    </w:p>
    <w:p w14:paraId="76ABDBEE" w14:textId="77777777" w:rsidR="00685D04" w:rsidRDefault="00D555C3" w:rsidP="00622A7F">
      <w:pPr>
        <w:rPr>
          <w:ins w:id="3433" w:author="Haskamp, Stefan" w:date="2022-02-25T12:05:00Z"/>
          <w:rFonts w:cs="Arial"/>
        </w:rPr>
      </w:pPr>
      <w:r w:rsidRPr="00622A7F">
        <w:rPr>
          <w:rFonts w:cs="Arial"/>
        </w:rPr>
        <w:t xml:space="preserve">Association studies of variants in the major GPP gene </w:t>
      </w:r>
      <w:r w:rsidRPr="00622A7F">
        <w:rPr>
          <w:rFonts w:cs="Arial"/>
          <w:i/>
        </w:rPr>
        <w:t xml:space="preserve">IL36RN </w:t>
      </w:r>
      <w:r w:rsidRPr="00622A7F">
        <w:rPr>
          <w:rFonts w:cs="Arial"/>
        </w:rPr>
        <w:t xml:space="preserve">led to similar results. While no association was detected with the common forms of psoriasis </w:t>
      </w:r>
      <w:r w:rsidR="009A7AD4">
        <w:rPr>
          <w:rFonts w:cs="Arial"/>
        </w:rPr>
        <w:t>{Lohr, 2016 #1350;Berki, 2014 #88}</w:t>
      </w:r>
      <w:r w:rsidRPr="00622A7F">
        <w:rPr>
          <w:rFonts w:cs="Arial"/>
        </w:rPr>
        <w:t xml:space="preserve">, association studies with PPP patients were inconsistent </w:t>
      </w:r>
      <w:commentRangeStart w:id="3434"/>
      <w:r w:rsidR="009A7AD4">
        <w:rPr>
          <w:rFonts w:cs="Arial"/>
        </w:rPr>
        <w:t>{Mossner, 2018 #1364;Mossner, 2015 #1555;Setta-Kaffetzi, 2013 #1069</w:t>
      </w:r>
      <w:ins w:id="3435" w:author="Haskamp, Stefan (extern)" w:date="2022-01-08T12:05:00Z">
        <w:r w:rsidR="00860ACE">
          <w:rPr>
            <w:rFonts w:cs="Arial"/>
          </w:rPr>
          <w:t>; Twelves, 2019 #1733</w:t>
        </w:r>
      </w:ins>
      <w:r w:rsidR="009A7AD4">
        <w:rPr>
          <w:rFonts w:cs="Arial"/>
        </w:rPr>
        <w:t>}</w:t>
      </w:r>
      <w:commentRangeEnd w:id="3434"/>
      <w:r w:rsidR="00A023B1">
        <w:rPr>
          <w:rStyle w:val="Kommentarzeichen"/>
        </w:rPr>
        <w:commentReference w:id="3434"/>
      </w:r>
      <w:r w:rsidRPr="00622A7F">
        <w:rPr>
          <w:rFonts w:cs="Arial"/>
        </w:rPr>
        <w:t xml:space="preserve">. Both </w:t>
      </w:r>
      <w:r w:rsidRPr="00622A7F">
        <w:rPr>
          <w:rFonts w:cs="Arial"/>
          <w:i/>
        </w:rPr>
        <w:t>IL36RN</w:t>
      </w:r>
      <w:r w:rsidRPr="00622A7F">
        <w:rPr>
          <w:rFonts w:cs="Arial"/>
        </w:rPr>
        <w:t xml:space="preserve"> and </w:t>
      </w:r>
      <w:r w:rsidRPr="00622A7F">
        <w:rPr>
          <w:rFonts w:cs="Arial"/>
          <w:i/>
        </w:rPr>
        <w:t>MPO</w:t>
      </w:r>
      <w:r w:rsidRPr="00622A7F">
        <w:rPr>
          <w:rFonts w:cs="Arial"/>
        </w:rPr>
        <w:t xml:space="preserve"> </w:t>
      </w:r>
      <w:commentRangeStart w:id="3436"/>
      <w:commentRangeStart w:id="3437"/>
      <w:r w:rsidRPr="00622A7F">
        <w:rPr>
          <w:rFonts w:cs="Arial"/>
        </w:rPr>
        <w:t xml:space="preserve">are not located </w:t>
      </w:r>
      <w:del w:id="3438" w:author="Hüffmeier, Ulrike" w:date="2021-10-13T13:54:00Z">
        <w:r w:rsidRPr="00622A7F" w:rsidDel="00E73904">
          <w:rPr>
            <w:rFonts w:cs="Arial"/>
          </w:rPr>
          <w:delText xml:space="preserve">in </w:delText>
        </w:r>
      </w:del>
      <w:ins w:id="3439" w:author="Hüffmeier, Ulrike" w:date="2021-10-13T13:54:00Z">
        <w:r w:rsidRPr="00622A7F">
          <w:rPr>
            <w:rFonts w:cs="Arial"/>
          </w:rPr>
          <w:t>at one of the</w:t>
        </w:r>
      </w:ins>
      <w:del w:id="3440" w:author="Hüffmeier, Ulrike" w:date="2021-10-13T13:54:00Z">
        <w:r w:rsidRPr="00622A7F" w:rsidDel="00E73904">
          <w:rPr>
            <w:rFonts w:cs="Arial"/>
          </w:rPr>
          <w:delText>any</w:delText>
        </w:r>
      </w:del>
      <w:r w:rsidRPr="00622A7F">
        <w:rPr>
          <w:rFonts w:cs="Arial"/>
        </w:rPr>
        <w:t xml:space="preserve"> susceptibility loci identified by genome-wide association studies </w:t>
      </w:r>
      <w:r w:rsidR="009A7AD4">
        <w:rPr>
          <w:rFonts w:cs="Arial"/>
        </w:rPr>
        <w:t>{Tsoi, 2017 #1338}</w:t>
      </w:r>
      <w:r w:rsidRPr="00622A7F">
        <w:rPr>
          <w:rFonts w:cs="Arial"/>
        </w:rPr>
        <w:t>.</w:t>
      </w:r>
      <w:ins w:id="3441" w:author="Haskamp, Stefan (extern)" w:date="2022-01-08T12:31:00Z">
        <w:r w:rsidR="00860ACE">
          <w:rPr>
            <w:rFonts w:cs="Arial"/>
          </w:rPr>
          <w:t xml:space="preserve"> However, it </w:t>
        </w:r>
      </w:ins>
      <w:ins w:id="3442" w:author="Haskamp, Stefan (extern)" w:date="2022-01-08T12:35:00Z">
        <w:r w:rsidR="00631FA6">
          <w:rPr>
            <w:rFonts w:cs="Arial"/>
          </w:rPr>
          <w:t>is unclear, w</w:t>
        </w:r>
      </w:ins>
      <w:ins w:id="3443" w:author="Haskamp, Stefan (extern)" w:date="2022-01-08T12:36:00Z">
        <w:r w:rsidR="00631FA6">
          <w:rPr>
            <w:rFonts w:cs="Arial"/>
          </w:rPr>
          <w:t>h</w:t>
        </w:r>
      </w:ins>
      <w:ins w:id="3444" w:author="Haskamp, Stefan (extern)" w:date="2022-01-08T12:35:00Z">
        <w:r w:rsidR="00631FA6">
          <w:rPr>
            <w:rFonts w:cs="Arial"/>
          </w:rPr>
          <w:t>ether</w:t>
        </w:r>
      </w:ins>
      <w:ins w:id="3445" w:author="Haskamp, Stefan (extern)" w:date="2022-01-08T12:31:00Z">
        <w:r w:rsidR="00860ACE">
          <w:rPr>
            <w:rFonts w:cs="Arial"/>
          </w:rPr>
          <w:t xml:space="preserve"> rare variants in </w:t>
        </w:r>
      </w:ins>
      <w:ins w:id="3446" w:author="Haskamp, Stefan (extern)" w:date="2022-01-08T12:32:00Z">
        <w:r w:rsidR="00860ACE">
          <w:rPr>
            <w:rFonts w:cs="Arial"/>
          </w:rPr>
          <w:t>these</w:t>
        </w:r>
        <w:r w:rsidR="00631FA6">
          <w:rPr>
            <w:rFonts w:cs="Arial"/>
          </w:rPr>
          <w:t xml:space="preserve"> genomic regions were </w:t>
        </w:r>
      </w:ins>
      <w:ins w:id="3447" w:author="Haskamp, Stefan (extern)" w:date="2022-01-08T12:36:00Z">
        <w:r w:rsidR="00631FA6">
          <w:rPr>
            <w:rFonts w:cs="Arial"/>
          </w:rPr>
          <w:t>tested for association</w:t>
        </w:r>
      </w:ins>
      <w:ins w:id="3448" w:author="Haskamp, Stefan (extern)" w:date="2022-01-08T12:32:00Z">
        <w:r w:rsidR="00631FA6">
          <w:rPr>
            <w:rFonts w:cs="Arial"/>
          </w:rPr>
          <w:t xml:space="preserve"> in this study</w:t>
        </w:r>
      </w:ins>
      <w:ins w:id="3449" w:author="Haskamp, Stefan (extern)" w:date="2022-01-08T12:33:00Z">
        <w:r w:rsidR="00631FA6">
          <w:rPr>
            <w:rFonts w:cs="Arial"/>
          </w:rPr>
          <w:t>.</w:t>
        </w:r>
      </w:ins>
      <w:ins w:id="3450" w:author="Haskamp, Stefan (extern)" w:date="2022-01-08T12:32:00Z">
        <w:r w:rsidR="00631FA6">
          <w:rPr>
            <w:rFonts w:cs="Arial"/>
          </w:rPr>
          <w:t xml:space="preserve"> </w:t>
        </w:r>
      </w:ins>
    </w:p>
    <w:p w14:paraId="58E5BAF3" w14:textId="0D4A4E55" w:rsidR="00D555C3" w:rsidRPr="00622A7F" w:rsidRDefault="00D555C3" w:rsidP="00622A7F">
      <w:pPr>
        <w:rPr>
          <w:rFonts w:cs="Arial"/>
        </w:rPr>
      </w:pPr>
      <w:del w:id="3451" w:author="Haskamp, Stefan (extern)" w:date="2022-01-08T12:32:00Z">
        <w:r w:rsidRPr="00622A7F" w:rsidDel="00631FA6">
          <w:rPr>
            <w:rFonts w:cs="Arial"/>
          </w:rPr>
          <w:delText xml:space="preserve"> </w:delText>
        </w:r>
      </w:del>
      <w:commentRangeEnd w:id="3436"/>
      <w:r w:rsidR="00A023B1">
        <w:rPr>
          <w:rStyle w:val="Kommentarzeichen"/>
        </w:rPr>
        <w:commentReference w:id="3436"/>
      </w:r>
      <w:commentRangeEnd w:id="3437"/>
      <w:r w:rsidR="00631FA6">
        <w:rPr>
          <w:rStyle w:val="Kommentarzeichen"/>
        </w:rPr>
        <w:commentReference w:id="3437"/>
      </w:r>
      <w:r w:rsidRPr="00622A7F">
        <w:rPr>
          <w:rFonts w:cs="Arial"/>
        </w:rPr>
        <w:t>Overall, the genetic basis of GPP is distinct from the common forms of psoriasis as well as other pustular forms including PPP.</w:t>
      </w:r>
      <w:ins w:id="3452" w:author="Haskamp, Stefan" w:date="2022-02-25T12:05:00Z">
        <w:r w:rsidR="00685D04" w:rsidRPr="00685D04">
          <w:rPr>
            <w:rFonts w:cs="Arial"/>
          </w:rPr>
          <w:t xml:space="preserve"> </w:t>
        </w:r>
        <w:r w:rsidR="00685D04" w:rsidRPr="00622A7F">
          <w:rPr>
            <w:rFonts w:cs="Arial"/>
          </w:rPr>
          <w:t>As the analysis concentrat</w:t>
        </w:r>
        <w:r w:rsidR="00685D04">
          <w:rPr>
            <w:rFonts w:cs="Arial"/>
          </w:rPr>
          <w:t>ed</w:t>
        </w:r>
        <w:r w:rsidR="00685D04" w:rsidRPr="00622A7F">
          <w:rPr>
            <w:rFonts w:cs="Arial"/>
          </w:rPr>
          <w:t xml:space="preserve"> on patients of German origin, variants in </w:t>
        </w:r>
        <w:r w:rsidR="00685D04" w:rsidRPr="000217C0">
          <w:rPr>
            <w:rFonts w:cs="Arial"/>
            <w:i/>
          </w:rPr>
          <w:t>MPO</w:t>
        </w:r>
        <w:r w:rsidR="00685D04" w:rsidRPr="00622A7F">
          <w:rPr>
            <w:rFonts w:cs="Arial"/>
          </w:rPr>
          <w:t xml:space="preserve"> may be associated with </w:t>
        </w:r>
        <w:r w:rsidR="00685D04">
          <w:rPr>
            <w:rFonts w:cs="Arial"/>
          </w:rPr>
          <w:t xml:space="preserve">PPP in </w:t>
        </w:r>
        <w:r w:rsidR="00685D04" w:rsidRPr="00622A7F">
          <w:rPr>
            <w:rFonts w:cs="Arial"/>
          </w:rPr>
          <w:t>patients of other ethnic backgrounds.</w:t>
        </w:r>
      </w:ins>
    </w:p>
    <w:p w14:paraId="0041D72B" w14:textId="7541637A" w:rsidR="00D555C3" w:rsidRPr="00622A7F" w:rsidRDefault="00D555C3" w:rsidP="00622A7F">
      <w:pPr>
        <w:pStyle w:val="berschrift2"/>
        <w:rPr>
          <w:rFonts w:cs="Arial"/>
        </w:rPr>
      </w:pPr>
      <w:bookmarkStart w:id="3453" w:name="_Toc72499330"/>
      <w:bookmarkStart w:id="3454" w:name="_Toc91488904"/>
      <w:r w:rsidRPr="00622A7F">
        <w:rPr>
          <w:rFonts w:cs="Arial"/>
        </w:rPr>
        <w:t>Cellular and molecular players in</w:t>
      </w:r>
      <w:ins w:id="3455" w:author="Stefan" w:date="2021-10-21T10:29:00Z">
        <w:r w:rsidRPr="00622A7F">
          <w:rPr>
            <w:rFonts w:cs="Arial"/>
          </w:rPr>
          <w:t xml:space="preserve"> GPP patients of</w:t>
        </w:r>
      </w:ins>
      <w:r w:rsidRPr="00622A7F">
        <w:rPr>
          <w:rFonts w:cs="Arial"/>
        </w:rPr>
        <w:t xml:space="preserve"> </w:t>
      </w:r>
      <w:commentRangeStart w:id="3456"/>
      <w:r w:rsidRPr="00622A7F">
        <w:rPr>
          <w:rFonts w:cs="Arial"/>
        </w:rPr>
        <w:t xml:space="preserve">stable and </w:t>
      </w:r>
      <w:ins w:id="3457" w:author="Haskamp, Stefan (extern)" w:date="2021-10-17T18:04:00Z">
        <w:r w:rsidRPr="00622A7F">
          <w:rPr>
            <w:rFonts w:cs="Arial"/>
          </w:rPr>
          <w:t xml:space="preserve">acute </w:t>
        </w:r>
      </w:ins>
      <w:r w:rsidRPr="00622A7F">
        <w:rPr>
          <w:rFonts w:cs="Arial"/>
        </w:rPr>
        <w:t>disease</w:t>
      </w:r>
      <w:del w:id="3458" w:author="Haskamp, Stefan (extern)" w:date="2021-10-17T18:05:00Z">
        <w:r w:rsidRPr="00622A7F" w:rsidDel="002E7C99">
          <w:rPr>
            <w:rFonts w:cs="Arial"/>
          </w:rPr>
          <w:delText xml:space="preserve"> </w:delText>
        </w:r>
      </w:del>
      <w:ins w:id="3459" w:author="Stefan" w:date="2021-10-28T15:04:00Z">
        <w:r w:rsidR="00582AE9">
          <w:rPr>
            <w:rFonts w:cs="Arial"/>
          </w:rPr>
          <w:t>-</w:t>
        </w:r>
      </w:ins>
      <w:ins w:id="3460" w:author="Haskamp, Stefan (extern)" w:date="2021-10-17T18:05:00Z">
        <w:del w:id="3461" w:author="Stefan" w:date="2021-10-28T15:04:00Z">
          <w:r w:rsidRPr="00622A7F" w:rsidDel="00582AE9">
            <w:rPr>
              <w:rFonts w:cs="Arial"/>
            </w:rPr>
            <w:delText xml:space="preserve"> </w:delText>
          </w:r>
        </w:del>
      </w:ins>
      <w:r w:rsidRPr="00622A7F">
        <w:rPr>
          <w:rFonts w:cs="Arial"/>
        </w:rPr>
        <w:t xml:space="preserve">state </w:t>
      </w:r>
      <w:commentRangeEnd w:id="3456"/>
      <w:r w:rsidRPr="00622A7F">
        <w:rPr>
          <w:rStyle w:val="Kommentarzeichen"/>
          <w:rFonts w:cs="Arial"/>
        </w:rPr>
        <w:commentReference w:id="3456"/>
      </w:r>
      <w:del w:id="3462" w:author="Stefan" w:date="2021-10-21T10:29:00Z">
        <w:r w:rsidRPr="00622A7F" w:rsidDel="00832F8B">
          <w:rPr>
            <w:rFonts w:cs="Arial"/>
          </w:rPr>
          <w:delText>in GPP</w:delText>
        </w:r>
      </w:del>
      <w:bookmarkEnd w:id="3453"/>
      <w:bookmarkEnd w:id="3454"/>
    </w:p>
    <w:p w14:paraId="78E84CC2" w14:textId="35EA9A98" w:rsidR="00D555C3" w:rsidRPr="00622A7F" w:rsidRDefault="00D555C3" w:rsidP="00622A7F">
      <w:pPr>
        <w:rPr>
          <w:rFonts w:cs="Arial"/>
        </w:rPr>
      </w:pPr>
      <w:commentRangeStart w:id="3463"/>
      <w:r w:rsidRPr="00622A7F">
        <w:rPr>
          <w:rFonts w:cs="Arial"/>
        </w:rPr>
        <w:t xml:space="preserve">The integrated analysis of circulating immune cells </w:t>
      </w:r>
      <w:del w:id="3464" w:author="Haskamp, Stefan (extern)" w:date="2022-01-08T12:48:00Z">
        <w:r w:rsidRPr="00622A7F" w:rsidDel="00860DC0">
          <w:rPr>
            <w:rFonts w:cs="Arial"/>
          </w:rPr>
          <w:delText>in GPP was performed by bulk RNAseq analysis of neutrophils and scRNAseq of PBMCs</w:delText>
        </w:r>
      </w:del>
      <w:ins w:id="3465" w:author="Haskamp, Stefan (extern)" w:date="2022-01-08T12:48:00Z">
        <w:r w:rsidR="00860DC0">
          <w:rPr>
            <w:rFonts w:cs="Arial"/>
          </w:rPr>
          <w:t xml:space="preserve">is promising to </w:t>
        </w:r>
      </w:ins>
      <w:ins w:id="3466" w:author="Haskamp, Stefan (extern)" w:date="2022-01-08T12:49:00Z">
        <w:r w:rsidR="00860DC0">
          <w:rPr>
            <w:rFonts w:cs="Arial"/>
          </w:rPr>
          <w:t>elucidate</w:t>
        </w:r>
      </w:ins>
      <w:ins w:id="3467" w:author="Haskamp, Stefan (extern)" w:date="2022-01-08T12:48:00Z">
        <w:r w:rsidR="00860DC0">
          <w:rPr>
            <w:rFonts w:cs="Arial"/>
          </w:rPr>
          <w:t xml:space="preserve"> new pathogenic pathways and cell types</w:t>
        </w:r>
      </w:ins>
      <w:ins w:id="3468" w:author="Haskamp, Stefan (extern)" w:date="2022-01-08T12:49:00Z">
        <w:r w:rsidR="00860DC0">
          <w:rPr>
            <w:rFonts w:cs="Arial"/>
          </w:rPr>
          <w:t xml:space="preserve"> in autoimmune disease</w:t>
        </w:r>
      </w:ins>
      <w:del w:id="3469" w:author="Haskamp, Stefan (extern)" w:date="2022-01-08T12:49:00Z">
        <w:r w:rsidRPr="00622A7F" w:rsidDel="00860DC0">
          <w:rPr>
            <w:rFonts w:cs="Arial"/>
          </w:rPr>
          <w:delText>.</w:delText>
        </w:r>
      </w:del>
      <w:ins w:id="3470" w:author="Haskamp, Stefan (extern)" w:date="2022-01-08T12:49:00Z">
        <w:r w:rsidR="00860DC0">
          <w:rPr>
            <w:rFonts w:cs="Arial"/>
          </w:rPr>
          <w:t xml:space="preserve">, while </w:t>
        </w:r>
      </w:ins>
      <w:del w:id="3471" w:author="Haskamp, Stefan (extern)" w:date="2022-01-08T12:49:00Z">
        <w:r w:rsidRPr="00622A7F" w:rsidDel="00860DC0">
          <w:rPr>
            <w:rFonts w:cs="Arial"/>
          </w:rPr>
          <w:delText xml:space="preserve"> </w:delText>
        </w:r>
      </w:del>
      <w:commentRangeEnd w:id="3463"/>
      <w:r w:rsidR="00EF78C3">
        <w:rPr>
          <w:rStyle w:val="Kommentarzeichen"/>
        </w:rPr>
        <w:commentReference w:id="3463"/>
      </w:r>
      <w:del w:id="3472" w:author="Haskamp, Stefan (extern)" w:date="2022-01-08T12:49:00Z">
        <w:r w:rsidRPr="00622A7F" w:rsidDel="00860DC0">
          <w:rPr>
            <w:rFonts w:cs="Arial"/>
          </w:rPr>
          <w:delText>T</w:delText>
        </w:r>
      </w:del>
      <w:ins w:id="3473" w:author="Haskamp, Stefan (extern)" w:date="2022-01-08T12:49:00Z">
        <w:r w:rsidR="00860DC0">
          <w:rPr>
            <w:rFonts w:cs="Arial"/>
          </w:rPr>
          <w:t>t</w:t>
        </w:r>
      </w:ins>
      <w:r w:rsidRPr="00622A7F">
        <w:rPr>
          <w:rFonts w:cs="Arial"/>
        </w:rPr>
        <w:t xml:space="preserve">he cluster </w:t>
      </w:r>
      <w:r w:rsidRPr="00622A7F">
        <w:rPr>
          <w:rFonts w:cs="Arial"/>
        </w:rPr>
        <w:lastRenderedPageBreak/>
        <w:t>annotation is</w:t>
      </w:r>
      <w:ins w:id="3474" w:author="Haskamp, Stefan (extern)" w:date="2022-01-08T12:50:00Z">
        <w:r w:rsidR="00860DC0">
          <w:rPr>
            <w:rFonts w:cs="Arial"/>
          </w:rPr>
          <w:t xml:space="preserve"> essential and challenging</w:t>
        </w:r>
      </w:ins>
      <w:ins w:id="3475" w:author="Haskamp, Stefan (extern)" w:date="2022-01-08T12:54:00Z">
        <w:r w:rsidR="00860DC0">
          <w:rPr>
            <w:rFonts w:cs="Arial"/>
          </w:rPr>
          <w:t xml:space="preserve"> </w:t>
        </w:r>
      </w:ins>
      <w:del w:id="3476" w:author="Haskamp, Stefan (extern)" w:date="2022-01-08T12:50:00Z">
        <w:r w:rsidRPr="00622A7F" w:rsidDel="00860DC0">
          <w:rPr>
            <w:rFonts w:cs="Arial"/>
          </w:rPr>
          <w:delText xml:space="preserve"> crucial in scRNAseq analysis</w:delText>
        </w:r>
      </w:del>
      <w:r w:rsidR="00860DC0">
        <w:rPr>
          <w:rFonts w:cs="Arial"/>
        </w:rPr>
        <w:t>{Luecken, 2019 #1898}</w:t>
      </w:r>
      <w:r w:rsidRPr="00622A7F">
        <w:rPr>
          <w:rFonts w:cs="Arial"/>
        </w:rPr>
        <w:t xml:space="preserve">. </w:t>
      </w:r>
      <w:ins w:id="3477" w:author="Hüffmeier, Ulrike" w:date="2021-11-30T11:51:00Z">
        <w:r w:rsidR="00EF78C3">
          <w:rPr>
            <w:rFonts w:cs="Arial"/>
          </w:rPr>
          <w:t xml:space="preserve">The inventors of the new method </w:t>
        </w:r>
      </w:ins>
      <w:del w:id="3478" w:author="Hüffmeier, Ulrike" w:date="2021-11-30T11:51:00Z">
        <w:r w:rsidRPr="00622A7F" w:rsidDel="00EF78C3">
          <w:rPr>
            <w:rFonts w:cs="Arial"/>
          </w:rPr>
          <w:delText>M</w:delText>
        </w:r>
      </w:del>
      <w:ins w:id="3479" w:author="Hüffmeier, Ulrike" w:date="2021-11-30T11:51:00Z">
        <w:r w:rsidR="00EF78C3">
          <w:rPr>
            <w:rFonts w:cs="Arial"/>
          </w:rPr>
          <w:t>m</w:t>
        </w:r>
      </w:ins>
      <w:r w:rsidRPr="00622A7F">
        <w:rPr>
          <w:rFonts w:cs="Arial"/>
        </w:rPr>
        <w:t xml:space="preserve">ultimodal reference mapping </w:t>
      </w:r>
      <w:ins w:id="3480" w:author="Hüffmeier, Ulrike" w:date="2021-11-30T11:51:00Z">
        <w:r w:rsidR="00EF78C3">
          <w:rPr>
            <w:rFonts w:cs="Arial"/>
          </w:rPr>
          <w:t xml:space="preserve">state that </w:t>
        </w:r>
      </w:ins>
      <w:del w:id="3481" w:author="Hüffmeier, Ulrike" w:date="2021-11-30T11:51:00Z">
        <w:r w:rsidRPr="00622A7F" w:rsidDel="00EF78C3">
          <w:rPr>
            <w:rFonts w:cs="Arial"/>
          </w:rPr>
          <w:delText xml:space="preserve">strikingly facilitates </w:delText>
        </w:r>
      </w:del>
      <w:r w:rsidRPr="00622A7F">
        <w:rPr>
          <w:rFonts w:cs="Arial"/>
        </w:rPr>
        <w:t>the differentiation of CD4</w:t>
      </w:r>
      <w:r w:rsidRPr="00622A7F">
        <w:rPr>
          <w:rFonts w:cs="Arial"/>
          <w:vertAlign w:val="superscript"/>
        </w:rPr>
        <w:t>+</w:t>
      </w:r>
      <w:r w:rsidRPr="00622A7F">
        <w:rPr>
          <w:rFonts w:cs="Arial"/>
        </w:rPr>
        <w:t xml:space="preserve"> and CD8</w:t>
      </w:r>
      <w:r w:rsidRPr="00622A7F">
        <w:rPr>
          <w:rFonts w:cs="Arial"/>
          <w:vertAlign w:val="superscript"/>
        </w:rPr>
        <w:t>+</w:t>
      </w:r>
      <w:r w:rsidRPr="00622A7F">
        <w:rPr>
          <w:rFonts w:cs="Arial"/>
        </w:rPr>
        <w:t xml:space="preserve"> T cell subsets </w:t>
      </w:r>
      <w:ins w:id="3482" w:author="Hüffmeier, Ulrike" w:date="2021-11-30T11:51:00Z">
        <w:r w:rsidR="00EF78C3">
          <w:rPr>
            <w:rFonts w:cs="Arial"/>
          </w:rPr>
          <w:t xml:space="preserve">can be </w:t>
        </w:r>
        <w:r w:rsidR="00EF78C3" w:rsidRPr="00622A7F">
          <w:rPr>
            <w:rFonts w:cs="Arial"/>
          </w:rPr>
          <w:t>strikingly facilitate</w:t>
        </w:r>
        <w:r w:rsidR="00EF78C3">
          <w:rPr>
            <w:rFonts w:cs="Arial"/>
          </w:rPr>
          <w:t>d</w:t>
        </w:r>
        <w:r w:rsidR="00EF78C3" w:rsidRPr="00622A7F">
          <w:rPr>
            <w:rFonts w:cs="Arial"/>
          </w:rPr>
          <w:t xml:space="preserve"> </w:t>
        </w:r>
      </w:ins>
      <w:r w:rsidRPr="00622A7F">
        <w:rPr>
          <w:rFonts w:cs="Arial"/>
        </w:rPr>
        <w:t xml:space="preserve">in comparison to annotation based on known markers in UMAP </w:t>
      </w:r>
      <w:r w:rsidR="009A7AD4">
        <w:rPr>
          <w:rFonts w:cs="Arial"/>
        </w:rPr>
        <w:t>{Hao, 2021 #1856}</w:t>
      </w:r>
      <w:r w:rsidRPr="00622A7F">
        <w:rPr>
          <w:rFonts w:cs="Arial"/>
        </w:rPr>
        <w:t>. By validating cell type proportion</w:t>
      </w:r>
      <w:ins w:id="3483" w:author="Stefan" w:date="2021-10-21T11:11:00Z">
        <w:r w:rsidRPr="00622A7F">
          <w:rPr>
            <w:rFonts w:cs="Arial"/>
          </w:rPr>
          <w:t>s</w:t>
        </w:r>
      </w:ins>
      <w:r w:rsidRPr="00622A7F">
        <w:rPr>
          <w:rFonts w:cs="Arial"/>
        </w:rPr>
        <w:t xml:space="preserve"> such as CD4</w:t>
      </w:r>
      <w:r w:rsidRPr="00622A7F">
        <w:rPr>
          <w:rFonts w:cs="Arial"/>
          <w:vertAlign w:val="superscript"/>
        </w:rPr>
        <w:t>+</w:t>
      </w:r>
      <w:r w:rsidRPr="00622A7F">
        <w:rPr>
          <w:rFonts w:cs="Arial"/>
        </w:rPr>
        <w:t xml:space="preserve"> CTLs </w:t>
      </w:r>
      <w:del w:id="3484" w:author="Hüffmeier, Ulrike" w:date="2021-11-30T11:48:00Z">
        <w:r w:rsidRPr="00622A7F" w:rsidDel="00EF78C3">
          <w:rPr>
            <w:rFonts w:cs="Arial"/>
          </w:rPr>
          <w:delText xml:space="preserve">on </w:delText>
        </w:r>
      </w:del>
      <w:ins w:id="3485" w:author="Hüffmeier, Ulrike" w:date="2021-11-30T11:48:00Z">
        <w:r w:rsidR="00EF78C3">
          <w:rPr>
            <w:rFonts w:cs="Arial"/>
          </w:rPr>
          <w:t>at</w:t>
        </w:r>
        <w:r w:rsidR="00EF78C3" w:rsidRPr="00622A7F">
          <w:rPr>
            <w:rFonts w:cs="Arial"/>
          </w:rPr>
          <w:t xml:space="preserve"> </w:t>
        </w:r>
      </w:ins>
      <w:r w:rsidRPr="00622A7F">
        <w:rPr>
          <w:rFonts w:cs="Arial"/>
        </w:rPr>
        <w:t xml:space="preserve">protein level </w:t>
      </w:r>
      <w:del w:id="3486" w:author="Hüffmeier, Ulrike" w:date="2021-11-30T11:48:00Z">
        <w:r w:rsidRPr="00622A7F" w:rsidDel="00EF78C3">
          <w:rPr>
            <w:rFonts w:cs="Arial"/>
          </w:rPr>
          <w:delText xml:space="preserve">probing </w:delText>
        </w:r>
      </w:del>
      <w:ins w:id="3487" w:author="Hüffmeier, Ulrike" w:date="2021-11-30T11:48:00Z">
        <w:r w:rsidR="00EF78C3">
          <w:rPr>
            <w:rFonts w:cs="Arial"/>
          </w:rPr>
          <w:t>us</w:t>
        </w:r>
        <w:r w:rsidR="00EF78C3" w:rsidRPr="00622A7F">
          <w:rPr>
            <w:rFonts w:cs="Arial"/>
          </w:rPr>
          <w:t xml:space="preserve">ing </w:t>
        </w:r>
      </w:ins>
      <w:r w:rsidRPr="00622A7F">
        <w:rPr>
          <w:rFonts w:cs="Arial"/>
        </w:rPr>
        <w:t xml:space="preserve">flow cytometry, </w:t>
      </w:r>
      <w:commentRangeStart w:id="3488"/>
      <w:del w:id="3489" w:author="Haskamp, Stefan (extern)" w:date="2022-01-08T12:55:00Z">
        <w:r w:rsidRPr="00622A7F" w:rsidDel="00860DC0">
          <w:rPr>
            <w:rFonts w:cs="Arial"/>
          </w:rPr>
          <w:delText xml:space="preserve">the </w:delText>
        </w:r>
      </w:del>
      <w:ins w:id="3490" w:author="Haskamp, Stefan (extern)" w:date="2022-01-08T12:55:00Z">
        <w:r w:rsidR="00860DC0" w:rsidRPr="00860DC0">
          <w:rPr>
            <w:rFonts w:cs="Arial"/>
          </w:rPr>
          <w:t>multimodal reference mapping</w:t>
        </w:r>
      </w:ins>
      <w:del w:id="3491" w:author="Haskamp, Stefan (extern)" w:date="2022-01-08T12:55:00Z">
        <w:r w:rsidRPr="00622A7F" w:rsidDel="00860DC0">
          <w:rPr>
            <w:rFonts w:cs="Arial"/>
          </w:rPr>
          <w:delText>new method</w:delText>
        </w:r>
      </w:del>
      <w:r w:rsidRPr="00622A7F">
        <w:rPr>
          <w:rFonts w:cs="Arial"/>
        </w:rPr>
        <w:t xml:space="preserve"> </w:t>
      </w:r>
      <w:commentRangeEnd w:id="3488"/>
      <w:r w:rsidR="00EF78C3">
        <w:rPr>
          <w:rStyle w:val="Kommentarzeichen"/>
        </w:rPr>
        <w:commentReference w:id="3488"/>
      </w:r>
      <w:r w:rsidRPr="00622A7F">
        <w:rPr>
          <w:rFonts w:cs="Arial"/>
        </w:rPr>
        <w:t>was assessed as valid</w:t>
      </w:r>
      <w:ins w:id="3492" w:author="Stefan" w:date="2021-10-21T11:14:00Z">
        <w:del w:id="3493" w:author="Hüffmeier, Ulrike" w:date="2021-11-30T11:49:00Z">
          <w:r w:rsidR="002C1A00" w:rsidDel="00EF78C3">
            <w:rPr>
              <w:rFonts w:cs="Arial"/>
            </w:rPr>
            <w:delText xml:space="preserve"> (</w:delText>
          </w:r>
        </w:del>
      </w:ins>
      <w:ins w:id="3494" w:author="Stefan" w:date="2021-10-28T12:45:00Z">
        <w:del w:id="3495" w:author="Hüffmeier, Ulrike" w:date="2021-11-30T11:49:00Z">
          <w:r w:rsidR="002C1A00" w:rsidDel="00EF78C3">
            <w:rPr>
              <w:rFonts w:cs="Arial"/>
            </w:rPr>
            <w:fldChar w:fldCharType="begin"/>
          </w:r>
          <w:r w:rsidR="002C1A00" w:rsidDel="00EF78C3">
            <w:rPr>
              <w:rFonts w:cs="Arial"/>
            </w:rPr>
            <w:delInstrText xml:space="preserve"> REF _Ref73437037 \h </w:delInstrText>
          </w:r>
        </w:del>
      </w:ins>
      <w:del w:id="3496" w:author="Hüffmeier, Ulrike" w:date="2021-11-30T11:49:00Z">
        <w:r w:rsidR="002C1A00" w:rsidDel="00EF78C3">
          <w:rPr>
            <w:rFonts w:cs="Arial"/>
          </w:rPr>
        </w:r>
        <w:r w:rsidR="002C1A00" w:rsidDel="00EF78C3">
          <w:rPr>
            <w:rFonts w:cs="Arial"/>
          </w:rPr>
          <w:fldChar w:fldCharType="separate"/>
        </w:r>
      </w:del>
      <w:ins w:id="3497" w:author="Stefan" w:date="2021-10-28T12:45:00Z">
        <w:del w:id="3498" w:author="Hüffmeier, Ulrike" w:date="2021-11-30T11:49:00Z">
          <w:r w:rsidR="002C1A00" w:rsidRPr="00622A7F" w:rsidDel="00EF78C3">
            <w:rPr>
              <w:rFonts w:cs="Arial"/>
            </w:rPr>
            <w:delText xml:space="preserve">Figure </w:delText>
          </w:r>
          <w:r w:rsidR="002C1A00" w:rsidDel="00EF78C3">
            <w:rPr>
              <w:rFonts w:cs="Arial"/>
              <w:noProof/>
            </w:rPr>
            <w:delText>14</w:delText>
          </w:r>
          <w:r w:rsidR="002C1A00" w:rsidDel="00EF78C3">
            <w:rPr>
              <w:rFonts w:cs="Arial"/>
            </w:rPr>
            <w:fldChar w:fldCharType="end"/>
          </w:r>
        </w:del>
      </w:ins>
      <w:ins w:id="3499" w:author="Stefan" w:date="2021-10-28T12:46:00Z">
        <w:del w:id="3500" w:author="Hüffmeier, Ulrike" w:date="2021-11-30T11:49:00Z">
          <w:r w:rsidR="002C1A00" w:rsidDel="00EF78C3">
            <w:rPr>
              <w:rFonts w:cs="Arial"/>
            </w:rPr>
            <w:delText>b</w:delText>
          </w:r>
        </w:del>
      </w:ins>
      <w:ins w:id="3501" w:author="Stefan" w:date="2021-10-21T11:14:00Z">
        <w:del w:id="3502" w:author="Hüffmeier, Ulrike" w:date="2021-11-30T11:49:00Z">
          <w:r w:rsidRPr="00622A7F" w:rsidDel="00EF78C3">
            <w:rPr>
              <w:rFonts w:cs="Arial"/>
            </w:rPr>
            <w:delText>)</w:delText>
          </w:r>
        </w:del>
      </w:ins>
      <w:r w:rsidRPr="00622A7F">
        <w:rPr>
          <w:rFonts w:cs="Arial"/>
        </w:rPr>
        <w:t xml:space="preserve">. </w:t>
      </w:r>
      <w:commentRangeStart w:id="3503"/>
      <w:ins w:id="3504" w:author="Stefan" w:date="2021-10-21T11:12:00Z">
        <w:r w:rsidRPr="00622A7F">
          <w:rPr>
            <w:rFonts w:cs="Arial"/>
          </w:rPr>
          <w:t>In a second</w:t>
        </w:r>
      </w:ins>
      <w:ins w:id="3505" w:author="Haskamp, Stefan (extern)" w:date="2022-01-08T12:56:00Z">
        <w:r w:rsidR="00860DC0">
          <w:rPr>
            <w:rFonts w:cs="Arial"/>
          </w:rPr>
          <w:t xml:space="preserve"> independent</w:t>
        </w:r>
      </w:ins>
      <w:ins w:id="3506" w:author="Stefan" w:date="2021-10-21T11:12:00Z">
        <w:r w:rsidRPr="00622A7F">
          <w:rPr>
            <w:rFonts w:cs="Arial"/>
          </w:rPr>
          <w:t xml:space="preserve"> flow cytometry experiment</w:t>
        </w:r>
        <w:del w:id="3507" w:author="Haskamp, Stefan (extern)" w:date="2022-01-08T12:56:00Z">
          <w:r w:rsidRPr="00622A7F" w:rsidDel="00860DC0">
            <w:rPr>
              <w:rFonts w:cs="Arial"/>
            </w:rPr>
            <w:delText xml:space="preserve"> </w:delText>
          </w:r>
        </w:del>
      </w:ins>
      <w:ins w:id="3508" w:author="Stefan" w:date="2021-10-21T11:17:00Z">
        <w:del w:id="3509" w:author="Haskamp, Stefan (extern)" w:date="2022-01-08T12:56:00Z">
          <w:r w:rsidRPr="00622A7F" w:rsidDel="00860DC0">
            <w:rPr>
              <w:rFonts w:cs="Arial"/>
            </w:rPr>
            <w:delText>using well</w:delText>
          </w:r>
        </w:del>
        <w:del w:id="3510" w:author="Haskamp, Stefan (extern)" w:date="2022-01-08T12:57:00Z">
          <w:r w:rsidRPr="00622A7F" w:rsidDel="00860DC0">
            <w:rPr>
              <w:rFonts w:cs="Arial"/>
            </w:rPr>
            <w:delText xml:space="preserve"> established markers</w:delText>
          </w:r>
        </w:del>
      </w:ins>
      <w:ins w:id="3511" w:author="Stefan" w:date="2021-10-21T11:12:00Z">
        <w:r w:rsidRPr="00622A7F">
          <w:rPr>
            <w:rFonts w:cs="Arial"/>
          </w:rPr>
          <w:t xml:space="preserve">, </w:t>
        </w:r>
      </w:ins>
      <w:ins w:id="3512" w:author="Stefan" w:date="2021-10-21T11:13:00Z">
        <w:r w:rsidRPr="00622A7F">
          <w:rPr>
            <w:rFonts w:cs="Arial"/>
          </w:rPr>
          <w:t>CD4</w:t>
        </w:r>
        <w:r w:rsidRPr="00F26314">
          <w:rPr>
            <w:rFonts w:cs="Arial"/>
            <w:vertAlign w:val="superscript"/>
          </w:rPr>
          <w:t>+</w:t>
        </w:r>
        <w:r w:rsidRPr="00622A7F">
          <w:rPr>
            <w:rFonts w:cs="Arial"/>
          </w:rPr>
          <w:t xml:space="preserve"> effector T cells were</w:t>
        </w:r>
      </w:ins>
      <w:ins w:id="3513" w:author="Stefan" w:date="2021-10-21T11:14:00Z">
        <w:r w:rsidRPr="00622A7F">
          <w:rPr>
            <w:rFonts w:cs="Arial"/>
          </w:rPr>
          <w:t xml:space="preserve"> also shown to be more abundant in GPP patients</w:t>
        </w:r>
      </w:ins>
      <w:ins w:id="3514" w:author="Stefan" w:date="2021-10-21T11:15:00Z">
        <w:r w:rsidRPr="00622A7F">
          <w:rPr>
            <w:rFonts w:cs="Arial"/>
          </w:rPr>
          <w:t xml:space="preserve"> compared to healthy donors</w:t>
        </w:r>
      </w:ins>
      <w:ins w:id="3515" w:author="Stefan" w:date="2021-10-21T11:14:00Z">
        <w:r w:rsidRPr="00622A7F">
          <w:rPr>
            <w:rFonts w:cs="Arial"/>
          </w:rPr>
          <w:t>, while CD8</w:t>
        </w:r>
        <w:r w:rsidRPr="00F26314">
          <w:rPr>
            <w:rFonts w:cs="Arial"/>
            <w:vertAlign w:val="superscript"/>
          </w:rPr>
          <w:t>+</w:t>
        </w:r>
        <w:r w:rsidRPr="00622A7F">
          <w:rPr>
            <w:rFonts w:cs="Arial"/>
          </w:rPr>
          <w:t xml:space="preserve"> effector T cells were not</w:t>
        </w:r>
      </w:ins>
      <w:ins w:id="3516" w:author="Stefan" w:date="2021-10-28T12:47:00Z">
        <w:r w:rsidR="002C1A00">
          <w:rPr>
            <w:rFonts w:cs="Arial"/>
          </w:rPr>
          <w:t xml:space="preserve"> </w:t>
        </w:r>
      </w:ins>
      <w:ins w:id="3517" w:author="Stefan" w:date="2021-10-28T12:48:00Z">
        <w:r w:rsidR="002C1A00">
          <w:rPr>
            <w:rFonts w:cs="Arial"/>
          </w:rPr>
          <w:t>(</w:t>
        </w:r>
      </w:ins>
      <w:ins w:id="3518" w:author="Stefan" w:date="2021-10-28T12:47:00Z">
        <w:r w:rsidR="002C1A00">
          <w:rPr>
            <w:rFonts w:cs="Arial"/>
          </w:rPr>
          <w:fldChar w:fldCharType="begin"/>
        </w:r>
        <w:r w:rsidR="002C1A00">
          <w:rPr>
            <w:rFonts w:cs="Arial"/>
          </w:rPr>
          <w:instrText xml:space="preserve"> REF _Ref86164800 \h </w:instrText>
        </w:r>
      </w:ins>
      <w:r w:rsidR="002C1A00">
        <w:rPr>
          <w:rFonts w:cs="Arial"/>
        </w:rPr>
      </w:r>
      <w:r w:rsidR="002C1A00">
        <w:rPr>
          <w:rFonts w:cs="Arial"/>
        </w:rPr>
        <w:fldChar w:fldCharType="separate"/>
      </w:r>
      <w:ins w:id="3519" w:author="Haskamp, Stefan (extern)" w:date="2022-01-29T13:25:00Z">
        <w:r w:rsidR="002D4AD7" w:rsidRPr="00622A7F">
          <w:rPr>
            <w:rFonts w:cs="Arial"/>
          </w:rPr>
          <w:t xml:space="preserve">Figure </w:t>
        </w:r>
        <w:r w:rsidR="002D4AD7">
          <w:rPr>
            <w:rFonts w:cs="Arial"/>
            <w:noProof/>
          </w:rPr>
          <w:t>15</w:t>
        </w:r>
      </w:ins>
      <w:ins w:id="3520" w:author="Stefan" w:date="2021-10-28T12:47:00Z">
        <w:r w:rsidR="002C1A00">
          <w:rPr>
            <w:rFonts w:cs="Arial"/>
          </w:rPr>
          <w:fldChar w:fldCharType="end"/>
        </w:r>
      </w:ins>
      <w:ins w:id="3521" w:author="Stefan" w:date="2021-10-28T12:48:00Z">
        <w:r w:rsidR="002C1A00">
          <w:rPr>
            <w:rFonts w:cs="Arial"/>
          </w:rPr>
          <w:t>)</w:t>
        </w:r>
      </w:ins>
      <w:ins w:id="3522" w:author="Stefan" w:date="2021-10-21T11:14:00Z">
        <w:r w:rsidRPr="00622A7F">
          <w:rPr>
            <w:rFonts w:cs="Arial"/>
          </w:rPr>
          <w:t>.</w:t>
        </w:r>
      </w:ins>
      <w:ins w:id="3523" w:author="Stefan" w:date="2021-10-21T11:15:00Z">
        <w:r w:rsidRPr="00622A7F">
          <w:rPr>
            <w:rFonts w:cs="Arial"/>
          </w:rPr>
          <w:t xml:space="preserve"> </w:t>
        </w:r>
      </w:ins>
      <w:commentRangeEnd w:id="3503"/>
      <w:r w:rsidR="00EF78C3">
        <w:rPr>
          <w:rStyle w:val="Kommentarzeichen"/>
        </w:rPr>
        <w:commentReference w:id="3503"/>
      </w:r>
      <w:commentRangeStart w:id="3524"/>
      <w:ins w:id="3525" w:author="Stefan" w:date="2021-10-22T11:20:00Z">
        <w:del w:id="3526" w:author="Haskamp, Stefan (extern)" w:date="2022-01-08T12:57:00Z">
          <w:r w:rsidRPr="00622A7F" w:rsidDel="00313C7E">
            <w:rPr>
              <w:rFonts w:cs="Arial"/>
            </w:rPr>
            <w:delText xml:space="preserve">These results are in concordance with the annotation based on </w:delText>
          </w:r>
        </w:del>
      </w:ins>
      <w:ins w:id="3527" w:author="Stefan" w:date="2021-10-22T11:21:00Z">
        <w:del w:id="3528" w:author="Haskamp, Stefan (extern)" w:date="2022-01-08T12:57:00Z">
          <w:r w:rsidRPr="00622A7F" w:rsidDel="00313C7E">
            <w:rPr>
              <w:rFonts w:cs="Arial"/>
            </w:rPr>
            <w:delText xml:space="preserve">Multimodal reference </w:delText>
          </w:r>
          <w:commentRangeStart w:id="3529"/>
          <w:r w:rsidRPr="00622A7F" w:rsidDel="00313C7E">
            <w:rPr>
              <w:rFonts w:cs="Arial"/>
            </w:rPr>
            <w:delText>mapping</w:delText>
          </w:r>
        </w:del>
      </w:ins>
      <w:commentRangeEnd w:id="3529"/>
      <w:del w:id="3530" w:author="Haskamp, Stefan (extern)" w:date="2022-01-08T12:57:00Z">
        <w:r w:rsidR="007A5111" w:rsidDel="00313C7E">
          <w:rPr>
            <w:rStyle w:val="Kommentarzeichen"/>
          </w:rPr>
          <w:commentReference w:id="3529"/>
        </w:r>
      </w:del>
      <w:ins w:id="3531" w:author="Stefan" w:date="2021-10-22T11:21:00Z">
        <w:del w:id="3532" w:author="Haskamp, Stefan (extern)" w:date="2022-01-08T12:57:00Z">
          <w:r w:rsidRPr="00622A7F" w:rsidDel="00313C7E">
            <w:rPr>
              <w:rFonts w:cs="Arial"/>
            </w:rPr>
            <w:delText>.</w:delText>
          </w:r>
        </w:del>
      </w:ins>
      <w:commentRangeEnd w:id="3524"/>
      <w:del w:id="3533" w:author="Haskamp, Stefan (extern)" w:date="2022-01-08T12:57:00Z">
        <w:r w:rsidR="00EF78C3" w:rsidDel="00313C7E">
          <w:rPr>
            <w:rStyle w:val="Kommentarzeichen"/>
          </w:rPr>
          <w:commentReference w:id="3524"/>
        </w:r>
      </w:del>
    </w:p>
    <w:p w14:paraId="02D59AE7" w14:textId="6C43EEB6" w:rsidR="00D555C3" w:rsidRPr="00622A7F" w:rsidRDefault="00D555C3" w:rsidP="00622A7F">
      <w:pPr>
        <w:rPr>
          <w:rFonts w:cs="Arial"/>
        </w:rPr>
      </w:pPr>
      <w:r w:rsidRPr="00622A7F">
        <w:rPr>
          <w:rFonts w:cs="Arial"/>
        </w:rPr>
        <w:t xml:space="preserve">The </w:t>
      </w:r>
      <w:del w:id="3534" w:author="Haskamp, Stefan (extern)" w:date="2021-10-26T18:17:00Z">
        <w:r w:rsidRPr="00622A7F" w:rsidDel="00AE049D">
          <w:rPr>
            <w:rFonts w:cs="Arial"/>
          </w:rPr>
          <w:delText xml:space="preserve">results </w:delText>
        </w:r>
      </w:del>
      <w:ins w:id="3535" w:author="Haskamp, Stefan (extern)" w:date="2021-10-26T18:17:00Z">
        <w:r w:rsidR="00AE049D">
          <w:rPr>
            <w:rFonts w:cs="Arial"/>
          </w:rPr>
          <w:t>findings</w:t>
        </w:r>
        <w:r w:rsidR="00AE049D" w:rsidRPr="00622A7F">
          <w:rPr>
            <w:rFonts w:cs="Arial"/>
          </w:rPr>
          <w:t xml:space="preserve"> </w:t>
        </w:r>
      </w:ins>
      <w:r w:rsidRPr="00622A7F">
        <w:rPr>
          <w:rFonts w:cs="Arial"/>
        </w:rPr>
        <w:t xml:space="preserve">in chapter </w:t>
      </w:r>
      <w:del w:id="3536" w:author="Haskamp, Stefan (extern)" w:date="2021-10-26T18:16:00Z">
        <w:r w:rsidRPr="00622A7F" w:rsidDel="00AE049D">
          <w:rPr>
            <w:rFonts w:cs="Arial"/>
            <w:highlight w:val="darkGray"/>
          </w:rPr>
          <w:delText>xxx</w:delText>
        </w:r>
      </w:del>
      <w:ins w:id="3537" w:author="Haskamp, Stefan (extern)" w:date="2021-10-26T18:17:00Z">
        <w:r w:rsidR="00AE049D">
          <w:rPr>
            <w:rFonts w:cs="Arial"/>
            <w:highlight w:val="darkGray"/>
          </w:rPr>
          <w:fldChar w:fldCharType="begin"/>
        </w:r>
        <w:r w:rsidR="00AE049D">
          <w:rPr>
            <w:rFonts w:cs="Arial"/>
            <w:highlight w:val="darkGray"/>
          </w:rPr>
          <w:instrText xml:space="preserve"> REF _Ref86164672 \r \h </w:instrText>
        </w:r>
      </w:ins>
      <w:r w:rsidR="00AE049D">
        <w:rPr>
          <w:rFonts w:cs="Arial"/>
          <w:highlight w:val="darkGray"/>
        </w:rPr>
      </w:r>
      <w:r w:rsidR="00AE049D">
        <w:rPr>
          <w:rFonts w:cs="Arial"/>
          <w:highlight w:val="darkGray"/>
        </w:rPr>
        <w:fldChar w:fldCharType="separate"/>
      </w:r>
      <w:r w:rsidR="002D4AD7">
        <w:rPr>
          <w:rFonts w:cs="Arial"/>
          <w:highlight w:val="darkGray"/>
        </w:rPr>
        <w:t>4.4.1</w:t>
      </w:r>
      <w:ins w:id="3538" w:author="Haskamp, Stefan (extern)" w:date="2021-10-26T18:17:00Z">
        <w:r w:rsidR="00AE049D">
          <w:rPr>
            <w:rFonts w:cs="Arial"/>
            <w:highlight w:val="darkGray"/>
          </w:rPr>
          <w:fldChar w:fldCharType="end"/>
        </w:r>
      </w:ins>
      <w:r w:rsidRPr="00622A7F">
        <w:rPr>
          <w:rFonts w:cs="Arial"/>
        </w:rPr>
        <w:t xml:space="preserve"> provided evidence, that CD4</w:t>
      </w:r>
      <w:r w:rsidRPr="00622A7F">
        <w:rPr>
          <w:rFonts w:cs="Arial"/>
          <w:vertAlign w:val="superscript"/>
        </w:rPr>
        <w:t>+</w:t>
      </w:r>
      <w:r w:rsidRPr="00622A7F">
        <w:rPr>
          <w:rFonts w:cs="Arial"/>
        </w:rPr>
        <w:t xml:space="preserve"> CTLs are more prominent in GPP patients with disease-associated variants. In principle, higher proportions of CD4</w:t>
      </w:r>
      <w:r w:rsidRPr="00622A7F">
        <w:rPr>
          <w:rFonts w:cs="Arial"/>
          <w:vertAlign w:val="superscript"/>
        </w:rPr>
        <w:t>+</w:t>
      </w:r>
      <w:r w:rsidRPr="00622A7F">
        <w:rPr>
          <w:rFonts w:cs="Arial"/>
        </w:rPr>
        <w:t xml:space="preserve"> T cells have been discovered before, although the authors interpreted the expanded cell type as Th17 cells due to the expression of IL-17 (</w:t>
      </w:r>
      <w:r w:rsidRPr="00622A7F">
        <w:rPr>
          <w:rFonts w:cs="Arial"/>
          <w:i/>
        </w:rPr>
        <w:t>IL17A</w:t>
      </w:r>
      <w:r w:rsidRPr="00622A7F">
        <w:rPr>
          <w:rFonts w:cs="Arial"/>
        </w:rPr>
        <w:t xml:space="preserve">) </w:t>
      </w:r>
      <w:r w:rsidR="009A7AD4">
        <w:rPr>
          <w:rFonts w:cs="Arial"/>
        </w:rPr>
        <w:t>{Arakawa, 2018 #1810}</w:t>
      </w:r>
      <w:r w:rsidRPr="00622A7F">
        <w:rPr>
          <w:rFonts w:cs="Arial"/>
        </w:rPr>
        <w:t xml:space="preserve">. </w:t>
      </w:r>
      <w:ins w:id="3539" w:author="Stefan" w:date="2021-10-21T10:37:00Z">
        <w:r w:rsidRPr="00622A7F">
          <w:rPr>
            <w:rFonts w:cs="Arial"/>
          </w:rPr>
          <w:t>Therefore, the question ar</w:t>
        </w:r>
        <w:del w:id="3540" w:author="Hüffmeier, Ulrike" w:date="2021-11-30T13:28:00Z">
          <w:r w:rsidRPr="00622A7F" w:rsidDel="00CE6AED">
            <w:rPr>
              <w:rFonts w:cs="Arial"/>
            </w:rPr>
            <w:delText>ises</w:delText>
          </w:r>
        </w:del>
      </w:ins>
      <w:ins w:id="3541" w:author="Hüffmeier, Ulrike" w:date="2021-11-30T13:28:00Z">
        <w:r w:rsidR="00CE6AED">
          <w:rPr>
            <w:rFonts w:cs="Arial"/>
          </w:rPr>
          <w:t>ose</w:t>
        </w:r>
      </w:ins>
      <w:ins w:id="3542" w:author="Stefan" w:date="2021-10-21T10:37:00Z">
        <w:r w:rsidRPr="00622A7F">
          <w:rPr>
            <w:rFonts w:cs="Arial"/>
          </w:rPr>
          <w:t xml:space="preserve"> whether the cluster of CD4</w:t>
        </w:r>
        <w:r w:rsidRPr="00622A7F">
          <w:rPr>
            <w:rFonts w:cs="Arial"/>
            <w:vertAlign w:val="superscript"/>
          </w:rPr>
          <w:t>+</w:t>
        </w:r>
        <w:r w:rsidRPr="00622A7F">
          <w:rPr>
            <w:rFonts w:cs="Arial"/>
          </w:rPr>
          <w:t xml:space="preserve"> CTLs may contain</w:t>
        </w:r>
      </w:ins>
      <w:ins w:id="3543" w:author="Stefan" w:date="2021-10-21T10:38:00Z">
        <w:r w:rsidRPr="00622A7F">
          <w:rPr>
            <w:rFonts w:cs="Arial"/>
          </w:rPr>
          <w:t xml:space="preserve"> largely </w:t>
        </w:r>
        <w:del w:id="3544" w:author="Hüffmeier, Ulrike" w:date="2021-11-30T13:28:00Z">
          <w:r w:rsidRPr="00622A7F" w:rsidDel="00CE6AED">
            <w:rPr>
              <w:rFonts w:cs="Arial"/>
            </w:rPr>
            <w:delText>of</w:delText>
          </w:r>
        </w:del>
      </w:ins>
      <w:ins w:id="3545" w:author="Stefan" w:date="2021-10-21T10:37:00Z">
        <w:del w:id="3546" w:author="Hüffmeier, Ulrike" w:date="2021-11-30T13:28:00Z">
          <w:r w:rsidRPr="00622A7F" w:rsidDel="00CE6AED">
            <w:rPr>
              <w:rFonts w:cs="Arial"/>
            </w:rPr>
            <w:delText xml:space="preserve"> </w:delText>
          </w:r>
        </w:del>
        <w:r w:rsidRPr="00622A7F">
          <w:rPr>
            <w:rFonts w:cs="Arial"/>
          </w:rPr>
          <w:t xml:space="preserve">Th17 cells. </w:t>
        </w:r>
      </w:ins>
      <w:commentRangeStart w:id="3547"/>
      <w:r w:rsidRPr="00622A7F">
        <w:rPr>
          <w:rFonts w:cs="Arial"/>
        </w:rPr>
        <w:t xml:space="preserve">Even though the expression of </w:t>
      </w:r>
      <w:r w:rsidRPr="00622A7F">
        <w:rPr>
          <w:rFonts w:cs="Arial"/>
          <w:i/>
        </w:rPr>
        <w:t>IL17A</w:t>
      </w:r>
      <w:r w:rsidRPr="00622A7F">
        <w:rPr>
          <w:rFonts w:cs="Arial"/>
        </w:rPr>
        <w:t xml:space="preserve"> is not detected by </w:t>
      </w:r>
      <w:commentRangeStart w:id="3548"/>
      <w:r w:rsidRPr="00622A7F">
        <w:rPr>
          <w:rFonts w:cs="Arial"/>
        </w:rPr>
        <w:t xml:space="preserve">the </w:t>
      </w:r>
      <w:ins w:id="3549" w:author="Haskamp, Stefan (extern)" w:date="2022-01-08T12:58:00Z">
        <w:r w:rsidR="00313C7E">
          <w:rPr>
            <w:rFonts w:cs="Arial"/>
          </w:rPr>
          <w:t>u</w:t>
        </w:r>
        <w:r w:rsidR="00313C7E" w:rsidRPr="00313C7E">
          <w:rPr>
            <w:rFonts w:cs="Arial"/>
          </w:rPr>
          <w:t>sed technlogoy of single cell RNA sequencing</w:t>
        </w:r>
      </w:ins>
      <w:del w:id="3550" w:author="Haskamp, Stefan (extern)" w:date="2022-01-08T12:58:00Z">
        <w:r w:rsidRPr="00622A7F" w:rsidDel="00313C7E">
          <w:rPr>
            <w:rFonts w:cs="Arial"/>
          </w:rPr>
          <w:delText>10x platform</w:delText>
        </w:r>
        <w:commentRangeEnd w:id="3548"/>
        <w:r w:rsidR="00CE6AED" w:rsidDel="00313C7E">
          <w:rPr>
            <w:rStyle w:val="Kommentarzeichen"/>
          </w:rPr>
          <w:commentReference w:id="3548"/>
        </w:r>
      </w:del>
      <w:r w:rsidRPr="00622A7F">
        <w:rPr>
          <w:rFonts w:cs="Arial"/>
        </w:rPr>
        <w:t xml:space="preserve">, the Th17 marker </w:t>
      </w:r>
      <w:r w:rsidRPr="00622A7F">
        <w:rPr>
          <w:rFonts w:cs="Arial"/>
          <w:i/>
        </w:rPr>
        <w:t>RORC</w:t>
      </w:r>
      <w:r w:rsidRPr="00622A7F">
        <w:rPr>
          <w:rFonts w:cs="Arial"/>
        </w:rPr>
        <w:t xml:space="preserve"> </w:t>
      </w:r>
      <w:del w:id="3551" w:author="Hüffmeier, Ulrike" w:date="2021-10-13T14:10:00Z">
        <w:r w:rsidRPr="00622A7F" w:rsidDel="004F51D7">
          <w:rPr>
            <w:rFonts w:cs="Arial"/>
          </w:rPr>
          <w:delText xml:space="preserve">is </w:delText>
        </w:r>
      </w:del>
      <w:ins w:id="3552" w:author="Hüffmeier, Ulrike" w:date="2021-10-13T14:10:00Z">
        <w:r w:rsidRPr="00622A7F">
          <w:rPr>
            <w:rFonts w:cs="Arial"/>
          </w:rPr>
          <w:t xml:space="preserve">was </w:t>
        </w:r>
      </w:ins>
      <w:r w:rsidRPr="00622A7F">
        <w:rPr>
          <w:rFonts w:cs="Arial"/>
        </w:rPr>
        <w:t>not expressed in CD4</w:t>
      </w:r>
      <w:r w:rsidRPr="00622A7F">
        <w:rPr>
          <w:rFonts w:cs="Arial"/>
          <w:vertAlign w:val="superscript"/>
        </w:rPr>
        <w:t>+</w:t>
      </w:r>
      <w:r w:rsidRPr="00622A7F">
        <w:rPr>
          <w:rFonts w:cs="Arial"/>
        </w:rPr>
        <w:t xml:space="preserve"> CTLs suggesting correct annotation</w:t>
      </w:r>
      <w:ins w:id="3553" w:author="Haskamp, Stefan (extern)" w:date="2022-01-08T13:12:00Z">
        <w:r w:rsidR="00CC0FAB">
          <w:rPr>
            <w:rFonts w:cs="Arial"/>
          </w:rPr>
          <w:t xml:space="preserve"> (</w:t>
        </w:r>
      </w:ins>
      <w:ins w:id="3554" w:author="Haskamp, Stefan (extern)" w:date="2022-01-08T13:11:00Z">
        <w:r w:rsidR="00CC0FAB">
          <w:rPr>
            <w:rFonts w:cs="Arial"/>
          </w:rPr>
          <w:fldChar w:fldCharType="begin"/>
        </w:r>
        <w:r w:rsidR="00CC0FAB">
          <w:rPr>
            <w:rFonts w:cs="Arial"/>
          </w:rPr>
          <w:instrText xml:space="preserve"> REF _Ref73455248 \h </w:instrText>
        </w:r>
      </w:ins>
      <w:r w:rsidR="00CC0FAB">
        <w:rPr>
          <w:rFonts w:cs="Arial"/>
        </w:rPr>
      </w:r>
      <w:r w:rsidR="00CC0FAB">
        <w:rPr>
          <w:rFonts w:cs="Arial"/>
        </w:rPr>
        <w:fldChar w:fldCharType="separate"/>
      </w:r>
      <w:ins w:id="3555" w:author="Haskamp, Stefan (extern)" w:date="2022-01-29T13:25:00Z">
        <w:r w:rsidR="002D4AD7" w:rsidRPr="00622A7F">
          <w:rPr>
            <w:rFonts w:cs="Arial"/>
          </w:rPr>
          <w:t xml:space="preserve">Figure </w:t>
        </w:r>
        <w:r w:rsidR="002D4AD7">
          <w:rPr>
            <w:rFonts w:cs="Arial"/>
            <w:noProof/>
          </w:rPr>
          <w:t>22</w:t>
        </w:r>
      </w:ins>
      <w:ins w:id="3556" w:author="Haskamp, Stefan (extern)" w:date="2022-01-08T13:11:00Z">
        <w:r w:rsidR="00CC0FAB">
          <w:rPr>
            <w:rFonts w:cs="Arial"/>
          </w:rPr>
          <w:fldChar w:fldCharType="end"/>
        </w:r>
      </w:ins>
      <w:ins w:id="3557" w:author="Haskamp, Stefan (extern)" w:date="2022-01-08T13:12:00Z">
        <w:r w:rsidR="00CC0FAB">
          <w:rPr>
            <w:rFonts w:cs="Arial"/>
          </w:rPr>
          <w:t>)</w:t>
        </w:r>
      </w:ins>
      <w:r w:rsidRPr="00622A7F">
        <w:rPr>
          <w:rFonts w:cs="Arial"/>
        </w:rPr>
        <w:t xml:space="preserve">. </w:t>
      </w:r>
      <w:commentRangeEnd w:id="3547"/>
      <w:r w:rsidRPr="00622A7F">
        <w:rPr>
          <w:rStyle w:val="Kommentarzeichen"/>
          <w:rFonts w:cs="Arial"/>
        </w:rPr>
        <w:commentReference w:id="3547"/>
      </w:r>
      <w:r w:rsidRPr="00622A7F">
        <w:rPr>
          <w:rFonts w:cs="Arial"/>
        </w:rPr>
        <w:t>Indeed, Th17 cells were only nominally</w:t>
      </w:r>
      <w:ins w:id="3558" w:author="Hüffmeier, Ulrike" w:date="2021-11-30T13:29:00Z">
        <w:r w:rsidR="00CE6AED">
          <w:rPr>
            <w:rFonts w:cs="Arial"/>
          </w:rPr>
          <w:t>,</w:t>
        </w:r>
      </w:ins>
      <w:r w:rsidRPr="00622A7F">
        <w:rPr>
          <w:rFonts w:cs="Arial"/>
        </w:rPr>
        <w:t xml:space="preserve"> but not significantly increased in GPP patients </w:t>
      </w:r>
      <w:del w:id="3559" w:author="Hüffmeier, Ulrike" w:date="2021-11-30T13:30:00Z">
        <w:r w:rsidRPr="00622A7F" w:rsidDel="00CE6AED">
          <w:rPr>
            <w:rFonts w:cs="Arial"/>
          </w:rPr>
          <w:delText>as detected by</w:delText>
        </w:r>
      </w:del>
      <w:ins w:id="3560" w:author="Hüffmeier, Ulrike" w:date="2021-11-30T13:30:00Z">
        <w:r w:rsidR="00CE6AED">
          <w:rPr>
            <w:rFonts w:cs="Arial"/>
          </w:rPr>
          <w:t>using</w:t>
        </w:r>
      </w:ins>
      <w:r w:rsidRPr="00622A7F">
        <w:rPr>
          <w:rFonts w:cs="Arial"/>
        </w:rPr>
        <w:t xml:space="preserve"> flow cytometry</w:t>
      </w:r>
      <w:del w:id="3561" w:author="Hüffmeier, Ulrike" w:date="2021-11-30T13:30:00Z">
        <w:r w:rsidRPr="00622A7F" w:rsidDel="00CE6AED">
          <w:rPr>
            <w:rFonts w:cs="Arial"/>
          </w:rPr>
          <w:delText xml:space="preserve"> (</w:delText>
        </w:r>
        <w:r w:rsidRPr="00622A7F" w:rsidDel="00CE6AED">
          <w:rPr>
            <w:rFonts w:cs="Arial"/>
            <w:highlight w:val="darkGray"/>
          </w:rPr>
          <w:delText>xxx</w:delText>
        </w:r>
      </w:del>
      <w:ins w:id="3562" w:author="Haskamp, Stefan (extern)" w:date="2021-10-26T18:19:00Z">
        <w:del w:id="3563" w:author="Hüffmeier, Ulrike" w:date="2021-11-30T13:30:00Z">
          <w:r w:rsidR="00AE049D" w:rsidDel="00CE6AED">
            <w:rPr>
              <w:rFonts w:cs="Arial"/>
              <w:highlight w:val="darkGray"/>
            </w:rPr>
            <w:fldChar w:fldCharType="begin"/>
          </w:r>
          <w:r w:rsidR="00AE049D" w:rsidDel="00CE6AED">
            <w:rPr>
              <w:rFonts w:cs="Arial"/>
              <w:highlight w:val="darkGray"/>
            </w:rPr>
            <w:delInstrText xml:space="preserve"> REF _Ref86164800 \h </w:delInstrText>
          </w:r>
        </w:del>
      </w:ins>
      <w:del w:id="3564" w:author="Hüffmeier, Ulrike" w:date="2021-11-30T13:30:00Z">
        <w:r w:rsidR="00AE049D" w:rsidDel="00CE6AED">
          <w:rPr>
            <w:rFonts w:cs="Arial"/>
            <w:highlight w:val="darkGray"/>
          </w:rPr>
        </w:r>
        <w:r w:rsidR="00AE049D" w:rsidDel="00CE6AED">
          <w:rPr>
            <w:rFonts w:cs="Arial"/>
            <w:highlight w:val="darkGray"/>
          </w:rPr>
          <w:fldChar w:fldCharType="separate"/>
        </w:r>
      </w:del>
      <w:ins w:id="3565" w:author="Haskamp, Stefan (extern)" w:date="2021-10-26T18:19:00Z">
        <w:del w:id="3566" w:author="Hüffmeier, Ulrike" w:date="2021-11-30T13:30:00Z">
          <w:r w:rsidR="00AE049D" w:rsidRPr="00622A7F" w:rsidDel="00CE6AED">
            <w:rPr>
              <w:rFonts w:cs="Arial"/>
            </w:rPr>
            <w:delText xml:space="preserve">Figure </w:delText>
          </w:r>
          <w:r w:rsidR="00AE049D" w:rsidDel="00CE6AED">
            <w:rPr>
              <w:rFonts w:cs="Arial"/>
              <w:noProof/>
            </w:rPr>
            <w:delText>15</w:delText>
          </w:r>
          <w:r w:rsidR="00AE049D" w:rsidDel="00CE6AED">
            <w:rPr>
              <w:rFonts w:cs="Arial"/>
              <w:highlight w:val="darkGray"/>
            </w:rPr>
            <w:fldChar w:fldCharType="end"/>
          </w:r>
        </w:del>
      </w:ins>
      <w:del w:id="3567" w:author="Hüffmeier, Ulrike" w:date="2021-11-30T13:30:00Z">
        <w:r w:rsidRPr="00622A7F" w:rsidDel="00CE6AED">
          <w:rPr>
            <w:rFonts w:cs="Arial"/>
          </w:rPr>
          <w:delText>)</w:delText>
        </w:r>
      </w:del>
      <w:r w:rsidRPr="00622A7F">
        <w:rPr>
          <w:rFonts w:cs="Arial"/>
        </w:rPr>
        <w:t xml:space="preserve">. </w:t>
      </w:r>
      <w:commentRangeStart w:id="3568"/>
      <w:ins w:id="3569" w:author="Stefan" w:date="2021-10-21T10:44:00Z">
        <w:r w:rsidRPr="00622A7F">
          <w:rPr>
            <w:rFonts w:cs="Arial"/>
          </w:rPr>
          <w:t xml:space="preserve">The identification was not based on IL-17 expression, but on </w:t>
        </w:r>
      </w:ins>
      <w:ins w:id="3570" w:author="Stefan" w:date="2021-10-21T10:45:00Z">
        <w:r w:rsidRPr="00622A7F">
          <w:rPr>
            <w:rFonts w:cs="Arial"/>
          </w:rPr>
          <w:t>CD196</w:t>
        </w:r>
        <w:r w:rsidRPr="00F26314">
          <w:rPr>
            <w:rFonts w:cs="Arial"/>
            <w:vertAlign w:val="superscript"/>
          </w:rPr>
          <w:t>+</w:t>
        </w:r>
        <w:r w:rsidRPr="00622A7F">
          <w:rPr>
            <w:rFonts w:cs="Arial"/>
          </w:rPr>
          <w:t xml:space="preserve"> (CCR6) and CD183</w:t>
        </w:r>
        <w:r w:rsidRPr="00F26314">
          <w:rPr>
            <w:rFonts w:cs="Arial"/>
            <w:vertAlign w:val="superscript"/>
          </w:rPr>
          <w:t>-</w:t>
        </w:r>
        <w:r w:rsidRPr="00622A7F">
          <w:rPr>
            <w:rFonts w:cs="Arial"/>
          </w:rPr>
          <w:t xml:space="preserve"> </w:t>
        </w:r>
      </w:ins>
      <w:ins w:id="3571" w:author="Stefan" w:date="2021-10-21T10:46:00Z">
        <w:r w:rsidRPr="00622A7F">
          <w:rPr>
            <w:rFonts w:cs="Arial"/>
          </w:rPr>
          <w:t xml:space="preserve">(CXCR3) expression on </w:t>
        </w:r>
      </w:ins>
      <w:ins w:id="3572" w:author="Stefan" w:date="2021-10-21T10:47:00Z">
        <w:r w:rsidRPr="00622A7F">
          <w:rPr>
            <w:rFonts w:cs="Arial"/>
          </w:rPr>
          <w:t>CD4</w:t>
        </w:r>
        <w:r w:rsidRPr="00F26314">
          <w:rPr>
            <w:rFonts w:cs="Arial"/>
            <w:vertAlign w:val="superscript"/>
          </w:rPr>
          <w:t>+</w:t>
        </w:r>
        <w:r w:rsidRPr="00622A7F">
          <w:rPr>
            <w:rFonts w:cs="Arial"/>
          </w:rPr>
          <w:t xml:space="preserve"> T cells</w:t>
        </w:r>
      </w:ins>
      <w:ins w:id="3573" w:author="Haskamp, Stefan (extern)" w:date="2022-01-08T13:20:00Z">
        <w:r w:rsidR="00CC0FAB">
          <w:rPr>
            <w:rFonts w:cs="Arial"/>
          </w:rPr>
          <w:t xml:space="preserve"> </w:t>
        </w:r>
        <w:r w:rsidR="00CC0FAB" w:rsidRPr="00E52AF8">
          <w:rPr>
            <w:rFonts w:cs="Arial"/>
            <w:szCs w:val="24"/>
          </w:rPr>
          <w:t>{Donaubauer, 2019 #1814;Donaubauer, 2020 #1813</w:t>
        </w:r>
        <w:r w:rsidR="00CC0FAB">
          <w:rPr>
            <w:rFonts w:cs="Arial"/>
            <w:szCs w:val="24"/>
          </w:rPr>
          <w:t>}</w:t>
        </w:r>
      </w:ins>
      <w:ins w:id="3574" w:author="Stefan" w:date="2021-10-21T10:47:00Z">
        <w:r w:rsidRPr="00622A7F">
          <w:rPr>
            <w:rFonts w:cs="Arial"/>
          </w:rPr>
          <w:t>.</w:t>
        </w:r>
      </w:ins>
      <w:commentRangeEnd w:id="3568"/>
      <w:r w:rsidR="00CE6AED">
        <w:rPr>
          <w:rStyle w:val="Kommentarzeichen"/>
        </w:rPr>
        <w:commentReference w:id="3568"/>
      </w:r>
    </w:p>
    <w:p w14:paraId="57A44B7C" w14:textId="17BCCB10" w:rsidR="00D555C3" w:rsidRPr="00622A7F" w:rsidRDefault="00D555C3" w:rsidP="00622A7F">
      <w:pPr>
        <w:rPr>
          <w:rFonts w:cs="Arial"/>
        </w:rPr>
      </w:pPr>
      <w:r w:rsidRPr="00622A7F">
        <w:rPr>
          <w:rFonts w:cs="Arial"/>
        </w:rPr>
        <w:t>As IL-17 expression has also been detected in CD8</w:t>
      </w:r>
      <w:r w:rsidRPr="00622A7F">
        <w:rPr>
          <w:rFonts w:cs="Arial"/>
          <w:vertAlign w:val="superscript"/>
        </w:rPr>
        <w:t>+</w:t>
      </w:r>
      <w:r w:rsidRPr="00622A7F">
        <w:rPr>
          <w:rFonts w:cs="Arial"/>
        </w:rPr>
        <w:t xml:space="preserve"> CTLs in common forms of psoriasis </w:t>
      </w:r>
      <w:r w:rsidR="009A7AD4">
        <w:rPr>
          <w:rFonts w:cs="Arial"/>
        </w:rPr>
        <w:t>{Hijnen, 2013 #1840;Ortega, 2009 #1830;Res, 2010 #1841}</w:t>
      </w:r>
      <w:r w:rsidRPr="00622A7F">
        <w:rPr>
          <w:rFonts w:cs="Arial"/>
        </w:rPr>
        <w:t xml:space="preserve">, </w:t>
      </w:r>
      <w:commentRangeStart w:id="3575"/>
      <w:r w:rsidRPr="00622A7F">
        <w:rPr>
          <w:rFonts w:cs="Arial"/>
        </w:rPr>
        <w:t>CD4</w:t>
      </w:r>
      <w:r w:rsidRPr="00622A7F">
        <w:rPr>
          <w:rFonts w:cs="Arial"/>
          <w:vertAlign w:val="superscript"/>
        </w:rPr>
        <w:t>+</w:t>
      </w:r>
      <w:r w:rsidRPr="00622A7F">
        <w:rPr>
          <w:rFonts w:cs="Arial"/>
        </w:rPr>
        <w:t xml:space="preserve"> CTLs might be able to produce IL-17 as well. Future studies should investigate whether CD4</w:t>
      </w:r>
      <w:r w:rsidRPr="00622A7F">
        <w:rPr>
          <w:rFonts w:cs="Arial"/>
          <w:vertAlign w:val="superscript"/>
        </w:rPr>
        <w:t>+</w:t>
      </w:r>
      <w:r w:rsidRPr="00622A7F">
        <w:rPr>
          <w:rFonts w:cs="Arial"/>
        </w:rPr>
        <w:t xml:space="preserve"> CTLs may produce IL-17 and studies of Th17 cells should rely on the expression of IL-17, CD4 and </w:t>
      </w:r>
      <w:r w:rsidRPr="00622A7F">
        <w:rPr>
          <w:rFonts w:cs="Arial"/>
          <w:i/>
        </w:rPr>
        <w:t>RORC</w:t>
      </w:r>
      <w:r w:rsidRPr="00622A7F">
        <w:rPr>
          <w:rFonts w:cs="Arial"/>
        </w:rPr>
        <w:t xml:space="preserve">. </w:t>
      </w:r>
      <w:commentRangeEnd w:id="3575"/>
      <w:r w:rsidRPr="00622A7F">
        <w:rPr>
          <w:rStyle w:val="Kommentarzeichen"/>
          <w:rFonts w:cs="Arial"/>
        </w:rPr>
        <w:commentReference w:id="3575"/>
      </w:r>
      <w:r w:rsidRPr="00622A7F">
        <w:rPr>
          <w:rFonts w:cs="Arial"/>
        </w:rPr>
        <w:t xml:space="preserve">Additionally, single-cell repertoire sequencing of PBMCs may elucidate which T cell clones expanded. Similarly, though less precise, sophisticated algorithms have been developed to reconstruct the T cell repertoires from scRNAseq data </w:t>
      </w:r>
      <w:r w:rsidR="009A7AD4">
        <w:rPr>
          <w:rFonts w:cs="Arial"/>
        </w:rPr>
        <w:t>{Song, 2021 #1878}</w:t>
      </w:r>
      <w:r w:rsidRPr="00622A7F">
        <w:rPr>
          <w:rFonts w:cs="Arial"/>
        </w:rPr>
        <w:t xml:space="preserve">. Recent technologies in the field of antigen prediction based on the T cell receptor </w:t>
      </w:r>
      <w:r w:rsidR="009A7AD4">
        <w:rPr>
          <w:rFonts w:cs="Arial"/>
        </w:rPr>
        <w:t>{Joglekar, 2020 #1863}</w:t>
      </w:r>
      <w:r w:rsidRPr="00622A7F">
        <w:rPr>
          <w:rFonts w:cs="Arial"/>
        </w:rPr>
        <w:t xml:space="preserve"> may shed some light on the nature of the antigen targeted by T cell receptors of the expanded clones. These antigens </w:t>
      </w:r>
      <w:ins w:id="3576" w:author="Hüffmeier, Ulrike" w:date="2021-11-30T13:31:00Z">
        <w:r w:rsidR="00CE6AED">
          <w:rPr>
            <w:rFonts w:cs="Arial"/>
          </w:rPr>
          <w:t xml:space="preserve">might </w:t>
        </w:r>
      </w:ins>
      <w:del w:id="3577" w:author="Hüffmeier, Ulrike" w:date="2021-11-30T13:31:00Z">
        <w:r w:rsidRPr="00622A7F" w:rsidDel="00CE6AED">
          <w:rPr>
            <w:rFonts w:cs="Arial"/>
          </w:rPr>
          <w:delText xml:space="preserve">potentially </w:delText>
        </w:r>
      </w:del>
      <w:r w:rsidRPr="00622A7F">
        <w:rPr>
          <w:rFonts w:cs="Arial"/>
        </w:rPr>
        <w:t>trigger</w:t>
      </w:r>
      <w:del w:id="3578" w:author="Hüffmeier, Ulrike" w:date="2021-11-30T13:31:00Z">
        <w:r w:rsidRPr="00622A7F" w:rsidDel="00CE6AED">
          <w:rPr>
            <w:rFonts w:cs="Arial"/>
          </w:rPr>
          <w:delText>ed</w:delText>
        </w:r>
      </w:del>
      <w:r w:rsidRPr="00622A7F">
        <w:rPr>
          <w:rFonts w:cs="Arial"/>
        </w:rPr>
        <w:t xml:space="preserve"> the inflammatory reaction </w:t>
      </w:r>
      <w:commentRangeStart w:id="3579"/>
      <w:del w:id="3580" w:author="Hüffmeier, Ulrike" w:date="2021-11-25T18:23:00Z">
        <w:r w:rsidRPr="00622A7F" w:rsidDel="005B5767">
          <w:rPr>
            <w:rFonts w:cs="Arial"/>
          </w:rPr>
          <w:delText xml:space="preserve">in the first place </w:delText>
        </w:r>
        <w:commentRangeEnd w:id="3579"/>
        <w:r w:rsidRPr="00622A7F" w:rsidDel="005B5767">
          <w:rPr>
            <w:rStyle w:val="Kommentarzeichen"/>
            <w:rFonts w:cs="Arial"/>
          </w:rPr>
          <w:commentReference w:id="3579"/>
        </w:r>
      </w:del>
      <w:r w:rsidRPr="00622A7F">
        <w:rPr>
          <w:rFonts w:cs="Arial"/>
        </w:rPr>
        <w:t>and their identities are valuable for diagnostics and therapy.</w:t>
      </w:r>
      <w:ins w:id="3581" w:author="Stefan" w:date="2021-10-21T10:50:00Z">
        <w:r w:rsidRPr="00622A7F">
          <w:rPr>
            <w:rFonts w:cs="Arial"/>
          </w:rPr>
          <w:t xml:space="preserve"> </w:t>
        </w:r>
      </w:ins>
      <w:commentRangeStart w:id="3582"/>
      <w:commentRangeStart w:id="3583"/>
      <w:ins w:id="3584" w:author="Stefan" w:date="2021-10-21T10:51:00Z">
        <w:r w:rsidRPr="00622A7F">
          <w:rPr>
            <w:rFonts w:cs="Arial"/>
          </w:rPr>
          <w:t>The interplay between T cells, neutrophils, monocytes and further cellular players may be investigated in the future by psoriasis mouse models</w:t>
        </w:r>
      </w:ins>
      <w:ins w:id="3585" w:author="Stefan" w:date="2021-10-21T10:52:00Z">
        <w:r w:rsidRPr="00622A7F">
          <w:rPr>
            <w:rFonts w:cs="Arial"/>
          </w:rPr>
          <w:t xml:space="preserve">. </w:t>
        </w:r>
      </w:ins>
      <w:ins w:id="3586" w:author="Stefan" w:date="2021-10-21T10:56:00Z">
        <w:r w:rsidRPr="00622A7F">
          <w:rPr>
            <w:rFonts w:cs="Arial"/>
          </w:rPr>
          <w:t xml:space="preserve">After the </w:t>
        </w:r>
        <w:r w:rsidRPr="00622A7F">
          <w:rPr>
            <w:rFonts w:cs="Arial"/>
          </w:rPr>
          <w:lastRenderedPageBreak/>
          <w:t xml:space="preserve">induction of psoriasis, it would be interesting to see at which disease state which cell types migrates into the inflamed </w:t>
        </w:r>
      </w:ins>
      <w:ins w:id="3587" w:author="Stefan" w:date="2021-10-21T10:57:00Z">
        <w:r w:rsidRPr="00622A7F">
          <w:rPr>
            <w:rFonts w:cs="Arial"/>
          </w:rPr>
          <w:t>tissue</w:t>
        </w:r>
      </w:ins>
      <w:ins w:id="3588" w:author="Stefan" w:date="2021-10-21T10:51:00Z">
        <w:r w:rsidRPr="00622A7F">
          <w:rPr>
            <w:rFonts w:cs="Arial"/>
          </w:rPr>
          <w:t>.</w:t>
        </w:r>
      </w:ins>
      <w:ins w:id="3589" w:author="Stefan" w:date="2021-10-21T10:50:00Z">
        <w:r w:rsidRPr="00622A7F">
          <w:rPr>
            <w:rFonts w:cs="Arial"/>
          </w:rPr>
          <w:t xml:space="preserve"> </w:t>
        </w:r>
      </w:ins>
      <w:commentRangeEnd w:id="3582"/>
      <w:r w:rsidR="00CE6AED">
        <w:rPr>
          <w:rStyle w:val="Kommentarzeichen"/>
        </w:rPr>
        <w:commentReference w:id="3582"/>
      </w:r>
      <w:commentRangeEnd w:id="3583"/>
      <w:r w:rsidR="00817C2B">
        <w:rPr>
          <w:rStyle w:val="Kommentarzeichen"/>
        </w:rPr>
        <w:commentReference w:id="3583"/>
      </w:r>
    </w:p>
    <w:p w14:paraId="54F0BD66" w14:textId="13A840D5" w:rsidR="00D555C3" w:rsidRPr="00622A7F" w:rsidRDefault="00D555C3" w:rsidP="00622A7F">
      <w:pPr>
        <w:rPr>
          <w:ins w:id="3590" w:author="Stefan" w:date="2021-10-22T11:27:00Z"/>
          <w:rFonts w:cs="Arial"/>
        </w:rPr>
      </w:pPr>
      <w:r w:rsidRPr="00622A7F">
        <w:rPr>
          <w:rFonts w:cs="Arial"/>
        </w:rPr>
        <w:t>Why are CD4</w:t>
      </w:r>
      <w:r w:rsidRPr="00622A7F">
        <w:rPr>
          <w:rFonts w:cs="Arial"/>
          <w:vertAlign w:val="superscript"/>
        </w:rPr>
        <w:t>+</w:t>
      </w:r>
      <w:r w:rsidRPr="00622A7F">
        <w:rPr>
          <w:rFonts w:cs="Arial"/>
        </w:rPr>
        <w:t xml:space="preserve"> CTLs only more abundant in GPP patients with variants in disease-associated genes? Previous studies showed that deficiencies in MPO and IL</w:t>
      </w:r>
      <w:ins w:id="3591" w:author="Hüffmeier, Ulrike" w:date="2021-10-13T14:12:00Z">
        <w:r w:rsidRPr="00622A7F">
          <w:rPr>
            <w:rFonts w:cs="Arial"/>
          </w:rPr>
          <w:t>-</w:t>
        </w:r>
      </w:ins>
      <w:r w:rsidRPr="00622A7F">
        <w:rPr>
          <w:rFonts w:cs="Arial"/>
        </w:rPr>
        <w:t xml:space="preserve">36Ra </w:t>
      </w:r>
      <w:ins w:id="3592" w:author="Hüffmeier, Ulrike" w:date="2021-10-13T14:12:00Z">
        <w:r w:rsidRPr="00622A7F">
          <w:rPr>
            <w:rFonts w:cs="Arial"/>
          </w:rPr>
          <w:t xml:space="preserve">can </w:t>
        </w:r>
      </w:ins>
      <w:r w:rsidRPr="00622A7F">
        <w:rPr>
          <w:rFonts w:cs="Arial"/>
        </w:rPr>
        <w:t xml:space="preserve">activate dendritic cells (DCs) </w:t>
      </w:r>
      <w:r w:rsidR="009A7AD4">
        <w:rPr>
          <w:rFonts w:cs="Arial"/>
        </w:rPr>
        <w:t>{Vigne, 2011 #1796;Odobasic, 2013 #1607;Foster, 2014 #378}</w:t>
      </w:r>
      <w:r w:rsidRPr="00622A7F">
        <w:rPr>
          <w:rFonts w:cs="Arial"/>
        </w:rPr>
        <w:t>. Additionally, CD4</w:t>
      </w:r>
      <w:r w:rsidRPr="00622A7F">
        <w:rPr>
          <w:rFonts w:cs="Arial"/>
          <w:vertAlign w:val="superscript"/>
        </w:rPr>
        <w:t>+</w:t>
      </w:r>
      <w:r w:rsidRPr="00622A7F">
        <w:rPr>
          <w:rFonts w:cs="Arial"/>
        </w:rPr>
        <w:t xml:space="preserve"> T cells have been described to express the IL-36R. Either directly or indirectly via DCs, unopposed IL-36 signaling and </w:t>
      </w:r>
      <w:del w:id="3593" w:author="Hüffmeier, Ulrike" w:date="2021-11-30T13:48:00Z">
        <w:r w:rsidRPr="00622A7F" w:rsidDel="003A425A">
          <w:rPr>
            <w:rFonts w:cs="Arial"/>
          </w:rPr>
          <w:delText xml:space="preserve">absent </w:delText>
        </w:r>
      </w:del>
      <w:ins w:id="3594" w:author="Hüffmeier, Ulrike" w:date="2021-11-30T13:48:00Z">
        <w:r w:rsidR="003A425A">
          <w:rPr>
            <w:rFonts w:cs="Arial"/>
          </w:rPr>
          <w:t>deficiency of</w:t>
        </w:r>
        <w:r w:rsidR="003A425A" w:rsidRPr="00622A7F">
          <w:rPr>
            <w:rFonts w:cs="Arial"/>
          </w:rPr>
          <w:t xml:space="preserve"> </w:t>
        </w:r>
      </w:ins>
      <w:r w:rsidRPr="00622A7F">
        <w:rPr>
          <w:rFonts w:cs="Arial"/>
        </w:rPr>
        <w:t xml:space="preserve">MPO </w:t>
      </w:r>
      <w:ins w:id="3595" w:author="Hüffmeier, Ulrike" w:date="2021-10-13T14:20:00Z">
        <w:r w:rsidRPr="00622A7F">
          <w:rPr>
            <w:rFonts w:cs="Arial"/>
          </w:rPr>
          <w:t xml:space="preserve">might </w:t>
        </w:r>
      </w:ins>
      <w:r w:rsidRPr="00622A7F">
        <w:rPr>
          <w:rFonts w:cs="Arial"/>
        </w:rPr>
        <w:t>facilitate the differentiation and proliferation of effector T cells, presumably CD4</w:t>
      </w:r>
      <w:r w:rsidRPr="00622A7F">
        <w:rPr>
          <w:rFonts w:cs="Arial"/>
          <w:vertAlign w:val="superscript"/>
        </w:rPr>
        <w:t>+</w:t>
      </w:r>
      <w:r w:rsidRPr="00622A7F">
        <w:rPr>
          <w:rFonts w:cs="Arial"/>
        </w:rPr>
        <w:t xml:space="preserve"> CTLs </w:t>
      </w:r>
      <w:r w:rsidRPr="00622A7F">
        <w:rPr>
          <w:rFonts w:cs="Arial"/>
          <w:sz w:val="23"/>
          <w:szCs w:val="23"/>
        </w:rPr>
        <w:t>(</w:t>
      </w:r>
      <w:r w:rsidRPr="00622A7F">
        <w:rPr>
          <w:rFonts w:cs="Arial"/>
          <w:sz w:val="23"/>
          <w:szCs w:val="23"/>
        </w:rPr>
        <w:fldChar w:fldCharType="begin"/>
      </w:r>
      <w:r w:rsidRPr="00622A7F">
        <w:rPr>
          <w:rFonts w:cs="Arial"/>
          <w:sz w:val="23"/>
          <w:szCs w:val="23"/>
        </w:rPr>
        <w:instrText xml:space="preserve"> REF _Ref74301090 \h </w:instrText>
      </w:r>
      <w:r w:rsidR="00622A7F">
        <w:rPr>
          <w:rFonts w:cs="Arial"/>
          <w:sz w:val="23"/>
          <w:szCs w:val="23"/>
        </w:rPr>
        <w:instrText xml:space="preserve"> \* MERGEFORMAT </w:instrText>
      </w:r>
      <w:r w:rsidRPr="00622A7F">
        <w:rPr>
          <w:rFonts w:cs="Arial"/>
          <w:sz w:val="23"/>
          <w:szCs w:val="23"/>
        </w:rPr>
      </w:r>
      <w:r w:rsidRPr="00622A7F">
        <w:rPr>
          <w:rFonts w:cs="Arial"/>
          <w:sz w:val="23"/>
          <w:szCs w:val="23"/>
        </w:rPr>
        <w:fldChar w:fldCharType="separate"/>
      </w:r>
      <w:ins w:id="3596" w:author="Haskamp, Stefan (extern)" w:date="2022-01-29T13:25:00Z">
        <w:r w:rsidR="002D4AD7" w:rsidRPr="00622A7F">
          <w:rPr>
            <w:rFonts w:cs="Arial"/>
          </w:rPr>
          <w:t xml:space="preserve">Figure </w:t>
        </w:r>
        <w:r w:rsidR="002D4AD7">
          <w:rPr>
            <w:rFonts w:cs="Arial"/>
            <w:noProof/>
          </w:rPr>
          <w:t>29</w:t>
        </w:r>
      </w:ins>
      <w:r w:rsidRPr="00622A7F">
        <w:rPr>
          <w:rFonts w:cs="Arial"/>
          <w:sz w:val="23"/>
          <w:szCs w:val="23"/>
        </w:rPr>
        <w:fldChar w:fldCharType="end"/>
      </w:r>
      <w:r w:rsidRPr="00622A7F">
        <w:rPr>
          <w:rFonts w:cs="Arial"/>
          <w:sz w:val="23"/>
          <w:szCs w:val="23"/>
        </w:rPr>
        <w:t>).</w:t>
      </w:r>
      <w:r w:rsidRPr="00622A7F">
        <w:rPr>
          <w:rFonts w:cs="Arial"/>
        </w:rPr>
        <w:t xml:space="preserve"> Activated CD4</w:t>
      </w:r>
      <w:r w:rsidRPr="00622A7F">
        <w:rPr>
          <w:rFonts w:cs="Arial"/>
          <w:vertAlign w:val="superscript"/>
        </w:rPr>
        <w:t>+</w:t>
      </w:r>
      <w:r w:rsidRPr="00622A7F">
        <w:rPr>
          <w:rFonts w:cs="Arial"/>
        </w:rPr>
        <w:t xml:space="preserve"> CTLs are known to produce pro-inflammatory cytokines, including TNF-α, TNF-β and IL-2 </w:t>
      </w:r>
      <w:r w:rsidR="009A7AD4">
        <w:rPr>
          <w:rFonts w:cs="Arial"/>
        </w:rPr>
        <w:t>{Takeuchi, 2017 #1844}</w:t>
      </w:r>
      <w:r w:rsidRPr="00622A7F">
        <w:rPr>
          <w:rFonts w:cs="Arial"/>
        </w:rPr>
        <w:t>. In addition, these T cells mediate cytotoxicity against MHC-II expressing target cells in an antigen depending matter by secretion of perforin and granzyme B. While expression of MHC-II is limited to antigen-expressing cells (e.g.</w:t>
      </w:r>
      <w:del w:id="3597" w:author="Hüffmeier, Ulrike" w:date="2021-10-13T14:29:00Z">
        <w:r w:rsidRPr="00622A7F" w:rsidDel="00A87BA5">
          <w:rPr>
            <w:rFonts w:cs="Arial"/>
          </w:rPr>
          <w:delText>,</w:delText>
        </w:r>
      </w:del>
      <w:r w:rsidRPr="00622A7F">
        <w:rPr>
          <w:rFonts w:cs="Arial"/>
        </w:rPr>
        <w:t xml:space="preserve"> DC</w:t>
      </w:r>
      <w:ins w:id="3598" w:author="Hüffmeier, Ulrike" w:date="2021-10-13T14:30:00Z">
        <w:r w:rsidRPr="00622A7F">
          <w:rPr>
            <w:rFonts w:cs="Arial"/>
          </w:rPr>
          <w:t>s</w:t>
        </w:r>
      </w:ins>
      <w:r w:rsidRPr="00622A7F">
        <w:rPr>
          <w:rFonts w:cs="Arial"/>
        </w:rPr>
        <w:t xml:space="preserve">), unusual expression was described on neutrophils and keratinocytes upon stimulation </w:t>
      </w:r>
      <w:r w:rsidR="009A7AD4">
        <w:rPr>
          <w:rFonts w:cs="Arial"/>
        </w:rPr>
        <w:t>{Kambayashi, 2014 #1845;Ferreira-Duarte, 2017 #1864}</w:t>
      </w:r>
      <w:r w:rsidRPr="00622A7F">
        <w:rPr>
          <w:rFonts w:cs="Arial"/>
        </w:rPr>
        <w:t xml:space="preserve">. </w:t>
      </w:r>
      <w:ins w:id="3599" w:author="Hüffmeier, Ulrike" w:date="2021-11-30T14:34:00Z">
        <w:r w:rsidR="00880F44">
          <w:rPr>
            <w:rFonts w:cs="Arial"/>
          </w:rPr>
          <w:t xml:space="preserve">Usually, </w:t>
        </w:r>
      </w:ins>
      <w:del w:id="3600" w:author="Hüffmeier, Ulrike" w:date="2021-11-30T14:34:00Z">
        <w:r w:rsidRPr="00622A7F" w:rsidDel="00880F44">
          <w:rPr>
            <w:rFonts w:cs="Arial"/>
          </w:rPr>
          <w:delText xml:space="preserve">The </w:delText>
        </w:r>
      </w:del>
      <w:r w:rsidRPr="00622A7F">
        <w:rPr>
          <w:rFonts w:cs="Arial"/>
        </w:rPr>
        <w:t xml:space="preserve">apoptotic target cell </w:t>
      </w:r>
      <w:del w:id="3601" w:author="Hüffmeier, Ulrike" w:date="2021-11-30T14:34:00Z">
        <w:r w:rsidRPr="00622A7F" w:rsidDel="00880F44">
          <w:rPr>
            <w:rFonts w:cs="Arial"/>
          </w:rPr>
          <w:delText xml:space="preserve">needs to be </w:delText>
        </w:r>
      </w:del>
      <w:ins w:id="3602" w:author="Hüffmeier, Ulrike" w:date="2021-11-30T14:34:00Z">
        <w:r w:rsidR="00880F44">
          <w:rPr>
            <w:rFonts w:cs="Arial"/>
          </w:rPr>
          <w:t xml:space="preserve">are </w:t>
        </w:r>
      </w:ins>
      <w:r w:rsidRPr="00622A7F">
        <w:rPr>
          <w:rFonts w:cs="Arial"/>
        </w:rPr>
        <w:t>cleared</w:t>
      </w:r>
      <w:del w:id="3603" w:author="Hüffmeier, Ulrike" w:date="2021-11-30T14:35:00Z">
        <w:r w:rsidRPr="00622A7F" w:rsidDel="00880F44">
          <w:rPr>
            <w:rFonts w:cs="Arial"/>
          </w:rPr>
          <w:delText xml:space="preserve"> afterwards</w:delText>
        </w:r>
      </w:del>
      <w:ins w:id="3604" w:author="Hüffmeier, Ulrike" w:date="2021-11-30T14:35:00Z">
        <w:r w:rsidR="00880F44">
          <w:rPr>
            <w:rFonts w:cs="Arial"/>
          </w:rPr>
          <w:t xml:space="preserve"> in a process of phagocytosis or efferocytosis. As </w:t>
        </w:r>
      </w:ins>
      <w:del w:id="3605" w:author="Hüffmeier, Ulrike" w:date="2021-11-30T14:35:00Z">
        <w:r w:rsidRPr="00622A7F" w:rsidDel="00880F44">
          <w:rPr>
            <w:rFonts w:cs="Arial"/>
          </w:rPr>
          <w:delText xml:space="preserve">, but </w:delText>
        </w:r>
      </w:del>
      <w:ins w:id="3606" w:author="Hüffmeier, Ulrike" w:date="2021-11-30T14:35:00Z">
        <w:r w:rsidR="00880F44">
          <w:rPr>
            <w:rFonts w:cs="Arial"/>
          </w:rPr>
          <w:t xml:space="preserve">we </w:t>
        </w:r>
      </w:ins>
      <w:ins w:id="3607" w:author="Hüffmeier, Ulrike" w:date="2021-11-30T14:36:00Z">
        <w:r w:rsidR="00880F44">
          <w:rPr>
            <w:rFonts w:cs="Arial"/>
          </w:rPr>
          <w:t xml:space="preserve">identified </w:t>
        </w:r>
      </w:ins>
      <w:ins w:id="3608" w:author="Hüffmeier, Ulrike" w:date="2021-11-30T14:35:00Z">
        <w:r w:rsidR="00880F44">
          <w:rPr>
            <w:rFonts w:cs="Arial"/>
          </w:rPr>
          <w:t xml:space="preserve">a </w:t>
        </w:r>
      </w:ins>
      <w:ins w:id="3609" w:author="Hüffmeier, Ulrike" w:date="2021-11-30T14:36:00Z">
        <w:r w:rsidR="00880F44" w:rsidRPr="00622A7F">
          <w:rPr>
            <w:rFonts w:cs="Arial"/>
          </w:rPr>
          <w:t>reduced efferocytosis of MPO-deficient neutrophils</w:t>
        </w:r>
        <w:r w:rsidR="00880F44">
          <w:rPr>
            <w:rFonts w:cs="Arial"/>
          </w:rPr>
          <w:t xml:space="preserve"> by</w:t>
        </w:r>
      </w:ins>
      <w:ins w:id="3610" w:author="Hüffmeier, Ulrike" w:date="2021-11-30T14:35:00Z">
        <w:r w:rsidR="00880F44">
          <w:rPr>
            <w:rFonts w:cs="Arial"/>
          </w:rPr>
          <w:t xml:space="preserve"> </w:t>
        </w:r>
      </w:ins>
      <w:r w:rsidRPr="00622A7F">
        <w:rPr>
          <w:rFonts w:cs="Arial"/>
        </w:rPr>
        <w:t xml:space="preserve">MPO-deficient monocytes </w:t>
      </w:r>
      <w:del w:id="3611" w:author="Hüffmeier, Ulrike" w:date="2021-11-30T14:36:00Z">
        <w:r w:rsidRPr="00622A7F" w:rsidDel="00880F44">
          <w:rPr>
            <w:rFonts w:cs="Arial"/>
          </w:rPr>
          <w:delText xml:space="preserve">showed a reduced efferocytosis of MPO-deficient neutrophils as described in chapter </w:delText>
        </w:r>
      </w:del>
      <w:ins w:id="3612" w:author="Hüffmeier, Ulrike" w:date="2021-11-30T14:36:00Z">
        <w:r w:rsidR="00880F44">
          <w:rPr>
            <w:rFonts w:cs="Arial"/>
          </w:rPr>
          <w:t>(</w:t>
        </w:r>
      </w:ins>
      <w:del w:id="3613" w:author="Haskamp, Stefan (extern)" w:date="2021-10-26T18:21:00Z">
        <w:r w:rsidRPr="00622A7F" w:rsidDel="00DD1917">
          <w:rPr>
            <w:rFonts w:cs="Arial"/>
          </w:rPr>
          <w:delText>xxx</w:delText>
        </w:r>
      </w:del>
      <w:ins w:id="3614" w:author="Haskamp, Stefan (extern)" w:date="2021-10-26T18:22:00Z">
        <w:r w:rsidR="00DD1917">
          <w:rPr>
            <w:rFonts w:cs="Arial"/>
          </w:rPr>
          <w:fldChar w:fldCharType="begin"/>
        </w:r>
        <w:r w:rsidR="00DD1917">
          <w:rPr>
            <w:rFonts w:cs="Arial"/>
          </w:rPr>
          <w:instrText xml:space="preserve"> REF _Ref86164948 \r \h </w:instrText>
        </w:r>
      </w:ins>
      <w:r w:rsidR="00DD1917">
        <w:rPr>
          <w:rFonts w:cs="Arial"/>
        </w:rPr>
      </w:r>
      <w:r w:rsidR="00DD1917">
        <w:rPr>
          <w:rFonts w:cs="Arial"/>
        </w:rPr>
        <w:fldChar w:fldCharType="separate"/>
      </w:r>
      <w:r w:rsidR="002D4AD7">
        <w:rPr>
          <w:rFonts w:cs="Arial"/>
        </w:rPr>
        <w:t>4.2.3</w:t>
      </w:r>
      <w:ins w:id="3615" w:author="Haskamp, Stefan (extern)" w:date="2021-10-26T18:22:00Z">
        <w:r w:rsidR="00DD1917">
          <w:rPr>
            <w:rFonts w:cs="Arial"/>
          </w:rPr>
          <w:fldChar w:fldCharType="end"/>
        </w:r>
      </w:ins>
      <w:ins w:id="3616" w:author="Hüffmeier, Ulrike" w:date="2021-11-30T14:36:00Z">
        <w:r w:rsidR="00880F44">
          <w:rPr>
            <w:rFonts w:cs="Arial"/>
          </w:rPr>
          <w:t>), this process of MHC II</w:t>
        </w:r>
      </w:ins>
      <w:ins w:id="3617" w:author="Hüffmeier, Ulrike" w:date="2021-11-30T14:37:00Z">
        <w:r w:rsidR="00880F44">
          <w:rPr>
            <w:rFonts w:cs="Arial"/>
          </w:rPr>
          <w:t xml:space="preserve"> positive cells, neutrophils and keratinocytes </w:t>
        </w:r>
      </w:ins>
      <w:ins w:id="3618" w:author="Hüffmeier, Ulrike" w:date="2021-11-30T14:36:00Z">
        <w:r w:rsidR="00880F44">
          <w:rPr>
            <w:rFonts w:cs="Arial"/>
          </w:rPr>
          <w:t>might also be impaired</w:t>
        </w:r>
      </w:ins>
      <w:del w:id="3619" w:author="Hüffmeier, Ulrike" w:date="2021-11-30T14:37:00Z">
        <w:r w:rsidRPr="00622A7F" w:rsidDel="00880F44">
          <w:rPr>
            <w:rFonts w:cs="Arial"/>
          </w:rPr>
          <w:delText>. Impaired clearance of apoptotic target cells may</w:delText>
        </w:r>
      </w:del>
      <w:ins w:id="3620" w:author="Hüffmeier, Ulrike" w:date="2021-11-30T14:37:00Z">
        <w:r w:rsidR="00880F44">
          <w:rPr>
            <w:rFonts w:cs="Arial"/>
          </w:rPr>
          <w:t xml:space="preserve"> and</w:t>
        </w:r>
      </w:ins>
      <w:r w:rsidRPr="00622A7F">
        <w:rPr>
          <w:rFonts w:cs="Arial"/>
        </w:rPr>
        <w:t xml:space="preserve"> act in favor of inflammation.</w:t>
      </w:r>
    </w:p>
    <w:p w14:paraId="329ECB5F" w14:textId="77777777" w:rsidR="00D555C3" w:rsidRPr="00622A7F" w:rsidRDefault="00D555C3" w:rsidP="00622A7F">
      <w:pPr>
        <w:rPr>
          <w:ins w:id="3621" w:author="Stefan" w:date="2021-10-22T11:26:00Z"/>
          <w:rFonts w:cs="Arial"/>
        </w:rPr>
        <w:sectPr w:rsidR="00D555C3" w:rsidRPr="00622A7F">
          <w:pgSz w:w="11906" w:h="16838"/>
          <w:pgMar w:top="1417" w:right="1417" w:bottom="1134" w:left="1417" w:header="708" w:footer="708" w:gutter="0"/>
          <w:cols w:space="708"/>
          <w:docGrid w:linePitch="360"/>
        </w:sectPr>
      </w:pPr>
      <w:r w:rsidRPr="00622A7F">
        <w:rPr>
          <w:rFonts w:cs="Arial"/>
        </w:rPr>
        <w:t xml:space="preserve"> </w:t>
      </w:r>
    </w:p>
    <w:p w14:paraId="10ECC2C6" w14:textId="77777777" w:rsidR="00D555C3" w:rsidRPr="00622A7F" w:rsidRDefault="00D555C3" w:rsidP="00622A7F">
      <w:pPr>
        <w:rPr>
          <w:rFonts w:cs="Arial"/>
        </w:rPr>
      </w:pPr>
    </w:p>
    <w:p w14:paraId="65F8CF70" w14:textId="77777777" w:rsidR="00D555C3" w:rsidRPr="00622A7F" w:rsidRDefault="00382E14" w:rsidP="00622A7F">
      <w:pPr>
        <w:keepNext/>
        <w:rPr>
          <w:rFonts w:cs="Arial"/>
        </w:rPr>
      </w:pPr>
      <w:r>
        <w:rPr>
          <w:rFonts w:cs="Arial"/>
        </w:rPr>
        <w:pict w14:anchorId="560F2963">
          <v:shape id="_x0000_i1050" type="#_x0000_t75" style="width:715.4pt;height:330.05pt">
            <v:imagedata r:id="rId51" o:title="figure5b"/>
          </v:shape>
        </w:pict>
      </w:r>
      <w:commentRangeStart w:id="3622"/>
      <w:commentRangeEnd w:id="3622"/>
      <w:r w:rsidR="00D555C3" w:rsidRPr="00622A7F">
        <w:rPr>
          <w:rStyle w:val="Kommentarzeichen"/>
          <w:rFonts w:cs="Arial"/>
        </w:rPr>
        <w:commentReference w:id="3622"/>
      </w:r>
    </w:p>
    <w:p w14:paraId="153AEDA8" w14:textId="308E2587" w:rsidR="00D555C3" w:rsidRPr="00622A7F" w:rsidRDefault="00D555C3" w:rsidP="00622A7F">
      <w:pPr>
        <w:pStyle w:val="Beschriftung"/>
        <w:rPr>
          <w:rFonts w:cs="Arial"/>
        </w:rPr>
      </w:pPr>
      <w:bookmarkStart w:id="3623" w:name="_Ref74301090"/>
      <w:bookmarkStart w:id="3624" w:name="_Toc94355246"/>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29</w:t>
      </w:r>
      <w:r w:rsidRPr="00622A7F">
        <w:rPr>
          <w:rFonts w:cs="Arial"/>
        </w:rPr>
        <w:fldChar w:fldCharType="end"/>
      </w:r>
      <w:bookmarkEnd w:id="3623"/>
      <w:r w:rsidRPr="00622A7F">
        <w:rPr>
          <w:rFonts w:cs="Arial"/>
        </w:rPr>
        <w:t xml:space="preserve">: </w:t>
      </w:r>
      <w:del w:id="3625" w:author="Hüffmeier, Ulrike" w:date="2021-11-30T13:49:00Z">
        <w:r w:rsidRPr="00622A7F" w:rsidDel="003A425A">
          <w:rPr>
            <w:rFonts w:cs="Arial"/>
          </w:rPr>
          <w:delText xml:space="preserve">Presumable </w:delText>
        </w:r>
      </w:del>
      <w:ins w:id="3626" w:author="Hüffmeier, Ulrike" w:date="2021-11-30T13:49:00Z">
        <w:r w:rsidR="003A425A">
          <w:rPr>
            <w:rFonts w:cs="Arial"/>
          </w:rPr>
          <w:t>Model of</w:t>
        </w:r>
        <w:r w:rsidR="003A425A" w:rsidRPr="00622A7F">
          <w:rPr>
            <w:rFonts w:cs="Arial"/>
          </w:rPr>
          <w:t xml:space="preserve"> </w:t>
        </w:r>
      </w:ins>
      <w:del w:id="3627" w:author="Hüffmeier, Ulrike" w:date="2021-11-30T13:49:00Z">
        <w:r w:rsidRPr="00622A7F" w:rsidDel="003A425A">
          <w:rPr>
            <w:rFonts w:cs="Arial"/>
          </w:rPr>
          <w:delText xml:space="preserve">mechanisms explaining the </w:delText>
        </w:r>
      </w:del>
      <w:r w:rsidRPr="00622A7F">
        <w:rPr>
          <w:rFonts w:cs="Arial"/>
        </w:rPr>
        <w:t>clonal expansion of CD4</w:t>
      </w:r>
      <w:r w:rsidRPr="00622A7F">
        <w:rPr>
          <w:rFonts w:cs="Arial"/>
          <w:vertAlign w:val="superscript"/>
        </w:rPr>
        <w:t>+</w:t>
      </w:r>
      <w:r w:rsidRPr="00622A7F">
        <w:rPr>
          <w:rFonts w:cs="Arial"/>
        </w:rPr>
        <w:t xml:space="preserve"> CTLs in MPO- and IL-36a-deficiency</w:t>
      </w:r>
      <w:bookmarkEnd w:id="3624"/>
    </w:p>
    <w:p w14:paraId="10BC0413" w14:textId="4F3DA194" w:rsidR="00D555C3" w:rsidRPr="00622A7F" w:rsidRDefault="00D555C3" w:rsidP="00622A7F">
      <w:pPr>
        <w:pStyle w:val="Untertitel"/>
        <w:rPr>
          <w:ins w:id="3628" w:author="Stefan" w:date="2021-10-22T11:26:00Z"/>
          <w:rFonts w:cs="Arial"/>
        </w:rPr>
      </w:pPr>
      <w:r w:rsidRPr="00622A7F">
        <w:rPr>
          <w:rFonts w:cs="Arial"/>
        </w:rPr>
        <w:t xml:space="preserve">The </w:t>
      </w:r>
      <w:del w:id="3629" w:author="Hüffmeier, Ulrike" w:date="2021-11-30T13:49:00Z">
        <w:r w:rsidRPr="00622A7F" w:rsidDel="003A425A">
          <w:rPr>
            <w:rFonts w:cs="Arial"/>
          </w:rPr>
          <w:delText xml:space="preserve">absence </w:delText>
        </w:r>
      </w:del>
      <w:ins w:id="3630" w:author="Hüffmeier, Ulrike" w:date="2021-11-30T13:49:00Z">
        <w:r w:rsidR="003A425A">
          <w:rPr>
            <w:rFonts w:cs="Arial"/>
          </w:rPr>
          <w:t>deficiency</w:t>
        </w:r>
        <w:r w:rsidR="003A425A" w:rsidRPr="00622A7F">
          <w:rPr>
            <w:rFonts w:cs="Arial"/>
          </w:rPr>
          <w:t xml:space="preserve"> </w:t>
        </w:r>
      </w:ins>
      <w:r w:rsidRPr="00622A7F">
        <w:rPr>
          <w:rFonts w:cs="Arial"/>
        </w:rPr>
        <w:t xml:space="preserve">of MPO and </w:t>
      </w:r>
      <w:del w:id="3631" w:author="Hüffmeier, Ulrike" w:date="2021-11-30T13:50:00Z">
        <w:r w:rsidRPr="00622A7F" w:rsidDel="003A425A">
          <w:rPr>
            <w:rFonts w:cs="Arial"/>
          </w:rPr>
          <w:delText xml:space="preserve">the </w:delText>
        </w:r>
      </w:del>
      <w:ins w:id="3632" w:author="Hüffmeier, Ulrike" w:date="2021-11-30T13:50:00Z">
        <w:r w:rsidR="003A425A">
          <w:rPr>
            <w:rFonts w:cs="Arial"/>
          </w:rPr>
          <w:t>an</w:t>
        </w:r>
        <w:r w:rsidR="003A425A" w:rsidRPr="00622A7F">
          <w:rPr>
            <w:rFonts w:cs="Arial"/>
          </w:rPr>
          <w:t xml:space="preserve"> </w:t>
        </w:r>
      </w:ins>
      <w:del w:id="3633" w:author="Hüffmeier, Ulrike" w:date="2021-11-30T13:50:00Z">
        <w:r w:rsidRPr="00622A7F" w:rsidDel="003A425A">
          <w:rPr>
            <w:rFonts w:cs="Arial"/>
          </w:rPr>
          <w:delText xml:space="preserve">overflow </w:delText>
        </w:r>
      </w:del>
      <w:ins w:id="3634" w:author="Hüffmeier, Ulrike" w:date="2021-11-30T13:50:00Z">
        <w:r w:rsidR="003A425A">
          <w:rPr>
            <w:rFonts w:cs="Arial"/>
          </w:rPr>
          <w:t>abundance</w:t>
        </w:r>
        <w:r w:rsidR="003A425A" w:rsidRPr="00622A7F">
          <w:rPr>
            <w:rFonts w:cs="Arial"/>
          </w:rPr>
          <w:t xml:space="preserve"> </w:t>
        </w:r>
      </w:ins>
      <w:r w:rsidRPr="00622A7F">
        <w:rPr>
          <w:rFonts w:cs="Arial"/>
        </w:rPr>
        <w:t xml:space="preserve">of IL-36 cytokines </w:t>
      </w:r>
      <w:del w:id="3635" w:author="Hüffmeier, Ulrike" w:date="2021-11-30T13:50:00Z">
        <w:r w:rsidRPr="00622A7F" w:rsidDel="003A425A">
          <w:rPr>
            <w:rFonts w:cs="Arial"/>
          </w:rPr>
          <w:delText>compared to the</w:delText>
        </w:r>
      </w:del>
      <w:ins w:id="3636" w:author="Hüffmeier, Ulrike" w:date="2021-11-30T13:50:00Z">
        <w:r w:rsidR="003A425A">
          <w:rPr>
            <w:rFonts w:cs="Arial"/>
          </w:rPr>
          <w:t xml:space="preserve">in </w:t>
        </w:r>
        <w:r w:rsidR="00967132">
          <w:rPr>
            <w:rFonts w:cs="Arial"/>
          </w:rPr>
          <w:t>loss of</w:t>
        </w:r>
      </w:ins>
      <w:r w:rsidRPr="00622A7F">
        <w:rPr>
          <w:rFonts w:cs="Arial"/>
        </w:rPr>
        <w:t xml:space="preserve"> </w:t>
      </w:r>
      <w:del w:id="3637" w:author="Hüffmeier, Ulrike" w:date="2021-11-30T13:50:00Z">
        <w:r w:rsidRPr="00622A7F" w:rsidDel="00967132">
          <w:rPr>
            <w:rFonts w:cs="Arial"/>
          </w:rPr>
          <w:delText xml:space="preserve">antagonist </w:delText>
        </w:r>
      </w:del>
      <w:r w:rsidRPr="00622A7F">
        <w:rPr>
          <w:rFonts w:cs="Arial"/>
        </w:rPr>
        <w:t xml:space="preserve">IL-36a </w:t>
      </w:r>
      <w:ins w:id="3638" w:author="Hüffmeier, Ulrike" w:date="2021-11-30T13:51:00Z">
        <w:r w:rsidR="00967132">
          <w:rPr>
            <w:rFonts w:cs="Arial"/>
          </w:rPr>
          <w:t xml:space="preserve">might </w:t>
        </w:r>
      </w:ins>
      <w:r w:rsidRPr="00622A7F">
        <w:rPr>
          <w:rFonts w:cs="Arial"/>
        </w:rPr>
        <w:t>activate CD4</w:t>
      </w:r>
      <w:r w:rsidRPr="00622A7F">
        <w:rPr>
          <w:rFonts w:cs="Arial"/>
          <w:vertAlign w:val="superscript"/>
        </w:rPr>
        <w:t>+</w:t>
      </w:r>
      <w:r w:rsidRPr="00622A7F">
        <w:rPr>
          <w:rFonts w:cs="Arial"/>
        </w:rPr>
        <w:t xml:space="preserve"> T cells directly via the IL-36R or indirectly via dendritic cells (DCs). Activated CD4</w:t>
      </w:r>
      <w:r w:rsidRPr="00622A7F">
        <w:rPr>
          <w:rFonts w:cs="Arial"/>
          <w:vertAlign w:val="superscript"/>
        </w:rPr>
        <w:t>+</w:t>
      </w:r>
      <w:r w:rsidRPr="00622A7F">
        <w:rPr>
          <w:rFonts w:cs="Arial"/>
        </w:rPr>
        <w:t xml:space="preserve"> T cells proliferate and differentiate to CD4</w:t>
      </w:r>
      <w:r w:rsidRPr="00622A7F">
        <w:rPr>
          <w:rFonts w:cs="Arial"/>
          <w:vertAlign w:val="superscript"/>
        </w:rPr>
        <w:t>+</w:t>
      </w:r>
      <w:r w:rsidRPr="00622A7F">
        <w:rPr>
          <w:rFonts w:cs="Arial"/>
        </w:rPr>
        <w:t xml:space="preserve"> cytotoxic T cells (CTLs). These effector T cells </w:t>
      </w:r>
      <w:ins w:id="3639" w:author="Hüffmeier, Ulrike" w:date="2021-11-30T13:51:00Z">
        <w:r w:rsidR="00967132">
          <w:rPr>
            <w:rFonts w:cs="Arial"/>
          </w:rPr>
          <w:t xml:space="preserve">might </w:t>
        </w:r>
      </w:ins>
      <w:r w:rsidRPr="00622A7F">
        <w:rPr>
          <w:rFonts w:cs="Arial"/>
        </w:rPr>
        <w:t xml:space="preserve">promote inflammation through the secretion of pro-inflammatory cytokines and mediation of cytotoxicity against MHC-II expressing target cells. </w:t>
      </w:r>
    </w:p>
    <w:p w14:paraId="17F50FAB" w14:textId="77777777" w:rsidR="00D555C3" w:rsidRPr="00622A7F" w:rsidRDefault="00D555C3" w:rsidP="00622A7F">
      <w:pPr>
        <w:rPr>
          <w:ins w:id="3640" w:author="Stefan" w:date="2021-10-22T11:26:00Z"/>
          <w:rFonts w:cs="Arial"/>
        </w:rPr>
        <w:sectPr w:rsidR="00D555C3" w:rsidRPr="00622A7F" w:rsidSect="00030D93">
          <w:pgSz w:w="16838" w:h="11906" w:orient="landscape"/>
          <w:pgMar w:top="1417" w:right="1417" w:bottom="1417" w:left="1134" w:header="708" w:footer="708" w:gutter="0"/>
          <w:cols w:space="708"/>
          <w:docGrid w:linePitch="360"/>
        </w:sectPr>
      </w:pPr>
    </w:p>
    <w:p w14:paraId="2F66C087" w14:textId="6AF4C3C6" w:rsidR="00D555C3" w:rsidRPr="00622A7F" w:rsidDel="00192745" w:rsidRDefault="00423858">
      <w:pPr>
        <w:rPr>
          <w:del w:id="3641" w:author="Stefan" w:date="2021-10-22T11:28:00Z"/>
          <w:rFonts w:cs="Arial"/>
        </w:rPr>
      </w:pPr>
      <w:moveToRangeStart w:id="3642" w:author="Haskamp, Stefan (extern)" w:date="2022-01-08T13:42:00Z" w:name="move92541745"/>
      <w:commentRangeStart w:id="3643"/>
      <w:moveTo w:id="3644" w:author="Haskamp, Stefan (extern)" w:date="2022-01-08T13:42:00Z">
        <w:r w:rsidRPr="00622A7F">
          <w:rPr>
            <w:rFonts w:cs="Arial"/>
          </w:rPr>
          <w:lastRenderedPageBreak/>
          <w:t>Most importantly, further studies need to validate that CD4</w:t>
        </w:r>
        <w:r w:rsidRPr="00D7144E">
          <w:rPr>
            <w:rFonts w:cs="Arial"/>
            <w:vertAlign w:val="superscript"/>
          </w:rPr>
          <w:t>+</w:t>
        </w:r>
        <w:r w:rsidRPr="00622A7F">
          <w:rPr>
            <w:rFonts w:cs="Arial"/>
          </w:rPr>
          <w:t xml:space="preserve"> CTLs are more frequent in patients with disease associated variants</w:t>
        </w:r>
      </w:moveTo>
      <w:ins w:id="3645" w:author="Haskamp, Stefan (extern)" w:date="2022-01-08T13:43:00Z">
        <w:r>
          <w:rPr>
            <w:rFonts w:cs="Arial"/>
          </w:rPr>
          <w:t xml:space="preserve"> and that this cell type promoting inflammation in GPP</w:t>
        </w:r>
      </w:ins>
      <w:moveTo w:id="3646" w:author="Haskamp, Stefan (extern)" w:date="2022-01-08T13:42:00Z">
        <w:r w:rsidRPr="00622A7F">
          <w:rPr>
            <w:rFonts w:cs="Arial"/>
          </w:rPr>
          <w:t xml:space="preserve">. </w:t>
        </w:r>
        <w:commentRangeEnd w:id="3643"/>
        <w:r>
          <w:rPr>
            <w:rStyle w:val="Kommentarzeichen"/>
          </w:rPr>
          <w:commentReference w:id="3643"/>
        </w:r>
      </w:moveTo>
      <w:moveToRangeEnd w:id="3642"/>
    </w:p>
    <w:p w14:paraId="13F4D7BB" w14:textId="0E1747CA" w:rsidR="00D555C3" w:rsidRPr="00622A7F" w:rsidRDefault="00423858" w:rsidP="00622A7F">
      <w:pPr>
        <w:rPr>
          <w:ins w:id="3647" w:author="Stefan" w:date="2021-10-21T11:09:00Z"/>
          <w:rFonts w:cs="Arial"/>
        </w:rPr>
      </w:pPr>
      <w:ins w:id="3648" w:author="Haskamp, Stefan (extern)" w:date="2022-01-08T13:45:00Z">
        <w:r>
          <w:rPr>
            <w:rFonts w:cs="Arial"/>
          </w:rPr>
          <w:t>Subsequently</w:t>
        </w:r>
      </w:ins>
      <w:ins w:id="3649" w:author="Hüffmeier, Ulrike" w:date="2021-11-30T14:38:00Z">
        <w:del w:id="3650" w:author="Haskamp, Stefan (extern)" w:date="2022-01-08T13:44:00Z">
          <w:r w:rsidR="00880F44" w:rsidDel="00423858">
            <w:rPr>
              <w:rFonts w:cs="Arial"/>
            </w:rPr>
            <w:delText>If this study’s results are confirmed by independent experiments</w:delText>
          </w:r>
        </w:del>
        <w:r w:rsidR="00880F44">
          <w:rPr>
            <w:rFonts w:cs="Arial"/>
          </w:rPr>
          <w:t xml:space="preserve">, </w:t>
        </w:r>
      </w:ins>
      <w:del w:id="3651" w:author="Hüffmeier, Ulrike" w:date="2021-11-30T14:38:00Z">
        <w:r w:rsidR="00D555C3" w:rsidRPr="00622A7F" w:rsidDel="00880F44">
          <w:rPr>
            <w:rFonts w:cs="Arial"/>
          </w:rPr>
          <w:delText>E</w:delText>
        </w:r>
      </w:del>
      <w:ins w:id="3652" w:author="Hüffmeier, Ulrike" w:date="2021-11-30T14:38:00Z">
        <w:r w:rsidR="00880F44">
          <w:rPr>
            <w:rFonts w:cs="Arial"/>
          </w:rPr>
          <w:t>e</w:t>
        </w:r>
      </w:ins>
      <w:r w:rsidR="00D555C3" w:rsidRPr="00622A7F">
        <w:rPr>
          <w:rFonts w:cs="Arial"/>
        </w:rPr>
        <w:t>xpanded CD4</w:t>
      </w:r>
      <w:r w:rsidR="00D555C3" w:rsidRPr="00622A7F">
        <w:rPr>
          <w:rFonts w:cs="Arial"/>
          <w:vertAlign w:val="superscript"/>
        </w:rPr>
        <w:t>+</w:t>
      </w:r>
      <w:r w:rsidR="00D555C3" w:rsidRPr="00622A7F">
        <w:rPr>
          <w:rFonts w:cs="Arial"/>
        </w:rPr>
        <w:t xml:space="preserve"> CTLs </w:t>
      </w:r>
      <w:del w:id="3653" w:author="Hüffmeier, Ulrike" w:date="2021-11-30T14:38:00Z">
        <w:r w:rsidR="00D555C3" w:rsidRPr="00622A7F" w:rsidDel="00880F44">
          <w:rPr>
            <w:rFonts w:cs="Arial"/>
          </w:rPr>
          <w:delText xml:space="preserve">should </w:delText>
        </w:r>
      </w:del>
      <w:ins w:id="3654" w:author="Hüffmeier, Ulrike" w:date="2021-11-30T14:38:00Z">
        <w:r w:rsidR="00880F44">
          <w:rPr>
            <w:rFonts w:cs="Arial"/>
          </w:rPr>
          <w:t xml:space="preserve">might </w:t>
        </w:r>
      </w:ins>
      <w:r w:rsidR="00D555C3" w:rsidRPr="00622A7F">
        <w:rPr>
          <w:rFonts w:cs="Arial"/>
        </w:rPr>
        <w:t xml:space="preserve">be considered as a </w:t>
      </w:r>
      <w:del w:id="3655" w:author="Hüffmeier, Ulrike" w:date="2021-11-30T14:38:00Z">
        <w:r w:rsidR="00D555C3" w:rsidRPr="00622A7F" w:rsidDel="00880F44">
          <w:rPr>
            <w:rFonts w:cs="Arial"/>
          </w:rPr>
          <w:delText xml:space="preserve">potential </w:delText>
        </w:r>
      </w:del>
      <w:r w:rsidR="00D555C3" w:rsidRPr="00622A7F">
        <w:rPr>
          <w:rFonts w:cs="Arial"/>
        </w:rPr>
        <w:t>therapeutic target. A recent study provided evidence that CD4</w:t>
      </w:r>
      <w:r w:rsidR="00D555C3" w:rsidRPr="00622A7F">
        <w:rPr>
          <w:rFonts w:cs="Arial"/>
          <w:vertAlign w:val="superscript"/>
        </w:rPr>
        <w:t>+</w:t>
      </w:r>
      <w:r w:rsidR="00D555C3" w:rsidRPr="00622A7F">
        <w:rPr>
          <w:rFonts w:cs="Arial"/>
        </w:rPr>
        <w:t xml:space="preserve"> CTLs were reduced in patients with angina pectoris after treatment with TNFα inhibitor infliximab </w:t>
      </w:r>
      <w:r w:rsidR="009A7AD4">
        <w:rPr>
          <w:rFonts w:cs="Arial"/>
        </w:rPr>
        <w:t>{Rizzello, 2006 #1842}</w:t>
      </w:r>
      <w:r w:rsidR="00D555C3" w:rsidRPr="00622A7F">
        <w:rPr>
          <w:rFonts w:cs="Arial"/>
        </w:rPr>
        <w:t xml:space="preserve">. </w:t>
      </w:r>
      <w:commentRangeStart w:id="3656"/>
      <w:commentRangeStart w:id="3657"/>
      <w:r w:rsidR="00D555C3" w:rsidRPr="00622A7F">
        <w:rPr>
          <w:rFonts w:cs="Arial"/>
        </w:rPr>
        <w:t xml:space="preserve">GPP patients </w:t>
      </w:r>
      <w:commentRangeStart w:id="3658"/>
      <w:r w:rsidR="00D555C3" w:rsidRPr="00622A7F">
        <w:rPr>
          <w:rFonts w:cs="Arial"/>
        </w:rPr>
        <w:t xml:space="preserve">treated with infliximab had a </w:t>
      </w:r>
      <w:del w:id="3659" w:author="Hüffmeier, Ulrike" w:date="2021-11-30T14:39:00Z">
        <w:r w:rsidR="00D555C3" w:rsidRPr="00622A7F" w:rsidDel="00880F44">
          <w:rPr>
            <w:rFonts w:cs="Arial"/>
          </w:rPr>
          <w:delText xml:space="preserve">slightly </w:delText>
        </w:r>
      </w:del>
      <w:ins w:id="3660" w:author="Hüffmeier, Ulrike" w:date="2021-11-30T14:39:00Z">
        <w:r w:rsidR="00880F44">
          <w:rPr>
            <w:rFonts w:cs="Arial"/>
          </w:rPr>
          <w:t>nominally, though not significantly</w:t>
        </w:r>
        <w:r w:rsidR="00880F44" w:rsidRPr="00622A7F">
          <w:rPr>
            <w:rFonts w:cs="Arial"/>
          </w:rPr>
          <w:t xml:space="preserve"> </w:t>
        </w:r>
      </w:ins>
      <w:r w:rsidR="00D555C3" w:rsidRPr="00622A7F">
        <w:rPr>
          <w:rFonts w:cs="Arial"/>
        </w:rPr>
        <w:t>higher</w:t>
      </w:r>
      <w:ins w:id="3661" w:author="Hüffmeier, Ulrike" w:date="2021-11-30T14:39:00Z">
        <w:r w:rsidR="00880F44">
          <w:rPr>
            <w:rFonts w:cs="Arial"/>
          </w:rPr>
          <w:t xml:space="preserve"> </w:t>
        </w:r>
      </w:ins>
      <w:del w:id="3662" w:author="Hüffmeier, Ulrike" w:date="2021-11-30T14:39:00Z">
        <w:r w:rsidR="00D555C3" w:rsidRPr="00622A7F" w:rsidDel="00880F44">
          <w:rPr>
            <w:rFonts w:cs="Arial"/>
          </w:rPr>
          <w:delText xml:space="preserve"> </w:delText>
        </w:r>
      </w:del>
      <w:ins w:id="3663" w:author="Stefan" w:date="2021-10-21T11:02:00Z">
        <w:r w:rsidR="00D555C3" w:rsidRPr="00622A7F">
          <w:rPr>
            <w:rFonts w:cs="Arial"/>
          </w:rPr>
          <w:t xml:space="preserve">mean </w:t>
        </w:r>
      </w:ins>
      <w:r w:rsidR="00D555C3" w:rsidRPr="00622A7F">
        <w:rPr>
          <w:rFonts w:cs="Arial"/>
        </w:rPr>
        <w:t xml:space="preserve">expression of the </w:t>
      </w:r>
      <w:ins w:id="3664" w:author="Stefan" w:date="2021-10-21T11:22:00Z">
        <w:r w:rsidR="00D555C3" w:rsidRPr="00622A7F">
          <w:rPr>
            <w:rFonts w:cs="Arial"/>
          </w:rPr>
          <w:t>CD4</w:t>
        </w:r>
        <w:r w:rsidR="00D555C3" w:rsidRPr="00622A7F">
          <w:rPr>
            <w:rFonts w:cs="Arial"/>
            <w:vertAlign w:val="superscript"/>
          </w:rPr>
          <w:t>+</w:t>
        </w:r>
        <w:r w:rsidR="00D555C3" w:rsidRPr="00622A7F">
          <w:rPr>
            <w:rFonts w:cs="Arial"/>
          </w:rPr>
          <w:t xml:space="preserve"> CTLs </w:t>
        </w:r>
      </w:ins>
      <w:del w:id="3665" w:author="Stefan" w:date="2021-10-21T11:22:00Z">
        <w:r w:rsidR="00D555C3" w:rsidRPr="00622A7F" w:rsidDel="00933511">
          <w:rPr>
            <w:rFonts w:cs="Arial"/>
          </w:rPr>
          <w:delText xml:space="preserve">cell type </w:delText>
        </w:r>
      </w:del>
      <w:r w:rsidR="00D555C3" w:rsidRPr="00622A7F">
        <w:rPr>
          <w:rFonts w:cs="Arial"/>
        </w:rPr>
        <w:t xml:space="preserve">marker </w:t>
      </w:r>
      <w:r w:rsidR="00D555C3" w:rsidRPr="00622A7F">
        <w:rPr>
          <w:rFonts w:cs="Arial"/>
          <w:i/>
        </w:rPr>
        <w:t>FGFBP2</w:t>
      </w:r>
      <w:r w:rsidR="00D555C3" w:rsidRPr="00622A7F">
        <w:rPr>
          <w:rFonts w:cs="Arial"/>
        </w:rPr>
        <w:t xml:space="preserve"> compared to patients treated otherwise</w:t>
      </w:r>
      <w:commentRangeEnd w:id="3658"/>
      <w:r w:rsidR="00D555C3" w:rsidRPr="00622A7F">
        <w:rPr>
          <w:rStyle w:val="Kommentarzeichen"/>
          <w:rFonts w:cs="Arial"/>
        </w:rPr>
        <w:commentReference w:id="3658"/>
      </w:r>
      <w:ins w:id="3666" w:author="Stefan" w:date="2021-10-21T11:02:00Z">
        <w:del w:id="3667" w:author="Hüffmeier, Ulrike" w:date="2021-11-30T14:39:00Z">
          <w:r w:rsidR="00D555C3" w:rsidRPr="00622A7F" w:rsidDel="00880F44">
            <w:rPr>
              <w:rFonts w:cs="Arial"/>
            </w:rPr>
            <w:delText xml:space="preserve"> (not significant)</w:delText>
          </w:r>
        </w:del>
      </w:ins>
      <w:r w:rsidR="00D555C3" w:rsidRPr="00622A7F">
        <w:rPr>
          <w:rFonts w:cs="Arial"/>
        </w:rPr>
        <w:t xml:space="preserve">. </w:t>
      </w:r>
      <w:commentRangeEnd w:id="3656"/>
      <w:r w:rsidR="00880F44">
        <w:rPr>
          <w:rStyle w:val="Kommentarzeichen"/>
        </w:rPr>
        <w:commentReference w:id="3656"/>
      </w:r>
      <w:commentRangeEnd w:id="3657"/>
      <w:r w:rsidR="009C151F">
        <w:rPr>
          <w:rStyle w:val="Kommentarzeichen"/>
        </w:rPr>
        <w:commentReference w:id="3657"/>
      </w:r>
      <w:r w:rsidR="00D555C3" w:rsidRPr="00622A7F">
        <w:rPr>
          <w:rFonts w:cs="Arial"/>
        </w:rPr>
        <w:t>However, this analysis may be biased, as blood was drawn</w:t>
      </w:r>
      <w:ins w:id="3668" w:author="Stefan" w:date="2021-10-21T11:19:00Z">
        <w:r w:rsidR="00D555C3" w:rsidRPr="00622A7F">
          <w:rPr>
            <w:rFonts w:cs="Arial"/>
          </w:rPr>
          <w:t xml:space="preserve"> at different time points </w:t>
        </w:r>
        <w:del w:id="3669" w:author="Hüffmeier, Ulrike" w:date="2021-11-30T14:39:00Z">
          <w:r w:rsidR="00D555C3" w:rsidRPr="00622A7F" w:rsidDel="00880F44">
            <w:rPr>
              <w:rFonts w:cs="Arial"/>
            </w:rPr>
            <w:delText>during a</w:delText>
          </w:r>
        </w:del>
      </w:ins>
      <w:ins w:id="3670" w:author="Hüffmeier, Ulrike" w:date="2021-11-30T14:39:00Z">
        <w:r w:rsidR="00880F44">
          <w:rPr>
            <w:rFonts w:cs="Arial"/>
          </w:rPr>
          <w:t>of individual</w:t>
        </w:r>
      </w:ins>
      <w:del w:id="3671" w:author="Stefan" w:date="2021-10-21T11:20:00Z">
        <w:r w:rsidR="00D555C3" w:rsidRPr="00622A7F" w:rsidDel="00760B80">
          <w:rPr>
            <w:rFonts w:cs="Arial"/>
          </w:rPr>
          <w:delText xml:space="preserve"> </w:delText>
        </w:r>
      </w:del>
      <w:commentRangeStart w:id="3672"/>
      <w:del w:id="3673" w:author="Stefan" w:date="2021-10-21T11:21:00Z">
        <w:r w:rsidR="00D555C3" w:rsidRPr="00622A7F" w:rsidDel="00933511">
          <w:rPr>
            <w:rFonts w:cs="Arial"/>
          </w:rPr>
          <w:delText>from</w:delText>
        </w:r>
      </w:del>
      <w:r w:rsidR="00D555C3" w:rsidRPr="00622A7F">
        <w:rPr>
          <w:rFonts w:cs="Arial"/>
        </w:rPr>
        <w:t xml:space="preserve"> </w:t>
      </w:r>
      <w:del w:id="3674" w:author="Stefan" w:date="2021-10-21T11:20:00Z">
        <w:r w:rsidR="00D555C3" w:rsidRPr="00622A7F" w:rsidDel="00933511">
          <w:rPr>
            <w:rFonts w:cs="Arial"/>
          </w:rPr>
          <w:delText xml:space="preserve">each patient </w:delText>
        </w:r>
        <w:commentRangeEnd w:id="3672"/>
        <w:r w:rsidR="00D555C3" w:rsidRPr="00622A7F" w:rsidDel="00933511">
          <w:rPr>
            <w:rStyle w:val="Kommentarzeichen"/>
            <w:rFonts w:cs="Arial"/>
          </w:rPr>
          <w:commentReference w:id="3672"/>
        </w:r>
        <w:r w:rsidR="00D555C3" w:rsidRPr="00622A7F" w:rsidDel="00933511">
          <w:rPr>
            <w:rFonts w:cs="Arial"/>
          </w:rPr>
          <w:delText>at the end of a</w:delText>
        </w:r>
      </w:del>
      <w:del w:id="3675" w:author="Stefan" w:date="2021-10-21T11:21:00Z">
        <w:r w:rsidR="00D555C3" w:rsidRPr="00622A7F" w:rsidDel="00933511">
          <w:rPr>
            <w:rFonts w:cs="Arial"/>
          </w:rPr>
          <w:delText xml:space="preserve"> </w:delText>
        </w:r>
      </w:del>
      <w:r w:rsidR="00D555C3" w:rsidRPr="00622A7F">
        <w:rPr>
          <w:rFonts w:cs="Arial"/>
        </w:rPr>
        <w:t>treatment interval</w:t>
      </w:r>
      <w:ins w:id="3676" w:author="Hüffmeier, Ulrike" w:date="2021-11-30T14:39:00Z">
        <w:r w:rsidR="00880F44">
          <w:rPr>
            <w:rFonts w:cs="Arial"/>
          </w:rPr>
          <w:t>s</w:t>
        </w:r>
      </w:ins>
      <w:ins w:id="3677" w:author="Hüffmeier, Ulrike" w:date="2021-11-30T14:40:00Z">
        <w:r w:rsidR="00880F44">
          <w:rPr>
            <w:rFonts w:cs="Arial"/>
          </w:rPr>
          <w:t>. Also,</w:t>
        </w:r>
      </w:ins>
      <w:ins w:id="3678" w:author="Stefan" w:date="2021-10-21T11:06:00Z">
        <w:r w:rsidR="00D555C3" w:rsidRPr="00622A7F">
          <w:rPr>
            <w:rFonts w:cs="Arial"/>
          </w:rPr>
          <w:t xml:space="preserve"> </w:t>
        </w:r>
        <w:del w:id="3679" w:author="Hüffmeier, Ulrike" w:date="2021-11-30T14:40:00Z">
          <w:r w:rsidR="00D555C3" w:rsidRPr="00622A7F" w:rsidDel="00880F44">
            <w:rPr>
              <w:rFonts w:cs="Arial"/>
            </w:rPr>
            <w:delText xml:space="preserve">and </w:delText>
          </w:r>
        </w:del>
        <w:r w:rsidR="00D555C3" w:rsidRPr="00622A7F">
          <w:rPr>
            <w:rFonts w:cs="Arial"/>
          </w:rPr>
          <w:t xml:space="preserve">the degree of </w:t>
        </w:r>
      </w:ins>
      <w:ins w:id="3680" w:author="Stefan" w:date="2021-10-21T11:07:00Z">
        <w:r w:rsidR="00D555C3" w:rsidRPr="00622A7F">
          <w:rPr>
            <w:rFonts w:cs="Arial"/>
          </w:rPr>
          <w:t>MPO- and IL36Ra-</w:t>
        </w:r>
      </w:ins>
      <w:ins w:id="3681" w:author="Stefan" w:date="2021-10-21T11:06:00Z">
        <w:r w:rsidR="00D555C3" w:rsidRPr="00622A7F">
          <w:rPr>
            <w:rFonts w:cs="Arial"/>
          </w:rPr>
          <w:t>deficiency</w:t>
        </w:r>
      </w:ins>
      <w:ins w:id="3682" w:author="Stefan" w:date="2021-10-21T11:07:00Z">
        <w:r w:rsidR="00D555C3" w:rsidRPr="00622A7F">
          <w:rPr>
            <w:rFonts w:cs="Arial"/>
          </w:rPr>
          <w:t xml:space="preserve"> was different depending on the </w:t>
        </w:r>
      </w:ins>
      <w:ins w:id="3683" w:author="Hüffmeier, Ulrike" w:date="2021-11-30T14:41:00Z">
        <w:r w:rsidR="00880F44">
          <w:rPr>
            <w:rFonts w:cs="Arial"/>
          </w:rPr>
          <w:t xml:space="preserve">(combination of) genetic </w:t>
        </w:r>
      </w:ins>
      <w:ins w:id="3684" w:author="Stefan" w:date="2021-10-21T11:07:00Z">
        <w:r w:rsidR="00D555C3" w:rsidRPr="00622A7F">
          <w:rPr>
            <w:rFonts w:cs="Arial"/>
          </w:rPr>
          <w:t>variant(s)</w:t>
        </w:r>
      </w:ins>
      <w:r w:rsidR="00D555C3" w:rsidRPr="00622A7F">
        <w:rPr>
          <w:rFonts w:cs="Arial"/>
        </w:rPr>
        <w:t>.</w:t>
      </w:r>
      <w:ins w:id="3685" w:author="Haskamp, Stefan" w:date="2022-02-16T11:15:00Z">
        <w:r w:rsidR="00EF4972">
          <w:rPr>
            <w:rFonts w:cs="Arial"/>
          </w:rPr>
          <w:t xml:space="preserve"> Additionally, functio</w:t>
        </w:r>
      </w:ins>
      <w:ins w:id="3686" w:author="Haskamp, Stefan" w:date="2022-02-16T11:16:00Z">
        <w:r w:rsidR="00EF4972">
          <w:rPr>
            <w:rFonts w:cs="Arial"/>
          </w:rPr>
          <w:t xml:space="preserve">nal evidence </w:t>
        </w:r>
      </w:ins>
      <w:ins w:id="3687" w:author="Haskamp, Stefan" w:date="2022-02-16T11:17:00Z">
        <w:r w:rsidR="00EF4972">
          <w:rPr>
            <w:rFonts w:cs="Arial"/>
          </w:rPr>
          <w:t>for</w:t>
        </w:r>
      </w:ins>
      <w:ins w:id="3688" w:author="Haskamp, Stefan" w:date="2022-02-16T11:16:00Z">
        <w:r w:rsidR="00EF4972">
          <w:rPr>
            <w:rFonts w:cs="Arial"/>
          </w:rPr>
          <w:t xml:space="preserve"> IL36Ra-deficiency of each patient </w:t>
        </w:r>
      </w:ins>
      <w:ins w:id="3689" w:author="Haskamp, Stefan" w:date="2022-02-16T11:17:00Z">
        <w:r w:rsidR="00EF4972">
          <w:rPr>
            <w:rFonts w:cs="Arial"/>
          </w:rPr>
          <w:t>is missing</w:t>
        </w:r>
      </w:ins>
      <w:ins w:id="3690" w:author="Haskamp, Stefan" w:date="2022-02-16T11:16:00Z">
        <w:r w:rsidR="00EF4972">
          <w:rPr>
            <w:rFonts w:cs="Arial"/>
          </w:rPr>
          <w:t xml:space="preserve"> in this </w:t>
        </w:r>
      </w:ins>
      <w:ins w:id="3691" w:author="Haskamp, Stefan" w:date="2022-02-16T11:17:00Z">
        <w:r w:rsidR="00EF4972">
          <w:rPr>
            <w:rFonts w:cs="Arial"/>
          </w:rPr>
          <w:t>thesis</w:t>
        </w:r>
      </w:ins>
      <w:ins w:id="3692" w:author="Haskamp, Stefan" w:date="2022-02-16T11:16:00Z">
        <w:r w:rsidR="00EF4972">
          <w:rPr>
            <w:rFonts w:cs="Arial"/>
          </w:rPr>
          <w:t>.</w:t>
        </w:r>
      </w:ins>
      <w:r w:rsidR="00D555C3" w:rsidRPr="00622A7F">
        <w:rPr>
          <w:rFonts w:cs="Arial"/>
        </w:rPr>
        <w:t xml:space="preserve"> The lowest expression in each treatment group belonged to GPP patients without any disease-associated variants. For this reason, it is tempting to assume that genetic variants may have a larger influence compared to current therapies. </w:t>
      </w:r>
    </w:p>
    <w:p w14:paraId="3304EEDC" w14:textId="6D9FDE86" w:rsidR="00D555C3" w:rsidRPr="00622A7F" w:rsidRDefault="00D555C3" w:rsidP="00622A7F">
      <w:pPr>
        <w:rPr>
          <w:rFonts w:cs="Arial"/>
        </w:rPr>
      </w:pPr>
      <w:r w:rsidRPr="00622A7F">
        <w:rPr>
          <w:rFonts w:cs="Arial"/>
        </w:rPr>
        <w:t xml:space="preserve">Besides </w:t>
      </w:r>
      <w:ins w:id="3693" w:author="Hüffmeier, Ulrike" w:date="2021-11-30T14:41:00Z">
        <w:r w:rsidR="00880F44">
          <w:rPr>
            <w:rFonts w:cs="Arial"/>
          </w:rPr>
          <w:t>i</w:t>
        </w:r>
      </w:ins>
      <w:del w:id="3694" w:author="Hüffmeier, Ulrike" w:date="2021-11-30T14:41:00Z">
        <w:r w:rsidRPr="00622A7F" w:rsidDel="00880F44">
          <w:rPr>
            <w:rFonts w:cs="Arial"/>
          </w:rPr>
          <w:delText>I</w:delText>
        </w:r>
      </w:del>
      <w:r w:rsidRPr="00622A7F">
        <w:rPr>
          <w:rFonts w:cs="Arial"/>
        </w:rPr>
        <w:t>nfliximab, further monoclonal antibodies aiming to reduce</w:t>
      </w:r>
      <w:del w:id="3695" w:author="Hüffmeier, Ulrike" w:date="2021-10-13T14:34:00Z">
        <w:r w:rsidRPr="00622A7F" w:rsidDel="008749C8">
          <w:rPr>
            <w:rFonts w:cs="Arial"/>
          </w:rPr>
          <w:delText>d</w:delText>
        </w:r>
      </w:del>
      <w:r w:rsidRPr="00622A7F">
        <w:rPr>
          <w:rFonts w:cs="Arial"/>
        </w:rPr>
        <w:t xml:space="preserve"> CD4</w:t>
      </w:r>
      <w:r w:rsidRPr="00622A7F">
        <w:rPr>
          <w:rFonts w:cs="Arial"/>
          <w:vertAlign w:val="superscript"/>
        </w:rPr>
        <w:t>+</w:t>
      </w:r>
      <w:r w:rsidRPr="00622A7F">
        <w:rPr>
          <w:rFonts w:cs="Arial"/>
        </w:rPr>
        <w:t xml:space="preserve"> CTLs have been developed </w:t>
      </w:r>
      <w:r w:rsidR="009A7AD4">
        <w:rPr>
          <w:rFonts w:cs="Arial"/>
        </w:rPr>
        <w:t>{Chemin, 2019 #1846}</w:t>
      </w:r>
      <w:r w:rsidRPr="00622A7F">
        <w:rPr>
          <w:rFonts w:cs="Arial"/>
        </w:rPr>
        <w:t>. An antibody against the receptor natural killer group 2 member D (NKG2D) has been tested successfully in a phase-II clinical trial in patients with Crohn’s disease. NKG2D is expressed on NK cells and T cells including CD4</w:t>
      </w:r>
      <w:r w:rsidRPr="00622A7F">
        <w:rPr>
          <w:rFonts w:cs="Arial"/>
          <w:vertAlign w:val="superscript"/>
        </w:rPr>
        <w:t>+</w:t>
      </w:r>
      <w:r w:rsidRPr="00622A7F">
        <w:rPr>
          <w:rFonts w:cs="Arial"/>
        </w:rPr>
        <w:t xml:space="preserve"> CTLs</w:t>
      </w:r>
      <w:ins w:id="3696" w:author="Hüffmeier, Ulrike" w:date="2021-11-30T14:42:00Z">
        <w:r w:rsidR="00880F44">
          <w:rPr>
            <w:rFonts w:cs="Arial"/>
          </w:rPr>
          <w:t xml:space="preserve">. The expression of </w:t>
        </w:r>
      </w:ins>
      <w:r w:rsidRPr="00622A7F">
        <w:rPr>
          <w:rFonts w:cs="Arial"/>
        </w:rPr>
        <w:t xml:space="preserve"> </w:t>
      </w:r>
      <w:ins w:id="3697" w:author="Hüffmeier, Ulrike" w:date="2021-11-30T14:42:00Z">
        <w:r w:rsidR="00880F44">
          <w:rPr>
            <w:rFonts w:cs="Arial"/>
          </w:rPr>
          <w:t>the corresponding gene (?)</w:t>
        </w:r>
      </w:ins>
      <w:del w:id="3698" w:author="Hüffmeier, Ulrike" w:date="2021-11-30T14:42:00Z">
        <w:r w:rsidRPr="00622A7F" w:rsidDel="00880F44">
          <w:rPr>
            <w:rFonts w:cs="Arial"/>
          </w:rPr>
          <w:delText>and i</w:delText>
        </w:r>
      </w:del>
      <w:ins w:id="3699" w:author="Hüffmeier, Ulrike" w:date="2021-11-30T14:42:00Z">
        <w:r w:rsidR="00880F44">
          <w:rPr>
            <w:rFonts w:cs="Arial"/>
          </w:rPr>
          <w:t>ha</w:t>
        </w:r>
      </w:ins>
      <w:r w:rsidRPr="00622A7F">
        <w:rPr>
          <w:rFonts w:cs="Arial"/>
        </w:rPr>
        <w:t xml:space="preserve">s </w:t>
      </w:r>
      <w:ins w:id="3700" w:author="Hüffmeier, Ulrike" w:date="2021-11-30T14:42:00Z">
        <w:r w:rsidR="00880F44">
          <w:rPr>
            <w:rFonts w:cs="Arial"/>
          </w:rPr>
          <w:t xml:space="preserve">been described as </w:t>
        </w:r>
      </w:ins>
      <w:r w:rsidRPr="00622A7F">
        <w:rPr>
          <w:rFonts w:cs="Arial"/>
        </w:rPr>
        <w:t xml:space="preserve">part of costimulatory signals, which are essential for mediating cytotoxicity </w:t>
      </w:r>
      <w:r w:rsidR="009A7AD4">
        <w:rPr>
          <w:rFonts w:cs="Arial"/>
        </w:rPr>
        <w:t>{Allez, 2017 #1843}</w:t>
      </w:r>
      <w:r w:rsidRPr="00622A7F">
        <w:rPr>
          <w:rFonts w:cs="Arial"/>
        </w:rPr>
        <w:t>. Another therapeutic option to prevent activation of CD4</w:t>
      </w:r>
      <w:r w:rsidRPr="00622A7F">
        <w:rPr>
          <w:rFonts w:cs="Arial"/>
          <w:vertAlign w:val="superscript"/>
        </w:rPr>
        <w:t>+</w:t>
      </w:r>
      <w:r w:rsidRPr="00622A7F">
        <w:rPr>
          <w:rFonts w:cs="Arial"/>
        </w:rPr>
        <w:t xml:space="preserve"> CTLs is an anti-fractalkine monoclonal antibody, which has been successfully tested in patients with rheumatoid arthritis </w:t>
      </w:r>
      <w:r w:rsidR="009A7AD4">
        <w:rPr>
          <w:rFonts w:cs="Arial"/>
        </w:rPr>
        <w:t>{Tanaka, 2021 #1850}</w:t>
      </w:r>
      <w:r w:rsidRPr="00622A7F">
        <w:rPr>
          <w:rFonts w:cs="Arial"/>
        </w:rPr>
        <w:t>. The chemokine fractalkine is increasingly expressed on inflamed endothelial cells</w:t>
      </w:r>
      <w:ins w:id="3701" w:author="Hüffmeier, Ulrike" w:date="2021-11-30T14:43:00Z">
        <w:r w:rsidR="00880F44">
          <w:rPr>
            <w:rFonts w:cs="Arial"/>
          </w:rPr>
          <w:t xml:space="preserve">. It </w:t>
        </w:r>
      </w:ins>
      <w:del w:id="3702" w:author="Hüffmeier, Ulrike" w:date="2021-11-30T14:43:00Z">
        <w:r w:rsidRPr="00622A7F" w:rsidDel="00880F44">
          <w:rPr>
            <w:rFonts w:cs="Arial"/>
          </w:rPr>
          <w:delText xml:space="preserve"> and </w:delText>
        </w:r>
      </w:del>
      <w:r w:rsidRPr="00622A7F">
        <w:rPr>
          <w:rFonts w:cs="Arial"/>
        </w:rPr>
        <w:t xml:space="preserve">is recognized by the receptor CX3CR1, which is expressed on monocytes and cytotoxic T cells </w:t>
      </w:r>
      <w:r w:rsidR="009A7AD4">
        <w:rPr>
          <w:rFonts w:cs="Arial"/>
        </w:rPr>
        <w:t>{Nishimura, 2002 #1865}</w:t>
      </w:r>
      <w:r w:rsidRPr="00622A7F">
        <w:rPr>
          <w:rFonts w:cs="Arial"/>
        </w:rPr>
        <w:t xml:space="preserve">. Upon ligand-receptor binding, the immune cells recruit other cells by producing pro-inflammatory cytokines. </w:t>
      </w:r>
      <w:commentRangeStart w:id="3703"/>
      <w:r w:rsidRPr="00622A7F">
        <w:rPr>
          <w:rFonts w:cs="Arial"/>
        </w:rPr>
        <w:t xml:space="preserve">Whether inhibition of TNFα, </w:t>
      </w:r>
      <w:ins w:id="3704" w:author="Hüffmeier, Ulrike" w:date="2021-11-30T14:44:00Z">
        <w:r w:rsidR="00A60FB4">
          <w:rPr>
            <w:rFonts w:cs="Arial"/>
          </w:rPr>
          <w:t xml:space="preserve">of </w:t>
        </w:r>
      </w:ins>
      <w:r w:rsidRPr="00622A7F">
        <w:rPr>
          <w:rFonts w:cs="Arial"/>
        </w:rPr>
        <w:t>NKG2D</w:t>
      </w:r>
      <w:ins w:id="3705" w:author="Stefan" w:date="2021-10-22T11:33:00Z">
        <w:r w:rsidRPr="00622A7F">
          <w:rPr>
            <w:rFonts w:cs="Arial"/>
          </w:rPr>
          <w:t xml:space="preserve">, </w:t>
        </w:r>
      </w:ins>
      <w:del w:id="3706" w:author="Stefan" w:date="2021-10-22T11:33:00Z">
        <w:r w:rsidRPr="00622A7F" w:rsidDel="00F82FB1">
          <w:rPr>
            <w:rFonts w:cs="Arial"/>
          </w:rPr>
          <w:delText xml:space="preserve"> </w:delText>
        </w:r>
      </w:del>
      <w:ins w:id="3707" w:author="Hüffmeier, Ulrike" w:date="2021-11-30T14:44:00Z">
        <w:r w:rsidR="00A60FB4">
          <w:rPr>
            <w:rFonts w:cs="Arial"/>
          </w:rPr>
          <w:t xml:space="preserve">the use of </w:t>
        </w:r>
      </w:ins>
      <w:del w:id="3708" w:author="Stefan" w:date="2021-10-22T11:33:00Z">
        <w:r w:rsidRPr="00622A7F" w:rsidDel="00F82FB1">
          <w:rPr>
            <w:rFonts w:cs="Arial"/>
          </w:rPr>
          <w:delText xml:space="preserve">or </w:delText>
        </w:r>
      </w:del>
      <w:r w:rsidRPr="00622A7F">
        <w:rPr>
          <w:rFonts w:cs="Arial"/>
        </w:rPr>
        <w:t>fractalkine</w:t>
      </w:r>
      <w:ins w:id="3709" w:author="Stefan" w:date="2021-10-22T11:33:00Z">
        <w:r w:rsidRPr="00622A7F">
          <w:rPr>
            <w:rFonts w:cs="Arial"/>
          </w:rPr>
          <w:t xml:space="preserve"> or other molecules</w:t>
        </w:r>
      </w:ins>
      <w:r w:rsidRPr="00622A7F">
        <w:rPr>
          <w:rFonts w:cs="Arial"/>
        </w:rPr>
        <w:t xml:space="preserve"> </w:t>
      </w:r>
      <w:ins w:id="3710" w:author="Hüffmeier, Ulrike" w:date="2021-10-13T14:34:00Z">
        <w:r w:rsidRPr="00622A7F">
          <w:rPr>
            <w:rFonts w:cs="Arial"/>
          </w:rPr>
          <w:t xml:space="preserve">might </w:t>
        </w:r>
      </w:ins>
      <w:r w:rsidRPr="00622A7F">
        <w:rPr>
          <w:rFonts w:cs="Arial"/>
        </w:rPr>
        <w:t>suppress</w:t>
      </w:r>
      <w:del w:id="3711" w:author="Hüffmeier, Ulrike" w:date="2021-10-13T14:34:00Z">
        <w:r w:rsidRPr="00622A7F" w:rsidDel="008749C8">
          <w:rPr>
            <w:rFonts w:cs="Arial"/>
          </w:rPr>
          <w:delText>es</w:delText>
        </w:r>
      </w:del>
      <w:r w:rsidRPr="00622A7F">
        <w:rPr>
          <w:rFonts w:cs="Arial"/>
        </w:rPr>
        <w:t xml:space="preserve"> inflammation in GPP, needs to be </w:t>
      </w:r>
      <w:del w:id="3712" w:author="Hüffmeier, Ulrike" w:date="2021-11-30T14:44:00Z">
        <w:r w:rsidRPr="00622A7F" w:rsidDel="00A60FB4">
          <w:rPr>
            <w:rFonts w:cs="Arial"/>
          </w:rPr>
          <w:delText xml:space="preserve">shown </w:delText>
        </w:r>
      </w:del>
      <w:ins w:id="3713" w:author="Hüffmeier, Ulrike" w:date="2021-11-30T14:44:00Z">
        <w:r w:rsidR="00A60FB4">
          <w:rPr>
            <w:rFonts w:cs="Arial"/>
          </w:rPr>
          <w:t>eval</w:t>
        </w:r>
      </w:ins>
      <w:ins w:id="3714" w:author="Hüffmeier, Ulrike" w:date="2021-11-30T14:45:00Z">
        <w:r w:rsidR="00A60FB4">
          <w:rPr>
            <w:rFonts w:cs="Arial"/>
          </w:rPr>
          <w:t>uated</w:t>
        </w:r>
      </w:ins>
      <w:ins w:id="3715" w:author="Hüffmeier, Ulrike" w:date="2021-11-30T14:44:00Z">
        <w:r w:rsidR="00A60FB4" w:rsidRPr="00622A7F">
          <w:rPr>
            <w:rFonts w:cs="Arial"/>
          </w:rPr>
          <w:t xml:space="preserve"> </w:t>
        </w:r>
      </w:ins>
      <w:r w:rsidRPr="00622A7F">
        <w:rPr>
          <w:rFonts w:cs="Arial"/>
        </w:rPr>
        <w:t>in further studies</w:t>
      </w:r>
      <w:ins w:id="3716" w:author="Haskamp, Stefan" w:date="2022-02-16T11:23:00Z">
        <w:r w:rsidR="00EF4972">
          <w:rPr>
            <w:rFonts w:cs="Arial"/>
          </w:rPr>
          <w:t xml:space="preserve"> after the pathogenic role of CD4</w:t>
        </w:r>
        <w:r w:rsidR="00EF4972" w:rsidRPr="00EF4972">
          <w:rPr>
            <w:rFonts w:cs="Arial"/>
            <w:vertAlign w:val="superscript"/>
            <w:rPrChange w:id="3717" w:author="Haskamp, Stefan" w:date="2022-02-16T11:23:00Z">
              <w:rPr>
                <w:rFonts w:cs="Arial"/>
              </w:rPr>
            </w:rPrChange>
          </w:rPr>
          <w:t>+</w:t>
        </w:r>
        <w:r w:rsidR="00EF4972">
          <w:rPr>
            <w:rFonts w:cs="Arial"/>
          </w:rPr>
          <w:t xml:space="preserve"> CTLs</w:t>
        </w:r>
      </w:ins>
      <w:ins w:id="3718" w:author="Haskamp, Stefan" w:date="2022-02-16T11:24:00Z">
        <w:r w:rsidR="00EF4972">
          <w:rPr>
            <w:rFonts w:cs="Arial"/>
          </w:rPr>
          <w:t xml:space="preserve"> was validated.</w:t>
        </w:r>
      </w:ins>
      <w:del w:id="3719" w:author="Haskamp, Stefan" w:date="2022-02-16T11:24:00Z">
        <w:r w:rsidRPr="00622A7F" w:rsidDel="00EF4972">
          <w:rPr>
            <w:rFonts w:cs="Arial"/>
          </w:rPr>
          <w:delText>.</w:delText>
        </w:r>
      </w:del>
      <w:commentRangeEnd w:id="3703"/>
      <w:r w:rsidRPr="00622A7F">
        <w:rPr>
          <w:rStyle w:val="Kommentarzeichen"/>
          <w:rFonts w:cs="Arial"/>
        </w:rPr>
        <w:commentReference w:id="3703"/>
      </w:r>
      <w:ins w:id="3720" w:author="Stefan" w:date="2021-10-21T11:26:00Z">
        <w:r w:rsidRPr="00622A7F">
          <w:rPr>
            <w:rFonts w:cs="Arial"/>
          </w:rPr>
          <w:t xml:space="preserve"> </w:t>
        </w:r>
      </w:ins>
      <w:moveFromRangeStart w:id="3721" w:author="Haskamp, Stefan (extern)" w:date="2022-01-08T13:42:00Z" w:name="move92541745"/>
      <w:commentRangeStart w:id="3722"/>
      <w:moveFrom w:id="3723" w:author="Haskamp, Stefan (extern)" w:date="2022-01-08T13:42:00Z">
        <w:ins w:id="3724" w:author="Stefan" w:date="2021-10-21T11:26:00Z">
          <w:r w:rsidRPr="00622A7F" w:rsidDel="00423858">
            <w:rPr>
              <w:rFonts w:cs="Arial"/>
            </w:rPr>
            <w:t>Most importantly, further studies need to validate that CD4</w:t>
          </w:r>
        </w:ins>
        <w:ins w:id="3725" w:author="Stefan" w:date="2021-10-22T11:33:00Z">
          <w:r w:rsidRPr="00622A7F" w:rsidDel="00423858">
            <w:rPr>
              <w:rFonts w:cs="Arial"/>
              <w:vertAlign w:val="superscript"/>
              <w:rPrChange w:id="3726" w:author="Stefan" w:date="2021-10-22T11:33:00Z">
                <w:rPr/>
              </w:rPrChange>
            </w:rPr>
            <w:t>+</w:t>
          </w:r>
        </w:ins>
        <w:ins w:id="3727" w:author="Stefan" w:date="2021-10-21T11:26:00Z">
          <w:r w:rsidRPr="00622A7F" w:rsidDel="00423858">
            <w:rPr>
              <w:rFonts w:cs="Arial"/>
            </w:rPr>
            <w:t xml:space="preserve"> CTLs are more </w:t>
          </w:r>
        </w:ins>
        <w:ins w:id="3728" w:author="Stefan" w:date="2021-10-21T11:27:00Z">
          <w:r w:rsidRPr="00622A7F" w:rsidDel="00423858">
            <w:rPr>
              <w:rFonts w:cs="Arial"/>
            </w:rPr>
            <w:t>frequent</w:t>
          </w:r>
        </w:ins>
        <w:ins w:id="3729" w:author="Stefan" w:date="2021-10-21T11:26:00Z">
          <w:r w:rsidRPr="00622A7F" w:rsidDel="00423858">
            <w:rPr>
              <w:rFonts w:cs="Arial"/>
            </w:rPr>
            <w:t xml:space="preserve"> in patients with disease associated variants. </w:t>
          </w:r>
        </w:ins>
        <w:commentRangeEnd w:id="3722"/>
        <w:r w:rsidR="00880F44" w:rsidDel="00423858">
          <w:rPr>
            <w:rStyle w:val="Kommentarzeichen"/>
          </w:rPr>
          <w:commentReference w:id="3722"/>
        </w:r>
      </w:moveFrom>
      <w:moveFromRangeEnd w:id="3721"/>
    </w:p>
    <w:p w14:paraId="39C7E453" w14:textId="7481823F" w:rsidR="005F1B92" w:rsidRDefault="00D555C3" w:rsidP="00622A7F">
      <w:pPr>
        <w:rPr>
          <w:ins w:id="3730" w:author="Haskamp, Stefan (extern)" w:date="2022-01-08T14:04:00Z"/>
          <w:rFonts w:cs="Arial"/>
        </w:rPr>
      </w:pPr>
      <w:r w:rsidRPr="00622A7F">
        <w:rPr>
          <w:rFonts w:cs="Arial"/>
        </w:rPr>
        <w:t>CD4</w:t>
      </w:r>
      <w:r w:rsidRPr="00622A7F">
        <w:rPr>
          <w:rFonts w:cs="Arial"/>
          <w:vertAlign w:val="superscript"/>
        </w:rPr>
        <w:t>+</w:t>
      </w:r>
      <w:r w:rsidRPr="00622A7F">
        <w:rPr>
          <w:rFonts w:cs="Arial"/>
        </w:rPr>
        <w:t xml:space="preserve"> CTLs have been described to produce </w:t>
      </w:r>
      <w:del w:id="3731" w:author="Hüffmeier, Ulrike" w:date="2021-10-13T14:37:00Z">
        <w:r w:rsidRPr="00622A7F" w:rsidDel="008749C8">
          <w:rPr>
            <w:rFonts w:cs="Arial"/>
          </w:rPr>
          <w:delText>Interferon</w:delText>
        </w:r>
      </w:del>
      <w:ins w:id="3732" w:author="Hüffmeier, Ulrike" w:date="2021-10-13T14:37:00Z">
        <w:r w:rsidRPr="00622A7F">
          <w:rPr>
            <w:rFonts w:cs="Arial"/>
          </w:rPr>
          <w:t>interferon</w:t>
        </w:r>
      </w:ins>
      <w:r w:rsidRPr="00622A7F">
        <w:rPr>
          <w:rFonts w:cs="Arial"/>
        </w:rPr>
        <w:t>-γ (IFN-γ</w:t>
      </w:r>
      <w:ins w:id="3733" w:author="Haskamp, Stefan (extern)" w:date="2022-01-08T14:03:00Z">
        <w:r w:rsidR="005F1B92">
          <w:rPr>
            <w:rFonts w:cs="Arial"/>
          </w:rPr>
          <w:t xml:space="preserve">, </w:t>
        </w:r>
        <w:r w:rsidR="005F1B92">
          <w:t>type-II interferon</w:t>
        </w:r>
      </w:ins>
      <w:r w:rsidRPr="00622A7F">
        <w:rPr>
          <w:rFonts w:cs="Arial"/>
        </w:rPr>
        <w:t xml:space="preserve">) upon stimulation with PMA/ ionomycin </w:t>
      </w:r>
      <w:del w:id="3734" w:author="Stefan" w:date="2021-10-21T11:29:00Z">
        <w:r w:rsidRPr="00622A7F" w:rsidDel="00933511">
          <w:rPr>
            <w:rFonts w:cs="Arial"/>
          </w:rPr>
          <w:delText xml:space="preserve">or </w:delText>
        </w:r>
      </w:del>
      <w:r w:rsidRPr="00622A7F">
        <w:rPr>
          <w:rFonts w:cs="Arial"/>
        </w:rPr>
        <w:t xml:space="preserve">in mouse models of infectious diseases </w:t>
      </w:r>
      <w:r w:rsidR="009A7AD4">
        <w:rPr>
          <w:rFonts w:cs="Arial"/>
        </w:rPr>
        <w:t>{Takeuchi, 2017 #1844}</w:t>
      </w:r>
      <w:r w:rsidRPr="00622A7F">
        <w:rPr>
          <w:rFonts w:cs="Arial"/>
        </w:rPr>
        <w:t xml:space="preserve">. </w:t>
      </w:r>
      <w:commentRangeStart w:id="3735"/>
      <w:r w:rsidRPr="00622A7F">
        <w:rPr>
          <w:rFonts w:cs="Arial"/>
        </w:rPr>
        <w:t>Just recently, IL-36 activity was shown to correlate with an IFN-α signature</w:t>
      </w:r>
      <w:ins w:id="3736" w:author="Haskamp, Stefan (extern)" w:date="2022-01-08T14:03:00Z">
        <w:r w:rsidR="005F1B92">
          <w:rPr>
            <w:rFonts w:cs="Arial"/>
          </w:rPr>
          <w:t xml:space="preserve"> (</w:t>
        </w:r>
        <w:r w:rsidR="005F1B92">
          <w:t>type-I interferon</w:t>
        </w:r>
        <w:r w:rsidR="005F1B92">
          <w:rPr>
            <w:rFonts w:cs="Arial"/>
          </w:rPr>
          <w:t>)</w:t>
        </w:r>
      </w:ins>
      <w:r w:rsidRPr="00622A7F">
        <w:rPr>
          <w:rFonts w:cs="Arial"/>
        </w:rPr>
        <w:t xml:space="preserve"> in GPP patients and </w:t>
      </w:r>
      <w:del w:id="3737" w:author="Hüffmeier, Ulrike" w:date="2021-10-13T14:37:00Z">
        <w:r w:rsidRPr="00622A7F" w:rsidDel="008749C8">
          <w:rPr>
            <w:rFonts w:cs="Arial"/>
          </w:rPr>
          <w:delText xml:space="preserve">severe </w:delText>
        </w:r>
      </w:del>
      <w:del w:id="3738" w:author="Hüffmeier, Ulrike" w:date="2021-10-13T14:38:00Z">
        <w:r w:rsidRPr="00622A7F" w:rsidDel="008749C8">
          <w:rPr>
            <w:rFonts w:cs="Arial"/>
          </w:rPr>
          <w:delText xml:space="preserve">cases </w:delText>
        </w:r>
      </w:del>
      <w:ins w:id="3739" w:author="Hüffmeier, Ulrike" w:date="2021-10-13T14:38:00Z">
        <w:r w:rsidRPr="00622A7F">
          <w:rPr>
            <w:rFonts w:cs="Arial"/>
          </w:rPr>
          <w:t xml:space="preserve">individuals </w:t>
        </w:r>
      </w:ins>
      <w:del w:id="3740" w:author="Hüffmeier, Ulrike" w:date="2021-10-13T14:38:00Z">
        <w:r w:rsidRPr="00622A7F" w:rsidDel="008749C8">
          <w:rPr>
            <w:rFonts w:cs="Arial"/>
          </w:rPr>
          <w:delText xml:space="preserve">of </w:delText>
        </w:r>
      </w:del>
      <w:ins w:id="3741" w:author="Hüffmeier, Ulrike" w:date="2021-10-13T14:38:00Z">
        <w:r w:rsidRPr="00622A7F">
          <w:rPr>
            <w:rFonts w:cs="Arial"/>
          </w:rPr>
          <w:t xml:space="preserve">with </w:t>
        </w:r>
      </w:ins>
      <w:ins w:id="3742" w:author="Hüffmeier, Ulrike" w:date="2021-10-13T14:37:00Z">
        <w:r w:rsidRPr="00622A7F">
          <w:rPr>
            <w:rFonts w:cs="Arial"/>
          </w:rPr>
          <w:t xml:space="preserve">severe </w:t>
        </w:r>
      </w:ins>
      <w:r w:rsidRPr="00622A7F">
        <w:rPr>
          <w:rFonts w:cs="Arial"/>
        </w:rPr>
        <w:t xml:space="preserve">PsV </w:t>
      </w:r>
      <w:r w:rsidR="009A7AD4">
        <w:rPr>
          <w:rFonts w:cs="Arial"/>
        </w:rPr>
        <w:t>{Catapano, 2020 #1816}</w:t>
      </w:r>
      <w:r w:rsidRPr="00622A7F">
        <w:rPr>
          <w:rFonts w:cs="Arial"/>
        </w:rPr>
        <w:t xml:space="preserve">. </w:t>
      </w:r>
      <w:commentRangeEnd w:id="3735"/>
      <w:r w:rsidR="00A60FB4">
        <w:rPr>
          <w:rStyle w:val="Kommentarzeichen"/>
        </w:rPr>
        <w:commentReference w:id="3735"/>
      </w:r>
      <w:commentRangeStart w:id="3743"/>
      <w:r w:rsidRPr="00622A7F">
        <w:rPr>
          <w:rFonts w:cs="Arial"/>
        </w:rPr>
        <w:t xml:space="preserve">This was </w:t>
      </w:r>
      <w:del w:id="3744" w:author="Hüffmeier, Ulrike" w:date="2021-10-13T15:10:00Z">
        <w:r w:rsidRPr="00622A7F" w:rsidDel="00DD5501">
          <w:rPr>
            <w:rFonts w:cs="Arial"/>
          </w:rPr>
          <w:delText xml:space="preserve">uncovered </w:delText>
        </w:r>
      </w:del>
      <w:ins w:id="3745" w:author="Hüffmeier, Ulrike" w:date="2021-10-13T15:10:00Z">
        <w:r w:rsidRPr="00622A7F">
          <w:rPr>
            <w:rFonts w:cs="Arial"/>
          </w:rPr>
          <w:t xml:space="preserve">discovered </w:t>
        </w:r>
      </w:ins>
      <w:r w:rsidRPr="00622A7F">
        <w:rPr>
          <w:rFonts w:cs="Arial"/>
        </w:rPr>
        <w:t xml:space="preserve">via pathway analysis based on DEGs </w:t>
      </w:r>
      <w:r w:rsidRPr="00622A7F">
        <w:rPr>
          <w:rFonts w:cs="Arial"/>
        </w:rPr>
        <w:lastRenderedPageBreak/>
        <w:t xml:space="preserve">of </w:t>
      </w:r>
      <w:commentRangeStart w:id="3746"/>
      <w:commentRangeStart w:id="3747"/>
      <w:r w:rsidRPr="00622A7F">
        <w:rPr>
          <w:rFonts w:cs="Arial"/>
        </w:rPr>
        <w:t xml:space="preserve">whole blood transcriptome </w:t>
      </w:r>
      <w:commentRangeEnd w:id="3746"/>
      <w:r w:rsidR="00686BAA">
        <w:rPr>
          <w:rStyle w:val="Kommentarzeichen"/>
        </w:rPr>
        <w:commentReference w:id="3746"/>
      </w:r>
      <w:commentRangeEnd w:id="3747"/>
      <w:r w:rsidR="00C40985">
        <w:rPr>
          <w:rStyle w:val="Kommentarzeichen"/>
        </w:rPr>
        <w:commentReference w:id="3747"/>
      </w:r>
      <w:r w:rsidRPr="00622A7F">
        <w:rPr>
          <w:rFonts w:cs="Arial"/>
        </w:rPr>
        <w:t>analysis</w:t>
      </w:r>
      <w:commentRangeEnd w:id="3743"/>
      <w:r w:rsidRPr="00622A7F">
        <w:rPr>
          <w:rStyle w:val="Kommentarzeichen"/>
          <w:rFonts w:cs="Arial"/>
        </w:rPr>
        <w:commentReference w:id="3743"/>
      </w:r>
      <w:ins w:id="3748" w:author="Haskamp, Stefan (extern)" w:date="2022-01-08T13:56:00Z">
        <w:r w:rsidR="009E3686">
          <w:rPr>
            <w:rFonts w:cs="Arial"/>
          </w:rPr>
          <w:t xml:space="preserve">. RNA was isolated from blood and </w:t>
        </w:r>
      </w:ins>
      <w:ins w:id="3749" w:author="Haskamp, Stefan (extern)" w:date="2022-01-08T13:57:00Z">
        <w:r w:rsidR="009E3686">
          <w:rPr>
            <w:rFonts w:cs="Arial"/>
          </w:rPr>
          <w:t xml:space="preserve">RNA encoding </w:t>
        </w:r>
      </w:ins>
      <w:ins w:id="3750" w:author="Haskamp, Stefan (extern)" w:date="2022-01-08T13:56:00Z">
        <w:r w:rsidR="009E3686">
          <w:rPr>
            <w:rFonts w:cs="Arial"/>
          </w:rPr>
          <w:t>globin</w:t>
        </w:r>
      </w:ins>
      <w:ins w:id="3751" w:author="Haskamp, Stefan (extern)" w:date="2022-01-08T13:57:00Z">
        <w:r w:rsidR="009E3686">
          <w:rPr>
            <w:rFonts w:cs="Arial"/>
          </w:rPr>
          <w:t xml:space="preserve"> was depleted before sequencing</w:t>
        </w:r>
      </w:ins>
      <w:r w:rsidRPr="00622A7F">
        <w:rPr>
          <w:rFonts w:cs="Arial"/>
        </w:rPr>
        <w:t>.</w:t>
      </w:r>
      <w:ins w:id="3752" w:author="Stefan" w:date="2021-10-21T11:33:00Z">
        <w:r w:rsidRPr="00622A7F">
          <w:rPr>
            <w:rFonts w:cs="Arial"/>
          </w:rPr>
          <w:t xml:space="preserve"> </w:t>
        </w:r>
        <w:commentRangeStart w:id="3753"/>
        <w:r w:rsidRPr="00622A7F">
          <w:rPr>
            <w:rFonts w:cs="Arial"/>
          </w:rPr>
          <w:t>Whether</w:t>
        </w:r>
      </w:ins>
      <w:ins w:id="3754" w:author="Haskamp, Stefan (extern)" w:date="2022-01-08T14:11:00Z">
        <w:r w:rsidR="005F1B92">
          <w:rPr>
            <w:rFonts w:cs="Arial"/>
          </w:rPr>
          <w:t xml:space="preserve"> the</w:t>
        </w:r>
      </w:ins>
      <w:ins w:id="3755" w:author="Haskamp, Stefan (extern)" w:date="2022-01-08T14:09:00Z">
        <w:r w:rsidR="005F1B92">
          <w:rPr>
            <w:rFonts w:cs="Arial"/>
          </w:rPr>
          <w:t xml:space="preserve"> </w:t>
        </w:r>
      </w:ins>
      <w:ins w:id="3756" w:author="Haskamp, Stefan (extern)" w:date="2022-01-08T14:11:00Z">
        <w:r w:rsidR="005F1B92" w:rsidRPr="00622A7F">
          <w:rPr>
            <w:rFonts w:cs="Arial"/>
          </w:rPr>
          <w:t xml:space="preserve">IFN-α signature </w:t>
        </w:r>
        <w:r w:rsidR="00C40985">
          <w:rPr>
            <w:rFonts w:cs="Arial"/>
          </w:rPr>
          <w:t xml:space="preserve">was more enriched in </w:t>
        </w:r>
      </w:ins>
      <w:ins w:id="3757" w:author="Haskamp, Stefan (extern)" w:date="2022-01-08T14:09:00Z">
        <w:r w:rsidR="005F1B92">
          <w:rPr>
            <w:rFonts w:cs="Arial"/>
          </w:rPr>
          <w:t xml:space="preserve">patients with disease-associated variants </w:t>
        </w:r>
      </w:ins>
      <w:ins w:id="3758" w:author="Haskamp, Stefan (extern)" w:date="2022-01-08T14:11:00Z">
        <w:r w:rsidR="00C40985">
          <w:rPr>
            <w:rFonts w:cs="Arial"/>
          </w:rPr>
          <w:t xml:space="preserve">compared to patients without </w:t>
        </w:r>
      </w:ins>
      <w:ins w:id="3759" w:author="Stefan" w:date="2021-10-21T11:33:00Z">
        <w:del w:id="3760" w:author="Haskamp, Stefan (extern)" w:date="2022-01-08T14:10:00Z">
          <w:r w:rsidRPr="00622A7F" w:rsidDel="005F1B92">
            <w:rPr>
              <w:rFonts w:cs="Arial"/>
            </w:rPr>
            <w:delText xml:space="preserve"> abnormal MPO-activity may also lead to a</w:delText>
          </w:r>
        </w:del>
        <w:del w:id="3761" w:author="Haskamp, Stefan (extern)" w:date="2022-01-08T14:11:00Z">
          <w:r w:rsidRPr="00622A7F" w:rsidDel="005F1B92">
            <w:rPr>
              <w:rFonts w:cs="Arial"/>
            </w:rPr>
            <w:delText>n</w:delText>
          </w:r>
          <w:r w:rsidRPr="00622A7F" w:rsidDel="00C40985">
            <w:rPr>
              <w:rFonts w:cs="Arial"/>
            </w:rPr>
            <w:delText xml:space="preserve"> increased </w:delText>
          </w:r>
        </w:del>
      </w:ins>
      <w:ins w:id="3762" w:author="Stefan" w:date="2021-10-21T11:35:00Z">
        <w:del w:id="3763" w:author="Haskamp, Stefan (extern)" w:date="2022-01-08T14:11:00Z">
          <w:r w:rsidRPr="00622A7F" w:rsidDel="005F1B92">
            <w:rPr>
              <w:rFonts w:cs="Arial"/>
            </w:rPr>
            <w:delText xml:space="preserve">IFN-α signature </w:delText>
          </w:r>
        </w:del>
        <w:del w:id="3764" w:author="Hüffmeier, Ulrike" w:date="2021-11-30T15:44:00Z">
          <w:r w:rsidRPr="00622A7F" w:rsidDel="00686BAA">
            <w:rPr>
              <w:rFonts w:cs="Arial"/>
            </w:rPr>
            <w:delText>i</w:delText>
          </w:r>
        </w:del>
      </w:ins>
      <w:ins w:id="3765" w:author="Hüffmeier, Ulrike" w:date="2021-11-30T15:44:00Z">
        <w:r w:rsidR="00686BAA">
          <w:rPr>
            <w:rFonts w:cs="Arial"/>
          </w:rPr>
          <w:t>ha</w:t>
        </w:r>
      </w:ins>
      <w:ins w:id="3766" w:author="Stefan" w:date="2021-10-21T11:35:00Z">
        <w:r w:rsidRPr="00622A7F">
          <w:rPr>
            <w:rFonts w:cs="Arial"/>
          </w:rPr>
          <w:t xml:space="preserve">s not </w:t>
        </w:r>
      </w:ins>
      <w:ins w:id="3767" w:author="Hüffmeier, Ulrike" w:date="2021-11-30T15:44:00Z">
        <w:r w:rsidR="00686BAA">
          <w:rPr>
            <w:rFonts w:cs="Arial"/>
          </w:rPr>
          <w:t xml:space="preserve">been </w:t>
        </w:r>
      </w:ins>
      <w:ins w:id="3768" w:author="Stefan" w:date="2021-10-21T11:35:00Z">
        <w:r w:rsidRPr="00622A7F">
          <w:rPr>
            <w:rFonts w:cs="Arial"/>
          </w:rPr>
          <w:t>discussed by Catapano et al</w:t>
        </w:r>
        <w:del w:id="3769" w:author="Haskamp, Stefan (extern)" w:date="2022-01-08T14:11:00Z">
          <w:r w:rsidRPr="00622A7F" w:rsidDel="00C40985">
            <w:rPr>
              <w:rFonts w:cs="Arial"/>
            </w:rPr>
            <w:delText>.</w:delText>
          </w:r>
        </w:del>
      </w:ins>
      <w:ins w:id="3770" w:author="Haskamp, Stefan (extern)" w:date="2022-01-08T14:06:00Z">
        <w:r w:rsidR="005F1B92">
          <w:rPr>
            <w:rFonts w:cs="Arial"/>
          </w:rPr>
          <w:t>.</w:t>
        </w:r>
      </w:ins>
      <w:ins w:id="3771" w:author="Stefan" w:date="2021-10-21T11:35:00Z">
        <w:r w:rsidRPr="00622A7F">
          <w:rPr>
            <w:rFonts w:cs="Arial"/>
          </w:rPr>
          <w:t xml:space="preserve"> </w:t>
        </w:r>
      </w:ins>
      <w:del w:id="3772" w:author="Stefan" w:date="2021-10-21T11:35:00Z">
        <w:r w:rsidRPr="00622A7F" w:rsidDel="00E93AEA">
          <w:rPr>
            <w:rFonts w:cs="Arial"/>
          </w:rPr>
          <w:delText xml:space="preserve"> </w:delText>
        </w:r>
      </w:del>
      <w:commentRangeEnd w:id="3753"/>
      <w:r w:rsidR="00686BAA">
        <w:rPr>
          <w:rStyle w:val="Kommentarzeichen"/>
        </w:rPr>
        <w:commentReference w:id="3753"/>
      </w:r>
      <w:del w:id="3773" w:author="Stefan" w:date="2021-10-21T11:35:00Z">
        <w:r w:rsidRPr="00622A7F" w:rsidDel="00E93AEA">
          <w:rPr>
            <w:rFonts w:cs="Arial"/>
          </w:rPr>
          <w:delText>Confirmatory</w:delText>
        </w:r>
      </w:del>
      <w:ins w:id="3774" w:author="Stefan" w:date="2021-10-21T11:35:00Z">
        <w:r w:rsidRPr="00622A7F">
          <w:rPr>
            <w:rFonts w:cs="Arial"/>
          </w:rPr>
          <w:t>In this thesis</w:t>
        </w:r>
      </w:ins>
      <w:r w:rsidRPr="00622A7F">
        <w:rPr>
          <w:rFonts w:cs="Arial"/>
        </w:rPr>
        <w:t>, pathway analysis showed an enrichment of “response to interferon” in CD4</w:t>
      </w:r>
      <w:r w:rsidRPr="00622A7F">
        <w:rPr>
          <w:rFonts w:cs="Arial"/>
          <w:vertAlign w:val="superscript"/>
        </w:rPr>
        <w:t>+</w:t>
      </w:r>
      <w:r w:rsidRPr="00622A7F">
        <w:rPr>
          <w:rFonts w:cs="Arial"/>
        </w:rPr>
        <w:t xml:space="preserve"> TEMs and CD16</w:t>
      </w:r>
      <w:r w:rsidRPr="00622A7F">
        <w:rPr>
          <w:rFonts w:cs="Arial"/>
          <w:vertAlign w:val="superscript"/>
        </w:rPr>
        <w:t>+</w:t>
      </w:r>
      <w:r w:rsidRPr="00622A7F">
        <w:rPr>
          <w:rFonts w:cs="Arial"/>
        </w:rPr>
        <w:t xml:space="preserve"> monocytes in stable patients </w:t>
      </w:r>
      <w:del w:id="3775" w:author="Hüffmeier, Ulrike" w:date="2021-11-30T15:45:00Z">
        <w:r w:rsidRPr="00622A7F" w:rsidDel="00686BAA">
          <w:rPr>
            <w:rFonts w:cs="Arial"/>
          </w:rPr>
          <w:delText>(</w:delText>
        </w:r>
      </w:del>
      <w:ins w:id="3776" w:author="Haskamp, Stefan (extern)" w:date="2021-10-26T18:23:00Z">
        <w:del w:id="3777" w:author="Hüffmeier, Ulrike" w:date="2021-11-30T15:45:00Z">
          <w:r w:rsidR="00DD1917" w:rsidDel="00686BAA">
            <w:rPr>
              <w:rFonts w:cs="Arial"/>
            </w:rPr>
            <w:fldChar w:fldCharType="begin"/>
          </w:r>
          <w:r w:rsidR="00DD1917" w:rsidDel="00686BAA">
            <w:rPr>
              <w:rFonts w:cs="Arial"/>
            </w:rPr>
            <w:delInstrText xml:space="preserve"> REF _Ref73442526 \h </w:delInstrText>
          </w:r>
        </w:del>
      </w:ins>
      <w:del w:id="3778" w:author="Hüffmeier, Ulrike" w:date="2021-11-30T15:45:00Z">
        <w:r w:rsidR="00DD1917" w:rsidDel="00686BAA">
          <w:rPr>
            <w:rFonts w:cs="Arial"/>
          </w:rPr>
        </w:r>
        <w:r w:rsidR="00DD1917" w:rsidDel="00686BAA">
          <w:rPr>
            <w:rFonts w:cs="Arial"/>
          </w:rPr>
          <w:fldChar w:fldCharType="separate"/>
        </w:r>
      </w:del>
      <w:ins w:id="3779" w:author="Haskamp, Stefan (extern)" w:date="2021-10-26T18:23:00Z">
        <w:del w:id="3780" w:author="Hüffmeier, Ulrike" w:date="2021-11-30T15:45:00Z">
          <w:r w:rsidR="00DD1917" w:rsidRPr="00622A7F" w:rsidDel="00686BAA">
            <w:rPr>
              <w:rFonts w:cs="Arial"/>
            </w:rPr>
            <w:delText xml:space="preserve">Figure </w:delText>
          </w:r>
          <w:r w:rsidR="00DD1917" w:rsidDel="00686BAA">
            <w:rPr>
              <w:rFonts w:cs="Arial"/>
              <w:noProof/>
            </w:rPr>
            <w:delText>18</w:delText>
          </w:r>
          <w:r w:rsidR="00DD1917" w:rsidDel="00686BAA">
            <w:rPr>
              <w:rFonts w:cs="Arial"/>
            </w:rPr>
            <w:fldChar w:fldCharType="end"/>
          </w:r>
        </w:del>
      </w:ins>
      <w:del w:id="3781" w:author="Hüffmeier, Ulrike" w:date="2021-11-30T15:45:00Z">
        <w:r w:rsidRPr="00622A7F" w:rsidDel="00686BAA">
          <w:rPr>
            <w:rFonts w:cs="Arial"/>
            <w:highlight w:val="lightGray"/>
          </w:rPr>
          <w:delText>xxx</w:delText>
        </w:r>
        <w:r w:rsidRPr="00622A7F" w:rsidDel="00686BAA">
          <w:rPr>
            <w:rFonts w:cs="Arial"/>
          </w:rPr>
          <w:delText xml:space="preserve">) </w:delText>
        </w:r>
      </w:del>
      <w:r w:rsidRPr="00622A7F">
        <w:rPr>
          <w:rFonts w:cs="Arial"/>
        </w:rPr>
        <w:t xml:space="preserve">and enrichment of </w:t>
      </w:r>
      <w:ins w:id="3782" w:author="Stefan" w:date="2021-10-21T11:28:00Z">
        <w:r w:rsidRPr="00622A7F">
          <w:rPr>
            <w:rFonts w:cs="Arial"/>
          </w:rPr>
          <w:t xml:space="preserve">the </w:t>
        </w:r>
      </w:ins>
      <w:r w:rsidRPr="00622A7F">
        <w:rPr>
          <w:rFonts w:cs="Arial"/>
        </w:rPr>
        <w:t>“type I interferon signaling pathway” in genes with changed expression in neutrophils over the course of an acute episode of one patient</w:t>
      </w:r>
      <w:del w:id="3783" w:author="Hüffmeier, Ulrike" w:date="2021-11-30T15:45:00Z">
        <w:r w:rsidRPr="00622A7F" w:rsidDel="00686BAA">
          <w:rPr>
            <w:rFonts w:cs="Arial"/>
          </w:rPr>
          <w:delText xml:space="preserve"> (</w:delText>
        </w:r>
        <w:r w:rsidRPr="00622A7F" w:rsidDel="00686BAA">
          <w:rPr>
            <w:rFonts w:cs="Arial"/>
            <w:highlight w:val="lightGray"/>
          </w:rPr>
          <w:delText>xxx</w:delText>
        </w:r>
      </w:del>
      <w:ins w:id="3784" w:author="Haskamp, Stefan (extern)" w:date="2021-10-26T18:24:00Z">
        <w:del w:id="3785" w:author="Hüffmeier, Ulrike" w:date="2021-11-30T15:45:00Z">
          <w:r w:rsidR="00DD1917" w:rsidDel="00686BAA">
            <w:rPr>
              <w:rFonts w:cs="Arial"/>
              <w:highlight w:val="lightGray"/>
            </w:rPr>
            <w:fldChar w:fldCharType="begin"/>
          </w:r>
          <w:r w:rsidR="00DD1917" w:rsidDel="00686BAA">
            <w:rPr>
              <w:rFonts w:cs="Arial"/>
              <w:highlight w:val="lightGray"/>
            </w:rPr>
            <w:delInstrText xml:space="preserve"> REF _Ref73460593 \h </w:delInstrText>
          </w:r>
        </w:del>
      </w:ins>
      <w:del w:id="3786" w:author="Hüffmeier, Ulrike" w:date="2021-11-30T15:45:00Z">
        <w:r w:rsidR="00DD1917" w:rsidDel="00686BAA">
          <w:rPr>
            <w:rFonts w:cs="Arial"/>
            <w:highlight w:val="lightGray"/>
          </w:rPr>
        </w:r>
        <w:r w:rsidR="00DD1917" w:rsidDel="00686BAA">
          <w:rPr>
            <w:rFonts w:cs="Arial"/>
            <w:highlight w:val="lightGray"/>
          </w:rPr>
          <w:fldChar w:fldCharType="separate"/>
        </w:r>
      </w:del>
      <w:ins w:id="3787" w:author="Haskamp, Stefan (extern)" w:date="2021-10-26T18:24:00Z">
        <w:del w:id="3788" w:author="Hüffmeier, Ulrike" w:date="2021-11-30T15:45:00Z">
          <w:r w:rsidR="00DD1917" w:rsidRPr="00622A7F" w:rsidDel="00686BAA">
            <w:rPr>
              <w:rFonts w:cs="Arial"/>
            </w:rPr>
            <w:delText xml:space="preserve">Figure </w:delText>
          </w:r>
          <w:r w:rsidR="00DD1917" w:rsidDel="00686BAA">
            <w:rPr>
              <w:rFonts w:cs="Arial"/>
              <w:noProof/>
            </w:rPr>
            <w:delText>27</w:delText>
          </w:r>
          <w:r w:rsidR="00DD1917" w:rsidDel="00686BAA">
            <w:rPr>
              <w:rFonts w:cs="Arial"/>
              <w:highlight w:val="lightGray"/>
            </w:rPr>
            <w:fldChar w:fldCharType="end"/>
          </w:r>
        </w:del>
      </w:ins>
      <w:del w:id="3789" w:author="Hüffmeier, Ulrike" w:date="2021-11-30T15:45:00Z">
        <w:r w:rsidRPr="00622A7F" w:rsidDel="00686BAA">
          <w:rPr>
            <w:rFonts w:cs="Arial"/>
          </w:rPr>
          <w:delText>)</w:delText>
        </w:r>
      </w:del>
      <w:r w:rsidRPr="00622A7F">
        <w:rPr>
          <w:rFonts w:cs="Arial"/>
        </w:rPr>
        <w:t xml:space="preserve">. </w:t>
      </w:r>
    </w:p>
    <w:p w14:paraId="0FCEBBC5" w14:textId="30F938C2" w:rsidR="00C10B92" w:rsidRPr="00622A7F" w:rsidDel="00C10B92" w:rsidRDefault="00D555C3" w:rsidP="00C10B92">
      <w:pPr>
        <w:rPr>
          <w:del w:id="3790" w:author="Haskamp, Stefan (extern)" w:date="2022-01-15T10:54:00Z"/>
          <w:rFonts w:cs="Arial"/>
        </w:rPr>
      </w:pPr>
      <w:r w:rsidRPr="00622A7F">
        <w:rPr>
          <w:rFonts w:cs="Arial"/>
        </w:rPr>
        <w:t>Concluding, evidence for the role of interferon signaling in GPP accumulates</w:t>
      </w:r>
      <w:ins w:id="3791" w:author="Haskamp, Stefan (extern)" w:date="2022-01-08T14:18:00Z">
        <w:r w:rsidR="00C40985">
          <w:rPr>
            <w:rFonts w:cs="Arial"/>
          </w:rPr>
          <w:t>, although findings based</w:t>
        </w:r>
      </w:ins>
      <w:ins w:id="3792" w:author="Haskamp, Stefan (extern)" w:date="2022-01-08T14:19:00Z">
        <w:r w:rsidR="00C40985">
          <w:rPr>
            <w:rFonts w:cs="Arial"/>
          </w:rPr>
          <w:t xml:space="preserve"> on</w:t>
        </w:r>
      </w:ins>
      <w:ins w:id="3793" w:author="Haskamp, Stefan (extern)" w:date="2022-01-08T14:18:00Z">
        <w:r w:rsidR="00C40985">
          <w:rPr>
            <w:rFonts w:cs="Arial"/>
          </w:rPr>
          <w:t xml:space="preserve"> </w:t>
        </w:r>
      </w:ins>
      <w:ins w:id="3794" w:author="Haskamp, Stefan (extern)" w:date="2022-01-08T14:19:00Z">
        <w:r w:rsidR="00C40985">
          <w:rPr>
            <w:rFonts w:cs="Arial"/>
          </w:rPr>
          <w:t xml:space="preserve">sequencing of </w:t>
        </w:r>
      </w:ins>
      <w:ins w:id="3795" w:author="Haskamp, Stefan (extern)" w:date="2022-01-08T14:20:00Z">
        <w:r w:rsidR="00C40985">
          <w:rPr>
            <w:rFonts w:cs="Arial"/>
          </w:rPr>
          <w:t xml:space="preserve">RNA from </w:t>
        </w:r>
      </w:ins>
      <w:ins w:id="3796" w:author="Haskamp, Stefan (extern)" w:date="2022-01-08T14:19:00Z">
        <w:r w:rsidR="00C40985">
          <w:rPr>
            <w:rFonts w:cs="Arial"/>
          </w:rPr>
          <w:t>whole blood</w:t>
        </w:r>
      </w:ins>
      <w:ins w:id="3797" w:author="Haskamp, Stefan (extern)" w:date="2022-01-08T14:18:00Z">
        <w:r w:rsidR="00C40985">
          <w:rPr>
            <w:rFonts w:cs="Arial"/>
          </w:rPr>
          <w:t xml:space="preserve"> and sc</w:t>
        </w:r>
      </w:ins>
      <w:ins w:id="3798" w:author="Haskamp, Stefan (extern)" w:date="2022-01-08T14:19:00Z">
        <w:r w:rsidR="00C40985">
          <w:rPr>
            <w:rFonts w:cs="Arial"/>
          </w:rPr>
          <w:t>RNAseq</w:t>
        </w:r>
      </w:ins>
      <w:ins w:id="3799" w:author="Haskamp, Stefan (extern)" w:date="2022-01-08T14:20:00Z">
        <w:r w:rsidR="00C40985">
          <w:rPr>
            <w:rFonts w:cs="Arial"/>
          </w:rPr>
          <w:t xml:space="preserve"> of PBMCs</w:t>
        </w:r>
      </w:ins>
      <w:ins w:id="3800" w:author="Haskamp, Stefan (extern)" w:date="2022-01-08T14:19:00Z">
        <w:r w:rsidR="00C40985">
          <w:rPr>
            <w:rFonts w:cs="Arial"/>
          </w:rPr>
          <w:t xml:space="preserve"> should be compared with caution</w:t>
        </w:r>
      </w:ins>
      <w:r w:rsidRPr="00622A7F">
        <w:rPr>
          <w:rFonts w:cs="Arial"/>
        </w:rPr>
        <w:t>.</w:t>
      </w:r>
      <w:ins w:id="3801" w:author="Haskamp, Stefan (extern)" w:date="2022-01-08T13:59:00Z">
        <w:r w:rsidR="009E3686">
          <w:rPr>
            <w:rFonts w:cs="Arial"/>
          </w:rPr>
          <w:t xml:space="preserve"> Whether type I or </w:t>
        </w:r>
      </w:ins>
      <w:ins w:id="3802" w:author="Haskamp, Stefan (extern)" w:date="2022-01-08T14:00:00Z">
        <w:r w:rsidR="009E3686">
          <w:rPr>
            <w:rFonts w:cs="Arial"/>
          </w:rPr>
          <w:t>type II</w:t>
        </w:r>
      </w:ins>
      <w:r w:rsidRPr="00622A7F">
        <w:rPr>
          <w:rFonts w:cs="Arial"/>
        </w:rPr>
        <w:t xml:space="preserve"> </w:t>
      </w:r>
      <w:ins w:id="3803" w:author="Haskamp, Stefan (extern)" w:date="2022-01-08T14:01:00Z">
        <w:r w:rsidR="009E3686">
          <w:rPr>
            <w:rFonts w:cs="Arial"/>
          </w:rPr>
          <w:t>Interferon</w:t>
        </w:r>
      </w:ins>
      <w:ins w:id="3804" w:author="Haskamp, Stefan (extern)" w:date="2022-01-08T14:12:00Z">
        <w:r w:rsidR="00C40985">
          <w:rPr>
            <w:rFonts w:cs="Arial"/>
          </w:rPr>
          <w:t xml:space="preserve"> signalling</w:t>
        </w:r>
      </w:ins>
      <w:ins w:id="3805" w:author="Haskamp, Stefan (extern)" w:date="2022-01-08T14:01:00Z">
        <w:r w:rsidR="009E3686">
          <w:rPr>
            <w:rFonts w:cs="Arial"/>
          </w:rPr>
          <w:t xml:space="preserve"> are potential</w:t>
        </w:r>
        <w:r w:rsidR="005F1B92">
          <w:rPr>
            <w:rFonts w:cs="Arial"/>
          </w:rPr>
          <w:t xml:space="preserve"> pathogenic parthways, is unclear.</w:t>
        </w:r>
        <w:r w:rsidR="009E3686">
          <w:rPr>
            <w:rFonts w:cs="Arial"/>
          </w:rPr>
          <w:t xml:space="preserve"> </w:t>
        </w:r>
      </w:ins>
      <w:commentRangeStart w:id="3806"/>
      <w:r w:rsidRPr="00622A7F">
        <w:rPr>
          <w:rFonts w:cs="Arial"/>
        </w:rPr>
        <w:t>Th</w:t>
      </w:r>
      <w:ins w:id="3807" w:author="Haskamp, Stefan (extern)" w:date="2022-01-08T14:13:00Z">
        <w:r w:rsidR="00C40985">
          <w:rPr>
            <w:rFonts w:cs="Arial"/>
          </w:rPr>
          <w:t>e</w:t>
        </w:r>
      </w:ins>
      <w:del w:id="3808" w:author="Haskamp, Stefan (extern)" w:date="2022-01-08T14:13:00Z">
        <w:r w:rsidRPr="00622A7F" w:rsidDel="00C40985">
          <w:rPr>
            <w:rFonts w:cs="Arial"/>
          </w:rPr>
          <w:delText>i</w:delText>
        </w:r>
      </w:del>
      <w:r w:rsidRPr="00622A7F">
        <w:rPr>
          <w:rFonts w:cs="Arial"/>
        </w:rPr>
        <w:t>s</w:t>
      </w:r>
      <w:ins w:id="3809" w:author="Haskamp, Stefan (extern)" w:date="2022-01-08T14:13:00Z">
        <w:r w:rsidR="00C40985">
          <w:rPr>
            <w:rFonts w:cs="Arial"/>
          </w:rPr>
          <w:t>e</w:t>
        </w:r>
      </w:ins>
      <w:r w:rsidRPr="00622A7F">
        <w:rPr>
          <w:rFonts w:cs="Arial"/>
        </w:rPr>
        <w:t xml:space="preserve"> pathway</w:t>
      </w:r>
      <w:ins w:id="3810" w:author="Haskamp, Stefan (extern)" w:date="2022-01-08T14:13:00Z">
        <w:r w:rsidR="00C40985">
          <w:rPr>
            <w:rFonts w:cs="Arial"/>
          </w:rPr>
          <w:t>s</w:t>
        </w:r>
      </w:ins>
      <w:r w:rsidRPr="00622A7F">
        <w:rPr>
          <w:rFonts w:cs="Arial"/>
        </w:rPr>
        <w:t xml:space="preserve"> </w:t>
      </w:r>
      <w:commentRangeStart w:id="3811"/>
      <w:del w:id="3812" w:author="Stefan" w:date="2021-10-21T11:36:00Z">
        <w:r w:rsidRPr="00622A7F" w:rsidDel="00E93AEA">
          <w:rPr>
            <w:rFonts w:cs="Arial"/>
          </w:rPr>
          <w:delText xml:space="preserve">has been recently accused </w:delText>
        </w:r>
        <w:commentRangeEnd w:id="3811"/>
        <w:r w:rsidRPr="00622A7F" w:rsidDel="00E93AEA">
          <w:rPr>
            <w:rStyle w:val="Kommentarzeichen"/>
            <w:rFonts w:cs="Arial"/>
          </w:rPr>
          <w:commentReference w:id="3811"/>
        </w:r>
        <w:r w:rsidRPr="00622A7F" w:rsidDel="00E93AEA">
          <w:rPr>
            <w:rFonts w:cs="Arial"/>
          </w:rPr>
          <w:delText>to promote</w:delText>
        </w:r>
      </w:del>
      <w:ins w:id="3813" w:author="Stefan" w:date="2021-10-21T11:36:00Z">
        <w:r w:rsidRPr="00622A7F">
          <w:rPr>
            <w:rFonts w:cs="Arial"/>
          </w:rPr>
          <w:t xml:space="preserve">may contribute to </w:t>
        </w:r>
      </w:ins>
      <w:del w:id="3814" w:author="Stefan" w:date="2021-10-21T11:38:00Z">
        <w:r w:rsidRPr="00622A7F" w:rsidDel="00E93AEA">
          <w:rPr>
            <w:rFonts w:cs="Arial"/>
          </w:rPr>
          <w:delText xml:space="preserve"> </w:delText>
        </w:r>
      </w:del>
      <w:r w:rsidRPr="00622A7F">
        <w:rPr>
          <w:rFonts w:cs="Arial"/>
        </w:rPr>
        <w:t xml:space="preserve">extracutaneous inflammation in </w:t>
      </w:r>
      <w:del w:id="3815" w:author="Haskamp, Stefan (extern)" w:date="2022-01-08T14:23:00Z">
        <w:r w:rsidRPr="00622A7F" w:rsidDel="00C40985">
          <w:rPr>
            <w:rFonts w:cs="Arial"/>
          </w:rPr>
          <w:delText>psoriasis</w:delText>
        </w:r>
      </w:del>
      <w:ins w:id="3816" w:author="Stefan" w:date="2021-10-21T11:36:00Z">
        <w:del w:id="3817" w:author="Haskamp, Stefan (extern)" w:date="2022-01-08T14:23:00Z">
          <w:r w:rsidRPr="00622A7F" w:rsidDel="00C40985">
            <w:rPr>
              <w:rFonts w:cs="Arial"/>
            </w:rPr>
            <w:delText xml:space="preserve"> </w:delText>
          </w:r>
        </w:del>
      </w:ins>
      <w:ins w:id="3818" w:author="Haskamp, Stefan (extern)" w:date="2022-01-08T14:23:00Z">
        <w:r w:rsidR="00C40985">
          <w:rPr>
            <w:rFonts w:cs="Arial"/>
          </w:rPr>
          <w:t>GPP patients</w:t>
        </w:r>
        <w:r w:rsidR="00C40985" w:rsidRPr="00622A7F">
          <w:rPr>
            <w:rFonts w:cs="Arial"/>
          </w:rPr>
          <w:t xml:space="preserve"> </w:t>
        </w:r>
      </w:ins>
      <w:ins w:id="3819" w:author="Stefan" w:date="2021-10-21T11:36:00Z">
        <w:r w:rsidRPr="00622A7F">
          <w:rPr>
            <w:rFonts w:cs="Arial"/>
          </w:rPr>
          <w:t>as discussed before</w:t>
        </w:r>
      </w:ins>
      <w:r w:rsidRPr="00622A7F">
        <w:rPr>
          <w:rFonts w:cs="Arial"/>
        </w:rPr>
        <w:t xml:space="preserve"> </w:t>
      </w:r>
      <w:r w:rsidR="009A7AD4">
        <w:rPr>
          <w:rFonts w:cs="Arial"/>
        </w:rPr>
        <w:t>{Catapano, 2020 #1816}</w:t>
      </w:r>
      <w:r w:rsidRPr="00622A7F">
        <w:rPr>
          <w:rFonts w:cs="Arial"/>
        </w:rPr>
        <w:t>.</w:t>
      </w:r>
      <w:commentRangeEnd w:id="3806"/>
      <w:r w:rsidR="00915875">
        <w:rPr>
          <w:rStyle w:val="Kommentarzeichen"/>
        </w:rPr>
        <w:commentReference w:id="3806"/>
      </w:r>
      <w:ins w:id="3820" w:author="Haskamp, Stefan (extern)" w:date="2022-01-15T10:42:00Z">
        <w:r w:rsidR="002C3108">
          <w:rPr>
            <w:rFonts w:cs="Arial"/>
          </w:rPr>
          <w:t xml:space="preserve"> According to the authors, </w:t>
        </w:r>
        <w:r w:rsidR="002C3108" w:rsidRPr="002C3108">
          <w:rPr>
            <w:rFonts w:cs="Arial"/>
          </w:rPr>
          <w:t xml:space="preserve">IL-36 </w:t>
        </w:r>
      </w:ins>
      <w:ins w:id="3821" w:author="Haskamp, Stefan (extern)" w:date="2022-01-15T10:43:00Z">
        <w:r w:rsidR="002C3108">
          <w:rPr>
            <w:rFonts w:cs="Arial"/>
          </w:rPr>
          <w:t xml:space="preserve">binded </w:t>
        </w:r>
      </w:ins>
      <w:ins w:id="3822" w:author="Haskamp, Stefan (extern)" w:date="2022-01-15T10:42:00Z">
        <w:r w:rsidR="002C3108" w:rsidRPr="002C3108">
          <w:rPr>
            <w:rFonts w:cs="Arial"/>
          </w:rPr>
          <w:t>on</w:t>
        </w:r>
      </w:ins>
      <w:ins w:id="3823" w:author="Haskamp, Stefan (extern)" w:date="2022-01-15T10:43:00Z">
        <w:r w:rsidR="002C3108">
          <w:rPr>
            <w:rFonts w:cs="Arial"/>
          </w:rPr>
          <w:t xml:space="preserve"> the IL-36R on</w:t>
        </w:r>
      </w:ins>
      <w:ins w:id="3824" w:author="Haskamp, Stefan (extern)" w:date="2022-01-15T10:50:00Z">
        <w:r w:rsidR="00C10B92">
          <w:rPr>
            <w:rFonts w:cs="Arial"/>
          </w:rPr>
          <w:t xml:space="preserve"> human</w:t>
        </w:r>
      </w:ins>
      <w:ins w:id="3825" w:author="Haskamp, Stefan (extern)" w:date="2022-01-15T10:42:00Z">
        <w:r w:rsidR="002C3108">
          <w:rPr>
            <w:rFonts w:cs="Arial"/>
          </w:rPr>
          <w:t xml:space="preserve"> plasmacytoid dendritic</w:t>
        </w:r>
      </w:ins>
      <w:ins w:id="3826" w:author="Haskamp, Stefan (extern)" w:date="2022-01-15T10:43:00Z">
        <w:r w:rsidR="002C3108">
          <w:rPr>
            <w:rFonts w:cs="Arial"/>
          </w:rPr>
          <w:t xml:space="preserve"> </w:t>
        </w:r>
      </w:ins>
      <w:ins w:id="3827" w:author="Haskamp, Stefan (extern)" w:date="2022-01-15T10:42:00Z">
        <w:r w:rsidR="002C3108" w:rsidRPr="002C3108">
          <w:rPr>
            <w:rFonts w:cs="Arial"/>
          </w:rPr>
          <w:t>cells</w:t>
        </w:r>
      </w:ins>
      <w:ins w:id="3828" w:author="Haskamp, Stefan (extern)" w:date="2022-01-15T10:43:00Z">
        <w:r w:rsidR="002C3108">
          <w:rPr>
            <w:rFonts w:cs="Arial"/>
          </w:rPr>
          <w:t xml:space="preserve"> and thus promoted </w:t>
        </w:r>
      </w:ins>
      <w:ins w:id="3829" w:author="Haskamp, Stefan (extern)" w:date="2022-01-15T10:42:00Z">
        <w:r w:rsidR="002C3108" w:rsidRPr="002C3108">
          <w:rPr>
            <w:rFonts w:cs="Arial"/>
          </w:rPr>
          <w:t>toll-like receptor (TLR)-9 activation and IFN-</w:t>
        </w:r>
      </w:ins>
      <w:ins w:id="3830" w:author="Haskamp, Stefan (extern)" w:date="2022-01-15T10:47:00Z">
        <w:r w:rsidR="002C3108">
          <w:rPr>
            <w:rFonts w:cs="Arial"/>
          </w:rPr>
          <w:t>α</w:t>
        </w:r>
      </w:ins>
      <w:ins w:id="3831" w:author="Haskamp, Stefan (extern)" w:date="2022-01-15T10:42:00Z">
        <w:r w:rsidR="002C3108" w:rsidRPr="002C3108">
          <w:rPr>
            <w:rFonts w:cs="Arial"/>
          </w:rPr>
          <w:t xml:space="preserve"> production</w:t>
        </w:r>
      </w:ins>
      <w:ins w:id="3832" w:author="Haskamp, Stefan (extern)" w:date="2022-01-15T10:46:00Z">
        <w:r w:rsidR="002C3108">
          <w:rPr>
            <w:rFonts w:cs="Arial"/>
          </w:rPr>
          <w:t xml:space="preserve"> </w:t>
        </w:r>
      </w:ins>
      <w:ins w:id="3833" w:author="Haskamp, Stefan (extern)" w:date="2022-01-15T10:50:00Z">
        <w:r w:rsidR="00C10B92">
          <w:rPr>
            <w:rFonts w:cs="Arial"/>
          </w:rPr>
          <w:t xml:space="preserve">demonstrated </w:t>
        </w:r>
      </w:ins>
      <w:ins w:id="3834" w:author="Haskamp, Stefan (extern)" w:date="2022-01-15T10:46:00Z">
        <w:r w:rsidR="002C3108">
          <w:rPr>
            <w:rFonts w:cs="Arial"/>
          </w:rPr>
          <w:t xml:space="preserve">in </w:t>
        </w:r>
        <w:r w:rsidR="002C3108" w:rsidRPr="00C10B92">
          <w:rPr>
            <w:rFonts w:cs="Arial"/>
            <w:i/>
            <w:rPrChange w:id="3835" w:author="Haskamp, Stefan (extern)" w:date="2022-01-15T10:51:00Z">
              <w:rPr>
                <w:rFonts w:cs="Arial"/>
              </w:rPr>
            </w:rPrChange>
          </w:rPr>
          <w:t>ex vivo</w:t>
        </w:r>
        <w:r w:rsidR="002C3108">
          <w:rPr>
            <w:rFonts w:cs="Arial"/>
          </w:rPr>
          <w:t xml:space="preserve"> experiments</w:t>
        </w:r>
      </w:ins>
      <w:ins w:id="3836" w:author="Haskamp, Stefan (extern)" w:date="2022-01-15T10:51:00Z">
        <w:r w:rsidR="00C10B92">
          <w:rPr>
            <w:rFonts w:cs="Arial"/>
          </w:rPr>
          <w:t xml:space="preserve"> {Catapano, 2020 #1816}</w:t>
        </w:r>
      </w:ins>
      <w:ins w:id="3837" w:author="Haskamp, Stefan (extern)" w:date="2022-01-15T10:46:00Z">
        <w:r w:rsidR="002C3108">
          <w:rPr>
            <w:rFonts w:cs="Arial"/>
          </w:rPr>
          <w:t xml:space="preserve">. </w:t>
        </w:r>
      </w:ins>
      <w:ins w:id="3838" w:author="Haskamp, Stefan (extern)" w:date="2022-01-15T10:51:00Z">
        <w:r w:rsidR="00C10B92">
          <w:rPr>
            <w:rFonts w:cs="Arial"/>
          </w:rPr>
          <w:t xml:space="preserve">In plasmacytoid dendritic </w:t>
        </w:r>
        <w:r w:rsidR="00C10B92" w:rsidRPr="002C3108">
          <w:rPr>
            <w:rFonts w:cs="Arial"/>
          </w:rPr>
          <w:t>cells</w:t>
        </w:r>
      </w:ins>
      <w:ins w:id="3839" w:author="Haskamp, Stefan (extern)" w:date="2022-01-15T10:52:00Z">
        <w:r w:rsidR="00C10B92">
          <w:rPr>
            <w:rFonts w:cs="Arial"/>
          </w:rPr>
          <w:t xml:space="preserve">, the </w:t>
        </w:r>
      </w:ins>
      <w:ins w:id="3840" w:author="Haskamp, Stefan (extern)" w:date="2022-01-15T10:54:00Z">
        <w:r w:rsidR="00C10B92">
          <w:rPr>
            <w:rFonts w:cs="Arial"/>
          </w:rPr>
          <w:t>protein</w:t>
        </w:r>
      </w:ins>
      <w:ins w:id="3841" w:author="Haskamp, Stefan (extern)" w:date="2022-01-15T10:52:00Z">
        <w:r w:rsidR="00C10B92">
          <w:rPr>
            <w:rFonts w:cs="Arial"/>
          </w:rPr>
          <w:t xml:space="preserve"> </w:t>
        </w:r>
        <w:r w:rsidR="00C10B92" w:rsidRPr="00C10B92">
          <w:rPr>
            <w:rFonts w:cs="Arial"/>
          </w:rPr>
          <w:t>PLSCR1</w:t>
        </w:r>
      </w:ins>
      <w:ins w:id="3842" w:author="Haskamp, Stefan (extern)" w:date="2022-01-15T10:54:00Z">
        <w:r w:rsidR="00C10B92">
          <w:rPr>
            <w:rFonts w:cs="Arial"/>
          </w:rPr>
          <w:t xml:space="preserve"> </w:t>
        </w:r>
      </w:ins>
      <w:ins w:id="3843" w:author="Haskamp, Stefan (extern)" w:date="2022-01-15T10:52:00Z">
        <w:r w:rsidR="00C10B92">
          <w:rPr>
            <w:rFonts w:cs="Arial"/>
          </w:rPr>
          <w:t>was shown to be upregulated</w:t>
        </w:r>
      </w:ins>
      <w:ins w:id="3844" w:author="Haskamp, Stefan (extern)" w:date="2022-01-15T10:54:00Z">
        <w:r w:rsidR="00C10B92">
          <w:rPr>
            <w:rFonts w:cs="Arial"/>
          </w:rPr>
          <w:t xml:space="preserve"> mediating </w:t>
        </w:r>
        <w:r w:rsidR="00C10B92" w:rsidRPr="00C10B92">
          <w:rPr>
            <w:rFonts w:cs="Arial"/>
          </w:rPr>
          <w:t>TLR-9 translocation</w:t>
        </w:r>
      </w:ins>
      <w:ins w:id="3845" w:author="Haskamp, Stefan (extern)" w:date="2022-01-15T10:55:00Z">
        <w:r w:rsidR="00C10B92">
          <w:rPr>
            <w:rFonts w:cs="Arial"/>
          </w:rPr>
          <w:t xml:space="preserve"> {Catapano, 2020 #1816}</w:t>
        </w:r>
      </w:ins>
      <w:ins w:id="3846" w:author="Haskamp, Stefan (extern)" w:date="2022-01-15T10:54:00Z">
        <w:r w:rsidR="00C10B92">
          <w:rPr>
            <w:rFonts w:cs="Arial"/>
          </w:rPr>
          <w:t>.</w:t>
        </w:r>
      </w:ins>
    </w:p>
    <w:p w14:paraId="76875BA9" w14:textId="77777777" w:rsidR="00C10B92" w:rsidRDefault="00C10B92" w:rsidP="00622A7F">
      <w:pPr>
        <w:rPr>
          <w:ins w:id="3847" w:author="Haskamp, Stefan (extern)" w:date="2022-01-15T10:55:00Z"/>
          <w:rFonts w:cs="Arial"/>
        </w:rPr>
      </w:pPr>
    </w:p>
    <w:p w14:paraId="0BDFDBB9" w14:textId="29D17132" w:rsidR="00D555C3" w:rsidRPr="00622A7F" w:rsidRDefault="00D555C3" w:rsidP="00622A7F">
      <w:pPr>
        <w:rPr>
          <w:rFonts w:cs="Arial"/>
        </w:rPr>
      </w:pPr>
      <w:commentRangeStart w:id="3848"/>
      <w:r w:rsidRPr="00622A7F">
        <w:rPr>
          <w:rFonts w:cs="Arial"/>
        </w:rPr>
        <w:t xml:space="preserve">The patient affected by an acute </w:t>
      </w:r>
      <w:commentRangeStart w:id="3849"/>
      <w:r w:rsidRPr="00622A7F">
        <w:rPr>
          <w:rFonts w:cs="Arial"/>
        </w:rPr>
        <w:t xml:space="preserve">episode was </w:t>
      </w:r>
      <w:ins w:id="3850" w:author="Haskamp, Stefan (extern)" w:date="2022-01-15T10:57:00Z">
        <w:r w:rsidR="00C10B92">
          <w:rPr>
            <w:rFonts w:cs="Arial"/>
          </w:rPr>
          <w:t>noticeable</w:t>
        </w:r>
      </w:ins>
      <w:del w:id="3851" w:author="Haskamp, Stefan (extern)" w:date="2022-01-15T10:57:00Z">
        <w:r w:rsidRPr="00622A7F" w:rsidDel="00C10B92">
          <w:rPr>
            <w:rFonts w:cs="Arial"/>
          </w:rPr>
          <w:delText>rather atypical</w:delText>
        </w:r>
      </w:del>
      <w:commentRangeEnd w:id="3849"/>
      <w:r w:rsidR="00E42DCB">
        <w:rPr>
          <w:rStyle w:val="Kommentarzeichen"/>
        </w:rPr>
        <w:commentReference w:id="3849"/>
      </w:r>
      <w:r w:rsidRPr="00622A7F">
        <w:rPr>
          <w:rFonts w:cs="Arial"/>
        </w:rPr>
        <w:t>, as the proportion of CD4</w:t>
      </w:r>
      <w:r w:rsidRPr="00622A7F">
        <w:rPr>
          <w:rFonts w:cs="Arial"/>
          <w:vertAlign w:val="superscript"/>
        </w:rPr>
        <w:t>+</w:t>
      </w:r>
      <w:r w:rsidRPr="00622A7F">
        <w:rPr>
          <w:rFonts w:cs="Arial"/>
        </w:rPr>
        <w:t xml:space="preserve"> CTLs</w:t>
      </w:r>
      <w:ins w:id="3852" w:author="Haskamp, Stefan (extern)" w:date="2022-01-15T11:27:00Z">
        <w:r w:rsidR="003703E9">
          <w:rPr>
            <w:rFonts w:cs="Arial"/>
          </w:rPr>
          <w:t xml:space="preserve"> indicated by </w:t>
        </w:r>
        <w:r w:rsidR="003703E9" w:rsidRPr="003703E9">
          <w:rPr>
            <w:rFonts w:cs="Arial"/>
            <w:i/>
            <w:rPrChange w:id="3853" w:author="Haskamp, Stefan (extern)" w:date="2022-01-15T11:27:00Z">
              <w:rPr>
                <w:rFonts w:cs="Arial"/>
              </w:rPr>
            </w:rPrChange>
          </w:rPr>
          <w:t>FGFBP2</w:t>
        </w:r>
        <w:r w:rsidR="003703E9">
          <w:rPr>
            <w:rFonts w:cs="Arial"/>
          </w:rPr>
          <w:t xml:space="preserve"> expression</w:t>
        </w:r>
      </w:ins>
      <w:r w:rsidRPr="00622A7F">
        <w:rPr>
          <w:rFonts w:cs="Arial"/>
        </w:rPr>
        <w:t xml:space="preserve"> was the lowest compared to other patients with disease-associated variants</w:t>
      </w:r>
      <w:ins w:id="3854" w:author="Stefan" w:date="2021-10-21T11:39:00Z">
        <w:r w:rsidRPr="00622A7F">
          <w:rPr>
            <w:rFonts w:cs="Arial"/>
          </w:rPr>
          <w:t xml:space="preserve"> as well as patients and healthy donors without variants</w:t>
        </w:r>
      </w:ins>
      <w:r w:rsidRPr="00622A7F">
        <w:rPr>
          <w:rFonts w:cs="Arial"/>
        </w:rPr>
        <w:t xml:space="preserve"> (</w:t>
      </w:r>
      <w:ins w:id="3855" w:author="Stefan" w:date="2021-10-28T12:49:00Z">
        <w:r w:rsidR="002C1A00">
          <w:rPr>
            <w:rFonts w:cs="Arial"/>
            <w:highlight w:val="lightGray"/>
          </w:rPr>
          <w:fldChar w:fldCharType="begin"/>
        </w:r>
        <w:r w:rsidR="002C1A00">
          <w:rPr>
            <w:rFonts w:cs="Arial"/>
          </w:rPr>
          <w:instrText xml:space="preserve"> REF _Ref73439141 \h </w:instrText>
        </w:r>
      </w:ins>
      <w:r w:rsidR="002C1A00">
        <w:rPr>
          <w:rFonts w:cs="Arial"/>
          <w:highlight w:val="lightGray"/>
        </w:rPr>
      </w:r>
      <w:r w:rsidR="002C1A00">
        <w:rPr>
          <w:rFonts w:cs="Arial"/>
          <w:highlight w:val="lightGray"/>
        </w:rPr>
        <w:fldChar w:fldCharType="separate"/>
      </w:r>
      <w:ins w:id="3856" w:author="Haskamp, Stefan (extern)" w:date="2022-01-29T13:25:00Z">
        <w:r w:rsidR="002D4AD7" w:rsidRPr="00622A7F">
          <w:rPr>
            <w:rFonts w:cs="Arial"/>
          </w:rPr>
          <w:t xml:space="preserve">Figure </w:t>
        </w:r>
        <w:r w:rsidR="002D4AD7">
          <w:rPr>
            <w:rFonts w:cs="Arial"/>
            <w:noProof/>
          </w:rPr>
          <w:t>16</w:t>
        </w:r>
      </w:ins>
      <w:ins w:id="3857" w:author="Stefan" w:date="2021-10-28T12:49:00Z">
        <w:r w:rsidR="002C1A00">
          <w:rPr>
            <w:rFonts w:cs="Arial"/>
            <w:highlight w:val="lightGray"/>
          </w:rPr>
          <w:fldChar w:fldCharType="end"/>
        </w:r>
      </w:ins>
      <w:del w:id="3858" w:author="Stefan" w:date="2021-10-28T12:49:00Z">
        <w:r w:rsidRPr="00622A7F" w:rsidDel="002C1A00">
          <w:rPr>
            <w:rFonts w:cs="Arial"/>
            <w:highlight w:val="lightGray"/>
          </w:rPr>
          <w:delText>xxx</w:delText>
        </w:r>
      </w:del>
      <w:r w:rsidRPr="00622A7F">
        <w:rPr>
          <w:rFonts w:cs="Arial"/>
        </w:rPr>
        <w:t xml:space="preserve">). </w:t>
      </w:r>
      <w:commentRangeEnd w:id="3848"/>
      <w:r w:rsidRPr="00622A7F">
        <w:rPr>
          <w:rStyle w:val="Kommentarzeichen"/>
          <w:rFonts w:cs="Arial"/>
        </w:rPr>
        <w:commentReference w:id="3848"/>
      </w:r>
      <w:r w:rsidRPr="00622A7F">
        <w:rPr>
          <w:rFonts w:cs="Arial"/>
        </w:rPr>
        <w:t>The increased proportion of CD8</w:t>
      </w:r>
      <w:r w:rsidRPr="00622A7F">
        <w:rPr>
          <w:rFonts w:cs="Arial"/>
          <w:vertAlign w:val="superscript"/>
        </w:rPr>
        <w:t>+</w:t>
      </w:r>
      <w:r w:rsidRPr="00622A7F">
        <w:rPr>
          <w:rFonts w:cs="Arial"/>
        </w:rPr>
        <w:t xml:space="preserve"> TEMs was unchanged along the course of the episode</w:t>
      </w:r>
      <w:ins w:id="3859" w:author="Haskamp, Stefan (extern)" w:date="2022-01-15T11:32:00Z">
        <w:r w:rsidR="003703E9">
          <w:rPr>
            <w:rFonts w:cs="Arial"/>
          </w:rPr>
          <w:t xml:space="preserve"> (</w:t>
        </w:r>
        <w:r w:rsidR="003703E9">
          <w:rPr>
            <w:rFonts w:cs="Arial"/>
          </w:rPr>
          <w:fldChar w:fldCharType="begin"/>
        </w:r>
        <w:r w:rsidR="003703E9">
          <w:rPr>
            <w:rFonts w:cs="Arial"/>
          </w:rPr>
          <w:instrText xml:space="preserve"> REF _Ref73451614 \h </w:instrText>
        </w:r>
      </w:ins>
      <w:r w:rsidR="003703E9">
        <w:rPr>
          <w:rFonts w:cs="Arial"/>
        </w:rPr>
      </w:r>
      <w:r w:rsidR="003703E9">
        <w:rPr>
          <w:rFonts w:cs="Arial"/>
        </w:rPr>
        <w:fldChar w:fldCharType="separate"/>
      </w:r>
      <w:ins w:id="3860" w:author="Haskamp, Stefan (extern)" w:date="2022-01-29T13:25:00Z">
        <w:r w:rsidR="002D4AD7" w:rsidRPr="00622A7F">
          <w:rPr>
            <w:rFonts w:cs="Arial"/>
          </w:rPr>
          <w:t xml:space="preserve">Table </w:t>
        </w:r>
        <w:r w:rsidR="002D4AD7">
          <w:rPr>
            <w:rFonts w:cs="Arial"/>
            <w:noProof/>
          </w:rPr>
          <w:t>14</w:t>
        </w:r>
      </w:ins>
      <w:ins w:id="3861" w:author="Haskamp, Stefan (extern)" w:date="2022-01-15T11:32:00Z">
        <w:r w:rsidR="003703E9">
          <w:rPr>
            <w:rFonts w:cs="Arial"/>
          </w:rPr>
          <w:fldChar w:fldCharType="end"/>
        </w:r>
        <w:r w:rsidR="003703E9">
          <w:rPr>
            <w:rFonts w:cs="Arial"/>
          </w:rPr>
          <w:t xml:space="preserve"> &amp; </w:t>
        </w:r>
        <w:r w:rsidR="003703E9">
          <w:rPr>
            <w:rFonts w:cs="Arial"/>
          </w:rPr>
          <w:fldChar w:fldCharType="begin"/>
        </w:r>
        <w:r w:rsidR="003703E9">
          <w:rPr>
            <w:rFonts w:cs="Arial"/>
          </w:rPr>
          <w:instrText xml:space="preserve"> REF _Ref73451521 \h </w:instrText>
        </w:r>
      </w:ins>
      <w:r w:rsidR="003703E9">
        <w:rPr>
          <w:rFonts w:cs="Arial"/>
        </w:rPr>
      </w:r>
      <w:r w:rsidR="003703E9">
        <w:rPr>
          <w:rFonts w:cs="Arial"/>
        </w:rPr>
        <w:fldChar w:fldCharType="separate"/>
      </w:r>
      <w:ins w:id="3862" w:author="Haskamp, Stefan (extern)" w:date="2022-01-29T13:25:00Z">
        <w:r w:rsidR="002D4AD7" w:rsidRPr="00622A7F">
          <w:rPr>
            <w:rFonts w:cs="Arial"/>
          </w:rPr>
          <w:t xml:space="preserve">Figure </w:t>
        </w:r>
        <w:r w:rsidR="002D4AD7">
          <w:rPr>
            <w:rFonts w:cs="Arial"/>
            <w:noProof/>
          </w:rPr>
          <w:t>21</w:t>
        </w:r>
      </w:ins>
      <w:ins w:id="3863" w:author="Haskamp, Stefan (extern)" w:date="2022-01-15T11:32:00Z">
        <w:r w:rsidR="003703E9">
          <w:rPr>
            <w:rFonts w:cs="Arial"/>
          </w:rPr>
          <w:fldChar w:fldCharType="end"/>
        </w:r>
        <w:r w:rsidR="003703E9">
          <w:rPr>
            <w:rFonts w:cs="Arial"/>
          </w:rPr>
          <w:t>)</w:t>
        </w:r>
      </w:ins>
      <w:r w:rsidRPr="00622A7F">
        <w:rPr>
          <w:rFonts w:cs="Arial"/>
        </w:rPr>
        <w:t xml:space="preserve"> and ha</w:t>
      </w:r>
      <w:del w:id="3864" w:author="Hüffmeier, Ulrike" w:date="2021-11-30T15:59:00Z">
        <w:r w:rsidRPr="00622A7F" w:rsidDel="00915875">
          <w:rPr>
            <w:rFonts w:cs="Arial"/>
          </w:rPr>
          <w:delText>s</w:delText>
        </w:r>
      </w:del>
      <w:ins w:id="3865" w:author="Hüffmeier, Ulrike" w:date="2021-11-30T15:59:00Z">
        <w:r w:rsidR="00915875">
          <w:rPr>
            <w:rFonts w:cs="Arial"/>
          </w:rPr>
          <w:t>d</w:t>
        </w:r>
      </w:ins>
      <w:r w:rsidRPr="00622A7F">
        <w:rPr>
          <w:rFonts w:cs="Arial"/>
        </w:rPr>
        <w:t xml:space="preserve"> been detected </w:t>
      </w:r>
      <w:del w:id="3866" w:author="Hüffmeier, Ulrike" w:date="2021-11-30T15:58:00Z">
        <w:r w:rsidRPr="00622A7F" w:rsidDel="00915875">
          <w:rPr>
            <w:rFonts w:cs="Arial"/>
          </w:rPr>
          <w:delText xml:space="preserve">at </w:delText>
        </w:r>
      </w:del>
      <w:ins w:id="3867" w:author="Hüffmeier, Ulrike" w:date="2021-11-30T15:58:00Z">
        <w:r w:rsidR="00915875">
          <w:rPr>
            <w:rFonts w:cs="Arial"/>
          </w:rPr>
          <w:t>in</w:t>
        </w:r>
        <w:r w:rsidR="00915875" w:rsidRPr="00622A7F">
          <w:rPr>
            <w:rFonts w:cs="Arial"/>
          </w:rPr>
          <w:t xml:space="preserve"> </w:t>
        </w:r>
      </w:ins>
      <w:r w:rsidRPr="00622A7F">
        <w:rPr>
          <w:rFonts w:cs="Arial"/>
        </w:rPr>
        <w:t>a</w:t>
      </w:r>
      <w:ins w:id="3868" w:author="Hüffmeier, Ulrike" w:date="2021-11-30T16:00:00Z">
        <w:r w:rsidR="00915875">
          <w:rPr>
            <w:rFonts w:cs="Arial"/>
          </w:rPr>
          <w:t>n</w:t>
        </w:r>
      </w:ins>
      <w:r w:rsidRPr="00622A7F">
        <w:rPr>
          <w:rFonts w:cs="Arial"/>
        </w:rPr>
        <w:t xml:space="preserve"> </w:t>
      </w:r>
      <w:del w:id="3869" w:author="Hüffmeier, Ulrike" w:date="2021-11-30T16:00:00Z">
        <w:r w:rsidRPr="00622A7F" w:rsidDel="00915875">
          <w:rPr>
            <w:rFonts w:cs="Arial"/>
          </w:rPr>
          <w:delText xml:space="preserve">previous </w:delText>
        </w:r>
      </w:del>
      <w:r w:rsidRPr="00622A7F">
        <w:rPr>
          <w:rFonts w:cs="Arial"/>
        </w:rPr>
        <w:t xml:space="preserve">experiment </w:t>
      </w:r>
      <w:del w:id="3870" w:author="Hüffmeier, Ulrike" w:date="2021-11-30T16:00:00Z">
        <w:r w:rsidRPr="00622A7F" w:rsidDel="00915875">
          <w:rPr>
            <w:rFonts w:cs="Arial"/>
          </w:rPr>
          <w:delText xml:space="preserve">independently </w:delText>
        </w:r>
      </w:del>
      <w:ins w:id="3871" w:author="Hüffmeier, Ulrike" w:date="2021-11-30T16:00:00Z">
        <w:r w:rsidR="00915875">
          <w:rPr>
            <w:rFonts w:cs="Arial"/>
          </w:rPr>
          <w:t xml:space="preserve">taking place before </w:t>
        </w:r>
      </w:ins>
      <w:del w:id="3872" w:author="Hüffmeier, Ulrike" w:date="2021-11-30T16:00:00Z">
        <w:r w:rsidRPr="00622A7F" w:rsidDel="00915875">
          <w:rPr>
            <w:rFonts w:cs="Arial"/>
          </w:rPr>
          <w:delText xml:space="preserve">of </w:delText>
        </w:r>
      </w:del>
      <w:r w:rsidRPr="00622A7F">
        <w:rPr>
          <w:rFonts w:cs="Arial"/>
        </w:rPr>
        <w:t>the acute episode</w:t>
      </w:r>
      <w:del w:id="3873" w:author="Hüffmeier, Ulrike" w:date="2021-11-30T15:59:00Z">
        <w:r w:rsidRPr="00622A7F" w:rsidDel="00915875">
          <w:rPr>
            <w:rFonts w:cs="Arial"/>
          </w:rPr>
          <w:delText xml:space="preserve"> (</w:delText>
        </w:r>
      </w:del>
      <w:ins w:id="3874" w:author="Stefan" w:date="2021-10-28T12:50:00Z">
        <w:del w:id="3875" w:author="Hüffmeier, Ulrike" w:date="2021-11-30T15:59:00Z">
          <w:r w:rsidR="002C1A00" w:rsidDel="00915875">
            <w:rPr>
              <w:rFonts w:cs="Arial"/>
              <w:highlight w:val="lightGray"/>
            </w:rPr>
            <w:fldChar w:fldCharType="begin"/>
          </w:r>
          <w:r w:rsidR="002C1A00" w:rsidDel="00915875">
            <w:rPr>
              <w:rFonts w:cs="Arial"/>
            </w:rPr>
            <w:delInstrText xml:space="preserve"> REF _Ref73437037 \h </w:delInstrText>
          </w:r>
        </w:del>
      </w:ins>
      <w:del w:id="3876" w:author="Hüffmeier, Ulrike" w:date="2021-11-30T15:59:00Z">
        <w:r w:rsidR="002C1A00" w:rsidDel="00915875">
          <w:rPr>
            <w:rFonts w:cs="Arial"/>
            <w:highlight w:val="lightGray"/>
          </w:rPr>
        </w:r>
        <w:r w:rsidR="002C1A00" w:rsidDel="00915875">
          <w:rPr>
            <w:rFonts w:cs="Arial"/>
            <w:highlight w:val="lightGray"/>
          </w:rPr>
          <w:fldChar w:fldCharType="separate"/>
        </w:r>
      </w:del>
      <w:ins w:id="3877" w:author="Stefan" w:date="2021-10-28T12:50:00Z">
        <w:del w:id="3878" w:author="Hüffmeier, Ulrike" w:date="2021-11-30T15:59:00Z">
          <w:r w:rsidR="002C1A00" w:rsidRPr="00622A7F" w:rsidDel="00915875">
            <w:rPr>
              <w:rFonts w:cs="Arial"/>
            </w:rPr>
            <w:delText xml:space="preserve">Figure </w:delText>
          </w:r>
          <w:r w:rsidR="002C1A00" w:rsidDel="00915875">
            <w:rPr>
              <w:rFonts w:cs="Arial"/>
              <w:noProof/>
            </w:rPr>
            <w:delText>14</w:delText>
          </w:r>
          <w:r w:rsidR="002C1A00" w:rsidDel="00915875">
            <w:rPr>
              <w:rFonts w:cs="Arial"/>
              <w:highlight w:val="lightGray"/>
            </w:rPr>
            <w:fldChar w:fldCharType="end"/>
          </w:r>
        </w:del>
      </w:ins>
      <w:ins w:id="3879" w:author="Stefan" w:date="2021-10-28T15:06:00Z">
        <w:del w:id="3880" w:author="Hüffmeier, Ulrike" w:date="2021-11-30T15:59:00Z">
          <w:r w:rsidR="00B6440E" w:rsidDel="00915875">
            <w:rPr>
              <w:rFonts w:cs="Arial"/>
              <w:highlight w:val="lightGray"/>
            </w:rPr>
            <w:delText>c</w:delText>
          </w:r>
        </w:del>
      </w:ins>
      <w:del w:id="3881" w:author="Hüffmeier, Ulrike" w:date="2021-11-30T15:59:00Z">
        <w:r w:rsidRPr="00622A7F" w:rsidDel="00915875">
          <w:rPr>
            <w:rFonts w:cs="Arial"/>
            <w:highlight w:val="lightGray"/>
          </w:rPr>
          <w:delText>xxx</w:delText>
        </w:r>
        <w:r w:rsidRPr="00622A7F" w:rsidDel="00915875">
          <w:rPr>
            <w:rFonts w:cs="Arial"/>
          </w:rPr>
          <w:delText>)</w:delText>
        </w:r>
      </w:del>
      <w:r w:rsidRPr="00622A7F">
        <w:rPr>
          <w:rFonts w:cs="Arial"/>
        </w:rPr>
        <w:t>.</w:t>
      </w:r>
      <w:ins w:id="3882" w:author="Stefan" w:date="2021-10-28T15:13:00Z">
        <w:r w:rsidR="00B6440E">
          <w:rPr>
            <w:rFonts w:cs="Arial"/>
          </w:rPr>
          <w:t xml:space="preserve"> In that experiment, the proportions of </w:t>
        </w:r>
        <w:del w:id="3883" w:author="Haskamp, Stefan" w:date="2022-02-16T11:27:00Z">
          <w:r w:rsidR="00B6440E" w:rsidDel="0074185E">
            <w:rPr>
              <w:rFonts w:cs="Arial"/>
            </w:rPr>
            <w:delText>CD8</w:delText>
          </w:r>
          <w:r w:rsidR="00B6440E" w:rsidRPr="00834505" w:rsidDel="0074185E">
            <w:rPr>
              <w:rFonts w:cs="Arial"/>
              <w:vertAlign w:val="superscript"/>
              <w:rPrChange w:id="3884" w:author="Stefan" w:date="2021-11-02T09:01:00Z">
                <w:rPr>
                  <w:rFonts w:cs="Arial"/>
                </w:rPr>
              </w:rPrChange>
            </w:rPr>
            <w:delText>+</w:delText>
          </w:r>
        </w:del>
      </w:ins>
      <w:ins w:id="3885" w:author="Stefan" w:date="2021-11-02T09:01:00Z">
        <w:del w:id="3886" w:author="Haskamp, Stefan" w:date="2022-02-16T11:27:00Z">
          <w:r w:rsidR="00755425" w:rsidDel="0074185E">
            <w:rPr>
              <w:rFonts w:cs="Arial"/>
              <w:vertAlign w:val="superscript"/>
            </w:rPr>
            <w:delText xml:space="preserve"> </w:delText>
          </w:r>
          <w:r w:rsidR="00755425" w:rsidRPr="00755425" w:rsidDel="0074185E">
            <w:rPr>
              <w:rFonts w:cs="Arial"/>
              <w:rPrChange w:id="3887" w:author="Stefan" w:date="2021-11-02T09:02:00Z">
                <w:rPr>
                  <w:rFonts w:cs="Arial"/>
                  <w:vertAlign w:val="superscript"/>
                </w:rPr>
              </w:rPrChange>
            </w:rPr>
            <w:delText xml:space="preserve">and </w:delText>
          </w:r>
        </w:del>
      </w:ins>
      <w:commentRangeStart w:id="3888"/>
      <w:commentRangeStart w:id="3889"/>
      <w:ins w:id="3890" w:author="Stefan" w:date="2021-10-28T15:13:00Z">
        <w:del w:id="3891" w:author="Haskamp, Stefan" w:date="2022-02-16T11:27:00Z">
          <w:r w:rsidR="00B6440E" w:rsidDel="0074185E">
            <w:rPr>
              <w:rFonts w:cs="Arial"/>
            </w:rPr>
            <w:delText>GZMK</w:delText>
          </w:r>
        </w:del>
      </w:ins>
      <w:ins w:id="3892" w:author="Stefan" w:date="2021-11-02T09:01:00Z">
        <w:del w:id="3893" w:author="Haskamp, Stefan" w:date="2022-02-16T11:27:00Z">
          <w:r w:rsidR="00834505" w:rsidRPr="004E0D1C" w:rsidDel="0074185E">
            <w:rPr>
              <w:rFonts w:cs="Arial"/>
              <w:vertAlign w:val="superscript"/>
            </w:rPr>
            <w:delText>+</w:delText>
          </w:r>
        </w:del>
      </w:ins>
      <w:ins w:id="3894" w:author="Stefan" w:date="2021-10-28T15:13:00Z">
        <w:del w:id="3895" w:author="Haskamp, Stefan" w:date="2022-02-16T11:27:00Z">
          <w:r w:rsidR="00B6440E" w:rsidDel="0074185E">
            <w:rPr>
              <w:rFonts w:cs="Arial"/>
            </w:rPr>
            <w:delText>/GZMA</w:delText>
          </w:r>
          <w:r w:rsidR="00B6440E" w:rsidRPr="00834505" w:rsidDel="0074185E">
            <w:rPr>
              <w:rFonts w:cs="Arial"/>
              <w:vertAlign w:val="superscript"/>
              <w:rPrChange w:id="3896" w:author="Stefan" w:date="2021-11-02T09:01:00Z">
                <w:rPr>
                  <w:rFonts w:cs="Arial"/>
                </w:rPr>
              </w:rPrChange>
            </w:rPr>
            <w:delText>+</w:delText>
          </w:r>
          <w:r w:rsidR="00B6440E" w:rsidDel="0074185E">
            <w:rPr>
              <w:rFonts w:cs="Arial"/>
            </w:rPr>
            <w:delText xml:space="preserve"> </w:delText>
          </w:r>
        </w:del>
      </w:ins>
      <w:ins w:id="3897" w:author="Stefan" w:date="2021-10-28T15:14:00Z">
        <w:del w:id="3898" w:author="Haskamp, Stefan" w:date="2022-02-16T11:27:00Z">
          <w:r w:rsidR="00B6440E" w:rsidDel="0074185E">
            <w:rPr>
              <w:rFonts w:cs="Arial"/>
            </w:rPr>
            <w:delText>indicating</w:delText>
          </w:r>
        </w:del>
      </w:ins>
      <w:ins w:id="3899" w:author="Haskamp, Stefan (extern)" w:date="2022-01-15T11:23:00Z">
        <w:del w:id="3900" w:author="Haskamp, Stefan" w:date="2022-02-16T11:27:00Z">
          <w:r w:rsidR="003703E9" w:rsidDel="0074185E">
            <w:rPr>
              <w:rFonts w:cs="Arial"/>
            </w:rPr>
            <w:delText xml:space="preserve"> subsets of</w:delText>
          </w:r>
        </w:del>
      </w:ins>
      <w:ins w:id="3901" w:author="Stefan" w:date="2021-10-28T15:14:00Z">
        <w:del w:id="3902" w:author="Haskamp, Stefan" w:date="2022-02-16T11:27:00Z">
          <w:r w:rsidR="00B6440E" w:rsidDel="0074185E">
            <w:rPr>
              <w:rFonts w:cs="Arial"/>
            </w:rPr>
            <w:delText xml:space="preserve"> </w:delText>
          </w:r>
        </w:del>
        <w:r w:rsidR="00B6440E" w:rsidRPr="00622A7F">
          <w:rPr>
            <w:rFonts w:cs="Arial"/>
          </w:rPr>
          <w:t>CD8</w:t>
        </w:r>
        <w:r w:rsidR="00B6440E" w:rsidRPr="00622A7F">
          <w:rPr>
            <w:rFonts w:cs="Arial"/>
            <w:vertAlign w:val="superscript"/>
          </w:rPr>
          <w:t>+</w:t>
        </w:r>
        <w:r w:rsidR="00B6440E" w:rsidRPr="00622A7F">
          <w:rPr>
            <w:rFonts w:cs="Arial"/>
          </w:rPr>
          <w:t xml:space="preserve"> TEMs </w:t>
        </w:r>
      </w:ins>
      <w:commentRangeEnd w:id="3888"/>
      <w:r w:rsidR="00E42DCB">
        <w:rPr>
          <w:rStyle w:val="Kommentarzeichen"/>
        </w:rPr>
        <w:commentReference w:id="3888"/>
      </w:r>
      <w:commentRangeEnd w:id="3889"/>
      <w:r w:rsidR="00E90D58">
        <w:rPr>
          <w:rStyle w:val="Kommentarzeichen"/>
        </w:rPr>
        <w:commentReference w:id="3889"/>
      </w:r>
      <w:ins w:id="3903" w:author="Stefan" w:date="2021-10-28T15:13:00Z">
        <w:r w:rsidR="00B6440E">
          <w:rPr>
            <w:rFonts w:cs="Arial"/>
          </w:rPr>
          <w:t>w</w:t>
        </w:r>
        <w:del w:id="3904" w:author="Hüffmeier, Ulrike" w:date="2021-11-30T16:00:00Z">
          <w:r w:rsidR="00B6440E" w:rsidDel="00915875">
            <w:rPr>
              <w:rFonts w:cs="Arial"/>
            </w:rPr>
            <w:delText>as</w:delText>
          </w:r>
        </w:del>
      </w:ins>
      <w:ins w:id="3905" w:author="Hüffmeier, Ulrike" w:date="2021-11-30T16:00:00Z">
        <w:r w:rsidR="00915875">
          <w:rPr>
            <w:rFonts w:cs="Arial"/>
          </w:rPr>
          <w:t>ere</w:t>
        </w:r>
      </w:ins>
      <w:ins w:id="3906" w:author="Stefan" w:date="2021-10-28T15:15:00Z">
        <w:r w:rsidR="00B6440E">
          <w:rPr>
            <w:rFonts w:cs="Arial"/>
          </w:rPr>
          <w:t xml:space="preserve"> higher </w:t>
        </w:r>
        <w:del w:id="3907" w:author="Hüffmeier, Ulrike" w:date="2021-11-30T16:00:00Z">
          <w:r w:rsidR="00B6440E" w:rsidDel="00915875">
            <w:rPr>
              <w:rFonts w:cs="Arial"/>
            </w:rPr>
            <w:delText>for GPP3</w:delText>
          </w:r>
        </w:del>
      </w:ins>
      <w:ins w:id="3908" w:author="Hüffmeier, Ulrike" w:date="2021-11-30T16:00:00Z">
        <w:r w:rsidR="00915875">
          <w:rPr>
            <w:rFonts w:cs="Arial"/>
          </w:rPr>
          <w:t>in this patient</w:t>
        </w:r>
      </w:ins>
      <w:ins w:id="3909" w:author="Stefan" w:date="2021-10-28T15:15:00Z">
        <w:r w:rsidR="00B6440E">
          <w:rPr>
            <w:rFonts w:cs="Arial"/>
          </w:rPr>
          <w:t xml:space="preserve"> compared to </w:t>
        </w:r>
      </w:ins>
      <w:ins w:id="3910" w:author="Hüffmeier, Ulrike" w:date="2021-11-30T16:00:00Z">
        <w:r w:rsidR="00915875">
          <w:rPr>
            <w:rFonts w:cs="Arial"/>
          </w:rPr>
          <w:t xml:space="preserve">the </w:t>
        </w:r>
      </w:ins>
      <w:ins w:id="3911" w:author="Stefan" w:date="2021-10-28T15:15:00Z">
        <w:r w:rsidR="002366DE">
          <w:rPr>
            <w:rFonts w:cs="Arial"/>
          </w:rPr>
          <w:t xml:space="preserve">two other </w:t>
        </w:r>
      </w:ins>
      <w:ins w:id="3912" w:author="Hüffmeier, Ulrike" w:date="2021-11-30T16:00:00Z">
        <w:r w:rsidR="00915875">
          <w:rPr>
            <w:rFonts w:cs="Arial"/>
          </w:rPr>
          <w:t xml:space="preserve">MPO-deficient </w:t>
        </w:r>
      </w:ins>
      <w:ins w:id="3913" w:author="Stefan" w:date="2021-10-28T15:15:00Z">
        <w:r w:rsidR="002366DE">
          <w:rPr>
            <w:rFonts w:cs="Arial"/>
          </w:rPr>
          <w:t>GPP partients and four HDs</w:t>
        </w:r>
      </w:ins>
      <w:ins w:id="3914" w:author="Haskamp, Stefan (extern)" w:date="2022-01-15T11:24:00Z">
        <w:r w:rsidR="003703E9">
          <w:rPr>
            <w:rFonts w:cs="Arial"/>
          </w:rPr>
          <w:t xml:space="preserve"> (</w:t>
        </w:r>
        <w:r w:rsidR="003703E9">
          <w:rPr>
            <w:rFonts w:cs="Arial"/>
          </w:rPr>
          <w:fldChar w:fldCharType="begin"/>
        </w:r>
        <w:r w:rsidR="003703E9">
          <w:rPr>
            <w:rFonts w:cs="Arial"/>
          </w:rPr>
          <w:instrText xml:space="preserve"> REF _Ref73437037 \h </w:instrText>
        </w:r>
      </w:ins>
      <w:r w:rsidR="003703E9">
        <w:rPr>
          <w:rFonts w:cs="Arial"/>
        </w:rPr>
      </w:r>
      <w:r w:rsidR="003703E9">
        <w:rPr>
          <w:rFonts w:cs="Arial"/>
        </w:rPr>
        <w:fldChar w:fldCharType="separate"/>
      </w:r>
      <w:ins w:id="3915" w:author="Haskamp, Stefan (extern)" w:date="2022-01-29T13:25:00Z">
        <w:r w:rsidR="002D4AD7" w:rsidRPr="00622A7F">
          <w:rPr>
            <w:rFonts w:cs="Arial"/>
          </w:rPr>
          <w:t xml:space="preserve">Figure </w:t>
        </w:r>
        <w:r w:rsidR="002D4AD7">
          <w:rPr>
            <w:rFonts w:cs="Arial"/>
            <w:noProof/>
          </w:rPr>
          <w:t>14</w:t>
        </w:r>
      </w:ins>
      <w:ins w:id="3916" w:author="Haskamp, Stefan (extern)" w:date="2022-01-15T11:24:00Z">
        <w:r w:rsidR="003703E9">
          <w:rPr>
            <w:rFonts w:cs="Arial"/>
          </w:rPr>
          <w:fldChar w:fldCharType="end"/>
        </w:r>
        <w:r w:rsidR="003703E9">
          <w:rPr>
            <w:rFonts w:cs="Arial"/>
          </w:rPr>
          <w:t>)</w:t>
        </w:r>
      </w:ins>
      <w:ins w:id="3917" w:author="Stefan" w:date="2021-10-28T15:15:00Z">
        <w:r w:rsidR="002366DE">
          <w:rPr>
            <w:rFonts w:cs="Arial"/>
          </w:rPr>
          <w:t>.</w:t>
        </w:r>
      </w:ins>
      <w:r w:rsidRPr="00622A7F">
        <w:rPr>
          <w:rFonts w:cs="Arial"/>
        </w:rPr>
        <w:t xml:space="preserve"> Nevertheless, the unbalanced T cell distribution might be a susceptibility factor for the onset of GPP or </w:t>
      </w:r>
      <w:commentRangeStart w:id="3918"/>
      <w:r w:rsidRPr="00622A7F">
        <w:rPr>
          <w:rFonts w:cs="Arial"/>
        </w:rPr>
        <w:t xml:space="preserve">systemic lupus erythematosus (SLE), </w:t>
      </w:r>
      <w:commentRangeEnd w:id="3918"/>
      <w:r w:rsidRPr="00622A7F">
        <w:rPr>
          <w:rStyle w:val="Kommentarzeichen"/>
          <w:rFonts w:cs="Arial"/>
        </w:rPr>
        <w:commentReference w:id="3918"/>
      </w:r>
      <w:r w:rsidRPr="00622A7F">
        <w:rPr>
          <w:rFonts w:cs="Arial"/>
        </w:rPr>
        <w:t xml:space="preserve">the patients’ </w:t>
      </w:r>
      <w:del w:id="3919" w:author="Hüffmeier, Ulrike" w:date="2021-10-13T15:05:00Z">
        <w:r w:rsidRPr="00622A7F" w:rsidDel="00DD5501">
          <w:rPr>
            <w:rFonts w:cs="Arial"/>
          </w:rPr>
          <w:delText xml:space="preserve">second </w:delText>
        </w:r>
      </w:del>
      <w:ins w:id="3920" w:author="Hüffmeier, Ulrike" w:date="2021-10-13T15:05:00Z">
        <w:del w:id="3921" w:author="Haskamp, Stefan" w:date="2022-02-16T11:29:00Z">
          <w:r w:rsidRPr="00622A7F" w:rsidDel="0074185E">
            <w:rPr>
              <w:rFonts w:cs="Arial"/>
            </w:rPr>
            <w:delText>further</w:delText>
          </w:r>
        </w:del>
      </w:ins>
      <w:ins w:id="3922" w:author="Haskamp, Stefan" w:date="2022-02-16T11:29:00Z">
        <w:r w:rsidR="0074185E">
          <w:rPr>
            <w:rFonts w:cs="Arial"/>
          </w:rPr>
          <w:t>older</w:t>
        </w:r>
      </w:ins>
      <w:ins w:id="3923" w:author="Hüffmeier, Ulrike" w:date="2021-10-13T15:05:00Z">
        <w:r w:rsidRPr="00622A7F">
          <w:rPr>
            <w:rFonts w:cs="Arial"/>
          </w:rPr>
          <w:t xml:space="preserve"> clinical </w:t>
        </w:r>
      </w:ins>
      <w:r w:rsidRPr="00622A7F">
        <w:rPr>
          <w:rFonts w:cs="Arial"/>
        </w:rPr>
        <w:t>diagnos</w:t>
      </w:r>
      <w:ins w:id="3924" w:author="Haskamp, Stefan" w:date="2022-02-16T11:29:00Z">
        <w:r w:rsidR="0074185E">
          <w:rPr>
            <w:rFonts w:cs="Arial"/>
          </w:rPr>
          <w:t>e</w:t>
        </w:r>
      </w:ins>
      <w:ins w:id="3925" w:author="Hüffmeier, Ulrike" w:date="2021-10-13T15:05:00Z">
        <w:del w:id="3926" w:author="Haskamp, Stefan" w:date="2022-02-16T11:29:00Z">
          <w:r w:rsidRPr="00622A7F" w:rsidDel="0074185E">
            <w:rPr>
              <w:rFonts w:cs="Arial"/>
            </w:rPr>
            <w:delText>is</w:delText>
          </w:r>
        </w:del>
      </w:ins>
      <w:del w:id="3927" w:author="Hüffmeier, Ulrike" w:date="2021-10-13T15:05:00Z">
        <w:r w:rsidRPr="00622A7F" w:rsidDel="00DD5501">
          <w:rPr>
            <w:rFonts w:cs="Arial"/>
          </w:rPr>
          <w:delText>e</w:delText>
        </w:r>
      </w:del>
      <w:r w:rsidRPr="00622A7F">
        <w:rPr>
          <w:rFonts w:cs="Arial"/>
        </w:rPr>
        <w:t xml:space="preserve">. Of note, SLE has been connected to this T cell subtype before </w:t>
      </w:r>
      <w:r w:rsidR="009A7AD4">
        <w:rPr>
          <w:rFonts w:cs="Arial"/>
        </w:rPr>
        <w:t>{Blanco, 2005 #1848}</w:t>
      </w:r>
      <w:r w:rsidRPr="00622A7F">
        <w:rPr>
          <w:rFonts w:cs="Arial"/>
        </w:rPr>
        <w:t xml:space="preserve">. </w:t>
      </w:r>
      <w:del w:id="3928" w:author="Hüffmeier, Ulrike" w:date="2021-10-13T15:06:00Z">
        <w:r w:rsidRPr="00622A7F" w:rsidDel="00DD5501">
          <w:rPr>
            <w:rFonts w:cs="Arial"/>
          </w:rPr>
          <w:delText xml:space="preserve">On </w:delText>
        </w:r>
      </w:del>
      <w:ins w:id="3929" w:author="Hüffmeier, Ulrike" w:date="2021-10-13T15:06:00Z">
        <w:r w:rsidRPr="00622A7F">
          <w:rPr>
            <w:rFonts w:cs="Arial"/>
          </w:rPr>
          <w:t xml:space="preserve">At </w:t>
        </w:r>
      </w:ins>
      <w:r w:rsidRPr="00622A7F">
        <w:rPr>
          <w:rFonts w:cs="Arial"/>
        </w:rPr>
        <w:t xml:space="preserve">the molecular level, </w:t>
      </w:r>
      <w:del w:id="3930" w:author="Hüffmeier, Ulrike" w:date="2021-10-13T15:06:00Z">
        <w:r w:rsidRPr="00622A7F" w:rsidDel="00DD5501">
          <w:rPr>
            <w:rFonts w:cs="Arial"/>
          </w:rPr>
          <w:delText xml:space="preserve">Prediction </w:delText>
        </w:r>
      </w:del>
      <w:ins w:id="3931" w:author="Hüffmeier, Ulrike" w:date="2021-10-13T15:06:00Z">
        <w:r w:rsidRPr="00622A7F">
          <w:rPr>
            <w:rFonts w:cs="Arial"/>
          </w:rPr>
          <w:t xml:space="preserve">prediction </w:t>
        </w:r>
      </w:ins>
      <w:r w:rsidRPr="00622A7F">
        <w:rPr>
          <w:rFonts w:cs="Arial"/>
        </w:rPr>
        <w:t xml:space="preserve">of ligand-receptor interaction suggests that the cytokines </w:t>
      </w:r>
      <w:commentRangeStart w:id="3932"/>
      <w:r w:rsidRPr="00622A7F">
        <w:rPr>
          <w:rFonts w:cs="Arial"/>
        </w:rPr>
        <w:t>CCL3, CCL4 and CCL5</w:t>
      </w:r>
      <w:ins w:id="3933" w:author="Stefan" w:date="2021-10-21T12:15:00Z">
        <w:r w:rsidRPr="00622A7F">
          <w:rPr>
            <w:rFonts w:cs="Arial"/>
          </w:rPr>
          <w:t xml:space="preserve"> (</w:t>
        </w:r>
      </w:ins>
      <w:ins w:id="3934" w:author="Stefan" w:date="2021-10-21T12:16:00Z">
        <w:r w:rsidRPr="00622A7F">
          <w:rPr>
            <w:rFonts w:cs="Arial"/>
          </w:rPr>
          <w:t>RANTES</w:t>
        </w:r>
      </w:ins>
      <w:ins w:id="3935" w:author="Stefan" w:date="2021-10-21T12:15:00Z">
        <w:r w:rsidRPr="00622A7F">
          <w:rPr>
            <w:rFonts w:cs="Arial"/>
          </w:rPr>
          <w:t>)</w:t>
        </w:r>
      </w:ins>
      <w:r w:rsidRPr="00622A7F">
        <w:rPr>
          <w:rFonts w:cs="Arial"/>
        </w:rPr>
        <w:t xml:space="preserve"> </w:t>
      </w:r>
      <w:commentRangeEnd w:id="3932"/>
      <w:r w:rsidRPr="00622A7F">
        <w:rPr>
          <w:rStyle w:val="Kommentarzeichen"/>
          <w:rFonts w:cs="Arial"/>
        </w:rPr>
        <w:commentReference w:id="3932"/>
      </w:r>
      <w:r w:rsidRPr="00622A7F">
        <w:rPr>
          <w:rFonts w:cs="Arial"/>
        </w:rPr>
        <w:t xml:space="preserve">might play an important role in the onset and resolution of the acute episode. All three cytokines </w:t>
      </w:r>
      <w:del w:id="3936" w:author="Hüffmeier, Ulrike" w:date="2021-10-13T15:07:00Z">
        <w:r w:rsidRPr="00622A7F" w:rsidDel="00DD5501">
          <w:rPr>
            <w:rFonts w:cs="Arial"/>
          </w:rPr>
          <w:delText xml:space="preserve">were </w:delText>
        </w:r>
      </w:del>
      <w:ins w:id="3937" w:author="Hüffmeier, Ulrike" w:date="2021-10-13T15:07:00Z">
        <w:r w:rsidRPr="00622A7F">
          <w:rPr>
            <w:rFonts w:cs="Arial"/>
          </w:rPr>
          <w:t xml:space="preserve">have been </w:t>
        </w:r>
      </w:ins>
      <w:r w:rsidRPr="00622A7F">
        <w:rPr>
          <w:rFonts w:cs="Arial"/>
        </w:rPr>
        <w:t xml:space="preserve">associated with plaque psoriasis </w:t>
      </w:r>
      <w:del w:id="3938" w:author="ulrike.hueffmeier@gmail.com" w:date="2021-12-02T06:30:00Z">
        <w:r w:rsidRPr="00622A7F" w:rsidDel="00161CFC">
          <w:rPr>
            <w:rFonts w:cs="Arial"/>
          </w:rPr>
          <w:delText>as well as</w:delText>
        </w:r>
      </w:del>
      <w:ins w:id="3939" w:author="ulrike.hueffmeier@gmail.com" w:date="2021-12-02T06:30:00Z">
        <w:r w:rsidR="00161CFC">
          <w:rPr>
            <w:rFonts w:cs="Arial"/>
          </w:rPr>
          <w:t>and/ or</w:t>
        </w:r>
      </w:ins>
      <w:r w:rsidRPr="00622A7F">
        <w:rPr>
          <w:rFonts w:cs="Arial"/>
        </w:rPr>
        <w:t xml:space="preserve"> with GPP before </w:t>
      </w:r>
      <w:r w:rsidR="009A7AD4">
        <w:rPr>
          <w:rFonts w:cs="Arial"/>
        </w:rPr>
        <w:t>{Pedrosa, 2011 #1804;Duarte, 2015 #1805;Chen, 2013 #1806;Fujisawa, 2012 #1879}</w:t>
      </w:r>
      <w:ins w:id="3940" w:author="Stefan" w:date="2021-10-21T12:18:00Z">
        <w:r w:rsidRPr="00622A7F">
          <w:rPr>
            <w:rFonts w:cs="Arial"/>
          </w:rPr>
          <w:t xml:space="preserve">: Serum levels of CCL4 </w:t>
        </w:r>
      </w:ins>
      <w:ins w:id="3941" w:author="Stefan" w:date="2021-10-21T12:21:00Z">
        <w:r w:rsidRPr="00622A7F">
          <w:rPr>
            <w:rFonts w:cs="Arial"/>
          </w:rPr>
          <w:t xml:space="preserve">and </w:t>
        </w:r>
      </w:ins>
      <w:commentRangeStart w:id="3942"/>
      <w:commentRangeStart w:id="3943"/>
      <w:ins w:id="3944" w:author="Stefan" w:date="2021-10-21T12:22:00Z">
        <w:r w:rsidRPr="00161CFC">
          <w:rPr>
            <w:rFonts w:cs="Arial"/>
            <w:i/>
            <w:iCs/>
            <w:rPrChange w:id="3945" w:author="ulrike.hueffmeier@gmail.com" w:date="2021-12-02T06:29:00Z">
              <w:rPr>
                <w:rFonts w:cs="Arial"/>
              </w:rPr>
            </w:rPrChange>
          </w:rPr>
          <w:t>CCL4L</w:t>
        </w:r>
        <w:r w:rsidRPr="00622A7F">
          <w:rPr>
            <w:rFonts w:cs="Arial"/>
          </w:rPr>
          <w:t xml:space="preserve"> polymorphisms </w:t>
        </w:r>
      </w:ins>
      <w:ins w:id="3946" w:author="Stefan" w:date="2021-10-21T12:20:00Z">
        <w:r w:rsidRPr="00622A7F">
          <w:rPr>
            <w:rFonts w:cs="Arial"/>
          </w:rPr>
          <w:t>correlate</w:t>
        </w:r>
      </w:ins>
      <w:ins w:id="3947" w:author="Stefan" w:date="2021-10-21T12:22:00Z">
        <w:r w:rsidRPr="00622A7F">
          <w:rPr>
            <w:rFonts w:cs="Arial"/>
          </w:rPr>
          <w:t>d</w:t>
        </w:r>
      </w:ins>
      <w:ins w:id="3948" w:author="Stefan" w:date="2021-10-21T12:20:00Z">
        <w:r w:rsidRPr="00622A7F">
          <w:rPr>
            <w:rFonts w:cs="Arial"/>
          </w:rPr>
          <w:t xml:space="preserve"> with severity of psoriasis</w:t>
        </w:r>
      </w:ins>
      <w:ins w:id="3949" w:author="Stefan" w:date="2021-10-21T12:23:00Z">
        <w:r w:rsidRPr="00622A7F">
          <w:rPr>
            <w:rFonts w:cs="Arial"/>
          </w:rPr>
          <w:t xml:space="preserve"> </w:t>
        </w:r>
        <w:r w:rsidRPr="00622A7F">
          <w:rPr>
            <w:rFonts w:cs="Arial"/>
          </w:rPr>
          <w:lastRenderedPageBreak/>
          <w:t xml:space="preserve">vulgaris </w:t>
        </w:r>
      </w:ins>
      <w:commentRangeEnd w:id="3942"/>
      <w:r w:rsidR="00B77398">
        <w:rPr>
          <w:rStyle w:val="Kommentarzeichen"/>
        </w:rPr>
        <w:commentReference w:id="3942"/>
      </w:r>
      <w:commentRangeEnd w:id="3943"/>
      <w:ins w:id="3950" w:author="Haskamp, Stefan (extern)" w:date="2022-01-15T11:55:00Z">
        <w:r w:rsidR="00731745">
          <w:rPr>
            <w:rFonts w:cs="Arial"/>
          </w:rPr>
          <w:t xml:space="preserve">in 211 psoriatic patients </w:t>
        </w:r>
      </w:ins>
      <w:r w:rsidR="00B23DB0">
        <w:rPr>
          <w:rStyle w:val="Kommentarzeichen"/>
        </w:rPr>
        <w:commentReference w:id="3943"/>
      </w:r>
      <w:r w:rsidR="009A7AD4">
        <w:rPr>
          <w:rFonts w:cs="Arial"/>
        </w:rPr>
        <w:t>{Pedrosa, 2011 #1804}</w:t>
      </w:r>
      <w:ins w:id="3951" w:author="Stefan" w:date="2021-10-21T12:23:00Z">
        <w:r w:rsidRPr="00622A7F">
          <w:rPr>
            <w:rFonts w:cs="Arial"/>
          </w:rPr>
          <w:t xml:space="preserve">. </w:t>
        </w:r>
      </w:ins>
      <w:ins w:id="3952" w:author="Stefan" w:date="2021-10-21T12:30:00Z">
        <w:r w:rsidRPr="00622A7F">
          <w:rPr>
            <w:rFonts w:cs="Arial"/>
          </w:rPr>
          <w:t xml:space="preserve">Serum levels of CCL5 were also shown to be significantly increased in </w:t>
        </w:r>
      </w:ins>
      <w:ins w:id="3953" w:author="Stefan" w:date="2021-10-21T12:40:00Z">
        <w:r w:rsidRPr="00622A7F">
          <w:rPr>
            <w:rFonts w:cs="Arial"/>
          </w:rPr>
          <w:t xml:space="preserve">117 </w:t>
        </w:r>
      </w:ins>
      <w:ins w:id="3954" w:author="Stefan" w:date="2021-10-21T12:30:00Z">
        <w:r w:rsidRPr="00622A7F">
          <w:rPr>
            <w:rFonts w:cs="Arial"/>
          </w:rPr>
          <w:t>psoriasis patients</w:t>
        </w:r>
      </w:ins>
      <w:ins w:id="3955" w:author="Stefan" w:date="2021-10-21T12:41:00Z">
        <w:r w:rsidRPr="00622A7F">
          <w:rPr>
            <w:rFonts w:cs="Arial"/>
          </w:rPr>
          <w:t xml:space="preserve"> compared to 26 healthy donors</w:t>
        </w:r>
      </w:ins>
      <w:ins w:id="3956" w:author="Stefan" w:date="2021-10-21T12:39:00Z">
        <w:r w:rsidRPr="00622A7F">
          <w:rPr>
            <w:rFonts w:cs="Arial"/>
          </w:rPr>
          <w:t xml:space="preserve"> </w:t>
        </w:r>
      </w:ins>
      <w:r w:rsidR="009A7AD4">
        <w:rPr>
          <w:rFonts w:cs="Arial"/>
        </w:rPr>
        <w:t>{Duarte, 2015 #1805}</w:t>
      </w:r>
      <w:ins w:id="3957" w:author="Stefan" w:date="2021-10-21T12:30:00Z">
        <w:r w:rsidRPr="00622A7F">
          <w:rPr>
            <w:rFonts w:cs="Arial"/>
          </w:rPr>
          <w:t xml:space="preserve">. </w:t>
        </w:r>
      </w:ins>
      <w:ins w:id="3958" w:author="Stefan" w:date="2021-10-22T11:38:00Z">
        <w:r w:rsidRPr="00622A7F">
          <w:rPr>
            <w:rFonts w:cs="Arial"/>
          </w:rPr>
          <w:t xml:space="preserve">In seven GPP patients, </w:t>
        </w:r>
      </w:ins>
      <w:ins w:id="3959" w:author="Stefan" w:date="2021-10-21T12:45:00Z">
        <w:r w:rsidRPr="00622A7F">
          <w:rPr>
            <w:rFonts w:cs="Arial"/>
          </w:rPr>
          <w:t xml:space="preserve">serum levels of CCL3 and CCL4 were </w:t>
        </w:r>
      </w:ins>
      <w:ins w:id="3960" w:author="Stefan" w:date="2021-10-21T12:54:00Z">
        <w:r w:rsidRPr="00622A7F">
          <w:rPr>
            <w:rFonts w:cs="Arial"/>
          </w:rPr>
          <w:t xml:space="preserve">significantly </w:t>
        </w:r>
      </w:ins>
      <w:ins w:id="3961" w:author="Stefan" w:date="2021-10-21T12:45:00Z">
        <w:r w:rsidRPr="00622A7F">
          <w:rPr>
            <w:rFonts w:cs="Arial"/>
          </w:rPr>
          <w:t xml:space="preserve">increased </w:t>
        </w:r>
      </w:ins>
      <w:ins w:id="3962" w:author="Stefan" w:date="2021-10-21T12:47:00Z">
        <w:r w:rsidRPr="00622A7F">
          <w:rPr>
            <w:rFonts w:cs="Arial"/>
          </w:rPr>
          <w:t>compared to</w:t>
        </w:r>
      </w:ins>
      <w:ins w:id="3963" w:author="Stefan" w:date="2021-10-21T12:48:00Z">
        <w:r w:rsidRPr="00622A7F">
          <w:rPr>
            <w:rFonts w:cs="Arial"/>
          </w:rPr>
          <w:t xml:space="preserve"> </w:t>
        </w:r>
      </w:ins>
      <w:ins w:id="3964" w:author="Stefan" w:date="2021-10-21T12:53:00Z">
        <w:r w:rsidRPr="00622A7F">
          <w:rPr>
            <w:rFonts w:cs="Arial"/>
          </w:rPr>
          <w:t>16</w:t>
        </w:r>
      </w:ins>
      <w:ins w:id="3965" w:author="Stefan" w:date="2021-10-21T12:51:00Z">
        <w:r w:rsidRPr="00622A7F">
          <w:rPr>
            <w:rFonts w:cs="Arial"/>
          </w:rPr>
          <w:t xml:space="preserve"> </w:t>
        </w:r>
      </w:ins>
      <w:ins w:id="3966" w:author="Stefan" w:date="2021-10-21T12:47:00Z">
        <w:r w:rsidRPr="00622A7F">
          <w:rPr>
            <w:rFonts w:cs="Arial"/>
          </w:rPr>
          <w:t>healthy donors</w:t>
        </w:r>
      </w:ins>
      <w:ins w:id="3967" w:author="Stefan" w:date="2021-10-21T12:20:00Z">
        <w:r w:rsidRPr="00622A7F">
          <w:rPr>
            <w:rFonts w:cs="Arial"/>
          </w:rPr>
          <w:t xml:space="preserve"> </w:t>
        </w:r>
      </w:ins>
      <w:r w:rsidR="009A7AD4">
        <w:rPr>
          <w:rFonts w:cs="Arial"/>
        </w:rPr>
        <w:t>{Fujisawa, 2012 #1879}</w:t>
      </w:r>
      <w:ins w:id="3968" w:author="Haskamp, Stefan (extern)" w:date="2021-10-26T15:19:00Z">
        <w:r w:rsidRPr="00622A7F">
          <w:rPr>
            <w:rFonts w:cs="Arial"/>
          </w:rPr>
          <w:t>.</w:t>
        </w:r>
      </w:ins>
    </w:p>
    <w:p w14:paraId="25FD013B" w14:textId="7BDD2E97" w:rsidR="00D555C3" w:rsidRPr="00622A7F" w:rsidRDefault="00D555C3" w:rsidP="00622A7F">
      <w:pPr>
        <w:rPr>
          <w:rFonts w:cs="Arial"/>
        </w:rPr>
      </w:pPr>
      <w:r w:rsidRPr="00622A7F">
        <w:rPr>
          <w:rFonts w:cs="Arial"/>
        </w:rPr>
        <w:t>The pathway “SRP-dependent cotranslational protein targeting to membrane” was the most enriched pathway of the patient during the acute flare, but also in neutrophils of stable patients.</w:t>
      </w:r>
      <w:ins w:id="3969" w:author="Haskamp, Stefan (extern)" w:date="2022-01-15T11:56:00Z">
        <w:r w:rsidR="00731745">
          <w:rPr>
            <w:rFonts w:cs="Arial"/>
          </w:rPr>
          <w:t xml:space="preserve"> The pathway is </w:t>
        </w:r>
      </w:ins>
      <w:ins w:id="3970" w:author="Haskamp, Stefan (extern)" w:date="2022-01-15T11:57:00Z">
        <w:r w:rsidR="002C6C4B">
          <w:rPr>
            <w:rFonts w:cs="Arial"/>
          </w:rPr>
          <w:t xml:space="preserve">essential for </w:t>
        </w:r>
      </w:ins>
      <w:ins w:id="3971" w:author="Haskamp, Stefan (extern)" w:date="2022-01-15T12:22:00Z">
        <w:r w:rsidR="00535F92">
          <w:rPr>
            <w:rFonts w:cs="Arial"/>
          </w:rPr>
          <w:t xml:space="preserve">the </w:t>
        </w:r>
      </w:ins>
      <w:ins w:id="3972" w:author="Haskamp, Stefan (extern)" w:date="2022-01-15T11:58:00Z">
        <w:r w:rsidR="002C6C4B">
          <w:rPr>
            <w:rFonts w:cs="Arial"/>
          </w:rPr>
          <w:t xml:space="preserve">targeting </w:t>
        </w:r>
      </w:ins>
      <w:ins w:id="3973" w:author="Haskamp, Stefan (extern)" w:date="2022-01-15T12:22:00Z">
        <w:r w:rsidR="00535F92">
          <w:rPr>
            <w:rFonts w:cs="Arial"/>
          </w:rPr>
          <w:t xml:space="preserve">of </w:t>
        </w:r>
        <w:r w:rsidR="00535F92" w:rsidRPr="002C6C4B">
          <w:rPr>
            <w:rFonts w:cs="Arial"/>
          </w:rPr>
          <w:t xml:space="preserve">secretory </w:t>
        </w:r>
        <w:r w:rsidR="00535F92">
          <w:rPr>
            <w:rFonts w:cs="Arial"/>
          </w:rPr>
          <w:t xml:space="preserve">proteins </w:t>
        </w:r>
      </w:ins>
      <w:ins w:id="3974" w:author="Haskamp, Stefan (extern)" w:date="2022-01-15T11:58:00Z">
        <w:r w:rsidR="002C6C4B" w:rsidRPr="002C6C4B">
          <w:rPr>
            <w:rFonts w:cs="Arial"/>
          </w:rPr>
          <w:t xml:space="preserve">to the </w:t>
        </w:r>
      </w:ins>
      <w:ins w:id="3975" w:author="Haskamp, Stefan (extern)" w:date="2022-01-15T12:22:00Z">
        <w:r w:rsidR="00535F92">
          <w:rPr>
            <w:rFonts w:cs="Arial"/>
          </w:rPr>
          <w:t>membrane</w:t>
        </w:r>
      </w:ins>
      <w:ins w:id="3976" w:author="Haskamp, Stefan (extern)" w:date="2022-01-15T11:58:00Z">
        <w:r w:rsidR="002C6C4B">
          <w:rPr>
            <w:rFonts w:cs="Arial"/>
          </w:rPr>
          <w:t>,</w:t>
        </w:r>
      </w:ins>
      <w:ins w:id="3977" w:author="Haskamp, Stefan (extern)" w:date="2022-01-15T12:23:00Z">
        <w:r w:rsidR="00535F92">
          <w:rPr>
            <w:rFonts w:cs="Arial"/>
          </w:rPr>
          <w:t xml:space="preserve"> e.g. Interleukine-6</w:t>
        </w:r>
      </w:ins>
      <w:ins w:id="3978" w:author="Haskamp, Stefan (extern)" w:date="2022-01-15T12:27:00Z">
        <w:r w:rsidR="00535F92">
          <w:rPr>
            <w:rFonts w:cs="Arial"/>
          </w:rPr>
          <w:t xml:space="preserve"> {Verboogen, 2019 #1899;</w:t>
        </w:r>
        <w:del w:id="3979" w:author="Haskamp, Stefan (extern)" w:date="2022-01-15T12:27:00Z">
          <w:r w:rsidR="00535F92" w:rsidDel="00535F92">
            <w:rPr>
              <w:rFonts w:cs="Arial"/>
            </w:rPr>
            <w:delText>}{</w:delText>
          </w:r>
        </w:del>
        <w:r w:rsidR="00535F92">
          <w:rPr>
            <w:rFonts w:cs="Arial"/>
          </w:rPr>
          <w:t>Ellgaard, 2016 #1900}</w:t>
        </w:r>
      </w:ins>
      <w:ins w:id="3980" w:author="Haskamp, Stefan (extern)" w:date="2022-01-15T12:23:00Z">
        <w:r w:rsidR="00535F92">
          <w:rPr>
            <w:rFonts w:cs="Arial"/>
          </w:rPr>
          <w:t xml:space="preserve">. </w:t>
        </w:r>
      </w:ins>
      <w:del w:id="3981" w:author="Haskamp, Stefan (extern)" w:date="2022-01-15T11:58:00Z">
        <w:r w:rsidRPr="00622A7F" w:rsidDel="002C6C4B">
          <w:rPr>
            <w:rFonts w:cs="Arial"/>
          </w:rPr>
          <w:delText xml:space="preserve"> </w:delText>
        </w:r>
      </w:del>
      <w:commentRangeStart w:id="3982"/>
      <w:r w:rsidRPr="00622A7F">
        <w:rPr>
          <w:rFonts w:cs="Arial"/>
        </w:rPr>
        <w:t xml:space="preserve">Therefore, this pathway might </w:t>
      </w:r>
      <w:del w:id="3983" w:author="Haskamp, Stefan (extern)" w:date="2022-01-15T11:56:00Z">
        <w:r w:rsidRPr="00622A7F" w:rsidDel="00731745">
          <w:rPr>
            <w:rFonts w:cs="Arial"/>
          </w:rPr>
          <w:delText>be characteristic for</w:delText>
        </w:r>
      </w:del>
      <w:ins w:id="3984" w:author="Haskamp, Stefan (extern)" w:date="2022-01-15T11:56:00Z">
        <w:r w:rsidR="00731745">
          <w:rPr>
            <w:rFonts w:cs="Arial"/>
          </w:rPr>
          <w:t xml:space="preserve">indicated </w:t>
        </w:r>
      </w:ins>
      <w:del w:id="3985" w:author="Haskamp, Stefan (extern)" w:date="2022-01-15T11:56:00Z">
        <w:r w:rsidRPr="00622A7F" w:rsidDel="00731745">
          <w:rPr>
            <w:rFonts w:cs="Arial"/>
          </w:rPr>
          <w:delText xml:space="preserve"> </w:delText>
        </w:r>
      </w:del>
      <w:r w:rsidRPr="00622A7F">
        <w:rPr>
          <w:rFonts w:cs="Arial"/>
        </w:rPr>
        <w:t>activated immune cells</w:t>
      </w:r>
      <w:ins w:id="3986" w:author="Haskamp, Stefan (extern)" w:date="2022-01-15T12:27:00Z">
        <w:r w:rsidR="00535F92">
          <w:rPr>
            <w:rFonts w:cs="Arial"/>
          </w:rPr>
          <w:t xml:space="preserve">, which are producing high amounts of </w:t>
        </w:r>
      </w:ins>
      <w:ins w:id="3987" w:author="Haskamp, Stefan (extern)" w:date="2022-01-15T12:28:00Z">
        <w:r w:rsidR="00535F92">
          <w:rPr>
            <w:rFonts w:cs="Arial"/>
          </w:rPr>
          <w:t>secretory</w:t>
        </w:r>
      </w:ins>
      <w:ins w:id="3988" w:author="Haskamp, Stefan (extern)" w:date="2022-01-15T12:27:00Z">
        <w:r w:rsidR="00535F92">
          <w:rPr>
            <w:rFonts w:cs="Arial"/>
          </w:rPr>
          <w:t xml:space="preserve"> </w:t>
        </w:r>
      </w:ins>
      <w:ins w:id="3989" w:author="Haskamp, Stefan (extern)" w:date="2022-01-15T12:28:00Z">
        <w:r w:rsidR="00535F92">
          <w:rPr>
            <w:rFonts w:cs="Arial"/>
          </w:rPr>
          <w:t>proteins, such as Interleukins</w:t>
        </w:r>
      </w:ins>
      <w:ins w:id="3990" w:author="Haskamp, Stefan (extern)" w:date="2022-01-15T12:31:00Z">
        <w:r w:rsidR="00CC1A8F">
          <w:rPr>
            <w:rFonts w:cs="Arial"/>
          </w:rPr>
          <w:t xml:space="preserve"> and other immune-modulating proteins.</w:t>
        </w:r>
      </w:ins>
      <w:del w:id="3991" w:author="Haskamp, Stefan (extern)" w:date="2022-01-15T12:27:00Z">
        <w:r w:rsidRPr="00622A7F" w:rsidDel="00535F92">
          <w:rPr>
            <w:rFonts w:cs="Arial"/>
          </w:rPr>
          <w:delText xml:space="preserve"> in GPP</w:delText>
        </w:r>
      </w:del>
      <w:del w:id="3992" w:author="Haskamp, Stefan (extern)" w:date="2022-01-15T12:31:00Z">
        <w:r w:rsidRPr="00622A7F" w:rsidDel="00CC1A8F">
          <w:rPr>
            <w:rFonts w:cs="Arial"/>
          </w:rPr>
          <w:delText>.</w:delText>
        </w:r>
      </w:del>
      <w:r w:rsidRPr="00622A7F">
        <w:rPr>
          <w:rFonts w:cs="Arial"/>
        </w:rPr>
        <w:t xml:space="preserve"> </w:t>
      </w:r>
      <w:commentRangeEnd w:id="3982"/>
      <w:r w:rsidR="00161CFC">
        <w:rPr>
          <w:rStyle w:val="Kommentarzeichen"/>
        </w:rPr>
        <w:commentReference w:id="3982"/>
      </w:r>
    </w:p>
    <w:p w14:paraId="7624F0AC" w14:textId="7F2663AD" w:rsidR="00D555C3" w:rsidRPr="00622A7F" w:rsidRDefault="00D555C3" w:rsidP="00622A7F">
      <w:pPr>
        <w:rPr>
          <w:ins w:id="3993" w:author="Stefan" w:date="2021-10-21T13:10:00Z"/>
          <w:rFonts w:cs="Arial"/>
        </w:rPr>
      </w:pPr>
      <w:r w:rsidRPr="00622A7F">
        <w:rPr>
          <w:rFonts w:cs="Arial"/>
        </w:rPr>
        <w:t xml:space="preserve">The role of monocytes in GPP is ambivalent. During the acute flare, the </w:t>
      </w:r>
      <w:del w:id="3994" w:author="Stefan" w:date="2021-10-21T13:01:00Z">
        <w:r w:rsidRPr="00622A7F" w:rsidDel="009831A7">
          <w:rPr>
            <w:rFonts w:cs="Arial"/>
          </w:rPr>
          <w:delText xml:space="preserve">overall number </w:delText>
        </w:r>
      </w:del>
      <w:ins w:id="3995" w:author="Stefan" w:date="2021-10-21T13:01:00Z">
        <w:r w:rsidRPr="00622A7F">
          <w:rPr>
            <w:rFonts w:cs="Arial"/>
          </w:rPr>
          <w:t>frequenc</w:t>
        </w:r>
        <w:del w:id="3996" w:author="Haskamp, Stefan (extern)" w:date="2022-01-15T12:46:00Z">
          <w:r w:rsidRPr="00622A7F" w:rsidDel="00EB2725">
            <w:rPr>
              <w:rFonts w:cs="Arial"/>
            </w:rPr>
            <w:delText>ies</w:delText>
          </w:r>
        </w:del>
      </w:ins>
      <w:ins w:id="3997" w:author="Haskamp, Stefan (extern)" w:date="2022-01-15T12:46:00Z">
        <w:r w:rsidR="00EB2725">
          <w:rPr>
            <w:rFonts w:cs="Arial"/>
          </w:rPr>
          <w:t>y</w:t>
        </w:r>
      </w:ins>
      <w:ins w:id="3998" w:author="Stefan" w:date="2021-10-21T13:01:00Z">
        <w:r w:rsidRPr="00622A7F">
          <w:rPr>
            <w:rFonts w:cs="Arial"/>
          </w:rPr>
          <w:t xml:space="preserve"> </w:t>
        </w:r>
      </w:ins>
      <w:r w:rsidRPr="00622A7F">
        <w:rPr>
          <w:rFonts w:cs="Arial"/>
        </w:rPr>
        <w:t>of CD16</w:t>
      </w:r>
      <w:r w:rsidRPr="00622A7F">
        <w:rPr>
          <w:rFonts w:cs="Arial"/>
          <w:vertAlign w:val="superscript"/>
        </w:rPr>
        <w:t>+</w:t>
      </w:r>
      <w:r w:rsidRPr="00622A7F">
        <w:rPr>
          <w:rFonts w:cs="Arial"/>
        </w:rPr>
        <w:t xml:space="preserve"> monocytes </w:t>
      </w:r>
      <w:del w:id="3999" w:author="Haskamp, Stefan (extern)" w:date="2022-01-15T12:46:00Z">
        <w:r w:rsidRPr="00622A7F" w:rsidDel="00EB2725">
          <w:rPr>
            <w:rFonts w:cs="Arial"/>
          </w:rPr>
          <w:delText xml:space="preserve">and </w:delText>
        </w:r>
        <w:commentRangeStart w:id="4000"/>
        <w:r w:rsidRPr="00622A7F" w:rsidDel="00EB2725">
          <w:rPr>
            <w:rFonts w:cs="Arial"/>
          </w:rPr>
          <w:delText>d</w:delText>
        </w:r>
      </w:del>
      <w:ins w:id="4001" w:author="Stefan" w:date="2021-10-21T12:58:00Z">
        <w:del w:id="4002" w:author="Haskamp, Stefan (extern)" w:date="2022-01-15T12:46:00Z">
          <w:r w:rsidRPr="00622A7F" w:rsidDel="00EB2725">
            <w:rPr>
              <w:rFonts w:cs="Arial"/>
            </w:rPr>
            <w:delText xml:space="preserve"> </w:delText>
          </w:r>
        </w:del>
      </w:ins>
      <w:del w:id="4003" w:author="Haskamp, Stefan (extern)" w:date="2022-01-15T12:46:00Z">
        <w:r w:rsidRPr="00622A7F" w:rsidDel="00EB2725">
          <w:rPr>
            <w:rFonts w:cs="Arial"/>
          </w:rPr>
          <w:delText>oublet</w:delText>
        </w:r>
        <w:commentRangeEnd w:id="4000"/>
        <w:r w:rsidRPr="00622A7F" w:rsidDel="00EB2725">
          <w:rPr>
            <w:rStyle w:val="Kommentarzeichen"/>
            <w:rFonts w:cs="Arial"/>
          </w:rPr>
          <w:commentReference w:id="4000"/>
        </w:r>
        <w:r w:rsidRPr="00622A7F" w:rsidDel="00EB2725">
          <w:rPr>
            <w:rFonts w:cs="Arial"/>
          </w:rPr>
          <w:delText>s (CD16</w:delText>
        </w:r>
        <w:r w:rsidRPr="00622A7F" w:rsidDel="00EB2725">
          <w:rPr>
            <w:rFonts w:cs="Arial"/>
            <w:vertAlign w:val="superscript"/>
          </w:rPr>
          <w:delText>+</w:delText>
        </w:r>
        <w:r w:rsidRPr="00622A7F" w:rsidDel="00EB2725">
          <w:rPr>
            <w:rFonts w:cs="Arial"/>
          </w:rPr>
          <w:delText xml:space="preserve"> and CD14</w:delText>
        </w:r>
        <w:r w:rsidRPr="00622A7F" w:rsidDel="00EB2725">
          <w:rPr>
            <w:rFonts w:cs="Arial"/>
            <w:vertAlign w:val="superscript"/>
          </w:rPr>
          <w:delText>+</w:delText>
        </w:r>
      </w:del>
      <w:ins w:id="4004" w:author="Stefan" w:date="2021-10-21T12:58:00Z">
        <w:del w:id="4005" w:author="Haskamp, Stefan (extern)" w:date="2022-01-15T12:46:00Z">
          <w:r w:rsidRPr="00622A7F" w:rsidDel="00EB2725">
            <w:rPr>
              <w:rFonts w:cs="Arial"/>
            </w:rPr>
            <w:delText xml:space="preserve"> monocytes </w:delText>
          </w:r>
          <w:commentRangeStart w:id="4006"/>
          <w:r w:rsidRPr="00622A7F" w:rsidDel="00EB2725">
            <w:rPr>
              <w:rFonts w:cs="Arial"/>
            </w:rPr>
            <w:delText>(doublet)</w:delText>
          </w:r>
        </w:del>
      </w:ins>
      <w:commentRangeEnd w:id="4006"/>
      <w:del w:id="4007" w:author="Haskamp, Stefan (extern)" w:date="2022-01-15T12:46:00Z">
        <w:r w:rsidR="00161CFC" w:rsidDel="00EB2725">
          <w:rPr>
            <w:rStyle w:val="Kommentarzeichen"/>
          </w:rPr>
          <w:commentReference w:id="4006"/>
        </w:r>
        <w:r w:rsidRPr="00622A7F" w:rsidDel="00EB2725">
          <w:rPr>
            <w:rFonts w:cs="Arial"/>
          </w:rPr>
          <w:delText>) were</w:delText>
        </w:r>
      </w:del>
      <w:ins w:id="4008" w:author="Haskamp, Stefan (extern)" w:date="2022-01-15T12:46:00Z">
        <w:r w:rsidR="00EB2725">
          <w:rPr>
            <w:rFonts w:cs="Arial"/>
          </w:rPr>
          <w:t>was</w:t>
        </w:r>
      </w:ins>
      <w:r w:rsidRPr="00622A7F">
        <w:rPr>
          <w:rFonts w:cs="Arial"/>
        </w:rPr>
        <w:t xml:space="preserve"> </w:t>
      </w:r>
      <w:del w:id="4009" w:author="Stefan" w:date="2021-10-21T13:01:00Z">
        <w:r w:rsidRPr="00622A7F" w:rsidDel="009831A7">
          <w:rPr>
            <w:rFonts w:cs="Arial"/>
          </w:rPr>
          <w:delText xml:space="preserve">depleted </w:delText>
        </w:r>
      </w:del>
      <w:ins w:id="4010" w:author="Stefan" w:date="2021-10-21T13:01:00Z">
        <w:r w:rsidRPr="00622A7F">
          <w:rPr>
            <w:rFonts w:cs="Arial"/>
          </w:rPr>
          <w:t xml:space="preserve">decreased </w:t>
        </w:r>
      </w:ins>
      <w:ins w:id="4011" w:author="Stefan" w:date="2021-10-21T12:59:00Z">
        <w:r w:rsidRPr="00622A7F">
          <w:rPr>
            <w:rFonts w:cs="Arial"/>
          </w:rPr>
          <w:t>in the patient</w:t>
        </w:r>
        <w:del w:id="4012" w:author="ulrike.hueffmeier@gmail.com" w:date="2021-12-02T06:35:00Z">
          <w:r w:rsidRPr="00622A7F" w:rsidDel="00D323B7">
            <w:rPr>
              <w:rFonts w:cs="Arial"/>
            </w:rPr>
            <w:delText>s</w:delText>
          </w:r>
        </w:del>
        <w:r w:rsidRPr="00622A7F">
          <w:rPr>
            <w:rFonts w:cs="Arial"/>
          </w:rPr>
          <w:t xml:space="preserve"> </w:t>
        </w:r>
      </w:ins>
      <w:r w:rsidRPr="00622A7F">
        <w:rPr>
          <w:rFonts w:cs="Arial"/>
        </w:rPr>
        <w:t>compared to the dataset of stable patients and HDs</w:t>
      </w:r>
      <w:ins w:id="4013" w:author="Haskamp, Stefan (extern)" w:date="2022-01-15T12:39:00Z">
        <w:r w:rsidR="00CC1A8F">
          <w:rPr>
            <w:rFonts w:cs="Arial"/>
          </w:rPr>
          <w:t xml:space="preserve"> (</w:t>
        </w:r>
        <w:r w:rsidR="00CC1A8F">
          <w:rPr>
            <w:rFonts w:cs="Arial"/>
          </w:rPr>
          <w:fldChar w:fldCharType="begin"/>
        </w:r>
        <w:r w:rsidR="00CC1A8F">
          <w:rPr>
            <w:rFonts w:cs="Arial"/>
          </w:rPr>
          <w:instrText xml:space="preserve"> REF _Ref73451614 \h </w:instrText>
        </w:r>
      </w:ins>
      <w:r w:rsidR="00CC1A8F">
        <w:rPr>
          <w:rFonts w:cs="Arial"/>
        </w:rPr>
      </w:r>
      <w:r w:rsidR="00CC1A8F">
        <w:rPr>
          <w:rFonts w:cs="Arial"/>
        </w:rPr>
        <w:fldChar w:fldCharType="separate"/>
      </w:r>
      <w:ins w:id="4014" w:author="Haskamp, Stefan (extern)" w:date="2022-01-29T13:25:00Z">
        <w:r w:rsidR="002D4AD7" w:rsidRPr="00622A7F">
          <w:rPr>
            <w:rFonts w:cs="Arial"/>
          </w:rPr>
          <w:t xml:space="preserve">Table </w:t>
        </w:r>
        <w:r w:rsidR="002D4AD7">
          <w:rPr>
            <w:rFonts w:cs="Arial"/>
            <w:noProof/>
          </w:rPr>
          <w:t>14</w:t>
        </w:r>
      </w:ins>
      <w:ins w:id="4015" w:author="Haskamp, Stefan (extern)" w:date="2022-01-15T12:39:00Z">
        <w:r w:rsidR="00CC1A8F">
          <w:rPr>
            <w:rFonts w:cs="Arial"/>
          </w:rPr>
          <w:fldChar w:fldCharType="end"/>
        </w:r>
        <w:r w:rsidR="00CC1A8F">
          <w:rPr>
            <w:rFonts w:cs="Arial"/>
          </w:rPr>
          <w:t>)</w:t>
        </w:r>
      </w:ins>
      <w:r w:rsidRPr="00622A7F">
        <w:rPr>
          <w:rFonts w:cs="Arial"/>
        </w:rPr>
        <w:t xml:space="preserve">. The proportions of all monocytic subsets were reduced when the inflammation diminished. This is in good agreement with further studies demonstrating that GPP patients can be treated successfully using granulocyte and monocyte adsorption apheresis </w:t>
      </w:r>
      <w:r w:rsidR="009A7AD4">
        <w:rPr>
          <w:rFonts w:cs="Arial"/>
        </w:rPr>
        <w:t>{Fujisawa, 2015 #1849;Fujisawa, 2012 #1879}</w:t>
      </w:r>
      <w:r w:rsidRPr="00622A7F">
        <w:rPr>
          <w:rFonts w:cs="Arial"/>
        </w:rPr>
        <w:t xml:space="preserve">. </w:t>
      </w:r>
      <w:commentRangeStart w:id="4016"/>
      <w:del w:id="4017" w:author="Haskamp, Stefan (extern)" w:date="2022-01-15T12:47:00Z">
        <w:r w:rsidRPr="00622A7F" w:rsidDel="00EB2725">
          <w:rPr>
            <w:rFonts w:cs="Arial"/>
          </w:rPr>
          <w:delText>Additionally, skin infiltrating monocytes were described as the main source of TNF</w:delText>
        </w:r>
      </w:del>
      <w:ins w:id="4018" w:author="Hüffmeier, Ulrike" w:date="2021-10-13T15:13:00Z">
        <w:del w:id="4019" w:author="Haskamp, Stefan (extern)" w:date="2022-01-15T12:47:00Z">
          <w:r w:rsidRPr="00622A7F" w:rsidDel="00EB2725">
            <w:rPr>
              <w:rFonts w:cs="Arial"/>
            </w:rPr>
            <w:delText>-</w:delText>
          </w:r>
        </w:del>
      </w:ins>
      <w:del w:id="4020" w:author="Haskamp, Stefan (extern)" w:date="2022-01-15T12:47:00Z">
        <w:r w:rsidRPr="00622A7F" w:rsidDel="00EB2725">
          <w:rPr>
            <w:rFonts w:cs="Arial"/>
          </w:rPr>
          <w:delText xml:space="preserve">α in the IL-23 mediated psoriasis mouse model </w:delText>
        </w:r>
        <w:r w:rsidR="009A7AD4" w:rsidDel="00EB2725">
          <w:rPr>
            <w:rFonts w:cs="Arial"/>
          </w:rPr>
          <w:delText>{Wang, 2019 #1869}</w:delText>
        </w:r>
        <w:r w:rsidRPr="00622A7F" w:rsidDel="00EB2725">
          <w:rPr>
            <w:rFonts w:cs="Arial"/>
          </w:rPr>
          <w:delText xml:space="preserve">. </w:delText>
        </w:r>
        <w:commentRangeEnd w:id="4016"/>
        <w:r w:rsidR="007A5111" w:rsidDel="00EB2725">
          <w:rPr>
            <w:rStyle w:val="Kommentarzeichen"/>
          </w:rPr>
          <w:commentReference w:id="4016"/>
        </w:r>
      </w:del>
      <w:r w:rsidRPr="00622A7F">
        <w:rPr>
          <w:rFonts w:cs="Arial"/>
        </w:rPr>
        <w:t>In contrast, Vergnano et al</w:t>
      </w:r>
      <w:ins w:id="4021" w:author="Hüffmeier, Ulrike" w:date="2021-10-13T15:13:00Z">
        <w:r w:rsidRPr="00622A7F">
          <w:rPr>
            <w:rFonts w:cs="Arial"/>
          </w:rPr>
          <w:t>.</w:t>
        </w:r>
      </w:ins>
      <w:r w:rsidRPr="00622A7F">
        <w:rPr>
          <w:rFonts w:cs="Arial"/>
        </w:rPr>
        <w:t xml:space="preserve"> showed that the percentage of </w:t>
      </w:r>
      <w:commentRangeStart w:id="4022"/>
      <w:r w:rsidRPr="00622A7F">
        <w:rPr>
          <w:rFonts w:cs="Arial"/>
        </w:rPr>
        <w:t xml:space="preserve">monocytes was significantly decreased in individuals from the UK Biobank carrying the </w:t>
      </w:r>
      <w:r w:rsidRPr="00622A7F">
        <w:rPr>
          <w:rFonts w:cs="Arial"/>
          <w:i/>
        </w:rPr>
        <w:t>MPO</w:t>
      </w:r>
      <w:r w:rsidRPr="00622A7F">
        <w:rPr>
          <w:rFonts w:cs="Arial"/>
        </w:rPr>
        <w:t xml:space="preserve"> c.2031-2A&gt;C splice site variant </w:t>
      </w:r>
      <w:commentRangeEnd w:id="4022"/>
      <w:r w:rsidRPr="00622A7F">
        <w:rPr>
          <w:rStyle w:val="Kommentarzeichen"/>
          <w:rFonts w:cs="Arial"/>
        </w:rPr>
        <w:commentReference w:id="4022"/>
      </w:r>
      <w:r w:rsidR="009A7AD4">
        <w:rPr>
          <w:rFonts w:cs="Arial"/>
        </w:rPr>
        <w:t>{Vergnano, 2020 #1781}</w:t>
      </w:r>
      <w:r w:rsidRPr="00622A7F">
        <w:rPr>
          <w:rFonts w:cs="Arial"/>
        </w:rPr>
        <w:t xml:space="preserve">. </w:t>
      </w:r>
      <w:ins w:id="4023" w:author="Stefan" w:date="2021-10-22T12:02:00Z">
        <w:r w:rsidRPr="00622A7F">
          <w:rPr>
            <w:rFonts w:cs="Arial"/>
          </w:rPr>
          <w:t xml:space="preserve">However, </w:t>
        </w:r>
      </w:ins>
      <w:commentRangeStart w:id="4024"/>
      <w:ins w:id="4025" w:author="Stefan" w:date="2021-10-22T13:34:00Z">
        <w:r w:rsidRPr="00622A7F">
          <w:rPr>
            <w:rFonts w:cs="Arial"/>
          </w:rPr>
          <w:t>individu</w:t>
        </w:r>
      </w:ins>
      <w:ins w:id="4026" w:author="ulrike.hueffmeier@gmail.com" w:date="2021-12-01T08:55:00Z">
        <w:r w:rsidR="00BA5F53">
          <w:rPr>
            <w:rFonts w:cs="Arial"/>
          </w:rPr>
          <w:t>al</w:t>
        </w:r>
      </w:ins>
      <w:ins w:id="4027" w:author="Stefan" w:date="2021-10-22T13:34:00Z">
        <w:del w:id="4028" w:author="ulrike.hueffmeier@gmail.com" w:date="2021-12-01T08:55:00Z">
          <w:r w:rsidRPr="00622A7F" w:rsidDel="00BA5F53">
            <w:rPr>
              <w:rFonts w:cs="Arial"/>
            </w:rPr>
            <w:delText>m</w:delText>
          </w:r>
        </w:del>
        <w:r w:rsidRPr="00622A7F">
          <w:rPr>
            <w:rFonts w:cs="Arial"/>
          </w:rPr>
          <w:t xml:space="preserve">s affected by an immunological disease, infection or immune-modulating therapeutics were not omitted </w:t>
        </w:r>
      </w:ins>
      <w:ins w:id="4029" w:author="Haskamp, Stefan (extern)" w:date="2022-01-15T12:49:00Z">
        <w:r w:rsidR="00EB2725">
          <w:rPr>
            <w:rFonts w:cs="Arial"/>
          </w:rPr>
          <w:t xml:space="preserve">as control individuals </w:t>
        </w:r>
      </w:ins>
      <w:ins w:id="4030" w:author="Stefan" w:date="2021-10-22T13:34:00Z">
        <w:r w:rsidRPr="00622A7F">
          <w:rPr>
            <w:rFonts w:cs="Arial"/>
          </w:rPr>
          <w:t>in this analysis</w:t>
        </w:r>
      </w:ins>
      <w:commentRangeEnd w:id="4024"/>
      <w:r w:rsidR="00BA5F53">
        <w:rPr>
          <w:rStyle w:val="Kommentarzeichen"/>
        </w:rPr>
        <w:commentReference w:id="4024"/>
      </w:r>
      <w:ins w:id="4031" w:author="Stefan" w:date="2021-10-22T13:35:00Z">
        <w:r w:rsidRPr="00622A7F">
          <w:rPr>
            <w:rFonts w:cs="Arial"/>
          </w:rPr>
          <w:t>.</w:t>
        </w:r>
      </w:ins>
      <w:ins w:id="4032" w:author="Stefan" w:date="2021-10-22T13:36:00Z">
        <w:r w:rsidRPr="00622A7F">
          <w:rPr>
            <w:rFonts w:cs="Arial"/>
          </w:rPr>
          <w:t xml:space="preserve"> These circumstances </w:t>
        </w:r>
      </w:ins>
      <w:ins w:id="4033" w:author="Stefan" w:date="2021-10-22T13:37:00Z">
        <w:r w:rsidRPr="00622A7F">
          <w:rPr>
            <w:rFonts w:cs="Arial"/>
          </w:rPr>
          <w:t>may have affected the</w:t>
        </w:r>
      </w:ins>
      <w:ins w:id="4034" w:author="Stefan" w:date="2021-10-21T13:08:00Z">
        <w:r w:rsidRPr="00622A7F">
          <w:rPr>
            <w:rFonts w:cs="Arial"/>
          </w:rPr>
          <w:t xml:space="preserve"> number of monocytes</w:t>
        </w:r>
      </w:ins>
      <w:ins w:id="4035" w:author="Stefan" w:date="2021-10-22T13:37:00Z">
        <w:r w:rsidRPr="00622A7F">
          <w:rPr>
            <w:rFonts w:cs="Arial"/>
          </w:rPr>
          <w:t xml:space="preserve"> as well</w:t>
        </w:r>
      </w:ins>
      <w:ins w:id="4036" w:author="Stefan" w:date="2021-10-21T13:08:00Z">
        <w:r w:rsidRPr="00622A7F">
          <w:rPr>
            <w:rFonts w:cs="Arial"/>
          </w:rPr>
          <w:t xml:space="preserve">. </w:t>
        </w:r>
      </w:ins>
      <w:r w:rsidRPr="00622A7F">
        <w:rPr>
          <w:rFonts w:cs="Arial"/>
        </w:rPr>
        <w:t>A decreased proportion of monocytes may further reduce the efferocytosis of MPO-deficient neutrophils and thereby predispose carriers to GPP. Therefore, the role of monocytes should be studied in patients and mouse models focusing on apoptosis, the serine protease cathepsin S in conjunction with its inhibitor cystatin C and efferocytosis.</w:t>
      </w:r>
    </w:p>
    <w:p w14:paraId="0231F830" w14:textId="1258CD49" w:rsidR="00D555C3" w:rsidRPr="00622A7F" w:rsidDel="002B2933" w:rsidRDefault="00D555C3" w:rsidP="00622A7F">
      <w:pPr>
        <w:rPr>
          <w:del w:id="4037" w:author="Stefan" w:date="2021-10-21T13:12:00Z"/>
          <w:rFonts w:cs="Arial"/>
        </w:rPr>
      </w:pPr>
      <w:ins w:id="4038" w:author="Stefan" w:date="2021-10-21T13:10:00Z">
        <w:r w:rsidRPr="00622A7F">
          <w:rPr>
            <w:rFonts w:cs="Arial"/>
          </w:rPr>
          <w:t xml:space="preserve">Overall, </w:t>
        </w:r>
      </w:ins>
      <w:ins w:id="4039" w:author="Stefan" w:date="2021-10-21T13:21:00Z">
        <w:r w:rsidRPr="00622A7F">
          <w:rPr>
            <w:rFonts w:cs="Arial"/>
          </w:rPr>
          <w:t xml:space="preserve">the data presented in </w:t>
        </w:r>
      </w:ins>
      <w:ins w:id="4040" w:author="Stefan" w:date="2021-10-21T13:10:00Z">
        <w:r w:rsidRPr="00622A7F">
          <w:rPr>
            <w:rFonts w:cs="Arial"/>
          </w:rPr>
          <w:t xml:space="preserve">this thesis </w:t>
        </w:r>
      </w:ins>
      <w:ins w:id="4041" w:author="Stefan" w:date="2021-10-21T13:21:00Z">
        <w:r w:rsidRPr="00622A7F">
          <w:rPr>
            <w:rFonts w:cs="Arial"/>
          </w:rPr>
          <w:t xml:space="preserve">focus on </w:t>
        </w:r>
      </w:ins>
      <w:ins w:id="4042" w:author="Stefan" w:date="2021-10-21T13:11:00Z">
        <w:r w:rsidRPr="00622A7F">
          <w:rPr>
            <w:rFonts w:cs="Arial"/>
          </w:rPr>
          <w:t xml:space="preserve">immune cells from </w:t>
        </w:r>
      </w:ins>
      <w:ins w:id="4043" w:author="Stefan" w:date="2021-10-21T13:10:00Z">
        <w:r w:rsidRPr="00622A7F">
          <w:rPr>
            <w:rFonts w:cs="Arial"/>
          </w:rPr>
          <w:t xml:space="preserve">peripheral blood </w:t>
        </w:r>
      </w:ins>
      <w:ins w:id="4044" w:author="Stefan" w:date="2021-10-21T13:17:00Z">
        <w:r w:rsidRPr="00622A7F">
          <w:rPr>
            <w:rFonts w:cs="Arial"/>
          </w:rPr>
          <w:t xml:space="preserve">instead of </w:t>
        </w:r>
      </w:ins>
      <w:ins w:id="4045" w:author="Stefan" w:date="2021-10-21T13:11:00Z">
        <w:r w:rsidRPr="00622A7F">
          <w:rPr>
            <w:rFonts w:cs="Arial"/>
          </w:rPr>
          <w:t>skin tissue of GPP patients.</w:t>
        </w:r>
      </w:ins>
      <w:ins w:id="4046" w:author="Stefan" w:date="2021-10-21T13:15:00Z">
        <w:r w:rsidRPr="00622A7F">
          <w:rPr>
            <w:rFonts w:cs="Arial"/>
          </w:rPr>
          <w:t xml:space="preserve"> </w:t>
        </w:r>
      </w:ins>
      <w:ins w:id="4047" w:author="Haskamp, Stefan (extern)" w:date="2022-01-15T12:50:00Z">
        <w:r w:rsidR="005A6FF6">
          <w:rPr>
            <w:rFonts w:cs="Arial"/>
          </w:rPr>
          <w:t xml:space="preserve">Other cells were not available </w:t>
        </w:r>
      </w:ins>
      <w:ins w:id="4048" w:author="Haskamp, Stefan (extern)" w:date="2022-01-15T12:52:00Z">
        <w:r w:rsidR="005A6FF6">
          <w:rPr>
            <w:rFonts w:cs="Arial"/>
          </w:rPr>
          <w:t xml:space="preserve">for these </w:t>
        </w:r>
      </w:ins>
      <w:ins w:id="4049" w:author="Haskamp, Stefan (extern)" w:date="2022-01-15T12:50:00Z">
        <w:r w:rsidR="005A6FF6">
          <w:rPr>
            <w:rFonts w:cs="Arial"/>
          </w:rPr>
          <w:t>stud</w:t>
        </w:r>
      </w:ins>
      <w:ins w:id="4050" w:author="Haskamp, Stefan (extern)" w:date="2022-01-15T12:52:00Z">
        <w:r w:rsidR="005A6FF6">
          <w:rPr>
            <w:rFonts w:cs="Arial"/>
          </w:rPr>
          <w:t>ies</w:t>
        </w:r>
      </w:ins>
      <w:ins w:id="4051" w:author="Stefan" w:date="2021-10-21T13:16:00Z">
        <w:del w:id="4052" w:author="Haskamp, Stefan (extern)" w:date="2022-01-15T12:51:00Z">
          <w:r w:rsidR="00755425" w:rsidDel="005A6FF6">
            <w:rPr>
              <w:rFonts w:cs="Arial"/>
            </w:rPr>
            <w:delText>This is largely due to</w:delText>
          </w:r>
          <w:r w:rsidRPr="00622A7F" w:rsidDel="005A6FF6">
            <w:rPr>
              <w:rFonts w:cs="Arial"/>
            </w:rPr>
            <w:delText xml:space="preserve"> ethical </w:delText>
          </w:r>
          <w:commentRangeStart w:id="4053"/>
          <w:r w:rsidRPr="00622A7F" w:rsidDel="005A6FF6">
            <w:rPr>
              <w:rFonts w:cs="Arial"/>
            </w:rPr>
            <w:delText>obstacles</w:delText>
          </w:r>
        </w:del>
      </w:ins>
      <w:commentRangeEnd w:id="4053"/>
      <w:del w:id="4054" w:author="Haskamp, Stefan (extern)" w:date="2022-01-15T12:51:00Z">
        <w:r w:rsidR="007A5111" w:rsidDel="005A6FF6">
          <w:rPr>
            <w:rStyle w:val="Kommentarzeichen"/>
          </w:rPr>
          <w:commentReference w:id="4053"/>
        </w:r>
      </w:del>
      <w:ins w:id="4055" w:author="Stefan" w:date="2021-10-21T13:16:00Z">
        <w:r w:rsidRPr="00622A7F">
          <w:rPr>
            <w:rFonts w:cs="Arial"/>
          </w:rPr>
          <w:t xml:space="preserve">. </w:t>
        </w:r>
      </w:ins>
      <w:ins w:id="4056" w:author="Stefan" w:date="2021-10-22T13:41:00Z">
        <w:r w:rsidRPr="00622A7F">
          <w:rPr>
            <w:rFonts w:cs="Arial"/>
          </w:rPr>
          <w:t xml:space="preserve">The second limitation of this thesis is the fact that </w:t>
        </w:r>
        <w:del w:id="4057" w:author="Haskamp, Stefan (extern)" w:date="2022-01-15T12:54:00Z">
          <w:r w:rsidRPr="00622A7F" w:rsidDel="005A6FF6">
            <w:rPr>
              <w:rFonts w:cs="Arial"/>
            </w:rPr>
            <w:delText>most</w:delText>
          </w:r>
        </w:del>
        <w:del w:id="4058" w:author="Haskamp, Stefan (extern)" w:date="2022-01-15T12:52:00Z">
          <w:r w:rsidRPr="00622A7F" w:rsidDel="005A6FF6">
            <w:rPr>
              <w:rFonts w:cs="Arial"/>
            </w:rPr>
            <w:delText>ly</w:delText>
          </w:r>
        </w:del>
      </w:ins>
      <w:ins w:id="4059" w:author="Haskamp, Stefan (extern)" w:date="2022-01-15T12:54:00Z">
        <w:r w:rsidR="005A6FF6">
          <w:rPr>
            <w:rFonts w:cs="Arial"/>
          </w:rPr>
          <w:t xml:space="preserve">the </w:t>
        </w:r>
      </w:ins>
      <w:ins w:id="4060" w:author="Stefan" w:date="2021-10-22T13:41:00Z">
        <w:del w:id="4061" w:author="Haskamp, Stefan (extern)" w:date="2022-01-15T12:54:00Z">
          <w:r w:rsidRPr="00622A7F" w:rsidDel="005A6FF6">
            <w:rPr>
              <w:rFonts w:cs="Arial"/>
            </w:rPr>
            <w:delText xml:space="preserve"> </w:delText>
          </w:r>
        </w:del>
        <w:r w:rsidRPr="00622A7F">
          <w:rPr>
            <w:rFonts w:cs="Arial"/>
          </w:rPr>
          <w:t xml:space="preserve">patients </w:t>
        </w:r>
      </w:ins>
      <w:ins w:id="4062" w:author="Haskamp, Stefan (extern)" w:date="2022-01-15T12:53:00Z">
        <w:r w:rsidR="005A6FF6">
          <w:rPr>
            <w:rFonts w:cs="Arial"/>
          </w:rPr>
          <w:t xml:space="preserve">were </w:t>
        </w:r>
      </w:ins>
      <w:ins w:id="4063" w:author="Stefan" w:date="2021-10-22T13:41:00Z">
        <w:r w:rsidRPr="00622A7F">
          <w:rPr>
            <w:rFonts w:cs="Arial"/>
          </w:rPr>
          <w:t xml:space="preserve">in </w:t>
        </w:r>
      </w:ins>
      <w:commentRangeStart w:id="4064"/>
      <w:ins w:id="4065" w:author="Hüffmeier, Ulrike" w:date="2021-12-06T12:57:00Z">
        <w:del w:id="4066" w:author="Haskamp, Stefan (extern)" w:date="2022-01-15T12:52:00Z">
          <w:r w:rsidR="007A5111" w:rsidDel="005A6FF6">
            <w:rPr>
              <w:rFonts w:cs="Arial"/>
            </w:rPr>
            <w:delText xml:space="preserve">rather </w:delText>
          </w:r>
        </w:del>
      </w:ins>
      <w:ins w:id="4067" w:author="Stefan" w:date="2021-10-22T13:41:00Z">
        <w:del w:id="4068" w:author="Haskamp, Stefan (extern)" w:date="2022-01-15T12:52:00Z">
          <w:r w:rsidRPr="00622A7F" w:rsidDel="005A6FF6">
            <w:rPr>
              <w:rFonts w:cs="Arial"/>
            </w:rPr>
            <w:delText>stable</w:delText>
          </w:r>
        </w:del>
      </w:ins>
      <w:ins w:id="4069" w:author="Haskamp, Stefan (extern)" w:date="2022-01-15T12:54:00Z">
        <w:r w:rsidR="005A6FF6">
          <w:rPr>
            <w:rFonts w:cs="Arial"/>
          </w:rPr>
          <w:t>variable</w:t>
        </w:r>
      </w:ins>
      <w:ins w:id="4070" w:author="Stefan" w:date="2021-10-22T13:41:00Z">
        <w:r w:rsidRPr="00622A7F">
          <w:rPr>
            <w:rFonts w:cs="Arial"/>
          </w:rPr>
          <w:t xml:space="preserve"> </w:t>
        </w:r>
      </w:ins>
      <w:commentRangeEnd w:id="4064"/>
      <w:r w:rsidR="007A5111">
        <w:rPr>
          <w:rStyle w:val="Kommentarzeichen"/>
        </w:rPr>
        <w:commentReference w:id="4064"/>
      </w:r>
      <w:ins w:id="4071" w:author="Stefan" w:date="2021-10-22T13:41:00Z">
        <w:r w:rsidRPr="00622A7F">
          <w:rPr>
            <w:rFonts w:cs="Arial"/>
          </w:rPr>
          <w:t>disease state</w:t>
        </w:r>
        <w:del w:id="4072" w:author="Haskamp, Stefan (extern)" w:date="2022-01-15T12:53:00Z">
          <w:r w:rsidRPr="00622A7F" w:rsidDel="005A6FF6">
            <w:rPr>
              <w:rFonts w:cs="Arial"/>
            </w:rPr>
            <w:delText xml:space="preserve"> were included in the investigations</w:delText>
          </w:r>
        </w:del>
      </w:ins>
      <w:ins w:id="4073" w:author="Stefan" w:date="2021-10-21T13:15:00Z">
        <w:r w:rsidRPr="00622A7F">
          <w:rPr>
            <w:rFonts w:cs="Arial"/>
          </w:rPr>
          <w:t>.</w:t>
        </w:r>
      </w:ins>
      <w:ins w:id="4074" w:author="Stefan" w:date="2021-10-21T13:17:00Z">
        <w:r w:rsidRPr="00622A7F">
          <w:rPr>
            <w:rFonts w:cs="Arial"/>
          </w:rPr>
          <w:t xml:space="preserve"> </w:t>
        </w:r>
      </w:ins>
      <w:ins w:id="4075" w:author="Stefan" w:date="2021-10-22T13:45:00Z">
        <w:r w:rsidR="00755425">
          <w:rPr>
            <w:rFonts w:cs="Arial"/>
          </w:rPr>
          <w:t>P</w:t>
        </w:r>
        <w:r w:rsidRPr="00622A7F">
          <w:rPr>
            <w:rFonts w:cs="Arial"/>
          </w:rPr>
          <w:t>eripheral blood cells of</w:t>
        </w:r>
      </w:ins>
      <w:ins w:id="4076" w:author="Stefan" w:date="2021-10-22T13:43:00Z">
        <w:r w:rsidRPr="00622A7F">
          <w:rPr>
            <w:rFonts w:cs="Arial"/>
          </w:rPr>
          <w:t xml:space="preserve"> </w:t>
        </w:r>
      </w:ins>
      <w:ins w:id="4077" w:author="Stefan" w:date="2021-11-02T09:06:00Z">
        <w:r w:rsidR="00755425">
          <w:rPr>
            <w:rFonts w:cs="Arial"/>
          </w:rPr>
          <w:t xml:space="preserve">only </w:t>
        </w:r>
      </w:ins>
      <w:ins w:id="4078" w:author="Stefan" w:date="2021-10-22T13:43:00Z">
        <w:r w:rsidRPr="00622A7F">
          <w:rPr>
            <w:rFonts w:cs="Arial"/>
          </w:rPr>
          <w:t xml:space="preserve">one patient during an acute flare was </w:t>
        </w:r>
      </w:ins>
      <w:ins w:id="4079" w:author="Stefan" w:date="2021-10-21T13:17:00Z">
        <w:r w:rsidRPr="00622A7F">
          <w:rPr>
            <w:rFonts w:cs="Arial"/>
          </w:rPr>
          <w:t>investigate</w:t>
        </w:r>
      </w:ins>
      <w:ins w:id="4080" w:author="Stefan" w:date="2021-10-22T13:43:00Z">
        <w:r w:rsidRPr="00622A7F">
          <w:rPr>
            <w:rFonts w:cs="Arial"/>
          </w:rPr>
          <w:t>d in detail</w:t>
        </w:r>
      </w:ins>
      <w:ins w:id="4081" w:author="Stefan" w:date="2021-10-21T13:17:00Z">
        <w:r w:rsidRPr="00622A7F">
          <w:rPr>
            <w:rFonts w:cs="Arial"/>
          </w:rPr>
          <w:t>.</w:t>
        </w:r>
      </w:ins>
      <w:ins w:id="4082" w:author="Stefan" w:date="2021-11-02T09:06:00Z">
        <w:r w:rsidR="00755425">
          <w:rPr>
            <w:rFonts w:cs="Arial"/>
          </w:rPr>
          <w:t xml:space="preserve"> This is due to organizational reasons, as GPP patients </w:t>
        </w:r>
        <w:del w:id="4083" w:author="Hüffmeier, Ulrike" w:date="2021-12-06T12:58:00Z">
          <w:r w:rsidR="00755425" w:rsidDel="007A5111">
            <w:rPr>
              <w:rFonts w:cs="Arial"/>
            </w:rPr>
            <w:delText xml:space="preserve">in an acute flare </w:delText>
          </w:r>
        </w:del>
        <w:r w:rsidR="00755425">
          <w:rPr>
            <w:rFonts w:cs="Arial"/>
          </w:rPr>
          <w:t xml:space="preserve">are not </w:t>
        </w:r>
      </w:ins>
      <w:ins w:id="4084" w:author="Stefan" w:date="2021-11-02T09:08:00Z">
        <w:r w:rsidR="00755425">
          <w:rPr>
            <w:rFonts w:cs="Arial"/>
          </w:rPr>
          <w:t>hospitalized</w:t>
        </w:r>
      </w:ins>
      <w:ins w:id="4085" w:author="Stefan" w:date="2021-11-02T09:06:00Z">
        <w:r w:rsidR="00755425">
          <w:rPr>
            <w:rFonts w:cs="Arial"/>
          </w:rPr>
          <w:t xml:space="preserve"> in </w:t>
        </w:r>
      </w:ins>
      <w:ins w:id="4086" w:author="Stefan" w:date="2021-11-02T09:08:00Z">
        <w:r w:rsidR="00755425">
          <w:rPr>
            <w:rFonts w:cs="Arial"/>
          </w:rPr>
          <w:lastRenderedPageBreak/>
          <w:t>Erlangen</w:t>
        </w:r>
      </w:ins>
      <w:ins w:id="4087" w:author="Stefan" w:date="2021-11-02T09:06:00Z">
        <w:r w:rsidR="00755425">
          <w:rPr>
            <w:rFonts w:cs="Arial"/>
          </w:rPr>
          <w:t xml:space="preserve"> </w:t>
        </w:r>
      </w:ins>
      <w:ins w:id="4088" w:author="Hüffmeier, Ulrike" w:date="2021-12-06T12:58:00Z">
        <w:r w:rsidR="007A5111">
          <w:rPr>
            <w:rFonts w:cs="Arial"/>
          </w:rPr>
          <w:t xml:space="preserve">during an acute disease episode </w:t>
        </w:r>
      </w:ins>
      <w:ins w:id="4089" w:author="Stefan" w:date="2021-11-02T09:08:00Z">
        <w:r w:rsidR="00755425">
          <w:rPr>
            <w:rFonts w:cs="Arial"/>
          </w:rPr>
          <w:t>on a regular basis.</w:t>
        </w:r>
      </w:ins>
      <w:ins w:id="4090" w:author="Stefan" w:date="2021-10-22T13:44:00Z">
        <w:r w:rsidRPr="00622A7F">
          <w:rPr>
            <w:rFonts w:cs="Arial"/>
          </w:rPr>
          <w:t xml:space="preserve"> </w:t>
        </w:r>
      </w:ins>
      <w:ins w:id="4091" w:author="Stefan" w:date="2021-10-21T13:13:00Z">
        <w:r w:rsidRPr="00622A7F">
          <w:rPr>
            <w:rFonts w:cs="Arial"/>
          </w:rPr>
          <w:t xml:space="preserve">Future studies may focus on the molecular and cellular characteristics of </w:t>
        </w:r>
      </w:ins>
      <w:ins w:id="4092" w:author="Stefan" w:date="2021-11-02T09:10:00Z">
        <w:r w:rsidR="00755425">
          <w:rPr>
            <w:rFonts w:cs="Arial"/>
          </w:rPr>
          <w:t xml:space="preserve">patients’ </w:t>
        </w:r>
      </w:ins>
      <w:ins w:id="4093" w:author="Stefan" w:date="2021-10-21T13:13:00Z">
        <w:r w:rsidRPr="00622A7F">
          <w:rPr>
            <w:rFonts w:cs="Arial"/>
          </w:rPr>
          <w:t>skin tissue.</w:t>
        </w:r>
      </w:ins>
      <w:ins w:id="4094" w:author="Stefan" w:date="2021-10-21T13:18:00Z">
        <w:r w:rsidRPr="00622A7F">
          <w:rPr>
            <w:rFonts w:cs="Arial"/>
          </w:rPr>
          <w:t xml:space="preserve"> Until now, </w:t>
        </w:r>
      </w:ins>
      <w:ins w:id="4095" w:author="Stefan" w:date="2021-10-21T13:19:00Z">
        <w:r w:rsidRPr="00622A7F">
          <w:rPr>
            <w:rFonts w:cs="Arial"/>
          </w:rPr>
          <w:t>the skin of GPP patients during an acute flare were not investigated to the best of my knowledge.</w:t>
        </w:r>
      </w:ins>
      <w:ins w:id="4096" w:author="Stefan" w:date="2021-10-21T13:18:00Z">
        <w:r w:rsidRPr="00622A7F">
          <w:rPr>
            <w:rFonts w:cs="Arial"/>
          </w:rPr>
          <w:t xml:space="preserve"> </w:t>
        </w:r>
      </w:ins>
      <w:ins w:id="4097" w:author="Stefan" w:date="2021-10-21T13:13:00Z">
        <w:r w:rsidRPr="00622A7F">
          <w:rPr>
            <w:rFonts w:cs="Arial"/>
          </w:rPr>
          <w:t>T</w:t>
        </w:r>
      </w:ins>
      <w:ins w:id="4098" w:author="Stefan" w:date="2021-10-21T13:20:00Z">
        <w:r w:rsidRPr="00622A7F">
          <w:rPr>
            <w:rFonts w:cs="Arial"/>
          </w:rPr>
          <w:t xml:space="preserve">his </w:t>
        </w:r>
      </w:ins>
      <w:ins w:id="4099" w:author="Stefan" w:date="2021-10-21T13:14:00Z">
        <w:r w:rsidRPr="00622A7F">
          <w:rPr>
            <w:rFonts w:cs="Arial"/>
          </w:rPr>
          <w:t xml:space="preserve">could be </w:t>
        </w:r>
      </w:ins>
      <w:ins w:id="4100" w:author="Stefan" w:date="2021-10-21T13:20:00Z">
        <w:r w:rsidRPr="00622A7F">
          <w:rPr>
            <w:rFonts w:cs="Arial"/>
          </w:rPr>
          <w:t>achieved</w:t>
        </w:r>
      </w:ins>
      <w:ins w:id="4101" w:author="Stefan" w:date="2021-10-21T13:14:00Z">
        <w:r w:rsidRPr="00622A7F">
          <w:rPr>
            <w:rFonts w:cs="Arial"/>
          </w:rPr>
          <w:t xml:space="preserve"> by scRNAseq in conjunction with flow cytometry. </w:t>
        </w:r>
      </w:ins>
    </w:p>
    <w:p w14:paraId="520B0D19" w14:textId="77777777" w:rsidR="00D555C3" w:rsidRPr="00622A7F" w:rsidRDefault="00D555C3" w:rsidP="00622A7F">
      <w:pPr>
        <w:rPr>
          <w:ins w:id="4102" w:author="Stefan" w:date="2021-10-21T13:12:00Z"/>
          <w:rFonts w:cs="Arial"/>
        </w:rPr>
      </w:pPr>
    </w:p>
    <w:p w14:paraId="0D0252C0" w14:textId="38B3AE5B" w:rsidR="00D555C3" w:rsidRPr="00622A7F" w:rsidRDefault="00D555C3" w:rsidP="00622A7F">
      <w:pPr>
        <w:rPr>
          <w:rFonts w:cs="Arial"/>
        </w:rPr>
      </w:pPr>
      <w:commentRangeStart w:id="4103"/>
      <w:r w:rsidRPr="00622A7F">
        <w:rPr>
          <w:rFonts w:cs="Arial"/>
        </w:rPr>
        <w:t>Besides</w:t>
      </w:r>
      <w:commentRangeEnd w:id="4103"/>
      <w:r w:rsidRPr="00622A7F">
        <w:rPr>
          <w:rStyle w:val="Kommentarzeichen"/>
          <w:rFonts w:cs="Arial"/>
        </w:rPr>
        <w:commentReference w:id="4103"/>
      </w:r>
      <w:r w:rsidRPr="00622A7F">
        <w:rPr>
          <w:rFonts w:cs="Arial"/>
        </w:rPr>
        <w:t xml:space="preserve"> keratinocytes, neutrophils are the most important cell type in GPP. In a comparative bulk RNAseq MPO-deficient patients, the pathway “complement activation, classical pathway” was enriched in neutrophils. The complement system has been described in </w:t>
      </w:r>
      <w:commentRangeStart w:id="4104"/>
      <w:commentRangeStart w:id="4105"/>
      <w:ins w:id="4106" w:author="Hüffmeier, Ulrike" w:date="2021-10-13T15:17:00Z">
        <w:r w:rsidRPr="00622A7F">
          <w:rPr>
            <w:rFonts w:cs="Arial"/>
          </w:rPr>
          <w:t xml:space="preserve">single cases of </w:t>
        </w:r>
      </w:ins>
      <w:r w:rsidRPr="00622A7F">
        <w:rPr>
          <w:rFonts w:cs="Arial"/>
        </w:rPr>
        <w:t xml:space="preserve">GPP </w:t>
      </w:r>
      <w:del w:id="4107" w:author="Hüffmeier, Ulrike" w:date="2021-10-13T15:17:00Z">
        <w:r w:rsidRPr="00622A7F" w:rsidDel="007321D9">
          <w:rPr>
            <w:rFonts w:cs="Arial"/>
          </w:rPr>
          <w:delText xml:space="preserve">in </w:delText>
        </w:r>
      </w:del>
      <w:ins w:id="4108" w:author="Hüffmeier, Ulrike" w:date="2021-10-13T15:17:00Z">
        <w:r w:rsidRPr="00622A7F">
          <w:rPr>
            <w:rFonts w:cs="Arial"/>
          </w:rPr>
          <w:t xml:space="preserve">since </w:t>
        </w:r>
      </w:ins>
      <w:r w:rsidRPr="00622A7F">
        <w:rPr>
          <w:rFonts w:cs="Arial"/>
        </w:rPr>
        <w:t xml:space="preserve">the late 1970s </w:t>
      </w:r>
      <w:r w:rsidR="009A7AD4">
        <w:rPr>
          <w:rFonts w:cs="Arial"/>
        </w:rPr>
        <w:t>{Stendahl, 1984 #1676;Tagami, 1977 #1838}</w:t>
      </w:r>
      <w:r w:rsidRPr="00622A7F">
        <w:rPr>
          <w:rFonts w:cs="Arial"/>
        </w:rPr>
        <w:t xml:space="preserve">. </w:t>
      </w:r>
      <w:commentRangeEnd w:id="4104"/>
      <w:r w:rsidR="007A5111">
        <w:rPr>
          <w:rStyle w:val="Kommentarzeichen"/>
        </w:rPr>
        <w:commentReference w:id="4104"/>
      </w:r>
      <w:commentRangeEnd w:id="4105"/>
      <w:r w:rsidR="005A6FF6">
        <w:rPr>
          <w:rStyle w:val="Kommentarzeichen"/>
        </w:rPr>
        <w:commentReference w:id="4105"/>
      </w:r>
      <w:r w:rsidRPr="00622A7F">
        <w:rPr>
          <w:rFonts w:cs="Arial"/>
        </w:rPr>
        <w:t>It is a fundamental part of the innate immune system</w:t>
      </w:r>
      <w:ins w:id="4109" w:author="Hüffmeier, Ulrike" w:date="2021-12-06T13:02:00Z">
        <w:r w:rsidR="007A5111">
          <w:rPr>
            <w:rFonts w:cs="Arial"/>
          </w:rPr>
          <w:t>,</w:t>
        </w:r>
      </w:ins>
      <w:r w:rsidRPr="00622A7F">
        <w:rPr>
          <w:rFonts w:cs="Arial"/>
        </w:rPr>
        <w:t xml:space="preserve"> and the classical pathway is activated via the binding of C</w:t>
      </w:r>
      <w:commentRangeStart w:id="4110"/>
      <w:commentRangeStart w:id="4111"/>
      <w:r w:rsidRPr="00622A7F">
        <w:rPr>
          <w:rFonts w:cs="Arial"/>
        </w:rPr>
        <w:t>1q</w:t>
      </w:r>
      <w:commentRangeEnd w:id="4110"/>
      <w:r w:rsidRPr="00622A7F">
        <w:rPr>
          <w:rStyle w:val="Kommentarzeichen"/>
          <w:rFonts w:cs="Arial"/>
        </w:rPr>
        <w:commentReference w:id="4110"/>
      </w:r>
      <w:commentRangeEnd w:id="4111"/>
      <w:r w:rsidR="008853B7">
        <w:rPr>
          <w:rStyle w:val="Kommentarzeichen"/>
        </w:rPr>
        <w:commentReference w:id="4111"/>
      </w:r>
      <w:r w:rsidRPr="00622A7F">
        <w:rPr>
          <w:rFonts w:cs="Arial"/>
        </w:rPr>
        <w:t xml:space="preserve"> to antibody-antigen complexes, cell debris, or acute phase proteins including C-reactive protein</w:t>
      </w:r>
      <w:ins w:id="4112" w:author="Haskamp, Stefan (extern)" w:date="2021-10-26T15:26:00Z">
        <w:r w:rsidRPr="00622A7F">
          <w:rPr>
            <w:rFonts w:cs="Arial"/>
          </w:rPr>
          <w:t xml:space="preserve"> </w:t>
        </w:r>
      </w:ins>
      <w:r w:rsidR="009A7AD4">
        <w:rPr>
          <w:rFonts w:cs="Arial"/>
        </w:rPr>
        <w:t>{Murphy, 2016 #1891}</w:t>
      </w:r>
      <w:r w:rsidRPr="00622A7F">
        <w:rPr>
          <w:rFonts w:cs="Arial"/>
        </w:rPr>
        <w:t xml:space="preserve">. It has been speculated that the complement system contributes to PsV in early disease state </w:t>
      </w:r>
      <w:r w:rsidR="009A7AD4">
        <w:rPr>
          <w:rFonts w:cs="Arial"/>
        </w:rPr>
        <w:t>{Giang, 2018 #1828}</w:t>
      </w:r>
      <w:r w:rsidRPr="00622A7F">
        <w:rPr>
          <w:rFonts w:cs="Arial"/>
        </w:rPr>
        <w:t>. C3-deficient psoriasis mouse models showed reduced disease activity, less infiltrated neutrophils and reduced IL-17 cytokine levels suggesting a potential link between the complement system and the IL-23/</w:t>
      </w:r>
      <w:ins w:id="4113" w:author="Hüffmeier, Ulrike" w:date="2021-10-13T15:17:00Z">
        <w:r w:rsidRPr="00622A7F">
          <w:rPr>
            <w:rFonts w:cs="Arial"/>
          </w:rPr>
          <w:t xml:space="preserve"> </w:t>
        </w:r>
      </w:ins>
      <w:r w:rsidRPr="00622A7F">
        <w:rPr>
          <w:rFonts w:cs="Arial"/>
        </w:rPr>
        <w:t xml:space="preserve">IL-17 axis of adaptive immunity </w:t>
      </w:r>
      <w:r w:rsidR="009A7AD4">
        <w:rPr>
          <w:rFonts w:cs="Arial"/>
        </w:rPr>
        <w:t>{Schonthaler, 2013 #1866;Giacomassi, 2017 #1867}</w:t>
      </w:r>
      <w:r w:rsidRPr="00622A7F">
        <w:rPr>
          <w:rFonts w:cs="Arial"/>
        </w:rPr>
        <w:t xml:space="preserve">. </w:t>
      </w:r>
      <w:commentRangeStart w:id="4114"/>
      <w:r w:rsidRPr="00622A7F">
        <w:rPr>
          <w:rFonts w:cs="Arial"/>
        </w:rPr>
        <w:t xml:space="preserve">Whether the complement system also contributes to the systemic inflammation in GPP, remains unknown. </w:t>
      </w:r>
      <w:commentRangeEnd w:id="4114"/>
      <w:r w:rsidRPr="00622A7F">
        <w:rPr>
          <w:rStyle w:val="Kommentarzeichen"/>
          <w:rFonts w:cs="Arial"/>
        </w:rPr>
        <w:commentReference w:id="4114"/>
      </w:r>
      <w:ins w:id="4115" w:author="Stefan" w:date="2021-11-02T09:30:00Z">
        <w:r w:rsidR="00043D70" w:rsidRPr="00470438">
          <w:rPr>
            <w:rFonts w:cs="Arial"/>
          </w:rPr>
          <w:t xml:space="preserve">Considering that the complement system is known to promote inflammatory reactions </w:t>
        </w:r>
      </w:ins>
      <w:ins w:id="4116" w:author="Haskamp, Stefan (extern)" w:date="2021-11-02T13:08:00Z">
        <w:r w:rsidR="003420B2">
          <w:rPr>
            <w:rFonts w:cs="Arial"/>
          </w:rPr>
          <w:t xml:space="preserve">immediately </w:t>
        </w:r>
      </w:ins>
      <w:ins w:id="4117" w:author="Haskamp, Stefan (extern)" w:date="2021-11-02T13:07:00Z">
        <w:r w:rsidR="00470438">
          <w:rPr>
            <w:rFonts w:cs="Arial"/>
          </w:rPr>
          <w:t>and ubiquit</w:t>
        </w:r>
      </w:ins>
      <w:ins w:id="4118" w:author="Haskamp, Stefan (extern)" w:date="2021-11-02T13:09:00Z">
        <w:r w:rsidR="003420B2">
          <w:rPr>
            <w:rFonts w:cs="Arial"/>
          </w:rPr>
          <w:t>ously</w:t>
        </w:r>
      </w:ins>
      <w:ins w:id="4119" w:author="Haskamp, Stefan (extern)" w:date="2021-11-02T13:07:00Z">
        <w:r w:rsidR="00470438" w:rsidRPr="00470438">
          <w:rPr>
            <w:rFonts w:cs="Arial"/>
          </w:rPr>
          <w:t>,</w:t>
        </w:r>
        <w:r w:rsidR="00470438">
          <w:rPr>
            <w:rFonts w:cs="Arial"/>
          </w:rPr>
          <w:t xml:space="preserve"> future studies should focus </w:t>
        </w:r>
        <w:r w:rsidR="00470438" w:rsidRPr="00D80329">
          <w:rPr>
            <w:rFonts w:cs="Arial"/>
          </w:rPr>
          <w:t>on this pathways</w:t>
        </w:r>
        <w:r w:rsidR="00470438">
          <w:rPr>
            <w:rFonts w:cs="Arial"/>
          </w:rPr>
          <w:t>.</w:t>
        </w:r>
      </w:ins>
    </w:p>
    <w:p w14:paraId="2D2D51FD" w14:textId="77777777" w:rsidR="00D555C3" w:rsidRPr="00622A7F" w:rsidRDefault="00D555C3" w:rsidP="00622A7F">
      <w:pPr>
        <w:pStyle w:val="berschrift2"/>
        <w:rPr>
          <w:rFonts w:cs="Arial"/>
        </w:rPr>
      </w:pPr>
      <w:bookmarkStart w:id="4120" w:name="_Toc91488905"/>
      <w:r w:rsidRPr="00622A7F">
        <w:rPr>
          <w:rFonts w:cs="Arial"/>
        </w:rPr>
        <w:t>Conclusions</w:t>
      </w:r>
      <w:bookmarkEnd w:id="4120"/>
    </w:p>
    <w:p w14:paraId="3EAF2044" w14:textId="1037F582" w:rsidR="00D555C3" w:rsidRPr="00622A7F" w:rsidRDefault="00D555C3" w:rsidP="00622A7F">
      <w:pPr>
        <w:rPr>
          <w:rFonts w:cs="Arial"/>
        </w:rPr>
      </w:pPr>
      <w:r w:rsidRPr="00622A7F">
        <w:rPr>
          <w:rFonts w:cs="Arial"/>
        </w:rPr>
        <w:t xml:space="preserve">Variants in </w:t>
      </w:r>
      <w:r w:rsidRPr="00622A7F">
        <w:rPr>
          <w:rFonts w:cs="Arial"/>
          <w:i/>
        </w:rPr>
        <w:t>MPO</w:t>
      </w:r>
      <w:r w:rsidRPr="00622A7F">
        <w:rPr>
          <w:rFonts w:cs="Arial"/>
        </w:rPr>
        <w:t xml:space="preserve"> encoding myeloperoxidase were identified in </w:t>
      </w:r>
      <w:ins w:id="4121" w:author="Haskamp, Stefan (extern)" w:date="2022-01-15T13:34:00Z">
        <w:r w:rsidR="005C4152">
          <w:rPr>
            <w:rFonts w:cs="Arial"/>
          </w:rPr>
          <w:t>21%</w:t>
        </w:r>
      </w:ins>
      <w:commentRangeStart w:id="4122"/>
      <w:del w:id="4123" w:author="Haskamp, Stefan (extern)" w:date="2022-01-15T13:34:00Z">
        <w:r w:rsidRPr="00622A7F" w:rsidDel="005C4152">
          <w:rPr>
            <w:rFonts w:cs="Arial"/>
          </w:rPr>
          <w:delText>one quarter</w:delText>
        </w:r>
      </w:del>
      <w:r w:rsidRPr="00622A7F">
        <w:rPr>
          <w:rFonts w:cs="Arial"/>
        </w:rPr>
        <w:t xml:space="preserve"> of patients </w:t>
      </w:r>
      <w:commentRangeEnd w:id="4122"/>
      <w:r w:rsidR="00A023B1">
        <w:rPr>
          <w:rStyle w:val="Kommentarzeichen"/>
        </w:rPr>
        <w:commentReference w:id="4122"/>
      </w:r>
      <w:r w:rsidRPr="00622A7F">
        <w:rPr>
          <w:rFonts w:cs="Arial"/>
        </w:rPr>
        <w:t xml:space="preserve">with GPP. Notably, only </w:t>
      </w:r>
      <w:r w:rsidRPr="00622A7F">
        <w:rPr>
          <w:rFonts w:cs="Arial"/>
          <w:i/>
        </w:rPr>
        <w:t>MPO</w:t>
      </w:r>
      <w:r w:rsidRPr="00622A7F">
        <w:rPr>
          <w:rFonts w:cs="Arial"/>
        </w:rPr>
        <w:t xml:space="preserve"> variants leading to complete enzyme deficiency were significantly associated with GPP. The number of </w:t>
      </w:r>
      <w:r w:rsidRPr="00622A7F">
        <w:rPr>
          <w:rFonts w:cs="Arial"/>
          <w:i/>
        </w:rPr>
        <w:t>MPO</w:t>
      </w:r>
      <w:r w:rsidRPr="00622A7F">
        <w:rPr>
          <w:rFonts w:cs="Arial"/>
        </w:rPr>
        <w:t xml:space="preserve"> variants was significantly associated with GPP and </w:t>
      </w:r>
      <w:ins w:id="4124" w:author="Hüffmeier, Ulrike" w:date="2021-11-30T11:40:00Z">
        <w:r w:rsidR="00A023B1">
          <w:rPr>
            <w:rFonts w:cs="Arial"/>
          </w:rPr>
          <w:t xml:space="preserve">association was </w:t>
        </w:r>
      </w:ins>
      <w:r w:rsidRPr="00622A7F">
        <w:rPr>
          <w:rFonts w:cs="Arial"/>
        </w:rPr>
        <w:t xml:space="preserve">even </w:t>
      </w:r>
      <w:del w:id="4125" w:author="Hüffmeier, Ulrike" w:date="2021-11-30T11:40:00Z">
        <w:r w:rsidRPr="00622A7F" w:rsidDel="00A023B1">
          <w:rPr>
            <w:rFonts w:cs="Arial"/>
          </w:rPr>
          <w:delText xml:space="preserve">further </w:delText>
        </w:r>
      </w:del>
      <w:ins w:id="4126" w:author="Hüffmeier, Ulrike" w:date="2021-11-30T11:40:00Z">
        <w:r w:rsidR="00A023B1">
          <w:rPr>
            <w:rFonts w:cs="Arial"/>
          </w:rPr>
          <w:t xml:space="preserve">more </w:t>
        </w:r>
      </w:ins>
      <w:r w:rsidRPr="00622A7F">
        <w:rPr>
          <w:rFonts w:cs="Arial"/>
        </w:rPr>
        <w:t>significant</w:t>
      </w:r>
      <w:ins w:id="4127" w:author="Hüffmeier, Ulrike" w:date="2021-11-30T11:40:00Z">
        <w:r w:rsidR="00A023B1">
          <w:rPr>
            <w:rFonts w:cs="Arial"/>
          </w:rPr>
          <w:t>,</w:t>
        </w:r>
      </w:ins>
      <w:r w:rsidRPr="00622A7F">
        <w:rPr>
          <w:rFonts w:cs="Arial"/>
        </w:rPr>
        <w:t xml:space="preserve"> when </w:t>
      </w:r>
      <w:ins w:id="4128" w:author="Hüffmeier, Ulrike" w:date="2021-11-30T11:40:00Z">
        <w:r w:rsidR="00A023B1">
          <w:rPr>
            <w:rFonts w:cs="Arial"/>
          </w:rPr>
          <w:t xml:space="preserve">carriers of single </w:t>
        </w:r>
      </w:ins>
      <w:del w:id="4129" w:author="Hüffmeier, Ulrike" w:date="2021-11-30T11:40:00Z">
        <w:r w:rsidRPr="00622A7F" w:rsidDel="00A023B1">
          <w:rPr>
            <w:rFonts w:cs="Arial"/>
          </w:rPr>
          <w:delText xml:space="preserve">heterozygous </w:delText>
        </w:r>
      </w:del>
      <w:ins w:id="4130" w:author="Hüffmeier, Ulrike" w:date="2021-11-30T11:40:00Z">
        <w:r w:rsidR="00A023B1" w:rsidRPr="00622A7F">
          <w:rPr>
            <w:rFonts w:cs="Arial"/>
            <w:i/>
          </w:rPr>
          <w:t>IL36RN</w:t>
        </w:r>
        <w:r w:rsidR="00A023B1" w:rsidRPr="00622A7F">
          <w:rPr>
            <w:rFonts w:cs="Arial"/>
          </w:rPr>
          <w:t xml:space="preserve"> </w:t>
        </w:r>
      </w:ins>
      <w:r w:rsidRPr="00622A7F">
        <w:rPr>
          <w:rFonts w:cs="Arial"/>
        </w:rPr>
        <w:t xml:space="preserve">variants </w:t>
      </w:r>
      <w:del w:id="4131" w:author="Hüffmeier, Ulrike" w:date="2021-11-30T11:40:00Z">
        <w:r w:rsidRPr="00622A7F" w:rsidDel="00A023B1">
          <w:rPr>
            <w:rFonts w:cs="Arial"/>
          </w:rPr>
          <w:delText xml:space="preserve">of </w:delText>
        </w:r>
        <w:r w:rsidRPr="00622A7F" w:rsidDel="00A023B1">
          <w:rPr>
            <w:rFonts w:cs="Arial"/>
            <w:i/>
          </w:rPr>
          <w:delText>IL36RN</w:delText>
        </w:r>
        <w:r w:rsidRPr="00622A7F" w:rsidDel="00A023B1">
          <w:rPr>
            <w:rFonts w:cs="Arial"/>
          </w:rPr>
          <w:delText xml:space="preserve"> </w:delText>
        </w:r>
      </w:del>
      <w:r w:rsidRPr="00622A7F">
        <w:rPr>
          <w:rFonts w:cs="Arial"/>
        </w:rPr>
        <w:t>were considered additionally. These findings suggest that GPP has an oligogenic basis</w:t>
      </w:r>
      <w:ins w:id="4132" w:author="Hüffmeier, Ulrike" w:date="2021-10-13T13:55:00Z">
        <w:r w:rsidRPr="00622A7F">
          <w:rPr>
            <w:rFonts w:cs="Arial"/>
          </w:rPr>
          <w:t>.</w:t>
        </w:r>
      </w:ins>
      <w:r w:rsidRPr="00622A7F">
        <w:rPr>
          <w:rFonts w:cs="Arial"/>
        </w:rPr>
        <w:t xml:space="preserve"> </w:t>
      </w:r>
      <w:del w:id="4133" w:author="Hüffmeier, Ulrike" w:date="2021-10-13T13:55:00Z">
        <w:r w:rsidRPr="00622A7F" w:rsidDel="00E73904">
          <w:rPr>
            <w:rFonts w:cs="Arial"/>
          </w:rPr>
          <w:delText>and f</w:delText>
        </w:r>
      </w:del>
      <w:ins w:id="4134" w:author="Hüffmeier, Ulrike" w:date="2021-10-13T13:55:00Z">
        <w:r w:rsidRPr="00622A7F">
          <w:rPr>
            <w:rFonts w:cs="Arial"/>
          </w:rPr>
          <w:t>F</w:t>
        </w:r>
      </w:ins>
      <w:r w:rsidRPr="00622A7F">
        <w:rPr>
          <w:rFonts w:cs="Arial"/>
        </w:rPr>
        <w:t xml:space="preserve">urther disease-associated genes are yet undefined, </w:t>
      </w:r>
      <w:del w:id="4135" w:author="Hüffmeier, Ulrike" w:date="2021-11-30T11:44:00Z">
        <w:r w:rsidRPr="00622A7F" w:rsidDel="00A023B1">
          <w:rPr>
            <w:rFonts w:cs="Arial"/>
          </w:rPr>
          <w:delText xml:space="preserve">as </w:delText>
        </w:r>
      </w:del>
      <w:ins w:id="4136" w:author="Hüffmeier, Ulrike" w:date="2021-11-30T11:44:00Z">
        <w:r w:rsidR="00A023B1" w:rsidRPr="00622A7F">
          <w:rPr>
            <w:rFonts w:cs="Arial"/>
          </w:rPr>
          <w:t>a</w:t>
        </w:r>
        <w:r w:rsidR="00A023B1">
          <w:rPr>
            <w:rFonts w:cs="Arial"/>
          </w:rPr>
          <w:t>nd</w:t>
        </w:r>
        <w:r w:rsidR="00A023B1" w:rsidRPr="00622A7F">
          <w:rPr>
            <w:rFonts w:cs="Arial"/>
          </w:rPr>
          <w:t xml:space="preserve"> </w:t>
        </w:r>
      </w:ins>
      <w:r w:rsidRPr="00622A7F">
        <w:rPr>
          <w:rFonts w:cs="Arial"/>
        </w:rPr>
        <w:t xml:space="preserve">the majority of cases is still unsolved. </w:t>
      </w:r>
      <w:ins w:id="4137" w:author="Hüffmeier, Ulrike" w:date="2021-10-13T13:56:00Z">
        <w:r w:rsidRPr="00622A7F">
          <w:rPr>
            <w:rFonts w:cs="Arial"/>
            <w:i/>
            <w:rPrChange w:id="4138" w:author="Stefan" w:date="2021-10-21T13:33:00Z">
              <w:rPr/>
            </w:rPrChange>
          </w:rPr>
          <w:t>Ex</w:t>
        </w:r>
      </w:ins>
      <w:ins w:id="4139" w:author="Haskamp, Stefan (extern)" w:date="2022-01-02T14:21:00Z">
        <w:r w:rsidR="00EB1D34">
          <w:rPr>
            <w:rFonts w:cs="Arial"/>
            <w:i/>
          </w:rPr>
          <w:t xml:space="preserve"> </w:t>
        </w:r>
      </w:ins>
      <w:ins w:id="4140" w:author="Stefan" w:date="2021-10-21T13:33:00Z">
        <w:del w:id="4141" w:author="Haskamp, Stefan (extern)" w:date="2022-01-02T14:21:00Z">
          <w:r w:rsidRPr="00622A7F" w:rsidDel="00EB1D34">
            <w:rPr>
              <w:rFonts w:cs="Arial"/>
              <w:i/>
              <w:rPrChange w:id="4142" w:author="Stefan" w:date="2021-10-21T13:33:00Z">
                <w:rPr/>
              </w:rPrChange>
            </w:rPr>
            <w:delText>-</w:delText>
          </w:r>
        </w:del>
      </w:ins>
      <w:ins w:id="4143" w:author="Hüffmeier, Ulrike" w:date="2021-10-13T13:56:00Z">
        <w:del w:id="4144" w:author="Stefan" w:date="2021-10-21T13:33:00Z">
          <w:r w:rsidRPr="00622A7F" w:rsidDel="004F691D">
            <w:rPr>
              <w:rFonts w:cs="Arial"/>
              <w:i/>
              <w:rPrChange w:id="4145" w:author="Stefan" w:date="2021-10-21T13:33:00Z">
                <w:rPr/>
              </w:rPrChange>
            </w:rPr>
            <w:delText xml:space="preserve"> </w:delText>
          </w:r>
        </w:del>
        <w:r w:rsidRPr="00622A7F">
          <w:rPr>
            <w:rFonts w:cs="Arial"/>
            <w:i/>
            <w:rPrChange w:id="4146" w:author="Stefan" w:date="2021-10-21T13:33:00Z">
              <w:rPr/>
            </w:rPrChange>
          </w:rPr>
          <w:t>vivo</w:t>
        </w:r>
        <w:r w:rsidRPr="00622A7F">
          <w:rPr>
            <w:rFonts w:cs="Arial"/>
          </w:rPr>
          <w:t xml:space="preserve"> studies suggest that </w:t>
        </w:r>
      </w:ins>
      <w:r w:rsidRPr="00622A7F">
        <w:rPr>
          <w:rFonts w:cs="Arial"/>
        </w:rPr>
        <w:t xml:space="preserve">MPO-deficiency contributes to GPP via increased protease activities, impaired NET formation and reduced phagocytosis of neutrophils by monocytes. </w:t>
      </w:r>
      <w:commentRangeStart w:id="4147"/>
      <w:r w:rsidRPr="00622A7F">
        <w:rPr>
          <w:rFonts w:cs="Arial"/>
        </w:rPr>
        <w:t>These underlying mechanisms should be validated in functional murine studies</w:t>
      </w:r>
      <w:commentRangeEnd w:id="4147"/>
      <w:r w:rsidR="00A023B1">
        <w:rPr>
          <w:rStyle w:val="Kommentarzeichen"/>
        </w:rPr>
        <w:commentReference w:id="4147"/>
      </w:r>
      <w:ins w:id="4148" w:author="Haskamp, Stefan (extern)" w:date="2022-01-15T13:35:00Z">
        <w:r w:rsidR="005C4152">
          <w:rPr>
            <w:rFonts w:cs="Arial"/>
          </w:rPr>
          <w:t xml:space="preserve"> </w:t>
        </w:r>
        <w:r w:rsidR="005C4152" w:rsidRPr="005C4152">
          <w:rPr>
            <w:rFonts w:cs="Arial"/>
            <w:i/>
            <w:rPrChange w:id="4149" w:author="Haskamp, Stefan (extern)" w:date="2022-01-15T13:36:00Z">
              <w:rPr>
                <w:rFonts w:cs="Arial"/>
              </w:rPr>
            </w:rPrChange>
          </w:rPr>
          <w:t>in</w:t>
        </w:r>
      </w:ins>
      <w:ins w:id="4150" w:author="Haskamp, Stefan (extern)" w:date="2022-01-15T13:36:00Z">
        <w:r w:rsidR="005C4152" w:rsidRPr="005C4152">
          <w:rPr>
            <w:rFonts w:cs="Arial"/>
            <w:i/>
            <w:rPrChange w:id="4151" w:author="Haskamp, Stefan (extern)" w:date="2022-01-15T13:36:00Z">
              <w:rPr>
                <w:rFonts w:cs="Arial"/>
              </w:rPr>
            </w:rPrChange>
          </w:rPr>
          <w:t xml:space="preserve"> </w:t>
        </w:r>
      </w:ins>
      <w:ins w:id="4152" w:author="Haskamp, Stefan (extern)" w:date="2022-01-15T13:35:00Z">
        <w:r w:rsidR="005C4152" w:rsidRPr="005C4152">
          <w:rPr>
            <w:rFonts w:cs="Arial"/>
            <w:i/>
            <w:rPrChange w:id="4153" w:author="Haskamp, Stefan (extern)" w:date="2022-01-15T13:36:00Z">
              <w:rPr>
                <w:rFonts w:cs="Arial"/>
              </w:rPr>
            </w:rPrChange>
          </w:rPr>
          <w:t>vivo</w:t>
        </w:r>
      </w:ins>
      <w:ins w:id="4154" w:author="Hüffmeier, Ulrike" w:date="2021-10-13T13:56:00Z">
        <w:r w:rsidRPr="00622A7F">
          <w:rPr>
            <w:rFonts w:cs="Arial"/>
          </w:rPr>
          <w:t xml:space="preserve">. </w:t>
        </w:r>
      </w:ins>
      <w:del w:id="4155" w:author="Hüffmeier, Ulrike" w:date="2021-10-13T13:56:00Z">
        <w:r w:rsidRPr="00622A7F" w:rsidDel="00E73904">
          <w:rPr>
            <w:rFonts w:cs="Arial"/>
          </w:rPr>
          <w:delText xml:space="preserve"> and </w:delText>
        </w:r>
      </w:del>
      <w:ins w:id="4156" w:author="Hüffmeier, Ulrike" w:date="2021-10-13T13:56:00Z">
        <w:r w:rsidRPr="00622A7F">
          <w:rPr>
            <w:rFonts w:cs="Arial"/>
          </w:rPr>
          <w:t xml:space="preserve">If confirmed, they </w:t>
        </w:r>
      </w:ins>
      <w:r w:rsidRPr="00622A7F">
        <w:rPr>
          <w:rFonts w:cs="Arial"/>
        </w:rPr>
        <w:t xml:space="preserve">provide potential treatment targets. </w:t>
      </w:r>
    </w:p>
    <w:p w14:paraId="5F75A3DF" w14:textId="290C3CA4" w:rsidR="00D555C3" w:rsidRPr="00622A7F" w:rsidRDefault="00D555C3" w:rsidP="00622A7F">
      <w:pPr>
        <w:rPr>
          <w:rFonts w:cs="Arial"/>
        </w:rPr>
      </w:pPr>
      <w:r w:rsidRPr="00622A7F">
        <w:rPr>
          <w:rFonts w:cs="Arial"/>
        </w:rPr>
        <w:lastRenderedPageBreak/>
        <w:t xml:space="preserve">Lack of evidence for association of </w:t>
      </w:r>
      <w:r w:rsidRPr="00622A7F">
        <w:rPr>
          <w:rFonts w:cs="Arial"/>
          <w:i/>
        </w:rPr>
        <w:t>MPO</w:t>
      </w:r>
      <w:r w:rsidRPr="00622A7F">
        <w:rPr>
          <w:rFonts w:cs="Arial"/>
        </w:rPr>
        <w:t xml:space="preserve"> variants with more common psoriatic diseases (PsV, PsA) and SAPHO syndrome shows that the genetic basis of GPP differ</w:t>
      </w:r>
      <w:del w:id="4157" w:author="Hüffmeier, Ulrike" w:date="2021-10-13T13:57:00Z">
        <w:r w:rsidRPr="00622A7F" w:rsidDel="00E73904">
          <w:rPr>
            <w:rFonts w:cs="Arial"/>
          </w:rPr>
          <w:delText>entiate</w:delText>
        </w:r>
      </w:del>
      <w:r w:rsidRPr="00622A7F">
        <w:rPr>
          <w:rFonts w:cs="Arial"/>
        </w:rPr>
        <w:t>s from these disease</w:t>
      </w:r>
      <w:ins w:id="4158" w:author="Hüffmeier, Ulrike" w:date="2021-10-13T13:57:00Z">
        <w:r w:rsidRPr="00622A7F">
          <w:rPr>
            <w:rFonts w:cs="Arial"/>
          </w:rPr>
          <w:t xml:space="preserve"> subtype</w:t>
        </w:r>
      </w:ins>
      <w:r w:rsidRPr="00622A7F">
        <w:rPr>
          <w:rFonts w:cs="Arial"/>
        </w:rPr>
        <w:t xml:space="preserve">s. The nominally significant association of </w:t>
      </w:r>
      <w:r w:rsidRPr="00622A7F">
        <w:rPr>
          <w:rFonts w:cs="Arial"/>
          <w:i/>
        </w:rPr>
        <w:t>MPO</w:t>
      </w:r>
      <w:r w:rsidRPr="00622A7F">
        <w:rPr>
          <w:rFonts w:cs="Arial"/>
        </w:rPr>
        <w:t xml:space="preserve"> variants and palmoplantar pustular psoriasis needs </w:t>
      </w:r>
      <w:del w:id="4159" w:author="ulrike.hueffmeier@gmail.com" w:date="2021-12-02T06:23:00Z">
        <w:r w:rsidRPr="00622A7F" w:rsidDel="00082319">
          <w:rPr>
            <w:rFonts w:cs="Arial"/>
          </w:rPr>
          <w:delText xml:space="preserve">an </w:delText>
        </w:r>
      </w:del>
      <w:r w:rsidRPr="00622A7F">
        <w:rPr>
          <w:rFonts w:cs="Arial"/>
        </w:rPr>
        <w:t xml:space="preserve">independent </w:t>
      </w:r>
      <w:commentRangeStart w:id="4160"/>
      <w:r w:rsidRPr="00622A7F">
        <w:rPr>
          <w:rFonts w:cs="Arial"/>
        </w:rPr>
        <w:t>replication</w:t>
      </w:r>
      <w:commentRangeEnd w:id="4160"/>
      <w:r w:rsidR="00A023B1">
        <w:rPr>
          <w:rStyle w:val="Kommentarzeichen"/>
        </w:rPr>
        <w:commentReference w:id="4160"/>
      </w:r>
      <w:r w:rsidRPr="00622A7F">
        <w:rPr>
          <w:rFonts w:cs="Arial"/>
        </w:rPr>
        <w:t xml:space="preserve">. </w:t>
      </w:r>
      <w:ins w:id="4161" w:author="Haskamp, Stefan (extern)" w:date="2022-01-15T13:43:00Z">
        <w:r w:rsidR="005C4152">
          <w:rPr>
            <w:rFonts w:cs="Arial"/>
          </w:rPr>
          <w:t xml:space="preserve">If </w:t>
        </w:r>
      </w:ins>
      <w:ins w:id="4162" w:author="Haskamp, Stefan (extern)" w:date="2022-01-15T13:44:00Z">
        <w:r w:rsidR="0019106C">
          <w:rPr>
            <w:rFonts w:cs="Arial"/>
          </w:rPr>
          <w:t xml:space="preserve">so, pathogenic pathways associated with </w:t>
        </w:r>
      </w:ins>
      <w:ins w:id="4163" w:author="Haskamp, Stefan (extern)" w:date="2022-01-15T13:47:00Z">
        <w:r w:rsidR="0019106C">
          <w:rPr>
            <w:rFonts w:cs="Arial"/>
          </w:rPr>
          <w:t>MPO-deficiency</w:t>
        </w:r>
      </w:ins>
      <w:ins w:id="4164" w:author="Haskamp, Stefan (extern)" w:date="2022-01-15T13:44:00Z">
        <w:r w:rsidR="0019106C">
          <w:rPr>
            <w:rFonts w:cs="Arial"/>
          </w:rPr>
          <w:t xml:space="preserve"> should </w:t>
        </w:r>
      </w:ins>
      <w:ins w:id="4165" w:author="Haskamp, Stefan (extern)" w:date="2022-01-15T13:46:00Z">
        <w:r w:rsidR="0019106C">
          <w:rPr>
            <w:rFonts w:cs="Arial"/>
          </w:rPr>
          <w:t>be</w:t>
        </w:r>
      </w:ins>
      <w:ins w:id="4166" w:author="Haskamp, Stefan (extern)" w:date="2022-01-15T13:44:00Z">
        <w:r w:rsidR="0019106C">
          <w:rPr>
            <w:rFonts w:cs="Arial"/>
          </w:rPr>
          <w:t xml:space="preserve"> </w:t>
        </w:r>
      </w:ins>
      <w:ins w:id="4167" w:author="Haskamp, Stefan (extern)" w:date="2022-01-15T13:45:00Z">
        <w:r w:rsidR="0019106C">
          <w:rPr>
            <w:rFonts w:cs="Arial"/>
          </w:rPr>
          <w:t xml:space="preserve">investigated </w:t>
        </w:r>
      </w:ins>
      <w:ins w:id="4168" w:author="Haskamp, Stefan (extern)" w:date="2022-01-15T13:44:00Z">
        <w:r w:rsidR="0019106C">
          <w:rPr>
            <w:rFonts w:cs="Arial"/>
          </w:rPr>
          <w:t>in</w:t>
        </w:r>
      </w:ins>
      <w:ins w:id="4169" w:author="Haskamp, Stefan (extern)" w:date="2022-01-15T13:45:00Z">
        <w:r w:rsidR="0019106C">
          <w:rPr>
            <w:rFonts w:cs="Arial"/>
          </w:rPr>
          <w:t xml:space="preserve"> these</w:t>
        </w:r>
      </w:ins>
      <w:ins w:id="4170" w:author="Haskamp, Stefan (extern)" w:date="2022-01-15T13:44:00Z">
        <w:r w:rsidR="0019106C">
          <w:rPr>
            <w:rFonts w:cs="Arial"/>
          </w:rPr>
          <w:t xml:space="preserve"> patients</w:t>
        </w:r>
      </w:ins>
      <w:ins w:id="4171" w:author="Haskamp, Stefan (extern)" w:date="2022-01-15T13:45:00Z">
        <w:r w:rsidR="0019106C">
          <w:rPr>
            <w:rFonts w:cs="Arial"/>
          </w:rPr>
          <w:t>.</w:t>
        </w:r>
      </w:ins>
      <w:r w:rsidR="00412F3D">
        <w:rPr>
          <w:rFonts w:cs="Arial"/>
        </w:rPr>
        <w:t xml:space="preserve"> If not, </w:t>
      </w:r>
      <w:ins w:id="4172" w:author="Haskamp, Stefan" w:date="2022-01-31T12:18:00Z">
        <w:r w:rsidR="00412F3D">
          <w:rPr>
            <w:rFonts w:cs="Arial"/>
          </w:rPr>
          <w:t xml:space="preserve">functional relevant </w:t>
        </w:r>
      </w:ins>
      <w:del w:id="4173" w:author="Haskamp, Stefan" w:date="2022-01-31T12:17:00Z">
        <w:r w:rsidR="00412F3D" w:rsidDel="00412F3D">
          <w:rPr>
            <w:rFonts w:cs="Arial"/>
          </w:rPr>
          <w:delText xml:space="preserve">the association of </w:delText>
        </w:r>
      </w:del>
      <w:del w:id="4174" w:author="Haskamp, Stefan" w:date="2022-01-31T12:18:00Z">
        <w:r w:rsidR="00412F3D" w:rsidDel="00412F3D">
          <w:rPr>
            <w:rFonts w:cs="Arial"/>
          </w:rPr>
          <w:delText xml:space="preserve">MPO </w:delText>
        </w:r>
      </w:del>
      <w:r w:rsidR="00412F3D">
        <w:rPr>
          <w:rFonts w:cs="Arial"/>
        </w:rPr>
        <w:t>variant</w:t>
      </w:r>
      <w:ins w:id="4175" w:author="Haskamp, Stefan" w:date="2022-01-31T12:17:00Z">
        <w:r w:rsidR="00412F3D">
          <w:rPr>
            <w:rFonts w:cs="Arial"/>
          </w:rPr>
          <w:t>s</w:t>
        </w:r>
      </w:ins>
      <w:ins w:id="4176" w:author="Haskamp, Stefan" w:date="2022-01-31T12:18:00Z">
        <w:r w:rsidR="00412F3D">
          <w:rPr>
            <w:rFonts w:cs="Arial"/>
          </w:rPr>
          <w:t xml:space="preserve"> of </w:t>
        </w:r>
        <w:r w:rsidR="00412F3D" w:rsidRPr="00412F3D">
          <w:rPr>
            <w:rFonts w:cs="Arial"/>
            <w:i/>
            <w:rPrChange w:id="4177" w:author="Haskamp, Stefan" w:date="2022-01-31T12:18:00Z">
              <w:rPr>
                <w:rFonts w:cs="Arial"/>
              </w:rPr>
            </w:rPrChange>
          </w:rPr>
          <w:t>MPO</w:t>
        </w:r>
        <w:r w:rsidR="00412F3D">
          <w:rPr>
            <w:rFonts w:cs="Arial"/>
          </w:rPr>
          <w:t xml:space="preserve"> may be considered </w:t>
        </w:r>
      </w:ins>
      <w:ins w:id="4178" w:author="Haskamp, Stefan" w:date="2022-01-31T12:19:00Z">
        <w:r w:rsidR="00412F3D">
          <w:rPr>
            <w:rFonts w:cs="Arial"/>
          </w:rPr>
          <w:t xml:space="preserve">as </w:t>
        </w:r>
      </w:ins>
      <w:ins w:id="4179" w:author="Haskamp, Stefan" w:date="2022-01-31T12:20:00Z">
        <w:r w:rsidR="00412F3D">
          <w:rPr>
            <w:rFonts w:cs="Arial"/>
          </w:rPr>
          <w:t xml:space="preserve">susceptibility factors with </w:t>
        </w:r>
      </w:ins>
      <w:ins w:id="4180" w:author="Haskamp, Stefan" w:date="2022-01-31T12:19:00Z">
        <w:r w:rsidR="00412F3D">
          <w:rPr>
            <w:rFonts w:cs="Arial"/>
          </w:rPr>
          <w:t xml:space="preserve">very low </w:t>
        </w:r>
      </w:ins>
      <w:ins w:id="4181" w:author="Haskamp, Stefan" w:date="2022-01-31T12:22:00Z">
        <w:r w:rsidR="00412F3D">
          <w:rPr>
            <w:rFonts w:cs="Arial"/>
          </w:rPr>
          <w:t xml:space="preserve">or no significance. </w:t>
        </w:r>
      </w:ins>
    </w:p>
    <w:p w14:paraId="3F1C93AE" w14:textId="6EDC379B" w:rsidR="00D555C3" w:rsidRPr="00622A7F" w:rsidRDefault="00D555C3" w:rsidP="00622A7F">
      <w:pPr>
        <w:rPr>
          <w:rFonts w:cs="Arial"/>
        </w:rPr>
      </w:pPr>
      <w:r w:rsidRPr="00622A7F">
        <w:rPr>
          <w:rFonts w:cs="Arial"/>
        </w:rPr>
        <w:t>Annotation of single-cell RNA sequencing data by multimodal referencing mapping resulted in a precise distinction of CD4</w:t>
      </w:r>
      <w:r w:rsidRPr="00622A7F">
        <w:rPr>
          <w:rFonts w:cs="Arial"/>
          <w:vertAlign w:val="superscript"/>
        </w:rPr>
        <w:t>+</w:t>
      </w:r>
      <w:r w:rsidRPr="00622A7F">
        <w:rPr>
          <w:rFonts w:cs="Arial"/>
        </w:rPr>
        <w:t xml:space="preserve"> and CD8</w:t>
      </w:r>
      <w:r w:rsidRPr="00622A7F">
        <w:rPr>
          <w:rFonts w:cs="Arial"/>
          <w:vertAlign w:val="superscript"/>
        </w:rPr>
        <w:t>+</w:t>
      </w:r>
      <w:r w:rsidRPr="00622A7F">
        <w:rPr>
          <w:rFonts w:cs="Arial"/>
        </w:rPr>
        <w:t xml:space="preserve"> T cell subsets, which was validated </w:t>
      </w:r>
      <w:del w:id="4182" w:author="Hüffmeier, Ulrike" w:date="2021-10-13T15:23:00Z">
        <w:r w:rsidRPr="00622A7F" w:rsidDel="005672F5">
          <w:rPr>
            <w:rFonts w:cs="Arial"/>
          </w:rPr>
          <w:delText xml:space="preserve">on </w:delText>
        </w:r>
      </w:del>
      <w:ins w:id="4183" w:author="Hüffmeier, Ulrike" w:date="2021-10-13T15:23:00Z">
        <w:r w:rsidRPr="00622A7F">
          <w:rPr>
            <w:rFonts w:cs="Arial"/>
          </w:rPr>
          <w:t xml:space="preserve">at </w:t>
        </w:r>
      </w:ins>
      <w:r w:rsidRPr="00622A7F">
        <w:rPr>
          <w:rFonts w:cs="Arial"/>
        </w:rPr>
        <w:t>protein level by flow cytometry. The transcriptome analysis of patients’ PBMCs revealed an expansion of CD4</w:t>
      </w:r>
      <w:r w:rsidRPr="00622A7F">
        <w:rPr>
          <w:rFonts w:cs="Arial"/>
          <w:vertAlign w:val="superscript"/>
        </w:rPr>
        <w:t>+</w:t>
      </w:r>
      <w:r w:rsidRPr="00622A7F">
        <w:rPr>
          <w:rFonts w:cs="Arial"/>
        </w:rPr>
        <w:t xml:space="preserve"> CTLs dependent on disease-</w:t>
      </w:r>
      <w:del w:id="4184" w:author="Hüffmeier, Ulrike" w:date="2021-10-13T15:24:00Z">
        <w:r w:rsidRPr="00622A7F" w:rsidDel="005672F5">
          <w:rPr>
            <w:rFonts w:cs="Arial"/>
          </w:rPr>
          <w:delText xml:space="preserve">associating </w:delText>
        </w:r>
      </w:del>
      <w:ins w:id="4185" w:author="Hüffmeier, Ulrike" w:date="2021-11-30T11:46:00Z">
        <w:r w:rsidR="00EF78C3">
          <w:rPr>
            <w:rFonts w:cs="Arial"/>
          </w:rPr>
          <w:t>contributing</w:t>
        </w:r>
      </w:ins>
      <w:ins w:id="4186" w:author="Hüffmeier, Ulrike" w:date="2021-10-13T15:24:00Z">
        <w:r w:rsidRPr="00622A7F">
          <w:rPr>
            <w:rFonts w:cs="Arial"/>
          </w:rPr>
          <w:t xml:space="preserve"> </w:t>
        </w:r>
      </w:ins>
      <w:r w:rsidRPr="00622A7F">
        <w:rPr>
          <w:rFonts w:cs="Arial"/>
        </w:rPr>
        <w:t xml:space="preserve">variants. </w:t>
      </w:r>
      <w:ins w:id="4187" w:author="Stefan" w:date="2021-10-21T13:34:00Z">
        <w:r w:rsidRPr="00622A7F">
          <w:rPr>
            <w:rFonts w:cs="Arial"/>
          </w:rPr>
          <w:t xml:space="preserve">If </w:t>
        </w:r>
      </w:ins>
      <w:ins w:id="4188" w:author="Haskamp, Stefan (extern)" w:date="2021-10-26T15:27:00Z">
        <w:r w:rsidRPr="00622A7F">
          <w:rPr>
            <w:rFonts w:cs="Arial"/>
          </w:rPr>
          <w:t xml:space="preserve">this </w:t>
        </w:r>
      </w:ins>
      <w:ins w:id="4189" w:author="Haskamp, Stefan (extern)" w:date="2021-10-26T15:29:00Z">
        <w:r w:rsidRPr="00622A7F">
          <w:rPr>
            <w:rFonts w:cs="Arial"/>
          </w:rPr>
          <w:t>result</w:t>
        </w:r>
      </w:ins>
      <w:ins w:id="4190" w:author="Haskamp, Stefan (extern)" w:date="2021-10-26T15:27:00Z">
        <w:r w:rsidRPr="00622A7F">
          <w:rPr>
            <w:rFonts w:cs="Arial"/>
          </w:rPr>
          <w:t xml:space="preserve"> </w:t>
        </w:r>
      </w:ins>
      <w:ins w:id="4191" w:author="Haskamp, Stefan (extern)" w:date="2021-10-26T15:29:00Z">
        <w:del w:id="4192" w:author="Hüffmeier, Ulrike" w:date="2021-11-25T18:47:00Z">
          <w:r w:rsidRPr="00622A7F" w:rsidDel="00464C35">
            <w:rPr>
              <w:rFonts w:cs="Arial"/>
            </w:rPr>
            <w:delText>is</w:delText>
          </w:r>
        </w:del>
      </w:ins>
      <w:ins w:id="4193" w:author="Hüffmeier, Ulrike" w:date="2021-11-25T18:47:00Z">
        <w:r w:rsidR="00464C35">
          <w:rPr>
            <w:rFonts w:cs="Arial"/>
          </w:rPr>
          <w:t>can be</w:t>
        </w:r>
      </w:ins>
      <w:ins w:id="4194" w:author="Haskamp, Stefan (extern)" w:date="2021-10-26T15:27:00Z">
        <w:r w:rsidRPr="00622A7F">
          <w:rPr>
            <w:rFonts w:cs="Arial"/>
          </w:rPr>
          <w:t xml:space="preserve"> </w:t>
        </w:r>
      </w:ins>
      <w:ins w:id="4195" w:author="Stefan" w:date="2021-10-21T13:34:00Z">
        <w:r w:rsidRPr="00622A7F">
          <w:rPr>
            <w:rFonts w:cs="Arial"/>
          </w:rPr>
          <w:t xml:space="preserve">validated </w:t>
        </w:r>
        <w:del w:id="4196" w:author="Hüffmeier, Ulrike" w:date="2021-11-25T18:47:00Z">
          <w:r w:rsidRPr="00622A7F" w:rsidDel="00464C35">
            <w:rPr>
              <w:rFonts w:cs="Arial"/>
            </w:rPr>
            <w:delText xml:space="preserve">by </w:delText>
          </w:r>
        </w:del>
      </w:ins>
      <w:ins w:id="4197" w:author="Hüffmeier, Ulrike" w:date="2021-11-25T18:47:00Z">
        <w:r w:rsidR="00464C35">
          <w:rPr>
            <w:rFonts w:cs="Arial"/>
          </w:rPr>
          <w:t xml:space="preserve">in </w:t>
        </w:r>
      </w:ins>
      <w:ins w:id="4198" w:author="Stefan" w:date="2021-10-21T13:34:00Z">
        <w:r w:rsidRPr="00622A7F">
          <w:rPr>
            <w:rFonts w:cs="Arial"/>
          </w:rPr>
          <w:t>further studies, i</w:t>
        </w:r>
      </w:ins>
      <w:commentRangeStart w:id="4199"/>
      <w:del w:id="4200" w:author="Stefan" w:date="2021-10-21T13:34:00Z">
        <w:r w:rsidRPr="00622A7F" w:rsidDel="004F691D">
          <w:rPr>
            <w:rFonts w:cs="Arial"/>
          </w:rPr>
          <w:delText>I</w:delText>
        </w:r>
      </w:del>
      <w:r w:rsidRPr="00622A7F">
        <w:rPr>
          <w:rFonts w:cs="Arial"/>
        </w:rPr>
        <w:t>nactivation of this pro-inflammatory cell type could be</w:t>
      </w:r>
      <w:ins w:id="4201" w:author="Haskamp, Stefan (extern)" w:date="2021-10-26T15:30:00Z">
        <w:r w:rsidRPr="00622A7F">
          <w:rPr>
            <w:rFonts w:cs="Arial"/>
          </w:rPr>
          <w:t xml:space="preserve"> a promising therapeutic approach</w:t>
        </w:r>
      </w:ins>
      <w:del w:id="4202" w:author="Haskamp, Stefan (extern)" w:date="2021-10-26T15:30:00Z">
        <w:r w:rsidRPr="00622A7F" w:rsidDel="004D534D">
          <w:rPr>
            <w:rFonts w:cs="Arial"/>
          </w:rPr>
          <w:delText xml:space="preserve"> successfully achieved by monoclonal antibodies against TNFα, NKG2D or fractalkine</w:delText>
        </w:r>
      </w:del>
      <w:r w:rsidRPr="00622A7F">
        <w:rPr>
          <w:rFonts w:cs="Arial"/>
        </w:rPr>
        <w:t xml:space="preserve">. </w:t>
      </w:r>
      <w:commentRangeEnd w:id="4199"/>
      <w:r w:rsidRPr="00622A7F">
        <w:rPr>
          <w:rStyle w:val="Kommentarzeichen"/>
          <w:rFonts w:cs="Arial"/>
        </w:rPr>
        <w:commentReference w:id="4199"/>
      </w:r>
      <w:r w:rsidRPr="00622A7F">
        <w:rPr>
          <w:rFonts w:cs="Arial"/>
        </w:rPr>
        <w:t xml:space="preserve">Transcriptome analysis of neutrophils provided evidence for an involvement of the complement system </w:t>
      </w:r>
      <w:ins w:id="4203" w:author="ulrike.hueffmeier@gmail.com" w:date="2021-12-01T08:14:00Z">
        <w:r w:rsidR="00B03F46">
          <w:rPr>
            <w:rFonts w:cs="Arial"/>
          </w:rPr>
          <w:t>in patients</w:t>
        </w:r>
      </w:ins>
      <w:ins w:id="4204" w:author="ulrike.hueffmeier@gmail.com" w:date="2021-12-01T08:15:00Z">
        <w:r w:rsidR="00B03F46">
          <w:rPr>
            <w:rFonts w:cs="Arial"/>
          </w:rPr>
          <w:t xml:space="preserve"> with rather stable disease state </w:t>
        </w:r>
      </w:ins>
      <w:r w:rsidRPr="00622A7F">
        <w:rPr>
          <w:rFonts w:cs="Arial"/>
        </w:rPr>
        <w:t xml:space="preserve">and the type I interferon pathway during an acute episode. </w:t>
      </w:r>
      <w:commentRangeStart w:id="4205"/>
      <w:del w:id="4206" w:author="Haskamp, Stefan (extern)" w:date="2022-01-15T13:42:00Z">
        <w:r w:rsidRPr="00622A7F" w:rsidDel="005C4152">
          <w:rPr>
            <w:rFonts w:cs="Arial"/>
          </w:rPr>
          <w:delText xml:space="preserve">Whether </w:delText>
        </w:r>
      </w:del>
      <w:ins w:id="4207" w:author="Haskamp, Stefan (extern)" w:date="2022-01-15T13:42:00Z">
        <w:r w:rsidR="005C4152">
          <w:rPr>
            <w:rFonts w:cs="Arial"/>
          </w:rPr>
          <w:t>To what extent</w:t>
        </w:r>
        <w:r w:rsidR="005C4152" w:rsidRPr="00622A7F">
          <w:rPr>
            <w:rFonts w:cs="Arial"/>
          </w:rPr>
          <w:t xml:space="preserve"> </w:t>
        </w:r>
      </w:ins>
      <w:r w:rsidRPr="00622A7F">
        <w:rPr>
          <w:rFonts w:cs="Arial"/>
        </w:rPr>
        <w:t xml:space="preserve">the complement system and the type I interferon pathway promote inflammation systemically or locally, is yet undetermined. </w:t>
      </w:r>
      <w:commentRangeEnd w:id="4205"/>
      <w:r w:rsidR="00B03F46">
        <w:rPr>
          <w:rStyle w:val="Kommentarzeichen"/>
        </w:rPr>
        <w:commentReference w:id="4205"/>
      </w:r>
      <w:r w:rsidRPr="00622A7F">
        <w:rPr>
          <w:rFonts w:cs="Arial"/>
        </w:rPr>
        <w:t xml:space="preserve">Overall, variants in </w:t>
      </w:r>
      <w:r w:rsidRPr="00622A7F">
        <w:rPr>
          <w:rFonts w:cs="Arial"/>
          <w:i/>
        </w:rPr>
        <w:t>MPO</w:t>
      </w:r>
      <w:r w:rsidRPr="00622A7F">
        <w:rPr>
          <w:rFonts w:cs="Arial"/>
        </w:rPr>
        <w:t xml:space="preserve"> and </w:t>
      </w:r>
      <w:r w:rsidRPr="00622A7F">
        <w:rPr>
          <w:rFonts w:cs="Arial"/>
          <w:i/>
        </w:rPr>
        <w:t>IL36RN</w:t>
      </w:r>
      <w:r w:rsidRPr="00622A7F">
        <w:rPr>
          <w:rFonts w:cs="Arial"/>
        </w:rPr>
        <w:t xml:space="preserve"> contribute to GPP by pathways of innate and adaptive immunity. </w:t>
      </w:r>
    </w:p>
    <w:p w14:paraId="212D8F78" w14:textId="6347F08D" w:rsidR="00D555C3" w:rsidRPr="00622A7F" w:rsidRDefault="00D555C3">
      <w:pPr>
        <w:spacing w:line="259" w:lineRule="auto"/>
        <w:jc w:val="left"/>
        <w:rPr>
          <w:rFonts w:cs="Arial"/>
        </w:rPr>
      </w:pPr>
      <w:r w:rsidRPr="00622A7F">
        <w:rPr>
          <w:rFonts w:cs="Arial"/>
        </w:rPr>
        <w:br w:type="page"/>
      </w:r>
    </w:p>
    <w:p w14:paraId="4A45932D" w14:textId="23F24AD5" w:rsidR="00240E42" w:rsidRPr="00622A7F" w:rsidRDefault="00240E42" w:rsidP="001022FA">
      <w:pPr>
        <w:pStyle w:val="berschrift1"/>
        <w:rPr>
          <w:ins w:id="4208" w:author="Stefan" w:date="2021-10-07T10:18:00Z"/>
          <w:rFonts w:cs="Arial"/>
        </w:rPr>
      </w:pPr>
      <w:bookmarkStart w:id="4209" w:name="_Toc91488906"/>
      <w:commentRangeStart w:id="4210"/>
      <w:r w:rsidRPr="00622A7F">
        <w:rPr>
          <w:rFonts w:cs="Arial"/>
        </w:rPr>
        <w:lastRenderedPageBreak/>
        <w:t>Material</w:t>
      </w:r>
      <w:r w:rsidR="004C1183" w:rsidRPr="00622A7F">
        <w:rPr>
          <w:rFonts w:cs="Arial"/>
        </w:rPr>
        <w:t>s</w:t>
      </w:r>
      <w:r w:rsidRPr="00622A7F">
        <w:rPr>
          <w:rFonts w:cs="Arial"/>
        </w:rPr>
        <w:t xml:space="preserve"> &amp; </w:t>
      </w:r>
      <w:commentRangeStart w:id="4211"/>
      <w:r w:rsidRPr="00622A7F">
        <w:rPr>
          <w:rFonts w:cs="Arial"/>
        </w:rPr>
        <w:t>Methods</w:t>
      </w:r>
      <w:commentRangeEnd w:id="4211"/>
      <w:r w:rsidR="005A02CF" w:rsidRPr="00622A7F">
        <w:rPr>
          <w:rStyle w:val="Kommentarzeichen"/>
          <w:rFonts w:cs="Arial"/>
        </w:rPr>
        <w:commentReference w:id="4211"/>
      </w:r>
      <w:commentRangeEnd w:id="4210"/>
      <w:r w:rsidR="00F7373E">
        <w:rPr>
          <w:rStyle w:val="Kommentarzeichen"/>
        </w:rPr>
        <w:commentReference w:id="4210"/>
      </w:r>
      <w:bookmarkEnd w:id="4209"/>
    </w:p>
    <w:p w14:paraId="69D601A0" w14:textId="4ABDBFE6" w:rsidR="005F3DBB" w:rsidRPr="00622A7F" w:rsidRDefault="005F3DBB" w:rsidP="005F3DBB">
      <w:pPr>
        <w:rPr>
          <w:ins w:id="4212" w:author="Stefan" w:date="2021-10-07T10:18:00Z"/>
          <w:rFonts w:cs="Arial"/>
        </w:rPr>
      </w:pPr>
      <w:ins w:id="4213" w:author="Stefan" w:date="2021-10-07T10:18:00Z">
        <w:r w:rsidRPr="00622A7F">
          <w:rPr>
            <w:rFonts w:cs="Arial"/>
          </w:rPr>
          <w:t xml:space="preserve">A list of consumable materials, chemicals and enzymes, buffers and solutions, kits, devices, antibodies, oligonucleotides, plasmids, software and databases is available in chapter </w:t>
        </w:r>
        <w:r w:rsidRPr="00622A7F">
          <w:rPr>
            <w:rFonts w:cs="Arial"/>
          </w:rPr>
          <w:fldChar w:fldCharType="begin"/>
        </w:r>
        <w:r w:rsidRPr="00622A7F">
          <w:rPr>
            <w:rFonts w:cs="Arial"/>
          </w:rPr>
          <w:instrText xml:space="preserve"> REF _Ref84323746 \r \h </w:instrText>
        </w:r>
      </w:ins>
      <w:r w:rsidR="00622A7F">
        <w:rPr>
          <w:rFonts w:cs="Arial"/>
        </w:rPr>
        <w:instrText xml:space="preserve"> \* MERGEFORMAT </w:instrText>
      </w:r>
      <w:r w:rsidRPr="00622A7F">
        <w:rPr>
          <w:rFonts w:cs="Arial"/>
        </w:rPr>
      </w:r>
      <w:ins w:id="4214" w:author="Stefan" w:date="2021-10-07T10:18:00Z">
        <w:r w:rsidRPr="00622A7F">
          <w:rPr>
            <w:rFonts w:cs="Arial"/>
          </w:rPr>
          <w:fldChar w:fldCharType="separate"/>
        </w:r>
      </w:ins>
      <w:r w:rsidR="002D4AD7">
        <w:rPr>
          <w:rFonts w:cs="Arial"/>
        </w:rPr>
        <w:t>6.25</w:t>
      </w:r>
      <w:ins w:id="4215" w:author="Stefan" w:date="2021-10-07T10:18:00Z">
        <w:r w:rsidRPr="00622A7F">
          <w:rPr>
            <w:rFonts w:cs="Arial"/>
          </w:rPr>
          <w:fldChar w:fldCharType="end"/>
        </w:r>
        <w:r w:rsidRPr="00622A7F">
          <w:rPr>
            <w:rFonts w:cs="Arial"/>
          </w:rPr>
          <w:t>.</w:t>
        </w:r>
      </w:ins>
    </w:p>
    <w:p w14:paraId="7D3E6166" w14:textId="77777777" w:rsidR="005F3DBB" w:rsidRPr="00622A7F" w:rsidRDefault="005F3DBB">
      <w:pPr>
        <w:rPr>
          <w:ins w:id="4216" w:author="Stefan" w:date="2021-10-07T10:11:00Z"/>
          <w:rFonts w:cs="Arial"/>
        </w:rPr>
        <w:pPrChange w:id="4217" w:author="Stefan" w:date="2021-10-07T10:18:00Z">
          <w:pPr>
            <w:pStyle w:val="berschrift1"/>
          </w:pPr>
        </w:pPrChange>
      </w:pPr>
    </w:p>
    <w:p w14:paraId="366FD8DD" w14:textId="057688EB" w:rsidR="00B52268" w:rsidRPr="00622A7F" w:rsidRDefault="00B52268">
      <w:pPr>
        <w:pStyle w:val="berschrift2"/>
        <w:rPr>
          <w:ins w:id="4218" w:author="Stefan" w:date="2021-10-07T10:11:00Z"/>
          <w:rFonts w:cs="Arial"/>
        </w:rPr>
        <w:pPrChange w:id="4219" w:author="Stefan" w:date="2021-10-07T10:11:00Z">
          <w:pPr>
            <w:pStyle w:val="berschrift1"/>
          </w:pPr>
        </w:pPrChange>
      </w:pPr>
      <w:bookmarkStart w:id="4220" w:name="_Toc91488907"/>
      <w:ins w:id="4221" w:author="Stefan" w:date="2021-10-07T10:11:00Z">
        <w:r w:rsidRPr="00622A7F">
          <w:rPr>
            <w:rFonts w:cs="Arial"/>
          </w:rPr>
          <w:t>Recruit</w:t>
        </w:r>
        <w:del w:id="4222" w:author="Hüffmeier, Ulrike" w:date="2021-11-25T18:29:00Z">
          <w:r w:rsidRPr="00622A7F" w:rsidDel="005B5767">
            <w:rPr>
              <w:rFonts w:cs="Arial"/>
            </w:rPr>
            <w:delText>ing</w:delText>
          </w:r>
        </w:del>
      </w:ins>
      <w:ins w:id="4223" w:author="Hüffmeier, Ulrike" w:date="2021-11-25T18:29:00Z">
        <w:r w:rsidR="005B5767">
          <w:rPr>
            <w:rFonts w:cs="Arial"/>
          </w:rPr>
          <w:t>ment</w:t>
        </w:r>
      </w:ins>
      <w:ins w:id="4224" w:author="Stefan" w:date="2021-10-07T10:11:00Z">
        <w:r w:rsidRPr="00622A7F">
          <w:rPr>
            <w:rFonts w:cs="Arial"/>
          </w:rPr>
          <w:t xml:space="preserve"> of patients</w:t>
        </w:r>
        <w:bookmarkEnd w:id="4220"/>
      </w:ins>
    </w:p>
    <w:p w14:paraId="2A0BAD4C" w14:textId="16AC7448" w:rsidR="00FB11CB" w:rsidRPr="00622A7F" w:rsidRDefault="00132637">
      <w:pPr>
        <w:rPr>
          <w:rFonts w:cs="Arial"/>
        </w:rPr>
        <w:pPrChange w:id="4225" w:author="Stefan" w:date="2021-10-07T10:12:00Z">
          <w:pPr>
            <w:pStyle w:val="berschrift1"/>
          </w:pPr>
        </w:pPrChange>
      </w:pPr>
      <w:ins w:id="4226" w:author="Stefan" w:date="2021-10-07T10:38:00Z">
        <w:r w:rsidRPr="00622A7F">
          <w:rPr>
            <w:rFonts w:cs="Arial"/>
          </w:rPr>
          <w:t>The ethical committee of the Friedrich-Alexander-Universität of Erlangen-Nürnberg approved the studies presented in this thesis. Written informed consent was obtained from each affected and control individual before enrolment</w:t>
        </w:r>
      </w:ins>
      <w:ins w:id="4227" w:author="Stefan" w:date="2021-10-07T10:40:00Z">
        <w:r w:rsidRPr="00622A7F">
          <w:rPr>
            <w:rFonts w:cs="Arial"/>
          </w:rPr>
          <w:t xml:space="preserve"> by the </w:t>
        </w:r>
        <w:del w:id="4228" w:author="Hüffmeier, Ulrike" w:date="2021-11-25T19:38:00Z">
          <w:r w:rsidRPr="00622A7F" w:rsidDel="000A40BB">
            <w:rPr>
              <w:rFonts w:cs="Arial"/>
            </w:rPr>
            <w:delText>corresponding</w:delText>
          </w:r>
        </w:del>
      </w:ins>
      <w:ins w:id="4229" w:author="Hüffmeier, Ulrike" w:date="2021-11-25T19:38:00Z">
        <w:r w:rsidR="000A40BB">
          <w:rPr>
            <w:rFonts w:cs="Arial"/>
          </w:rPr>
          <w:t>recruiting</w:t>
        </w:r>
      </w:ins>
      <w:ins w:id="4230" w:author="Stefan" w:date="2021-10-07T10:40:00Z">
        <w:r w:rsidRPr="00622A7F">
          <w:rPr>
            <w:rFonts w:cs="Arial"/>
          </w:rPr>
          <w:t xml:space="preserve"> </w:t>
        </w:r>
      </w:ins>
      <w:ins w:id="4231" w:author="Stefan" w:date="2021-10-07T10:41:00Z">
        <w:r w:rsidRPr="00622A7F">
          <w:rPr>
            <w:rFonts w:cs="Arial"/>
          </w:rPr>
          <w:t>physician</w:t>
        </w:r>
      </w:ins>
      <w:ins w:id="4232" w:author="Hüffmeier, Ulrike" w:date="2021-11-25T19:38:00Z">
        <w:r w:rsidR="000A40BB">
          <w:rPr>
            <w:rFonts w:cs="Arial"/>
          </w:rPr>
          <w:t>s</w:t>
        </w:r>
      </w:ins>
      <w:ins w:id="4233" w:author="Stefan" w:date="2021-10-07T10:41:00Z">
        <w:del w:id="4234" w:author="Hüffmeier, Ulrike" w:date="2021-11-25T19:38:00Z">
          <w:r w:rsidRPr="00622A7F" w:rsidDel="000A40BB">
            <w:rPr>
              <w:rFonts w:cs="Arial"/>
            </w:rPr>
            <w:delText xml:space="preserve"> who was recruiting</w:delText>
          </w:r>
        </w:del>
      </w:ins>
      <w:ins w:id="4235" w:author="Stefan" w:date="2021-10-07T10:38:00Z">
        <w:r w:rsidRPr="00622A7F">
          <w:rPr>
            <w:rFonts w:cs="Arial"/>
          </w:rPr>
          <w:t>. Investigations</w:t>
        </w:r>
      </w:ins>
      <w:ins w:id="4236" w:author="Stefan" w:date="2021-10-07T10:41:00Z">
        <w:r w:rsidRPr="00622A7F">
          <w:rPr>
            <w:rFonts w:cs="Arial"/>
          </w:rPr>
          <w:t xml:space="preserve"> were performed</w:t>
        </w:r>
      </w:ins>
      <w:ins w:id="4237" w:author="Stefan" w:date="2021-10-07T10:38:00Z">
        <w:r w:rsidRPr="00622A7F">
          <w:rPr>
            <w:rFonts w:cs="Arial"/>
          </w:rPr>
          <w:t xml:space="preserve"> according to</w:t>
        </w:r>
      </w:ins>
      <w:ins w:id="4238" w:author="Stefan" w:date="2021-10-07T11:30:00Z">
        <w:r w:rsidR="00AF70C2" w:rsidRPr="00622A7F">
          <w:rPr>
            <w:rFonts w:cs="Arial"/>
          </w:rPr>
          <w:t xml:space="preserve"> the</w:t>
        </w:r>
      </w:ins>
      <w:ins w:id="4239" w:author="Stefan" w:date="2021-10-07T10:38:00Z">
        <w:r w:rsidRPr="00622A7F">
          <w:rPr>
            <w:rFonts w:cs="Arial"/>
          </w:rPr>
          <w:t xml:space="preserve"> Declaration of Helsinki principles.</w:t>
        </w:r>
      </w:ins>
      <w:ins w:id="4240" w:author="Stefan" w:date="2021-10-07T10:43:00Z">
        <w:r w:rsidR="0049044B" w:rsidRPr="00622A7F">
          <w:rPr>
            <w:rFonts w:cs="Arial"/>
          </w:rPr>
          <w:t xml:space="preserve"> Patients with GPP, </w:t>
        </w:r>
        <w:r w:rsidRPr="00622A7F">
          <w:rPr>
            <w:rFonts w:cs="Arial"/>
          </w:rPr>
          <w:t>ACH</w:t>
        </w:r>
      </w:ins>
      <w:ins w:id="4241" w:author="Stefan" w:date="2021-10-07T10:54:00Z">
        <w:r w:rsidR="0049044B" w:rsidRPr="00622A7F">
          <w:rPr>
            <w:rFonts w:cs="Arial"/>
          </w:rPr>
          <w:t xml:space="preserve"> and PPP</w:t>
        </w:r>
      </w:ins>
      <w:ins w:id="4242" w:author="Stefan" w:date="2021-10-07T10:43:00Z">
        <w:r w:rsidRPr="00622A7F">
          <w:rPr>
            <w:rFonts w:cs="Arial"/>
          </w:rPr>
          <w:t xml:space="preserve"> were diagnosed according to </w:t>
        </w:r>
      </w:ins>
      <w:ins w:id="4243" w:author="Stefan" w:date="2021-10-07T10:44:00Z">
        <w:r w:rsidRPr="00622A7F">
          <w:rPr>
            <w:rFonts w:cs="Arial"/>
          </w:rPr>
          <w:t>the ERASPEN consensus criteria</w:t>
        </w:r>
      </w:ins>
      <w:ins w:id="4244" w:author="Stefan" w:date="2021-10-07T11:23:00Z">
        <w:r w:rsidR="008E7CC8" w:rsidRPr="00622A7F">
          <w:rPr>
            <w:rFonts w:cs="Arial"/>
          </w:rPr>
          <w:t xml:space="preserve"> </w:t>
        </w:r>
        <w:del w:id="4245" w:author="Haskamp, Stefan (extern)" w:date="2021-10-17T14:54:00Z">
          <w:r w:rsidR="008E7CC8" w:rsidRPr="00622A7F" w:rsidDel="002A29D9">
            <w:rPr>
              <w:rFonts w:cs="Arial"/>
            </w:rPr>
            <w:delText>(Navarini)</w:delText>
          </w:r>
        </w:del>
      </w:ins>
      <w:r w:rsidR="009A7AD4">
        <w:rPr>
          <w:rFonts w:cs="Arial"/>
        </w:rPr>
        <w:t>{Navarini, 2017 #1724}</w:t>
      </w:r>
      <w:ins w:id="4246" w:author="Stefan" w:date="2021-10-07T10:44:00Z">
        <w:r w:rsidRPr="00622A7F">
          <w:rPr>
            <w:rFonts w:cs="Arial"/>
          </w:rPr>
          <w:t>.</w:t>
        </w:r>
      </w:ins>
      <w:ins w:id="4247" w:author="Stefan" w:date="2021-10-07T10:45:00Z">
        <w:r w:rsidRPr="00622A7F">
          <w:rPr>
            <w:rFonts w:cs="Arial"/>
          </w:rPr>
          <w:t xml:space="preserve"> The diagnosis of</w:t>
        </w:r>
      </w:ins>
      <w:ins w:id="4248" w:author="Stefan" w:date="2021-10-07T10:44:00Z">
        <w:r w:rsidRPr="00622A7F">
          <w:rPr>
            <w:rFonts w:cs="Arial"/>
          </w:rPr>
          <w:t xml:space="preserve"> patients affected by AGEP </w:t>
        </w:r>
      </w:ins>
      <w:ins w:id="4249" w:author="Stefan" w:date="2021-10-07T11:31:00Z">
        <w:r w:rsidR="00AF70C2" w:rsidRPr="00622A7F">
          <w:rPr>
            <w:rFonts w:cs="Arial"/>
          </w:rPr>
          <w:t>was</w:t>
        </w:r>
      </w:ins>
      <w:ins w:id="4250" w:author="Stefan" w:date="2021-10-07T10:44:00Z">
        <w:r w:rsidRPr="00622A7F">
          <w:rPr>
            <w:rFonts w:cs="Arial"/>
          </w:rPr>
          <w:t xml:space="preserve"> </w:t>
        </w:r>
      </w:ins>
      <w:ins w:id="4251" w:author="Stefan" w:date="2021-10-07T10:45:00Z">
        <w:r w:rsidRPr="00622A7F">
          <w:rPr>
            <w:rFonts w:cs="Arial"/>
          </w:rPr>
          <w:t>according to the scoring system</w:t>
        </w:r>
      </w:ins>
      <w:ins w:id="4252" w:author="Stefan" w:date="2021-10-07T10:46:00Z">
        <w:r w:rsidRPr="00622A7F">
          <w:rPr>
            <w:rFonts w:cs="Arial"/>
          </w:rPr>
          <w:t xml:space="preserve"> </w:t>
        </w:r>
      </w:ins>
      <w:ins w:id="4253" w:author="Stefan" w:date="2021-10-07T10:45:00Z">
        <w:r w:rsidRPr="00622A7F">
          <w:rPr>
            <w:rFonts w:cs="Arial"/>
          </w:rPr>
          <w:t>used by RegiSCAR study</w:t>
        </w:r>
      </w:ins>
      <w:ins w:id="4254" w:author="Stefan" w:date="2021-10-07T10:56:00Z">
        <w:r w:rsidR="0049044B" w:rsidRPr="00622A7F">
          <w:rPr>
            <w:rFonts w:cs="Arial"/>
          </w:rPr>
          <w:t xml:space="preserve"> </w:t>
        </w:r>
      </w:ins>
      <w:ins w:id="4255" w:author="Stefan" w:date="2021-10-07T10:45:00Z">
        <w:r w:rsidRPr="00622A7F">
          <w:rPr>
            <w:rFonts w:cs="Arial"/>
          </w:rPr>
          <w:t>groups and modified by Paulmann and Mockenhaupt</w:t>
        </w:r>
      </w:ins>
      <w:ins w:id="4256" w:author="Stefan" w:date="2021-10-07T10:49:00Z">
        <w:r w:rsidR="0049044B" w:rsidRPr="00622A7F">
          <w:rPr>
            <w:rFonts w:cs="Arial"/>
          </w:rPr>
          <w:t xml:space="preserve"> </w:t>
        </w:r>
      </w:ins>
      <w:r w:rsidR="009A7AD4">
        <w:rPr>
          <w:rFonts w:cs="Arial"/>
        </w:rPr>
        <w:t>{Sidoroff, 2001 #1727;Paulmann, 2015 #1725}</w:t>
      </w:r>
      <w:r w:rsidR="002A29D9" w:rsidRPr="00622A7F">
        <w:rPr>
          <w:rFonts w:cs="Arial"/>
        </w:rPr>
        <w:t>.</w:t>
      </w:r>
    </w:p>
    <w:p w14:paraId="6D005482" w14:textId="0FDCA03D" w:rsidR="005A4AC0" w:rsidRDefault="000A40BB" w:rsidP="000A40BB">
      <w:pPr>
        <w:rPr>
          <w:ins w:id="4257" w:author="Haskamp, Stefan" w:date="2022-02-05T20:48:00Z"/>
          <w:rFonts w:cs="Arial"/>
        </w:rPr>
      </w:pPr>
      <w:moveToRangeStart w:id="4258" w:author="Hüffmeier, Ulrike" w:date="2021-11-25T19:38:00Z" w:name="move88761532"/>
      <w:moveTo w:id="4259" w:author="Hüffmeier, Ulrike" w:date="2021-11-25T19:38:00Z">
        <w:r w:rsidRPr="00622A7F">
          <w:rPr>
            <w:rFonts w:cs="Arial"/>
          </w:rPr>
          <w:t xml:space="preserve">A </w:t>
        </w:r>
        <w:del w:id="4260" w:author="Haskamp, Stefan (extern)" w:date="2022-01-15T14:29:00Z">
          <w:r w:rsidRPr="00622A7F" w:rsidDel="001249C4">
            <w:rPr>
              <w:rFonts w:cs="Arial"/>
            </w:rPr>
            <w:delText>detailed</w:delText>
          </w:r>
        </w:del>
      </w:moveTo>
      <w:ins w:id="4261" w:author="Haskamp, Stefan (extern)" w:date="2022-01-15T14:29:00Z">
        <w:r w:rsidR="001249C4">
          <w:rPr>
            <w:rFonts w:cs="Arial"/>
          </w:rPr>
          <w:t xml:space="preserve">summary of </w:t>
        </w:r>
      </w:ins>
      <w:moveTo w:id="4262" w:author="Hüffmeier, Ulrike" w:date="2021-11-25T19:38:00Z">
        <w:del w:id="4263" w:author="Haskamp, Stefan (extern)" w:date="2022-01-15T14:29:00Z">
          <w:r w:rsidRPr="00622A7F" w:rsidDel="001249C4">
            <w:rPr>
              <w:rFonts w:cs="Arial"/>
            </w:rPr>
            <w:delText xml:space="preserve"> description of </w:delText>
          </w:r>
        </w:del>
        <w:r w:rsidRPr="00622A7F">
          <w:rPr>
            <w:rFonts w:cs="Arial"/>
          </w:rPr>
          <w:t xml:space="preserve">phenotypical </w:t>
        </w:r>
        <w:commentRangeStart w:id="4264"/>
        <w:r w:rsidRPr="00622A7F">
          <w:rPr>
            <w:rFonts w:cs="Arial"/>
          </w:rPr>
          <w:t xml:space="preserve">characteristics of patients with GPP, ACH and AGEP is available in the </w:t>
        </w:r>
        <w:del w:id="4265" w:author="Haskamp, Stefan (extern)" w:date="2022-01-15T14:30:00Z">
          <w:r w:rsidDel="001249C4">
            <w:rPr>
              <w:rFonts w:cs="Arial"/>
            </w:rPr>
            <w:delText>supplements</w:delText>
          </w:r>
        </w:del>
      </w:moveTo>
      <w:ins w:id="4266" w:author="Haskamp, Stefan (extern)" w:date="2022-01-15T14:30:00Z">
        <w:r w:rsidR="001249C4">
          <w:rPr>
            <w:rFonts w:cs="Arial"/>
          </w:rPr>
          <w:t>results</w:t>
        </w:r>
      </w:ins>
      <w:moveTo w:id="4267" w:author="Hüffmeier, Ulrike" w:date="2021-11-25T19:38:00Z">
        <w:r>
          <w:rPr>
            <w:rFonts w:cs="Arial"/>
          </w:rPr>
          <w:t xml:space="preserve"> </w:t>
        </w:r>
        <w:r w:rsidRPr="00622A7F">
          <w:rPr>
            <w:rFonts w:cs="Arial"/>
          </w:rPr>
          <w:t>of this thesis</w:t>
        </w:r>
        <w:r>
          <w:rPr>
            <w:rFonts w:cs="Arial"/>
          </w:rPr>
          <w:t xml:space="preserve"> (</w:t>
        </w:r>
        <w:del w:id="4268" w:author="Haskamp, Stefan (extern)" w:date="2022-01-15T14:30:00Z">
          <w:r w:rsidDel="001249C4">
            <w:rPr>
              <w:rFonts w:cs="Arial"/>
            </w:rPr>
            <w:delText>Table S2</w:delText>
          </w:r>
        </w:del>
      </w:moveTo>
      <w:ins w:id="4269" w:author="Haskamp, Stefan (extern)" w:date="2022-01-15T14:31:00Z">
        <w:r w:rsidR="001249C4">
          <w:rPr>
            <w:rFonts w:cs="Arial"/>
          </w:rPr>
          <w:fldChar w:fldCharType="begin"/>
        </w:r>
        <w:r w:rsidR="001249C4">
          <w:rPr>
            <w:rFonts w:cs="Arial"/>
          </w:rPr>
          <w:instrText xml:space="preserve"> REF _Ref93149482 \h </w:instrText>
        </w:r>
      </w:ins>
      <w:r w:rsidR="001249C4">
        <w:rPr>
          <w:rFonts w:cs="Arial"/>
        </w:rPr>
      </w:r>
      <w:r w:rsidR="001249C4">
        <w:rPr>
          <w:rFonts w:cs="Arial"/>
        </w:rPr>
        <w:fldChar w:fldCharType="separate"/>
      </w:r>
      <w:ins w:id="4270" w:author="Haskamp, Stefan (extern)" w:date="2022-01-29T13:25:00Z">
        <w:r w:rsidR="002D4AD7" w:rsidRPr="00622A7F">
          <w:rPr>
            <w:rFonts w:cs="Arial"/>
          </w:rPr>
          <w:t xml:space="preserve">Table </w:t>
        </w:r>
        <w:r w:rsidR="002D4AD7">
          <w:rPr>
            <w:rFonts w:cs="Arial"/>
            <w:noProof/>
          </w:rPr>
          <w:t>5</w:t>
        </w:r>
      </w:ins>
      <w:ins w:id="4271" w:author="Haskamp, Stefan (extern)" w:date="2022-01-15T14:31:00Z">
        <w:r w:rsidR="001249C4">
          <w:rPr>
            <w:rFonts w:cs="Arial"/>
          </w:rPr>
          <w:fldChar w:fldCharType="end"/>
        </w:r>
      </w:ins>
      <w:moveTo w:id="4272" w:author="Hüffmeier, Ulrike" w:date="2021-11-25T19:38:00Z">
        <w:r>
          <w:rPr>
            <w:rFonts w:cs="Arial"/>
          </w:rPr>
          <w:t>)</w:t>
        </w:r>
        <w:r w:rsidRPr="00622A7F">
          <w:rPr>
            <w:rFonts w:cs="Arial"/>
          </w:rPr>
          <w:t xml:space="preserve">. </w:t>
        </w:r>
        <w:commentRangeEnd w:id="4264"/>
        <w:r>
          <w:rPr>
            <w:rStyle w:val="Kommentarzeichen"/>
          </w:rPr>
          <w:commentReference w:id="4264"/>
        </w:r>
      </w:moveTo>
      <w:ins w:id="4273" w:author="Haskamp, Stefan" w:date="2022-02-05T20:58:00Z">
        <w:r w:rsidR="00B42E15">
          <w:rPr>
            <w:rFonts w:cs="Arial"/>
          </w:rPr>
          <w:t>Characteristics of p</w:t>
        </w:r>
        <w:r w:rsidR="005A4AC0">
          <w:rPr>
            <w:rFonts w:cs="Arial"/>
          </w:rPr>
          <w:t>atients with PsV, PsA, PPP and SAPHO</w:t>
        </w:r>
        <w:r w:rsidR="00B42E15">
          <w:rPr>
            <w:rFonts w:cs="Arial"/>
          </w:rPr>
          <w:t xml:space="preserve"> syndrome are shown</w:t>
        </w:r>
      </w:ins>
      <w:ins w:id="4274" w:author="Haskamp, Stefan" w:date="2022-02-05T20:59:00Z">
        <w:r w:rsidR="00B42E15">
          <w:rPr>
            <w:rFonts w:cs="Arial"/>
          </w:rPr>
          <w:t xml:space="preserve"> in </w:t>
        </w:r>
        <w:r w:rsidR="00B42E15">
          <w:rPr>
            <w:rFonts w:cs="Arial"/>
          </w:rPr>
          <w:fldChar w:fldCharType="begin"/>
        </w:r>
        <w:r w:rsidR="00B42E15">
          <w:rPr>
            <w:rFonts w:cs="Arial"/>
          </w:rPr>
          <w:instrText xml:space="preserve"> REF _Ref94987194 \h </w:instrText>
        </w:r>
      </w:ins>
      <w:r w:rsidR="00B42E15">
        <w:rPr>
          <w:rFonts w:cs="Arial"/>
        </w:rPr>
      </w:r>
      <w:r w:rsidR="00B42E15">
        <w:rPr>
          <w:rFonts w:cs="Arial"/>
        </w:rPr>
        <w:fldChar w:fldCharType="separate"/>
      </w:r>
      <w:ins w:id="4275" w:author="Haskamp, Stefan" w:date="2022-02-05T20:59:00Z">
        <w:r w:rsidR="00B42E15">
          <w:t xml:space="preserve">Table </w:t>
        </w:r>
        <w:r w:rsidR="00B42E15">
          <w:rPr>
            <w:noProof/>
          </w:rPr>
          <w:t>15</w:t>
        </w:r>
        <w:r w:rsidR="00B42E15">
          <w:rPr>
            <w:rFonts w:cs="Arial"/>
          </w:rPr>
          <w:fldChar w:fldCharType="end"/>
        </w:r>
        <w:r w:rsidR="00B42E15">
          <w:rPr>
            <w:rFonts w:cs="Arial"/>
          </w:rPr>
          <w:t xml:space="preserve">. </w:t>
        </w:r>
      </w:ins>
    </w:p>
    <w:p w14:paraId="08172851" w14:textId="36A0736A" w:rsidR="005A4AC0" w:rsidRDefault="005A4AC0">
      <w:pPr>
        <w:pStyle w:val="Beschriftung"/>
        <w:keepNext/>
        <w:rPr>
          <w:ins w:id="4276" w:author="Haskamp, Stefan" w:date="2022-02-16T15:52:00Z"/>
        </w:rPr>
      </w:pPr>
      <w:bookmarkStart w:id="4277" w:name="_Ref94987194"/>
      <w:ins w:id="4278" w:author="Haskamp, Stefan" w:date="2022-02-05T20:56:00Z">
        <w:r>
          <w:t xml:space="preserve">Table </w:t>
        </w:r>
        <w:r>
          <w:fldChar w:fldCharType="begin"/>
        </w:r>
        <w:r>
          <w:instrText xml:space="preserve"> SEQ Table \* ARABIC </w:instrText>
        </w:r>
      </w:ins>
      <w:r>
        <w:fldChar w:fldCharType="separate"/>
      </w:r>
      <w:ins w:id="4279" w:author="Haskamp, Stefan" w:date="2022-02-05T20:56:00Z">
        <w:r>
          <w:rPr>
            <w:noProof/>
          </w:rPr>
          <w:t>15</w:t>
        </w:r>
        <w:r>
          <w:fldChar w:fldCharType="end"/>
        </w:r>
        <w:bookmarkEnd w:id="4277"/>
        <w:r>
          <w:t xml:space="preserve">: </w:t>
        </w:r>
      </w:ins>
      <w:ins w:id="4280" w:author="Haskamp, Stefan" w:date="2022-02-05T20:57:00Z">
        <w:r>
          <w:t>P</w:t>
        </w:r>
      </w:ins>
      <w:ins w:id="4281" w:author="Haskamp, Stefan" w:date="2022-02-05T20:56:00Z">
        <w:r>
          <w:t>henotypical characteristics of patients affected by PsV, PsA, PPP and S</w:t>
        </w:r>
      </w:ins>
      <w:ins w:id="4282" w:author="Haskamp, Stefan" w:date="2022-02-05T20:57:00Z">
        <w:r>
          <w:t>APHO syndrome.</w:t>
        </w:r>
      </w:ins>
    </w:p>
    <w:p w14:paraId="44786A78" w14:textId="26B5EAA7" w:rsidR="00951582" w:rsidRPr="008F6AD1" w:rsidRDefault="00951582">
      <w:pPr>
        <w:pStyle w:val="Untertitel"/>
        <w:rPr>
          <w:ins w:id="4283" w:author="Haskamp, Stefan" w:date="2022-02-05T20:56:00Z"/>
        </w:rPr>
        <w:pPrChange w:id="4284" w:author="Haskamp, Stefan" w:date="2022-02-16T15:52:00Z">
          <w:pPr/>
        </w:pPrChange>
      </w:pPr>
      <w:ins w:id="4285" w:author="Haskamp, Stefan" w:date="2022-02-16T15:52:00Z">
        <w:r w:rsidRPr="00951582">
          <w:t>41 of 206 patients (16.6%) were additionally affected by PsV, while 59 of 181 (24.6) had PsA.</w:t>
        </w:r>
      </w:ins>
    </w:p>
    <w:tbl>
      <w:tblPr>
        <w:tblW w:w="9039" w:type="dxa"/>
        <w:tblLayout w:type="fixed"/>
        <w:tblCellMar>
          <w:left w:w="70" w:type="dxa"/>
          <w:right w:w="70" w:type="dxa"/>
        </w:tblCellMar>
        <w:tblLook w:val="04A0" w:firstRow="1" w:lastRow="0" w:firstColumn="1" w:lastColumn="0" w:noHBand="0" w:noVBand="1"/>
        <w:tblPrChange w:id="4286" w:author="Haskamp, Stefan" w:date="2022-02-05T20:51:00Z">
          <w:tblPr>
            <w:tblW w:w="9039" w:type="dxa"/>
            <w:tblCellMar>
              <w:left w:w="70" w:type="dxa"/>
              <w:right w:w="70" w:type="dxa"/>
            </w:tblCellMar>
            <w:tblLook w:val="04A0" w:firstRow="1" w:lastRow="0" w:firstColumn="1" w:lastColumn="0" w:noHBand="0" w:noVBand="1"/>
          </w:tblPr>
        </w:tblPrChange>
      </w:tblPr>
      <w:tblGrid>
        <w:gridCol w:w="2972"/>
        <w:gridCol w:w="1623"/>
        <w:gridCol w:w="1481"/>
        <w:gridCol w:w="1481"/>
        <w:gridCol w:w="1482"/>
        <w:tblGridChange w:id="4287">
          <w:tblGrid>
            <w:gridCol w:w="2972"/>
            <w:gridCol w:w="142"/>
            <w:gridCol w:w="893"/>
            <w:gridCol w:w="588"/>
            <w:gridCol w:w="745"/>
            <w:gridCol w:w="736"/>
            <w:gridCol w:w="865"/>
            <w:gridCol w:w="616"/>
            <w:gridCol w:w="1482"/>
          </w:tblGrid>
        </w:tblGridChange>
      </w:tblGrid>
      <w:tr w:rsidR="005A4AC0" w:rsidRPr="005A4AC0" w14:paraId="6BE5D589" w14:textId="77777777" w:rsidTr="005A4AC0">
        <w:trPr>
          <w:trHeight w:val="300"/>
          <w:ins w:id="4288" w:author="Haskamp, Stefan" w:date="2022-02-05T20:48:00Z"/>
          <w:trPrChange w:id="4289" w:author="Haskamp, Stefan" w:date="2022-02-05T20:51:00Z">
            <w:trPr>
              <w:trHeight w:val="300"/>
            </w:trPr>
          </w:trPrChange>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bottom"/>
            <w:hideMark/>
            <w:tcPrChange w:id="4290" w:author="Haskamp, Stefan" w:date="2022-02-05T20:51:00Z">
              <w:tcPr>
                <w:tcW w:w="311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14:paraId="7F1ADE7E" w14:textId="77777777" w:rsidR="005A4AC0" w:rsidRPr="005A4AC0" w:rsidRDefault="005A4AC0">
            <w:pPr>
              <w:pStyle w:val="Titel"/>
              <w:rPr>
                <w:ins w:id="4291" w:author="Haskamp, Stefan" w:date="2022-02-05T20:48:00Z"/>
                <w:b/>
                <w:bCs/>
                <w:rPrChange w:id="4292" w:author="Haskamp, Stefan" w:date="2022-02-05T20:56:00Z">
                  <w:rPr>
                    <w:ins w:id="4293" w:author="Haskamp, Stefan" w:date="2022-02-05T20:48:00Z"/>
                    <w:lang w:val="de-DE"/>
                  </w:rPr>
                </w:rPrChange>
              </w:rPr>
              <w:pPrChange w:id="4294" w:author="Haskamp, Stefan" w:date="2022-02-05T20:49:00Z">
                <w:pPr>
                  <w:spacing w:after="0" w:line="240" w:lineRule="auto"/>
                  <w:jc w:val="left"/>
                </w:pPr>
              </w:pPrChange>
            </w:pPr>
            <w:bookmarkStart w:id="4295" w:name="_Hlk95903628"/>
            <w:ins w:id="4296" w:author="Haskamp, Stefan" w:date="2022-02-05T20:48:00Z">
              <w:r w:rsidRPr="005A4AC0">
                <w:rPr>
                  <w:b/>
                  <w:bCs/>
                  <w:rPrChange w:id="4297" w:author="Haskamp, Stefan" w:date="2022-02-05T20:56:00Z">
                    <w:rPr>
                      <w:lang w:val="de-DE"/>
                    </w:rPr>
                  </w:rPrChange>
                </w:rPr>
                <w:t> </w:t>
              </w:r>
            </w:ins>
          </w:p>
        </w:tc>
        <w:tc>
          <w:tcPr>
            <w:tcW w:w="1623" w:type="dxa"/>
            <w:tcBorders>
              <w:top w:val="single" w:sz="4" w:space="0" w:color="auto"/>
              <w:left w:val="nil"/>
              <w:bottom w:val="single" w:sz="4" w:space="0" w:color="auto"/>
              <w:right w:val="single" w:sz="4" w:space="0" w:color="auto"/>
            </w:tcBorders>
            <w:shd w:val="clear" w:color="auto" w:fill="auto"/>
            <w:noWrap/>
            <w:vAlign w:val="center"/>
            <w:hideMark/>
            <w:tcPrChange w:id="4298" w:author="Haskamp, Stefan" w:date="2022-02-05T20:51:00Z">
              <w:tcPr>
                <w:tcW w:w="893"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44D67BEA" w14:textId="0C4C1350" w:rsidR="005A4AC0" w:rsidRPr="005A4AC0" w:rsidRDefault="005A4AC0">
            <w:pPr>
              <w:pStyle w:val="Titel"/>
              <w:jc w:val="left"/>
              <w:rPr>
                <w:ins w:id="4299" w:author="Haskamp, Stefan" w:date="2022-02-05T20:48:00Z"/>
                <w:b/>
                <w:bCs/>
                <w:lang w:val="de-DE"/>
                <w:rPrChange w:id="4300" w:author="Haskamp, Stefan" w:date="2022-02-05T20:49:00Z">
                  <w:rPr>
                    <w:ins w:id="4301" w:author="Haskamp, Stefan" w:date="2022-02-05T20:48:00Z"/>
                    <w:lang w:val="de-DE"/>
                  </w:rPr>
                </w:rPrChange>
              </w:rPr>
              <w:pPrChange w:id="4302" w:author="Haskamp, Stefan" w:date="2022-02-05T20:51:00Z">
                <w:pPr>
                  <w:spacing w:after="0" w:line="240" w:lineRule="auto"/>
                  <w:jc w:val="left"/>
                </w:pPr>
              </w:pPrChange>
            </w:pPr>
            <w:ins w:id="4303" w:author="Haskamp, Stefan" w:date="2022-02-05T20:48:00Z">
              <w:r w:rsidRPr="005A4AC0">
                <w:rPr>
                  <w:b/>
                  <w:bCs/>
                  <w:lang w:val="de-DE"/>
                  <w:rPrChange w:id="4304" w:author="Haskamp, Stefan" w:date="2022-02-05T20:49:00Z">
                    <w:rPr>
                      <w:lang w:val="de-DE"/>
                    </w:rPr>
                  </w:rPrChange>
                </w:rPr>
                <w:t>PsV</w:t>
              </w:r>
            </w:ins>
            <w:ins w:id="4305" w:author="Haskamp, Stefan" w:date="2022-02-16T15:38:00Z">
              <w:r w:rsidR="00C61360">
                <w:rPr>
                  <w:b/>
                  <w:bCs/>
                  <w:lang w:val="de-DE"/>
                </w:rPr>
                <w:t xml:space="preserve"> </w:t>
              </w:r>
            </w:ins>
          </w:p>
        </w:tc>
        <w:tc>
          <w:tcPr>
            <w:tcW w:w="1481" w:type="dxa"/>
            <w:tcBorders>
              <w:top w:val="single" w:sz="4" w:space="0" w:color="auto"/>
              <w:left w:val="nil"/>
              <w:bottom w:val="single" w:sz="4" w:space="0" w:color="auto"/>
              <w:right w:val="single" w:sz="4" w:space="0" w:color="auto"/>
            </w:tcBorders>
            <w:shd w:val="clear" w:color="auto" w:fill="auto"/>
            <w:noWrap/>
            <w:vAlign w:val="center"/>
            <w:hideMark/>
            <w:tcPrChange w:id="4306" w:author="Haskamp, Stefan" w:date="2022-02-05T20:51:00Z">
              <w:tcPr>
                <w:tcW w:w="1333" w:type="dxa"/>
                <w:gridSpan w:val="2"/>
                <w:tcBorders>
                  <w:top w:val="single" w:sz="4" w:space="0" w:color="auto"/>
                  <w:left w:val="nil"/>
                  <w:bottom w:val="single" w:sz="4" w:space="0" w:color="auto"/>
                  <w:right w:val="single" w:sz="4" w:space="0" w:color="auto"/>
                </w:tcBorders>
                <w:shd w:val="clear" w:color="auto" w:fill="auto"/>
                <w:noWrap/>
                <w:vAlign w:val="bottom"/>
                <w:hideMark/>
              </w:tcPr>
            </w:tcPrChange>
          </w:tcPr>
          <w:p w14:paraId="735C8876" w14:textId="77777777" w:rsidR="005A4AC0" w:rsidRPr="005A4AC0" w:rsidRDefault="005A4AC0">
            <w:pPr>
              <w:pStyle w:val="Titel"/>
              <w:jc w:val="left"/>
              <w:rPr>
                <w:ins w:id="4307" w:author="Haskamp, Stefan" w:date="2022-02-05T20:48:00Z"/>
                <w:b/>
                <w:bCs/>
                <w:lang w:val="de-DE"/>
                <w:rPrChange w:id="4308" w:author="Haskamp, Stefan" w:date="2022-02-05T20:49:00Z">
                  <w:rPr>
                    <w:ins w:id="4309" w:author="Haskamp, Stefan" w:date="2022-02-05T20:48:00Z"/>
                    <w:lang w:val="de-DE"/>
                  </w:rPr>
                </w:rPrChange>
              </w:rPr>
              <w:pPrChange w:id="4310" w:author="Haskamp, Stefan" w:date="2022-02-05T20:51:00Z">
                <w:pPr>
                  <w:spacing w:after="0" w:line="240" w:lineRule="auto"/>
                  <w:jc w:val="left"/>
                </w:pPr>
              </w:pPrChange>
            </w:pPr>
            <w:ins w:id="4311" w:author="Haskamp, Stefan" w:date="2022-02-05T20:48:00Z">
              <w:r w:rsidRPr="005A4AC0">
                <w:rPr>
                  <w:b/>
                  <w:bCs/>
                  <w:lang w:val="de-DE"/>
                  <w:rPrChange w:id="4312" w:author="Haskamp, Stefan" w:date="2022-02-05T20:49:00Z">
                    <w:rPr>
                      <w:lang w:val="de-DE"/>
                    </w:rPr>
                  </w:rPrChange>
                </w:rPr>
                <w:t>PsA</w:t>
              </w:r>
            </w:ins>
          </w:p>
        </w:tc>
        <w:tc>
          <w:tcPr>
            <w:tcW w:w="1481" w:type="dxa"/>
            <w:tcBorders>
              <w:top w:val="single" w:sz="4" w:space="0" w:color="auto"/>
              <w:left w:val="nil"/>
              <w:bottom w:val="single" w:sz="4" w:space="0" w:color="auto"/>
              <w:right w:val="single" w:sz="4" w:space="0" w:color="auto"/>
            </w:tcBorders>
            <w:shd w:val="clear" w:color="auto" w:fill="auto"/>
            <w:noWrap/>
            <w:vAlign w:val="center"/>
            <w:hideMark/>
            <w:tcPrChange w:id="4313" w:author="Haskamp, Stefan" w:date="2022-02-05T20:51:00Z">
              <w:tcPr>
                <w:tcW w:w="1601" w:type="dxa"/>
                <w:gridSpan w:val="2"/>
                <w:tcBorders>
                  <w:top w:val="single" w:sz="4" w:space="0" w:color="auto"/>
                  <w:left w:val="nil"/>
                  <w:bottom w:val="single" w:sz="4" w:space="0" w:color="auto"/>
                  <w:right w:val="single" w:sz="4" w:space="0" w:color="auto"/>
                </w:tcBorders>
                <w:shd w:val="clear" w:color="auto" w:fill="auto"/>
                <w:noWrap/>
                <w:vAlign w:val="bottom"/>
                <w:hideMark/>
              </w:tcPr>
            </w:tcPrChange>
          </w:tcPr>
          <w:p w14:paraId="3FEC0982" w14:textId="77777777" w:rsidR="005A4AC0" w:rsidRPr="005A4AC0" w:rsidRDefault="005A4AC0">
            <w:pPr>
              <w:pStyle w:val="Titel"/>
              <w:jc w:val="left"/>
              <w:rPr>
                <w:ins w:id="4314" w:author="Haskamp, Stefan" w:date="2022-02-05T20:48:00Z"/>
                <w:b/>
                <w:bCs/>
                <w:lang w:val="de-DE"/>
                <w:rPrChange w:id="4315" w:author="Haskamp, Stefan" w:date="2022-02-05T20:49:00Z">
                  <w:rPr>
                    <w:ins w:id="4316" w:author="Haskamp, Stefan" w:date="2022-02-05T20:48:00Z"/>
                    <w:lang w:val="de-DE"/>
                  </w:rPr>
                </w:rPrChange>
              </w:rPr>
              <w:pPrChange w:id="4317" w:author="Haskamp, Stefan" w:date="2022-02-05T20:51:00Z">
                <w:pPr>
                  <w:spacing w:after="0" w:line="240" w:lineRule="auto"/>
                  <w:jc w:val="left"/>
                </w:pPr>
              </w:pPrChange>
            </w:pPr>
            <w:ins w:id="4318" w:author="Haskamp, Stefan" w:date="2022-02-05T20:48:00Z">
              <w:r w:rsidRPr="005A4AC0">
                <w:rPr>
                  <w:b/>
                  <w:bCs/>
                  <w:lang w:val="de-DE"/>
                  <w:rPrChange w:id="4319" w:author="Haskamp, Stefan" w:date="2022-02-05T20:49:00Z">
                    <w:rPr>
                      <w:lang w:val="de-DE"/>
                    </w:rPr>
                  </w:rPrChange>
                </w:rPr>
                <w:t>PPP</w:t>
              </w:r>
            </w:ins>
          </w:p>
        </w:tc>
        <w:tc>
          <w:tcPr>
            <w:tcW w:w="1482" w:type="dxa"/>
            <w:tcBorders>
              <w:top w:val="single" w:sz="4" w:space="0" w:color="auto"/>
              <w:left w:val="nil"/>
              <w:bottom w:val="single" w:sz="4" w:space="0" w:color="auto"/>
              <w:right w:val="single" w:sz="4" w:space="0" w:color="auto"/>
            </w:tcBorders>
            <w:shd w:val="clear" w:color="auto" w:fill="auto"/>
            <w:noWrap/>
            <w:vAlign w:val="center"/>
            <w:hideMark/>
            <w:tcPrChange w:id="4320" w:author="Haskamp, Stefan" w:date="2022-02-05T20:51:00Z">
              <w:tcPr>
                <w:tcW w:w="2098" w:type="dxa"/>
                <w:gridSpan w:val="2"/>
                <w:tcBorders>
                  <w:top w:val="single" w:sz="4" w:space="0" w:color="auto"/>
                  <w:left w:val="nil"/>
                  <w:bottom w:val="single" w:sz="4" w:space="0" w:color="auto"/>
                  <w:right w:val="single" w:sz="4" w:space="0" w:color="auto"/>
                </w:tcBorders>
                <w:shd w:val="clear" w:color="auto" w:fill="auto"/>
                <w:noWrap/>
                <w:vAlign w:val="bottom"/>
                <w:hideMark/>
              </w:tcPr>
            </w:tcPrChange>
          </w:tcPr>
          <w:p w14:paraId="5D3596C4" w14:textId="02E1D0A0" w:rsidR="005A4AC0" w:rsidRPr="005A4AC0" w:rsidRDefault="005A4AC0">
            <w:pPr>
              <w:pStyle w:val="Titel"/>
              <w:jc w:val="left"/>
              <w:rPr>
                <w:ins w:id="4321" w:author="Haskamp, Stefan" w:date="2022-02-05T20:48:00Z"/>
                <w:b/>
                <w:bCs/>
                <w:lang w:val="de-DE"/>
                <w:rPrChange w:id="4322" w:author="Haskamp, Stefan" w:date="2022-02-05T20:49:00Z">
                  <w:rPr>
                    <w:ins w:id="4323" w:author="Haskamp, Stefan" w:date="2022-02-05T20:48:00Z"/>
                    <w:lang w:val="de-DE"/>
                  </w:rPr>
                </w:rPrChange>
              </w:rPr>
              <w:pPrChange w:id="4324" w:author="Haskamp, Stefan" w:date="2022-02-05T20:51:00Z">
                <w:pPr>
                  <w:spacing w:after="0" w:line="240" w:lineRule="auto"/>
                  <w:jc w:val="left"/>
                </w:pPr>
              </w:pPrChange>
            </w:pPr>
            <w:ins w:id="4325" w:author="Haskamp, Stefan" w:date="2022-02-05T20:48:00Z">
              <w:r w:rsidRPr="005A4AC0">
                <w:rPr>
                  <w:b/>
                  <w:bCs/>
                  <w:lang w:val="de-DE"/>
                  <w:rPrChange w:id="4326" w:author="Haskamp, Stefan" w:date="2022-02-05T20:49:00Z">
                    <w:rPr>
                      <w:lang w:val="de-DE"/>
                    </w:rPr>
                  </w:rPrChange>
                </w:rPr>
                <w:t>SAPHO</w:t>
              </w:r>
            </w:ins>
            <w:ins w:id="4327" w:author="Haskamp, Stefan" w:date="2022-02-05T20:50:00Z">
              <w:r>
                <w:rPr>
                  <w:b/>
                  <w:bCs/>
                  <w:lang w:val="de-DE"/>
                </w:rPr>
                <w:t xml:space="preserve"> syndrome</w:t>
              </w:r>
            </w:ins>
          </w:p>
        </w:tc>
      </w:tr>
      <w:tr w:rsidR="005A4AC0" w:rsidRPr="005A4AC0" w14:paraId="6E9C7EC1" w14:textId="77777777" w:rsidTr="005A4AC0">
        <w:trPr>
          <w:trHeight w:val="300"/>
          <w:ins w:id="4328" w:author="Haskamp, Stefan" w:date="2022-02-05T20:48:00Z"/>
          <w:trPrChange w:id="4329" w:author="Haskamp, Stefan" w:date="2022-02-05T20:51:00Z">
            <w:trPr>
              <w:trHeight w:val="300"/>
            </w:trPr>
          </w:trPrChange>
        </w:trPr>
        <w:tc>
          <w:tcPr>
            <w:tcW w:w="2972" w:type="dxa"/>
            <w:tcBorders>
              <w:top w:val="nil"/>
              <w:left w:val="single" w:sz="4" w:space="0" w:color="auto"/>
              <w:bottom w:val="nil"/>
              <w:right w:val="nil"/>
            </w:tcBorders>
            <w:shd w:val="clear" w:color="auto" w:fill="auto"/>
            <w:noWrap/>
            <w:vAlign w:val="bottom"/>
            <w:hideMark/>
            <w:tcPrChange w:id="4330" w:author="Haskamp, Stefan" w:date="2022-02-05T20:51:00Z">
              <w:tcPr>
                <w:tcW w:w="3114" w:type="dxa"/>
                <w:gridSpan w:val="2"/>
                <w:tcBorders>
                  <w:top w:val="nil"/>
                  <w:left w:val="single" w:sz="4" w:space="0" w:color="auto"/>
                  <w:bottom w:val="nil"/>
                  <w:right w:val="nil"/>
                </w:tcBorders>
                <w:shd w:val="clear" w:color="auto" w:fill="auto"/>
                <w:noWrap/>
                <w:vAlign w:val="bottom"/>
                <w:hideMark/>
              </w:tcPr>
            </w:tcPrChange>
          </w:tcPr>
          <w:p w14:paraId="6B3DDE08" w14:textId="77777777" w:rsidR="005A4AC0" w:rsidRPr="005A4AC0" w:rsidRDefault="005A4AC0">
            <w:pPr>
              <w:pStyle w:val="Titel"/>
              <w:rPr>
                <w:ins w:id="4331" w:author="Haskamp, Stefan" w:date="2022-02-05T20:48:00Z"/>
                <w:b/>
                <w:bCs/>
                <w:lang w:val="de-DE"/>
                <w:rPrChange w:id="4332" w:author="Haskamp, Stefan" w:date="2022-02-05T20:49:00Z">
                  <w:rPr>
                    <w:ins w:id="4333" w:author="Haskamp, Stefan" w:date="2022-02-05T20:48:00Z"/>
                    <w:lang w:val="de-DE"/>
                  </w:rPr>
                </w:rPrChange>
              </w:rPr>
              <w:pPrChange w:id="4334" w:author="Haskamp, Stefan" w:date="2022-02-05T20:49:00Z">
                <w:pPr>
                  <w:spacing w:after="0" w:line="240" w:lineRule="auto"/>
                  <w:jc w:val="left"/>
                </w:pPr>
              </w:pPrChange>
            </w:pPr>
            <w:ins w:id="4335" w:author="Haskamp, Stefan" w:date="2022-02-05T20:48:00Z">
              <w:r w:rsidRPr="005A4AC0">
                <w:rPr>
                  <w:b/>
                  <w:bCs/>
                  <w:lang w:val="de-DE"/>
                  <w:rPrChange w:id="4336" w:author="Haskamp, Stefan" w:date="2022-02-05T20:49:00Z">
                    <w:rPr>
                      <w:lang w:val="de-DE"/>
                    </w:rPr>
                  </w:rPrChange>
                </w:rPr>
                <w:t>Gender</w:t>
              </w:r>
            </w:ins>
          </w:p>
        </w:tc>
        <w:tc>
          <w:tcPr>
            <w:tcW w:w="1623" w:type="dxa"/>
            <w:tcBorders>
              <w:top w:val="nil"/>
              <w:left w:val="single" w:sz="4" w:space="0" w:color="auto"/>
              <w:bottom w:val="nil"/>
              <w:right w:val="single" w:sz="4" w:space="0" w:color="auto"/>
            </w:tcBorders>
            <w:shd w:val="clear" w:color="auto" w:fill="auto"/>
            <w:noWrap/>
            <w:vAlign w:val="bottom"/>
            <w:hideMark/>
            <w:tcPrChange w:id="4337" w:author="Haskamp, Stefan" w:date="2022-02-05T20:51:00Z">
              <w:tcPr>
                <w:tcW w:w="893" w:type="dxa"/>
                <w:tcBorders>
                  <w:top w:val="nil"/>
                  <w:left w:val="single" w:sz="4" w:space="0" w:color="auto"/>
                  <w:bottom w:val="nil"/>
                  <w:right w:val="single" w:sz="4" w:space="0" w:color="auto"/>
                </w:tcBorders>
                <w:shd w:val="clear" w:color="auto" w:fill="auto"/>
                <w:noWrap/>
                <w:vAlign w:val="bottom"/>
                <w:hideMark/>
              </w:tcPr>
            </w:tcPrChange>
          </w:tcPr>
          <w:p w14:paraId="3F7BBD16" w14:textId="77777777" w:rsidR="005A4AC0" w:rsidRPr="005A4AC0" w:rsidRDefault="005A4AC0">
            <w:pPr>
              <w:pStyle w:val="Titel"/>
              <w:rPr>
                <w:ins w:id="4338" w:author="Haskamp, Stefan" w:date="2022-02-05T20:48:00Z"/>
                <w:lang w:val="de-DE"/>
              </w:rPr>
              <w:pPrChange w:id="4339" w:author="Haskamp, Stefan" w:date="2022-02-05T20:49:00Z">
                <w:pPr>
                  <w:spacing w:after="0" w:line="240" w:lineRule="auto"/>
                  <w:jc w:val="left"/>
                </w:pPr>
              </w:pPrChange>
            </w:pPr>
            <w:ins w:id="4340" w:author="Haskamp, Stefan" w:date="2022-02-05T20:48:00Z">
              <w:r w:rsidRPr="005A4AC0">
                <w:rPr>
                  <w:lang w:val="de-DE"/>
                </w:rPr>
                <w:t> </w:t>
              </w:r>
            </w:ins>
          </w:p>
        </w:tc>
        <w:tc>
          <w:tcPr>
            <w:tcW w:w="1481" w:type="dxa"/>
            <w:tcBorders>
              <w:top w:val="nil"/>
              <w:left w:val="nil"/>
              <w:bottom w:val="nil"/>
              <w:right w:val="single" w:sz="4" w:space="0" w:color="auto"/>
            </w:tcBorders>
            <w:shd w:val="clear" w:color="auto" w:fill="auto"/>
            <w:noWrap/>
            <w:vAlign w:val="bottom"/>
            <w:hideMark/>
            <w:tcPrChange w:id="4341" w:author="Haskamp, Stefan" w:date="2022-02-05T20:51:00Z">
              <w:tcPr>
                <w:tcW w:w="1333" w:type="dxa"/>
                <w:gridSpan w:val="2"/>
                <w:tcBorders>
                  <w:top w:val="nil"/>
                  <w:left w:val="nil"/>
                  <w:bottom w:val="nil"/>
                  <w:right w:val="single" w:sz="4" w:space="0" w:color="auto"/>
                </w:tcBorders>
                <w:shd w:val="clear" w:color="auto" w:fill="auto"/>
                <w:noWrap/>
                <w:vAlign w:val="bottom"/>
                <w:hideMark/>
              </w:tcPr>
            </w:tcPrChange>
          </w:tcPr>
          <w:p w14:paraId="0911C94A" w14:textId="77777777" w:rsidR="005A4AC0" w:rsidRPr="005A4AC0" w:rsidRDefault="005A4AC0">
            <w:pPr>
              <w:pStyle w:val="Titel"/>
              <w:rPr>
                <w:ins w:id="4342" w:author="Haskamp, Stefan" w:date="2022-02-05T20:48:00Z"/>
                <w:lang w:val="de-DE"/>
              </w:rPr>
              <w:pPrChange w:id="4343" w:author="Haskamp, Stefan" w:date="2022-02-05T20:49:00Z">
                <w:pPr>
                  <w:spacing w:after="0" w:line="240" w:lineRule="auto"/>
                  <w:jc w:val="left"/>
                </w:pPr>
              </w:pPrChange>
            </w:pPr>
            <w:ins w:id="4344" w:author="Haskamp, Stefan" w:date="2022-02-05T20:48:00Z">
              <w:r w:rsidRPr="005A4AC0">
                <w:rPr>
                  <w:lang w:val="de-DE"/>
                </w:rPr>
                <w:t> </w:t>
              </w:r>
            </w:ins>
          </w:p>
        </w:tc>
        <w:tc>
          <w:tcPr>
            <w:tcW w:w="1481" w:type="dxa"/>
            <w:tcBorders>
              <w:top w:val="nil"/>
              <w:left w:val="nil"/>
              <w:bottom w:val="nil"/>
              <w:right w:val="single" w:sz="4" w:space="0" w:color="auto"/>
            </w:tcBorders>
            <w:shd w:val="clear" w:color="auto" w:fill="auto"/>
            <w:noWrap/>
            <w:vAlign w:val="bottom"/>
            <w:hideMark/>
            <w:tcPrChange w:id="4345" w:author="Haskamp, Stefan" w:date="2022-02-05T20:51:00Z">
              <w:tcPr>
                <w:tcW w:w="1601" w:type="dxa"/>
                <w:gridSpan w:val="2"/>
                <w:tcBorders>
                  <w:top w:val="nil"/>
                  <w:left w:val="nil"/>
                  <w:bottom w:val="nil"/>
                  <w:right w:val="single" w:sz="4" w:space="0" w:color="auto"/>
                </w:tcBorders>
                <w:shd w:val="clear" w:color="auto" w:fill="auto"/>
                <w:noWrap/>
                <w:vAlign w:val="bottom"/>
                <w:hideMark/>
              </w:tcPr>
            </w:tcPrChange>
          </w:tcPr>
          <w:p w14:paraId="0A63DCA0" w14:textId="77777777" w:rsidR="005A4AC0" w:rsidRPr="005A4AC0" w:rsidRDefault="005A4AC0">
            <w:pPr>
              <w:pStyle w:val="Titel"/>
              <w:rPr>
                <w:ins w:id="4346" w:author="Haskamp, Stefan" w:date="2022-02-05T20:48:00Z"/>
                <w:lang w:val="de-DE"/>
              </w:rPr>
              <w:pPrChange w:id="4347" w:author="Haskamp, Stefan" w:date="2022-02-05T20:49:00Z">
                <w:pPr>
                  <w:spacing w:after="0" w:line="240" w:lineRule="auto"/>
                  <w:jc w:val="left"/>
                </w:pPr>
              </w:pPrChange>
            </w:pPr>
            <w:ins w:id="4348" w:author="Haskamp, Stefan" w:date="2022-02-05T20:48:00Z">
              <w:r w:rsidRPr="005A4AC0">
                <w:rPr>
                  <w:lang w:val="de-DE"/>
                </w:rPr>
                <w:t> </w:t>
              </w:r>
            </w:ins>
          </w:p>
        </w:tc>
        <w:tc>
          <w:tcPr>
            <w:tcW w:w="1482" w:type="dxa"/>
            <w:tcBorders>
              <w:top w:val="nil"/>
              <w:left w:val="nil"/>
              <w:bottom w:val="nil"/>
              <w:right w:val="single" w:sz="4" w:space="0" w:color="auto"/>
            </w:tcBorders>
            <w:shd w:val="clear" w:color="auto" w:fill="auto"/>
            <w:noWrap/>
            <w:vAlign w:val="bottom"/>
            <w:hideMark/>
            <w:tcPrChange w:id="4349" w:author="Haskamp, Stefan" w:date="2022-02-05T20:51:00Z">
              <w:tcPr>
                <w:tcW w:w="2098" w:type="dxa"/>
                <w:gridSpan w:val="2"/>
                <w:tcBorders>
                  <w:top w:val="nil"/>
                  <w:left w:val="nil"/>
                  <w:bottom w:val="nil"/>
                  <w:right w:val="single" w:sz="4" w:space="0" w:color="auto"/>
                </w:tcBorders>
                <w:shd w:val="clear" w:color="auto" w:fill="auto"/>
                <w:noWrap/>
                <w:vAlign w:val="bottom"/>
                <w:hideMark/>
              </w:tcPr>
            </w:tcPrChange>
          </w:tcPr>
          <w:p w14:paraId="34139734" w14:textId="77777777" w:rsidR="005A4AC0" w:rsidRPr="005A4AC0" w:rsidRDefault="005A4AC0">
            <w:pPr>
              <w:pStyle w:val="Titel"/>
              <w:rPr>
                <w:ins w:id="4350" w:author="Haskamp, Stefan" w:date="2022-02-05T20:48:00Z"/>
                <w:lang w:val="de-DE"/>
              </w:rPr>
              <w:pPrChange w:id="4351" w:author="Haskamp, Stefan" w:date="2022-02-05T20:49:00Z">
                <w:pPr>
                  <w:spacing w:after="0" w:line="240" w:lineRule="auto"/>
                  <w:jc w:val="left"/>
                </w:pPr>
              </w:pPrChange>
            </w:pPr>
            <w:ins w:id="4352" w:author="Haskamp, Stefan" w:date="2022-02-05T20:48:00Z">
              <w:r w:rsidRPr="005A4AC0">
                <w:rPr>
                  <w:lang w:val="de-DE"/>
                </w:rPr>
                <w:t> </w:t>
              </w:r>
            </w:ins>
          </w:p>
        </w:tc>
      </w:tr>
      <w:tr w:rsidR="005A4AC0" w:rsidRPr="005A4AC0" w14:paraId="479D86DE" w14:textId="77777777" w:rsidTr="005A4AC0">
        <w:trPr>
          <w:trHeight w:val="300"/>
          <w:ins w:id="4353" w:author="Haskamp, Stefan" w:date="2022-02-05T20:48:00Z"/>
          <w:trPrChange w:id="4354" w:author="Haskamp, Stefan" w:date="2022-02-05T20:51:00Z">
            <w:trPr>
              <w:trHeight w:val="300"/>
            </w:trPr>
          </w:trPrChange>
        </w:trPr>
        <w:tc>
          <w:tcPr>
            <w:tcW w:w="2972" w:type="dxa"/>
            <w:tcBorders>
              <w:top w:val="nil"/>
              <w:left w:val="single" w:sz="4" w:space="0" w:color="auto"/>
              <w:bottom w:val="nil"/>
              <w:right w:val="nil"/>
            </w:tcBorders>
            <w:shd w:val="clear" w:color="auto" w:fill="auto"/>
            <w:noWrap/>
            <w:vAlign w:val="bottom"/>
            <w:hideMark/>
            <w:tcPrChange w:id="4355" w:author="Haskamp, Stefan" w:date="2022-02-05T20:51:00Z">
              <w:tcPr>
                <w:tcW w:w="3114" w:type="dxa"/>
                <w:gridSpan w:val="2"/>
                <w:tcBorders>
                  <w:top w:val="nil"/>
                  <w:left w:val="single" w:sz="4" w:space="0" w:color="auto"/>
                  <w:bottom w:val="nil"/>
                  <w:right w:val="nil"/>
                </w:tcBorders>
                <w:shd w:val="clear" w:color="auto" w:fill="auto"/>
                <w:noWrap/>
                <w:vAlign w:val="bottom"/>
                <w:hideMark/>
              </w:tcPr>
            </w:tcPrChange>
          </w:tcPr>
          <w:p w14:paraId="04B79C4A" w14:textId="77777777" w:rsidR="005A4AC0" w:rsidRPr="005A4AC0" w:rsidRDefault="005A4AC0">
            <w:pPr>
              <w:pStyle w:val="Titel"/>
              <w:rPr>
                <w:ins w:id="4356" w:author="Haskamp, Stefan" w:date="2022-02-05T20:48:00Z"/>
                <w:lang w:val="de-DE"/>
              </w:rPr>
              <w:pPrChange w:id="4357" w:author="Haskamp, Stefan" w:date="2022-02-05T20:49:00Z">
                <w:pPr>
                  <w:spacing w:after="0" w:line="240" w:lineRule="auto"/>
                  <w:jc w:val="left"/>
                </w:pPr>
              </w:pPrChange>
            </w:pPr>
            <w:ins w:id="4358" w:author="Haskamp, Stefan" w:date="2022-02-05T20:48:00Z">
              <w:r w:rsidRPr="005A4AC0">
                <w:rPr>
                  <w:lang w:val="de-DE"/>
                </w:rPr>
                <w:t>female</w:t>
              </w:r>
            </w:ins>
          </w:p>
        </w:tc>
        <w:tc>
          <w:tcPr>
            <w:tcW w:w="1623" w:type="dxa"/>
            <w:tcBorders>
              <w:top w:val="nil"/>
              <w:left w:val="single" w:sz="4" w:space="0" w:color="auto"/>
              <w:bottom w:val="nil"/>
              <w:right w:val="single" w:sz="4" w:space="0" w:color="auto"/>
            </w:tcBorders>
            <w:shd w:val="clear" w:color="auto" w:fill="auto"/>
            <w:noWrap/>
            <w:vAlign w:val="bottom"/>
            <w:hideMark/>
            <w:tcPrChange w:id="4359" w:author="Haskamp, Stefan" w:date="2022-02-05T20:51:00Z">
              <w:tcPr>
                <w:tcW w:w="893" w:type="dxa"/>
                <w:tcBorders>
                  <w:top w:val="nil"/>
                  <w:left w:val="single" w:sz="4" w:space="0" w:color="auto"/>
                  <w:bottom w:val="nil"/>
                  <w:right w:val="single" w:sz="4" w:space="0" w:color="auto"/>
                </w:tcBorders>
                <w:shd w:val="clear" w:color="auto" w:fill="auto"/>
                <w:noWrap/>
                <w:vAlign w:val="bottom"/>
                <w:hideMark/>
              </w:tcPr>
            </w:tcPrChange>
          </w:tcPr>
          <w:p w14:paraId="12F38533" w14:textId="1F79BF26" w:rsidR="005A4AC0" w:rsidRPr="005A4AC0" w:rsidRDefault="005A4AC0">
            <w:pPr>
              <w:pStyle w:val="Titel"/>
              <w:rPr>
                <w:ins w:id="4360" w:author="Haskamp, Stefan" w:date="2022-02-05T20:48:00Z"/>
                <w:lang w:val="de-DE"/>
              </w:rPr>
              <w:pPrChange w:id="4361" w:author="Haskamp, Stefan" w:date="2022-02-05T20:49:00Z">
                <w:pPr>
                  <w:spacing w:after="0" w:line="240" w:lineRule="auto"/>
                  <w:jc w:val="right"/>
                </w:pPr>
              </w:pPrChange>
            </w:pPr>
            <w:ins w:id="4362" w:author="Haskamp, Stefan" w:date="2022-02-05T20:48:00Z">
              <w:r w:rsidRPr="005A4AC0">
                <w:rPr>
                  <w:lang w:val="de-DE"/>
                </w:rPr>
                <w:t>574</w:t>
              </w:r>
            </w:ins>
            <w:ins w:id="4363" w:author="Haskamp, Stefan" w:date="2022-02-16T15:33:00Z">
              <w:r w:rsidR="00275F59">
                <w:rPr>
                  <w:lang w:val="de-DE"/>
                </w:rPr>
                <w:t xml:space="preserve"> (42.4%)</w:t>
              </w:r>
            </w:ins>
          </w:p>
        </w:tc>
        <w:tc>
          <w:tcPr>
            <w:tcW w:w="1481" w:type="dxa"/>
            <w:tcBorders>
              <w:top w:val="nil"/>
              <w:left w:val="nil"/>
              <w:bottom w:val="nil"/>
              <w:right w:val="single" w:sz="4" w:space="0" w:color="auto"/>
            </w:tcBorders>
            <w:shd w:val="clear" w:color="auto" w:fill="auto"/>
            <w:noWrap/>
            <w:vAlign w:val="bottom"/>
            <w:hideMark/>
            <w:tcPrChange w:id="4364" w:author="Haskamp, Stefan" w:date="2022-02-05T20:51:00Z">
              <w:tcPr>
                <w:tcW w:w="1333" w:type="dxa"/>
                <w:gridSpan w:val="2"/>
                <w:tcBorders>
                  <w:top w:val="nil"/>
                  <w:left w:val="nil"/>
                  <w:bottom w:val="nil"/>
                  <w:right w:val="single" w:sz="4" w:space="0" w:color="auto"/>
                </w:tcBorders>
                <w:shd w:val="clear" w:color="auto" w:fill="auto"/>
                <w:noWrap/>
                <w:vAlign w:val="bottom"/>
                <w:hideMark/>
              </w:tcPr>
            </w:tcPrChange>
          </w:tcPr>
          <w:p w14:paraId="23499F7D" w14:textId="3391150B" w:rsidR="005A4AC0" w:rsidRPr="005A4AC0" w:rsidRDefault="005A4AC0">
            <w:pPr>
              <w:pStyle w:val="Titel"/>
              <w:rPr>
                <w:ins w:id="4365" w:author="Haskamp, Stefan" w:date="2022-02-05T20:48:00Z"/>
                <w:lang w:val="de-DE"/>
              </w:rPr>
              <w:pPrChange w:id="4366" w:author="Haskamp, Stefan" w:date="2022-02-05T20:49:00Z">
                <w:pPr>
                  <w:spacing w:after="0" w:line="240" w:lineRule="auto"/>
                  <w:jc w:val="right"/>
                </w:pPr>
              </w:pPrChange>
            </w:pPr>
            <w:ins w:id="4367" w:author="Haskamp, Stefan" w:date="2022-02-05T20:48:00Z">
              <w:r w:rsidRPr="005A4AC0">
                <w:rPr>
                  <w:lang w:val="de-DE"/>
                </w:rPr>
                <w:t>597</w:t>
              </w:r>
            </w:ins>
            <w:ins w:id="4368" w:author="Haskamp, Stefan" w:date="2022-02-16T15:33:00Z">
              <w:r w:rsidR="00275F59">
                <w:rPr>
                  <w:lang w:val="de-DE"/>
                </w:rPr>
                <w:t xml:space="preserve"> (4</w:t>
              </w:r>
            </w:ins>
            <w:ins w:id="4369" w:author="Haskamp, Stefan" w:date="2022-02-16T15:34:00Z">
              <w:r w:rsidR="00275F59">
                <w:rPr>
                  <w:lang w:val="de-DE"/>
                </w:rPr>
                <w:t>5</w:t>
              </w:r>
            </w:ins>
            <w:ins w:id="4370" w:author="Haskamp, Stefan" w:date="2022-02-16T15:33:00Z">
              <w:r w:rsidR="00275F59">
                <w:rPr>
                  <w:lang w:val="de-DE"/>
                </w:rPr>
                <w:t>.</w:t>
              </w:r>
            </w:ins>
            <w:ins w:id="4371" w:author="Haskamp, Stefan" w:date="2022-02-16T15:34:00Z">
              <w:r w:rsidR="00275F59">
                <w:rPr>
                  <w:lang w:val="de-DE"/>
                </w:rPr>
                <w:t>5</w:t>
              </w:r>
            </w:ins>
            <w:ins w:id="4372" w:author="Haskamp, Stefan" w:date="2022-02-16T15:33:00Z">
              <w:r w:rsidR="00275F59">
                <w:rPr>
                  <w:lang w:val="de-DE"/>
                </w:rPr>
                <w:t>%)</w:t>
              </w:r>
            </w:ins>
          </w:p>
        </w:tc>
        <w:tc>
          <w:tcPr>
            <w:tcW w:w="1481" w:type="dxa"/>
            <w:tcBorders>
              <w:top w:val="nil"/>
              <w:left w:val="nil"/>
              <w:bottom w:val="nil"/>
              <w:right w:val="single" w:sz="4" w:space="0" w:color="auto"/>
            </w:tcBorders>
            <w:shd w:val="clear" w:color="auto" w:fill="auto"/>
            <w:noWrap/>
            <w:vAlign w:val="bottom"/>
            <w:hideMark/>
            <w:tcPrChange w:id="4373" w:author="Haskamp, Stefan" w:date="2022-02-05T20:51:00Z">
              <w:tcPr>
                <w:tcW w:w="1601" w:type="dxa"/>
                <w:gridSpan w:val="2"/>
                <w:tcBorders>
                  <w:top w:val="nil"/>
                  <w:left w:val="nil"/>
                  <w:bottom w:val="nil"/>
                  <w:right w:val="single" w:sz="4" w:space="0" w:color="auto"/>
                </w:tcBorders>
                <w:shd w:val="clear" w:color="auto" w:fill="auto"/>
                <w:noWrap/>
                <w:vAlign w:val="bottom"/>
                <w:hideMark/>
              </w:tcPr>
            </w:tcPrChange>
          </w:tcPr>
          <w:p w14:paraId="5A784D75" w14:textId="4E3968EA" w:rsidR="005A4AC0" w:rsidRPr="005A4AC0" w:rsidRDefault="005A4AC0">
            <w:pPr>
              <w:pStyle w:val="Titel"/>
              <w:rPr>
                <w:ins w:id="4374" w:author="Haskamp, Stefan" w:date="2022-02-05T20:48:00Z"/>
                <w:lang w:val="de-DE"/>
              </w:rPr>
              <w:pPrChange w:id="4375" w:author="Haskamp, Stefan" w:date="2022-02-05T20:49:00Z">
                <w:pPr>
                  <w:spacing w:after="0" w:line="240" w:lineRule="auto"/>
                  <w:jc w:val="right"/>
                </w:pPr>
              </w:pPrChange>
            </w:pPr>
            <w:ins w:id="4376" w:author="Haskamp, Stefan" w:date="2022-02-05T20:48:00Z">
              <w:r w:rsidRPr="005A4AC0">
                <w:rPr>
                  <w:lang w:val="de-DE"/>
                </w:rPr>
                <w:t>216</w:t>
              </w:r>
            </w:ins>
            <w:ins w:id="4377" w:author="Haskamp, Stefan" w:date="2022-02-16T15:34:00Z">
              <w:r w:rsidR="00C61360">
                <w:rPr>
                  <w:lang w:val="de-DE"/>
                </w:rPr>
                <w:t xml:space="preserve"> (83.1%)</w:t>
              </w:r>
            </w:ins>
          </w:p>
        </w:tc>
        <w:tc>
          <w:tcPr>
            <w:tcW w:w="1482" w:type="dxa"/>
            <w:tcBorders>
              <w:top w:val="nil"/>
              <w:left w:val="nil"/>
              <w:bottom w:val="nil"/>
              <w:right w:val="single" w:sz="4" w:space="0" w:color="auto"/>
            </w:tcBorders>
            <w:shd w:val="clear" w:color="auto" w:fill="auto"/>
            <w:noWrap/>
            <w:vAlign w:val="bottom"/>
            <w:hideMark/>
            <w:tcPrChange w:id="4378" w:author="Haskamp, Stefan" w:date="2022-02-05T20:51:00Z">
              <w:tcPr>
                <w:tcW w:w="2098" w:type="dxa"/>
                <w:gridSpan w:val="2"/>
                <w:tcBorders>
                  <w:top w:val="nil"/>
                  <w:left w:val="nil"/>
                  <w:bottom w:val="nil"/>
                  <w:right w:val="single" w:sz="4" w:space="0" w:color="auto"/>
                </w:tcBorders>
                <w:shd w:val="clear" w:color="auto" w:fill="auto"/>
                <w:noWrap/>
                <w:vAlign w:val="bottom"/>
                <w:hideMark/>
              </w:tcPr>
            </w:tcPrChange>
          </w:tcPr>
          <w:p w14:paraId="5440738B" w14:textId="2FF034AD" w:rsidR="005A4AC0" w:rsidRPr="005A4AC0" w:rsidRDefault="005A4AC0">
            <w:pPr>
              <w:pStyle w:val="Titel"/>
              <w:rPr>
                <w:ins w:id="4379" w:author="Haskamp, Stefan" w:date="2022-02-05T20:48:00Z"/>
                <w:lang w:val="de-DE"/>
              </w:rPr>
              <w:pPrChange w:id="4380" w:author="Haskamp, Stefan" w:date="2022-02-05T20:49:00Z">
                <w:pPr>
                  <w:spacing w:after="0" w:line="240" w:lineRule="auto"/>
                  <w:jc w:val="right"/>
                </w:pPr>
              </w:pPrChange>
            </w:pPr>
            <w:ins w:id="4381" w:author="Haskamp, Stefan" w:date="2022-02-05T20:48:00Z">
              <w:r w:rsidRPr="005A4AC0">
                <w:rPr>
                  <w:lang w:val="de-DE"/>
                </w:rPr>
                <w:t>34</w:t>
              </w:r>
            </w:ins>
            <w:ins w:id="4382" w:author="Haskamp, Stefan" w:date="2022-02-16T15:34:00Z">
              <w:r w:rsidR="00C61360">
                <w:rPr>
                  <w:lang w:val="de-DE"/>
                </w:rPr>
                <w:t xml:space="preserve"> (</w:t>
              </w:r>
            </w:ins>
            <w:ins w:id="4383" w:author="Haskamp, Stefan" w:date="2022-02-16T15:35:00Z">
              <w:r w:rsidR="00C61360">
                <w:rPr>
                  <w:lang w:val="de-DE"/>
                </w:rPr>
                <w:t>65</w:t>
              </w:r>
            </w:ins>
            <w:ins w:id="4384" w:author="Haskamp, Stefan" w:date="2022-02-16T15:34:00Z">
              <w:r w:rsidR="00C61360">
                <w:rPr>
                  <w:lang w:val="de-DE"/>
                </w:rPr>
                <w:t>.</w:t>
              </w:r>
            </w:ins>
            <w:ins w:id="4385" w:author="Haskamp, Stefan" w:date="2022-02-16T15:35:00Z">
              <w:r w:rsidR="00C61360">
                <w:rPr>
                  <w:lang w:val="de-DE"/>
                </w:rPr>
                <w:t>4</w:t>
              </w:r>
            </w:ins>
            <w:ins w:id="4386" w:author="Haskamp, Stefan" w:date="2022-02-16T15:34:00Z">
              <w:r w:rsidR="00C61360">
                <w:rPr>
                  <w:lang w:val="de-DE"/>
                </w:rPr>
                <w:t>%)</w:t>
              </w:r>
            </w:ins>
          </w:p>
        </w:tc>
      </w:tr>
      <w:tr w:rsidR="005A4AC0" w:rsidRPr="005A4AC0" w14:paraId="00445687" w14:textId="77777777" w:rsidTr="005A4AC0">
        <w:trPr>
          <w:trHeight w:val="300"/>
          <w:ins w:id="4387" w:author="Haskamp, Stefan" w:date="2022-02-05T20:48:00Z"/>
          <w:trPrChange w:id="4388" w:author="Haskamp, Stefan" w:date="2022-02-05T20:51:00Z">
            <w:trPr>
              <w:trHeight w:val="300"/>
            </w:trPr>
          </w:trPrChange>
        </w:trPr>
        <w:tc>
          <w:tcPr>
            <w:tcW w:w="2972" w:type="dxa"/>
            <w:tcBorders>
              <w:top w:val="nil"/>
              <w:left w:val="single" w:sz="4" w:space="0" w:color="auto"/>
              <w:bottom w:val="single" w:sz="4" w:space="0" w:color="auto"/>
              <w:right w:val="nil"/>
            </w:tcBorders>
            <w:shd w:val="clear" w:color="auto" w:fill="auto"/>
            <w:noWrap/>
            <w:vAlign w:val="bottom"/>
            <w:hideMark/>
            <w:tcPrChange w:id="4389" w:author="Haskamp, Stefan" w:date="2022-02-05T20:51:00Z">
              <w:tcPr>
                <w:tcW w:w="3114" w:type="dxa"/>
                <w:gridSpan w:val="2"/>
                <w:tcBorders>
                  <w:top w:val="nil"/>
                  <w:left w:val="single" w:sz="4" w:space="0" w:color="auto"/>
                  <w:bottom w:val="single" w:sz="4" w:space="0" w:color="auto"/>
                  <w:right w:val="nil"/>
                </w:tcBorders>
                <w:shd w:val="clear" w:color="auto" w:fill="auto"/>
                <w:noWrap/>
                <w:vAlign w:val="bottom"/>
                <w:hideMark/>
              </w:tcPr>
            </w:tcPrChange>
          </w:tcPr>
          <w:p w14:paraId="014BD7A8" w14:textId="77777777" w:rsidR="005A4AC0" w:rsidRPr="005A4AC0" w:rsidRDefault="005A4AC0">
            <w:pPr>
              <w:pStyle w:val="Titel"/>
              <w:rPr>
                <w:ins w:id="4390" w:author="Haskamp, Stefan" w:date="2022-02-05T20:48:00Z"/>
                <w:lang w:val="de-DE"/>
              </w:rPr>
              <w:pPrChange w:id="4391" w:author="Haskamp, Stefan" w:date="2022-02-05T20:49:00Z">
                <w:pPr>
                  <w:spacing w:after="0" w:line="240" w:lineRule="auto"/>
                  <w:jc w:val="left"/>
                </w:pPr>
              </w:pPrChange>
            </w:pPr>
            <w:ins w:id="4392" w:author="Haskamp, Stefan" w:date="2022-02-05T20:48:00Z">
              <w:r w:rsidRPr="005A4AC0">
                <w:rPr>
                  <w:lang w:val="de-DE"/>
                </w:rPr>
                <w:t>male</w:t>
              </w:r>
            </w:ins>
          </w:p>
        </w:tc>
        <w:tc>
          <w:tcPr>
            <w:tcW w:w="1623" w:type="dxa"/>
            <w:tcBorders>
              <w:top w:val="nil"/>
              <w:left w:val="single" w:sz="4" w:space="0" w:color="auto"/>
              <w:bottom w:val="single" w:sz="4" w:space="0" w:color="auto"/>
              <w:right w:val="single" w:sz="4" w:space="0" w:color="auto"/>
            </w:tcBorders>
            <w:shd w:val="clear" w:color="auto" w:fill="auto"/>
            <w:noWrap/>
            <w:vAlign w:val="bottom"/>
            <w:hideMark/>
            <w:tcPrChange w:id="4393" w:author="Haskamp, Stefan" w:date="2022-02-05T20:51:00Z">
              <w:tcPr>
                <w:tcW w:w="893"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59CF5D0" w14:textId="22611794" w:rsidR="005A4AC0" w:rsidRPr="005A4AC0" w:rsidRDefault="005A4AC0">
            <w:pPr>
              <w:pStyle w:val="Titel"/>
              <w:rPr>
                <w:ins w:id="4394" w:author="Haskamp, Stefan" w:date="2022-02-05T20:48:00Z"/>
                <w:lang w:val="de-DE"/>
              </w:rPr>
              <w:pPrChange w:id="4395" w:author="Haskamp, Stefan" w:date="2022-02-05T20:49:00Z">
                <w:pPr>
                  <w:spacing w:after="0" w:line="240" w:lineRule="auto"/>
                  <w:jc w:val="right"/>
                </w:pPr>
              </w:pPrChange>
            </w:pPr>
            <w:ins w:id="4396" w:author="Haskamp, Stefan" w:date="2022-02-05T20:48:00Z">
              <w:r w:rsidRPr="005A4AC0">
                <w:rPr>
                  <w:lang w:val="de-DE"/>
                </w:rPr>
                <w:t>781</w:t>
              </w:r>
            </w:ins>
            <w:ins w:id="4397" w:author="Haskamp, Stefan" w:date="2022-02-16T15:33:00Z">
              <w:r w:rsidR="00275F59">
                <w:rPr>
                  <w:lang w:val="de-DE"/>
                </w:rPr>
                <w:t xml:space="preserve"> (57.6%)</w:t>
              </w:r>
            </w:ins>
          </w:p>
        </w:tc>
        <w:tc>
          <w:tcPr>
            <w:tcW w:w="1481" w:type="dxa"/>
            <w:tcBorders>
              <w:top w:val="nil"/>
              <w:left w:val="nil"/>
              <w:bottom w:val="single" w:sz="4" w:space="0" w:color="auto"/>
              <w:right w:val="single" w:sz="4" w:space="0" w:color="auto"/>
            </w:tcBorders>
            <w:shd w:val="clear" w:color="auto" w:fill="auto"/>
            <w:noWrap/>
            <w:vAlign w:val="bottom"/>
            <w:hideMark/>
            <w:tcPrChange w:id="4398" w:author="Haskamp, Stefan" w:date="2022-02-05T20:51:00Z">
              <w:tcPr>
                <w:tcW w:w="1333" w:type="dxa"/>
                <w:gridSpan w:val="2"/>
                <w:tcBorders>
                  <w:top w:val="nil"/>
                  <w:left w:val="nil"/>
                  <w:bottom w:val="single" w:sz="4" w:space="0" w:color="auto"/>
                  <w:right w:val="single" w:sz="4" w:space="0" w:color="auto"/>
                </w:tcBorders>
                <w:shd w:val="clear" w:color="auto" w:fill="auto"/>
                <w:noWrap/>
                <w:vAlign w:val="bottom"/>
                <w:hideMark/>
              </w:tcPr>
            </w:tcPrChange>
          </w:tcPr>
          <w:p w14:paraId="018F05BC" w14:textId="13FA9FBF" w:rsidR="005A4AC0" w:rsidRPr="005A4AC0" w:rsidRDefault="005A4AC0">
            <w:pPr>
              <w:pStyle w:val="Titel"/>
              <w:rPr>
                <w:ins w:id="4399" w:author="Haskamp, Stefan" w:date="2022-02-05T20:48:00Z"/>
                <w:lang w:val="de-DE"/>
              </w:rPr>
              <w:pPrChange w:id="4400" w:author="Haskamp, Stefan" w:date="2022-02-05T20:49:00Z">
                <w:pPr>
                  <w:spacing w:after="0" w:line="240" w:lineRule="auto"/>
                  <w:jc w:val="right"/>
                </w:pPr>
              </w:pPrChange>
            </w:pPr>
            <w:ins w:id="4401" w:author="Haskamp, Stefan" w:date="2022-02-05T20:48:00Z">
              <w:r w:rsidRPr="005A4AC0">
                <w:rPr>
                  <w:lang w:val="de-DE"/>
                </w:rPr>
                <w:t>716</w:t>
              </w:r>
            </w:ins>
            <w:ins w:id="4402" w:author="Haskamp, Stefan" w:date="2022-02-16T15:34:00Z">
              <w:r w:rsidR="00275F59">
                <w:rPr>
                  <w:lang w:val="de-DE"/>
                </w:rPr>
                <w:t xml:space="preserve"> (54.5%)</w:t>
              </w:r>
            </w:ins>
          </w:p>
        </w:tc>
        <w:tc>
          <w:tcPr>
            <w:tcW w:w="1481" w:type="dxa"/>
            <w:tcBorders>
              <w:top w:val="nil"/>
              <w:left w:val="nil"/>
              <w:bottom w:val="single" w:sz="4" w:space="0" w:color="auto"/>
              <w:right w:val="single" w:sz="4" w:space="0" w:color="auto"/>
            </w:tcBorders>
            <w:shd w:val="clear" w:color="auto" w:fill="auto"/>
            <w:noWrap/>
            <w:vAlign w:val="bottom"/>
            <w:hideMark/>
            <w:tcPrChange w:id="4403" w:author="Haskamp, Stefan" w:date="2022-02-05T20:51:00Z">
              <w:tcPr>
                <w:tcW w:w="1601" w:type="dxa"/>
                <w:gridSpan w:val="2"/>
                <w:tcBorders>
                  <w:top w:val="nil"/>
                  <w:left w:val="nil"/>
                  <w:bottom w:val="single" w:sz="4" w:space="0" w:color="auto"/>
                  <w:right w:val="single" w:sz="4" w:space="0" w:color="auto"/>
                </w:tcBorders>
                <w:shd w:val="clear" w:color="auto" w:fill="auto"/>
                <w:noWrap/>
                <w:vAlign w:val="bottom"/>
                <w:hideMark/>
              </w:tcPr>
            </w:tcPrChange>
          </w:tcPr>
          <w:p w14:paraId="66DB9BB7" w14:textId="0B58808A" w:rsidR="005A4AC0" w:rsidRPr="005A4AC0" w:rsidRDefault="005A4AC0">
            <w:pPr>
              <w:pStyle w:val="Titel"/>
              <w:rPr>
                <w:ins w:id="4404" w:author="Haskamp, Stefan" w:date="2022-02-05T20:48:00Z"/>
                <w:lang w:val="de-DE"/>
              </w:rPr>
              <w:pPrChange w:id="4405" w:author="Haskamp, Stefan" w:date="2022-02-05T20:49:00Z">
                <w:pPr>
                  <w:spacing w:after="0" w:line="240" w:lineRule="auto"/>
                  <w:jc w:val="right"/>
                </w:pPr>
              </w:pPrChange>
            </w:pPr>
            <w:ins w:id="4406" w:author="Haskamp, Stefan" w:date="2022-02-05T20:48:00Z">
              <w:r w:rsidRPr="005A4AC0">
                <w:rPr>
                  <w:lang w:val="de-DE"/>
                </w:rPr>
                <w:t>44</w:t>
              </w:r>
            </w:ins>
            <w:ins w:id="4407" w:author="Haskamp, Stefan" w:date="2022-02-16T15:34:00Z">
              <w:r w:rsidR="00C61360">
                <w:rPr>
                  <w:lang w:val="de-DE"/>
                </w:rPr>
                <w:t xml:space="preserve"> (16.9%)</w:t>
              </w:r>
            </w:ins>
          </w:p>
        </w:tc>
        <w:tc>
          <w:tcPr>
            <w:tcW w:w="1482" w:type="dxa"/>
            <w:tcBorders>
              <w:top w:val="nil"/>
              <w:left w:val="nil"/>
              <w:bottom w:val="single" w:sz="4" w:space="0" w:color="auto"/>
              <w:right w:val="single" w:sz="4" w:space="0" w:color="auto"/>
            </w:tcBorders>
            <w:shd w:val="clear" w:color="auto" w:fill="auto"/>
            <w:noWrap/>
            <w:vAlign w:val="bottom"/>
            <w:hideMark/>
            <w:tcPrChange w:id="4408" w:author="Haskamp, Stefan" w:date="2022-02-05T20:51:00Z">
              <w:tcPr>
                <w:tcW w:w="2098" w:type="dxa"/>
                <w:gridSpan w:val="2"/>
                <w:tcBorders>
                  <w:top w:val="nil"/>
                  <w:left w:val="nil"/>
                  <w:bottom w:val="single" w:sz="4" w:space="0" w:color="auto"/>
                  <w:right w:val="single" w:sz="4" w:space="0" w:color="auto"/>
                </w:tcBorders>
                <w:shd w:val="clear" w:color="auto" w:fill="auto"/>
                <w:noWrap/>
                <w:vAlign w:val="bottom"/>
                <w:hideMark/>
              </w:tcPr>
            </w:tcPrChange>
          </w:tcPr>
          <w:p w14:paraId="11F1B1F2" w14:textId="2BF55D80" w:rsidR="005A4AC0" w:rsidRPr="005A4AC0" w:rsidRDefault="005A4AC0">
            <w:pPr>
              <w:pStyle w:val="Titel"/>
              <w:rPr>
                <w:ins w:id="4409" w:author="Haskamp, Stefan" w:date="2022-02-05T20:48:00Z"/>
                <w:lang w:val="de-DE"/>
              </w:rPr>
              <w:pPrChange w:id="4410" w:author="Haskamp, Stefan" w:date="2022-02-05T20:49:00Z">
                <w:pPr>
                  <w:spacing w:after="0" w:line="240" w:lineRule="auto"/>
                  <w:jc w:val="right"/>
                </w:pPr>
              </w:pPrChange>
            </w:pPr>
            <w:ins w:id="4411" w:author="Haskamp, Stefan" w:date="2022-02-05T20:48:00Z">
              <w:r w:rsidRPr="005A4AC0">
                <w:rPr>
                  <w:lang w:val="de-DE"/>
                </w:rPr>
                <w:t>18</w:t>
              </w:r>
            </w:ins>
            <w:ins w:id="4412" w:author="Haskamp, Stefan" w:date="2022-02-16T15:34:00Z">
              <w:r w:rsidR="00C61360">
                <w:rPr>
                  <w:lang w:val="de-DE"/>
                </w:rPr>
                <w:t xml:space="preserve"> (</w:t>
              </w:r>
            </w:ins>
            <w:ins w:id="4413" w:author="Haskamp, Stefan" w:date="2022-02-16T15:35:00Z">
              <w:r w:rsidR="00C61360">
                <w:rPr>
                  <w:lang w:val="de-DE"/>
                </w:rPr>
                <w:t>34.6</w:t>
              </w:r>
            </w:ins>
            <w:ins w:id="4414" w:author="Haskamp, Stefan" w:date="2022-02-16T15:34:00Z">
              <w:r w:rsidR="00C61360">
                <w:rPr>
                  <w:lang w:val="de-DE"/>
                </w:rPr>
                <w:t>%)</w:t>
              </w:r>
            </w:ins>
          </w:p>
        </w:tc>
      </w:tr>
      <w:tr w:rsidR="00275F59" w:rsidRPr="005A4AC0" w14:paraId="34DCC252" w14:textId="77777777" w:rsidTr="00275F59">
        <w:tblPrEx>
          <w:tblPrExChange w:id="4415" w:author="Haskamp, Stefan" w:date="2022-02-16T15:29:00Z">
            <w:tblPrEx>
              <w:tblLayout w:type="fixed"/>
            </w:tblPrEx>
          </w:tblPrExChange>
        </w:tblPrEx>
        <w:trPr>
          <w:trHeight w:val="300"/>
          <w:ins w:id="4416" w:author="Haskamp, Stefan" w:date="2022-02-05T20:48:00Z"/>
          <w:trPrChange w:id="4417" w:author="Haskamp, Stefan" w:date="2022-02-16T15:29:00Z">
            <w:trPr>
              <w:trHeight w:val="300"/>
            </w:trPr>
          </w:trPrChange>
        </w:trPr>
        <w:tc>
          <w:tcPr>
            <w:tcW w:w="2972" w:type="dxa"/>
            <w:tcBorders>
              <w:top w:val="nil"/>
              <w:left w:val="single" w:sz="4" w:space="0" w:color="auto"/>
              <w:bottom w:val="nil"/>
              <w:right w:val="nil"/>
            </w:tcBorders>
            <w:shd w:val="clear" w:color="auto" w:fill="auto"/>
            <w:noWrap/>
            <w:vAlign w:val="bottom"/>
            <w:hideMark/>
            <w:tcPrChange w:id="4418" w:author="Haskamp, Stefan" w:date="2022-02-16T15:29:00Z">
              <w:tcPr>
                <w:tcW w:w="2972" w:type="dxa"/>
                <w:tcBorders>
                  <w:top w:val="nil"/>
                  <w:left w:val="single" w:sz="4" w:space="0" w:color="auto"/>
                  <w:bottom w:val="nil"/>
                  <w:right w:val="nil"/>
                </w:tcBorders>
                <w:shd w:val="clear" w:color="auto" w:fill="auto"/>
                <w:noWrap/>
                <w:vAlign w:val="bottom"/>
                <w:hideMark/>
              </w:tcPr>
            </w:tcPrChange>
          </w:tcPr>
          <w:p w14:paraId="58B822B4" w14:textId="77777777" w:rsidR="00275F59" w:rsidRPr="005A4AC0" w:rsidRDefault="00275F59">
            <w:pPr>
              <w:pStyle w:val="Titel"/>
              <w:rPr>
                <w:ins w:id="4419" w:author="Haskamp, Stefan" w:date="2022-02-05T20:48:00Z"/>
                <w:b/>
                <w:bCs/>
                <w:lang w:val="de-DE"/>
                <w:rPrChange w:id="4420" w:author="Haskamp, Stefan" w:date="2022-02-05T20:49:00Z">
                  <w:rPr>
                    <w:ins w:id="4421" w:author="Haskamp, Stefan" w:date="2022-02-05T20:48:00Z"/>
                    <w:lang w:val="de-DE"/>
                  </w:rPr>
                </w:rPrChange>
              </w:rPr>
              <w:pPrChange w:id="4422" w:author="Haskamp, Stefan" w:date="2022-02-05T20:49:00Z">
                <w:pPr>
                  <w:spacing w:after="0" w:line="240" w:lineRule="auto"/>
                  <w:jc w:val="left"/>
                </w:pPr>
              </w:pPrChange>
            </w:pPr>
            <w:ins w:id="4423" w:author="Haskamp, Stefan" w:date="2022-02-05T20:48:00Z">
              <w:r w:rsidRPr="005A4AC0">
                <w:rPr>
                  <w:b/>
                  <w:bCs/>
                  <w:lang w:val="de-DE"/>
                  <w:rPrChange w:id="4424" w:author="Haskamp, Stefan" w:date="2022-02-05T20:49:00Z">
                    <w:rPr>
                      <w:lang w:val="de-DE"/>
                    </w:rPr>
                  </w:rPrChange>
                </w:rPr>
                <w:t>Age at recruitment</w:t>
              </w:r>
            </w:ins>
          </w:p>
        </w:tc>
        <w:tc>
          <w:tcPr>
            <w:tcW w:w="1623" w:type="dxa"/>
            <w:tcBorders>
              <w:top w:val="nil"/>
              <w:left w:val="single" w:sz="4" w:space="0" w:color="auto"/>
              <w:bottom w:val="nil"/>
              <w:right w:val="single" w:sz="4" w:space="0" w:color="auto"/>
            </w:tcBorders>
            <w:shd w:val="clear" w:color="auto" w:fill="auto"/>
            <w:noWrap/>
            <w:vAlign w:val="bottom"/>
            <w:hideMark/>
            <w:tcPrChange w:id="4425" w:author="Haskamp, Stefan" w:date="2022-02-16T15:29:00Z">
              <w:tcPr>
                <w:tcW w:w="1623" w:type="dxa"/>
                <w:gridSpan w:val="3"/>
                <w:tcBorders>
                  <w:top w:val="nil"/>
                  <w:left w:val="single" w:sz="4" w:space="0" w:color="auto"/>
                  <w:bottom w:val="nil"/>
                  <w:right w:val="single" w:sz="4" w:space="0" w:color="auto"/>
                </w:tcBorders>
                <w:shd w:val="clear" w:color="auto" w:fill="auto"/>
                <w:noWrap/>
                <w:vAlign w:val="bottom"/>
                <w:hideMark/>
              </w:tcPr>
            </w:tcPrChange>
          </w:tcPr>
          <w:p w14:paraId="2B182CEF" w14:textId="77777777" w:rsidR="00275F59" w:rsidRPr="005A4AC0" w:rsidRDefault="00275F59">
            <w:pPr>
              <w:pStyle w:val="Titel"/>
              <w:rPr>
                <w:ins w:id="4426" w:author="Haskamp, Stefan" w:date="2022-02-05T20:48:00Z"/>
                <w:lang w:val="de-DE"/>
              </w:rPr>
              <w:pPrChange w:id="4427" w:author="Haskamp, Stefan" w:date="2022-02-05T20:49:00Z">
                <w:pPr>
                  <w:spacing w:after="0" w:line="240" w:lineRule="auto"/>
                  <w:jc w:val="left"/>
                </w:pPr>
              </w:pPrChange>
            </w:pPr>
            <w:ins w:id="4428" w:author="Haskamp, Stefan" w:date="2022-02-05T20:48:00Z">
              <w:r w:rsidRPr="005A4AC0">
                <w:rPr>
                  <w:lang w:val="de-DE"/>
                </w:rPr>
                <w:t> </w:t>
              </w:r>
            </w:ins>
          </w:p>
        </w:tc>
        <w:tc>
          <w:tcPr>
            <w:tcW w:w="1481" w:type="dxa"/>
            <w:tcBorders>
              <w:top w:val="nil"/>
              <w:left w:val="nil"/>
              <w:bottom w:val="nil"/>
              <w:right w:val="single" w:sz="4" w:space="0" w:color="auto"/>
            </w:tcBorders>
            <w:shd w:val="clear" w:color="auto" w:fill="auto"/>
            <w:noWrap/>
            <w:vAlign w:val="bottom"/>
            <w:hideMark/>
            <w:tcPrChange w:id="4429" w:author="Haskamp, Stefan" w:date="2022-02-16T15:29:00Z">
              <w:tcPr>
                <w:tcW w:w="1481" w:type="dxa"/>
                <w:gridSpan w:val="2"/>
                <w:tcBorders>
                  <w:top w:val="nil"/>
                  <w:left w:val="nil"/>
                  <w:bottom w:val="nil"/>
                  <w:right w:val="single" w:sz="4" w:space="0" w:color="auto"/>
                </w:tcBorders>
                <w:shd w:val="clear" w:color="auto" w:fill="auto"/>
                <w:noWrap/>
                <w:vAlign w:val="bottom"/>
                <w:hideMark/>
              </w:tcPr>
            </w:tcPrChange>
          </w:tcPr>
          <w:p w14:paraId="59809102" w14:textId="77777777" w:rsidR="00275F59" w:rsidRPr="005A4AC0" w:rsidRDefault="00275F59">
            <w:pPr>
              <w:pStyle w:val="Titel"/>
              <w:rPr>
                <w:ins w:id="4430" w:author="Haskamp, Stefan" w:date="2022-02-05T20:48:00Z"/>
                <w:lang w:val="de-DE"/>
              </w:rPr>
              <w:pPrChange w:id="4431" w:author="Haskamp, Stefan" w:date="2022-02-05T20:49:00Z">
                <w:pPr>
                  <w:spacing w:after="0" w:line="240" w:lineRule="auto"/>
                  <w:jc w:val="left"/>
                </w:pPr>
              </w:pPrChange>
            </w:pPr>
            <w:ins w:id="4432" w:author="Haskamp, Stefan" w:date="2022-02-05T20:48:00Z">
              <w:r w:rsidRPr="005A4AC0">
                <w:rPr>
                  <w:lang w:val="de-DE"/>
                </w:rPr>
                <w:t> </w:t>
              </w:r>
            </w:ins>
          </w:p>
        </w:tc>
        <w:tc>
          <w:tcPr>
            <w:tcW w:w="1481" w:type="dxa"/>
            <w:vMerge w:val="restart"/>
            <w:tcBorders>
              <w:top w:val="nil"/>
              <w:left w:val="nil"/>
              <w:right w:val="single" w:sz="4" w:space="0" w:color="auto"/>
            </w:tcBorders>
            <w:shd w:val="clear" w:color="auto" w:fill="auto"/>
            <w:noWrap/>
            <w:vAlign w:val="center"/>
            <w:tcPrChange w:id="4433" w:author="Haskamp, Stefan" w:date="2022-02-16T15:29:00Z">
              <w:tcPr>
                <w:tcW w:w="1481" w:type="dxa"/>
                <w:gridSpan w:val="2"/>
                <w:vMerge w:val="restart"/>
                <w:tcBorders>
                  <w:top w:val="nil"/>
                  <w:left w:val="nil"/>
                  <w:right w:val="single" w:sz="4" w:space="0" w:color="auto"/>
                </w:tcBorders>
                <w:shd w:val="clear" w:color="auto" w:fill="auto"/>
                <w:noWrap/>
                <w:vAlign w:val="bottom"/>
              </w:tcPr>
            </w:tcPrChange>
          </w:tcPr>
          <w:p w14:paraId="3447DECE" w14:textId="5BB8F236" w:rsidR="00275F59" w:rsidRPr="005A4AC0" w:rsidRDefault="00275F59">
            <w:pPr>
              <w:pStyle w:val="Titel"/>
              <w:jc w:val="center"/>
              <w:rPr>
                <w:ins w:id="4434" w:author="Haskamp, Stefan" w:date="2022-02-05T20:48:00Z"/>
                <w:lang w:val="de-DE"/>
              </w:rPr>
              <w:pPrChange w:id="4435" w:author="Haskamp, Stefan" w:date="2022-02-16T15:29:00Z">
                <w:pPr>
                  <w:spacing w:after="0" w:line="240" w:lineRule="auto"/>
                  <w:jc w:val="left"/>
                </w:pPr>
              </w:pPrChange>
            </w:pPr>
            <w:ins w:id="4436" w:author="Haskamp, Stefan" w:date="2022-02-16T15:26:00Z">
              <w:r>
                <w:rPr>
                  <w:lang w:val="de-DE"/>
                </w:rPr>
                <w:t>51.</w:t>
              </w:r>
            </w:ins>
            <w:ins w:id="4437" w:author="Haskamp, Stefan" w:date="2022-02-16T15:27:00Z">
              <w:r>
                <w:rPr>
                  <w:lang w:val="de-DE"/>
                </w:rPr>
                <w:t>1</w:t>
              </w:r>
            </w:ins>
            <w:ins w:id="4438" w:author="Haskamp, Stefan" w:date="2022-02-16T15:29:00Z">
              <w:r>
                <w:rPr>
                  <w:lang w:val="de-DE"/>
                </w:rPr>
                <w:t xml:space="preserve"> </w:t>
              </w:r>
            </w:ins>
            <w:ins w:id="4439" w:author="Haskamp, Stefan" w:date="2022-02-16T15:27:00Z">
              <w:r w:rsidRPr="00275F59">
                <w:rPr>
                  <w:lang w:val="de-DE"/>
                </w:rPr>
                <w:t>±</w:t>
              </w:r>
            </w:ins>
            <w:ins w:id="4440" w:author="Haskamp, Stefan" w:date="2022-02-16T15:29:00Z">
              <w:r>
                <w:rPr>
                  <w:lang w:val="de-DE"/>
                </w:rPr>
                <w:t xml:space="preserve"> </w:t>
              </w:r>
            </w:ins>
            <w:ins w:id="4441" w:author="Haskamp, Stefan" w:date="2022-02-16T15:28:00Z">
              <w:r>
                <w:rPr>
                  <w:lang w:val="de-DE"/>
                </w:rPr>
                <w:t>12.9</w:t>
              </w:r>
            </w:ins>
          </w:p>
        </w:tc>
        <w:tc>
          <w:tcPr>
            <w:tcW w:w="1482" w:type="dxa"/>
            <w:tcBorders>
              <w:top w:val="nil"/>
              <w:left w:val="nil"/>
              <w:bottom w:val="nil"/>
              <w:right w:val="single" w:sz="4" w:space="0" w:color="auto"/>
            </w:tcBorders>
            <w:shd w:val="clear" w:color="auto" w:fill="auto"/>
            <w:noWrap/>
            <w:vAlign w:val="bottom"/>
            <w:hideMark/>
            <w:tcPrChange w:id="4442" w:author="Haskamp, Stefan" w:date="2022-02-16T15:29:00Z">
              <w:tcPr>
                <w:tcW w:w="1482" w:type="dxa"/>
                <w:tcBorders>
                  <w:top w:val="nil"/>
                  <w:left w:val="nil"/>
                  <w:bottom w:val="nil"/>
                  <w:right w:val="single" w:sz="4" w:space="0" w:color="auto"/>
                </w:tcBorders>
                <w:shd w:val="clear" w:color="auto" w:fill="auto"/>
                <w:noWrap/>
                <w:vAlign w:val="bottom"/>
                <w:hideMark/>
              </w:tcPr>
            </w:tcPrChange>
          </w:tcPr>
          <w:p w14:paraId="443B5FF3" w14:textId="77777777" w:rsidR="00275F59" w:rsidRPr="005A4AC0" w:rsidRDefault="00275F59">
            <w:pPr>
              <w:pStyle w:val="Titel"/>
              <w:rPr>
                <w:ins w:id="4443" w:author="Haskamp, Stefan" w:date="2022-02-05T20:48:00Z"/>
                <w:lang w:val="de-DE"/>
              </w:rPr>
              <w:pPrChange w:id="4444" w:author="Haskamp, Stefan" w:date="2022-02-05T20:49:00Z">
                <w:pPr>
                  <w:spacing w:after="0" w:line="240" w:lineRule="auto"/>
                  <w:jc w:val="left"/>
                </w:pPr>
              </w:pPrChange>
            </w:pPr>
            <w:ins w:id="4445" w:author="Haskamp, Stefan" w:date="2022-02-05T20:48:00Z">
              <w:r w:rsidRPr="005A4AC0">
                <w:rPr>
                  <w:lang w:val="de-DE"/>
                </w:rPr>
                <w:t> </w:t>
              </w:r>
            </w:ins>
          </w:p>
        </w:tc>
      </w:tr>
      <w:tr w:rsidR="00275F59" w:rsidRPr="005A4AC0" w14:paraId="4C90D04A" w14:textId="77777777" w:rsidTr="007249A2">
        <w:trPr>
          <w:trHeight w:val="300"/>
          <w:ins w:id="4446" w:author="Haskamp, Stefan" w:date="2022-02-05T20:48:00Z"/>
        </w:trPr>
        <w:tc>
          <w:tcPr>
            <w:tcW w:w="2972" w:type="dxa"/>
            <w:tcBorders>
              <w:top w:val="nil"/>
              <w:left w:val="single" w:sz="4" w:space="0" w:color="auto"/>
              <w:bottom w:val="nil"/>
              <w:right w:val="nil"/>
            </w:tcBorders>
            <w:shd w:val="clear" w:color="auto" w:fill="auto"/>
            <w:noWrap/>
            <w:vAlign w:val="bottom"/>
            <w:hideMark/>
          </w:tcPr>
          <w:p w14:paraId="1417A3DA" w14:textId="77777777" w:rsidR="00275F59" w:rsidRPr="005A4AC0" w:rsidRDefault="00275F59">
            <w:pPr>
              <w:pStyle w:val="Titel"/>
              <w:rPr>
                <w:ins w:id="4447" w:author="Haskamp, Stefan" w:date="2022-02-05T20:48:00Z"/>
                <w:lang w:val="de-DE"/>
              </w:rPr>
              <w:pPrChange w:id="4448" w:author="Haskamp, Stefan" w:date="2022-02-05T20:49:00Z">
                <w:pPr>
                  <w:spacing w:after="0" w:line="240" w:lineRule="auto"/>
                  <w:jc w:val="left"/>
                </w:pPr>
              </w:pPrChange>
            </w:pPr>
            <w:ins w:id="4449" w:author="Haskamp, Stefan" w:date="2022-02-05T20:48:00Z">
              <w:r w:rsidRPr="005A4AC0">
                <w:rPr>
                  <w:lang w:val="de-DE"/>
                </w:rPr>
                <w:t>0-20</w:t>
              </w:r>
            </w:ins>
          </w:p>
        </w:tc>
        <w:tc>
          <w:tcPr>
            <w:tcW w:w="1623" w:type="dxa"/>
            <w:tcBorders>
              <w:top w:val="nil"/>
              <w:left w:val="single" w:sz="4" w:space="0" w:color="auto"/>
              <w:bottom w:val="nil"/>
              <w:right w:val="single" w:sz="4" w:space="0" w:color="auto"/>
            </w:tcBorders>
            <w:shd w:val="clear" w:color="auto" w:fill="auto"/>
            <w:noWrap/>
            <w:vAlign w:val="bottom"/>
            <w:hideMark/>
          </w:tcPr>
          <w:p w14:paraId="69F5906D" w14:textId="21DC938A" w:rsidR="00275F59" w:rsidRPr="005A4AC0" w:rsidRDefault="00275F59">
            <w:pPr>
              <w:pStyle w:val="Titel"/>
              <w:rPr>
                <w:ins w:id="4450" w:author="Haskamp, Stefan" w:date="2022-02-05T20:48:00Z"/>
                <w:lang w:val="de-DE"/>
              </w:rPr>
              <w:pPrChange w:id="4451" w:author="Haskamp, Stefan" w:date="2022-02-05T20:49:00Z">
                <w:pPr>
                  <w:spacing w:after="0" w:line="240" w:lineRule="auto"/>
                  <w:jc w:val="right"/>
                </w:pPr>
              </w:pPrChange>
            </w:pPr>
            <w:ins w:id="4452" w:author="Haskamp, Stefan" w:date="2022-02-05T20:48:00Z">
              <w:r w:rsidRPr="005A4AC0">
                <w:rPr>
                  <w:lang w:val="de-DE"/>
                </w:rPr>
                <w:t>806</w:t>
              </w:r>
            </w:ins>
            <w:ins w:id="4453" w:author="Haskamp, Stefan" w:date="2022-02-16T15:36:00Z">
              <w:r w:rsidR="00C61360">
                <w:rPr>
                  <w:lang w:val="de-DE"/>
                </w:rPr>
                <w:t xml:space="preserve"> (</w:t>
              </w:r>
            </w:ins>
            <w:ins w:id="4454" w:author="Haskamp, Stefan" w:date="2022-02-16T15:37:00Z">
              <w:r w:rsidR="00C61360">
                <w:rPr>
                  <w:lang w:val="de-DE"/>
                </w:rPr>
                <w:t>43.1</w:t>
              </w:r>
            </w:ins>
            <w:ins w:id="4455" w:author="Haskamp, Stefan" w:date="2022-02-16T15:40:00Z">
              <w:r w:rsidR="00C61360">
                <w:rPr>
                  <w:lang w:val="de-DE"/>
                </w:rPr>
                <w:t>%</w:t>
              </w:r>
            </w:ins>
            <w:ins w:id="4456" w:author="Haskamp, Stefan" w:date="2022-02-16T15:36:00Z">
              <w:r w:rsidR="00C61360">
                <w:rPr>
                  <w:lang w:val="de-DE"/>
                </w:rPr>
                <w:t>)</w:t>
              </w:r>
            </w:ins>
          </w:p>
        </w:tc>
        <w:tc>
          <w:tcPr>
            <w:tcW w:w="1481" w:type="dxa"/>
            <w:tcBorders>
              <w:top w:val="nil"/>
              <w:left w:val="nil"/>
              <w:bottom w:val="nil"/>
              <w:right w:val="single" w:sz="4" w:space="0" w:color="auto"/>
            </w:tcBorders>
            <w:shd w:val="clear" w:color="auto" w:fill="auto"/>
            <w:noWrap/>
            <w:vAlign w:val="bottom"/>
            <w:hideMark/>
          </w:tcPr>
          <w:p w14:paraId="0CB28236" w14:textId="5B2E8786" w:rsidR="00275F59" w:rsidRPr="005A4AC0" w:rsidRDefault="00275F59">
            <w:pPr>
              <w:pStyle w:val="Titel"/>
              <w:rPr>
                <w:ins w:id="4457" w:author="Haskamp, Stefan" w:date="2022-02-05T20:48:00Z"/>
                <w:lang w:val="de-DE"/>
              </w:rPr>
              <w:pPrChange w:id="4458" w:author="Haskamp, Stefan" w:date="2022-02-05T20:49:00Z">
                <w:pPr>
                  <w:spacing w:after="0" w:line="240" w:lineRule="auto"/>
                  <w:jc w:val="right"/>
                </w:pPr>
              </w:pPrChange>
            </w:pPr>
            <w:ins w:id="4459" w:author="Haskamp, Stefan" w:date="2022-02-05T20:48:00Z">
              <w:r w:rsidRPr="005A4AC0">
                <w:rPr>
                  <w:lang w:val="de-DE"/>
                </w:rPr>
                <w:t>13</w:t>
              </w:r>
            </w:ins>
            <w:ins w:id="4460" w:author="Haskamp, Stefan" w:date="2022-02-16T15:37:00Z">
              <w:r w:rsidR="00C61360">
                <w:rPr>
                  <w:lang w:val="de-DE"/>
                </w:rPr>
                <w:t xml:space="preserve"> (</w:t>
              </w:r>
            </w:ins>
            <w:ins w:id="4461" w:author="Haskamp, Stefan" w:date="2022-02-16T15:38:00Z">
              <w:r w:rsidR="00C61360">
                <w:rPr>
                  <w:lang w:val="de-DE"/>
                </w:rPr>
                <w:t>7.6</w:t>
              </w:r>
            </w:ins>
            <w:ins w:id="4462" w:author="Haskamp, Stefan" w:date="2022-02-16T15:40:00Z">
              <w:r w:rsidR="00C61360">
                <w:rPr>
                  <w:lang w:val="de-DE"/>
                </w:rPr>
                <w:t>%</w:t>
              </w:r>
            </w:ins>
            <w:ins w:id="4463" w:author="Haskamp, Stefan" w:date="2022-02-16T15:37:00Z">
              <w:r w:rsidR="00C61360">
                <w:rPr>
                  <w:lang w:val="de-DE"/>
                </w:rPr>
                <w:t>)</w:t>
              </w:r>
            </w:ins>
          </w:p>
        </w:tc>
        <w:tc>
          <w:tcPr>
            <w:tcW w:w="1481" w:type="dxa"/>
            <w:vMerge/>
            <w:tcBorders>
              <w:left w:val="nil"/>
              <w:right w:val="single" w:sz="4" w:space="0" w:color="auto"/>
            </w:tcBorders>
            <w:shd w:val="clear" w:color="auto" w:fill="auto"/>
            <w:noWrap/>
            <w:vAlign w:val="bottom"/>
          </w:tcPr>
          <w:p w14:paraId="373A1893" w14:textId="173869B6" w:rsidR="00275F59" w:rsidRPr="005A4AC0" w:rsidRDefault="00275F59">
            <w:pPr>
              <w:pStyle w:val="Titel"/>
              <w:rPr>
                <w:ins w:id="4464" w:author="Haskamp, Stefan" w:date="2022-02-05T20:48:00Z"/>
                <w:lang w:val="de-DE"/>
              </w:rPr>
              <w:pPrChange w:id="4465" w:author="Haskamp, Stefan" w:date="2022-02-05T20:49:00Z">
                <w:pPr>
                  <w:spacing w:after="0" w:line="240" w:lineRule="auto"/>
                  <w:jc w:val="left"/>
                </w:pPr>
              </w:pPrChange>
            </w:pPr>
          </w:p>
        </w:tc>
        <w:tc>
          <w:tcPr>
            <w:tcW w:w="1482" w:type="dxa"/>
            <w:tcBorders>
              <w:top w:val="nil"/>
              <w:left w:val="nil"/>
              <w:bottom w:val="nil"/>
              <w:right w:val="single" w:sz="4" w:space="0" w:color="auto"/>
            </w:tcBorders>
            <w:shd w:val="clear" w:color="auto" w:fill="auto"/>
            <w:noWrap/>
            <w:vAlign w:val="bottom"/>
            <w:hideMark/>
          </w:tcPr>
          <w:p w14:paraId="4ACD99C4" w14:textId="77777777" w:rsidR="00275F59" w:rsidRPr="005A4AC0" w:rsidRDefault="00275F59">
            <w:pPr>
              <w:pStyle w:val="Titel"/>
              <w:rPr>
                <w:ins w:id="4466" w:author="Haskamp, Stefan" w:date="2022-02-05T20:48:00Z"/>
                <w:lang w:val="de-DE"/>
              </w:rPr>
              <w:pPrChange w:id="4467" w:author="Haskamp, Stefan" w:date="2022-02-05T20:49:00Z">
                <w:pPr>
                  <w:spacing w:after="0" w:line="240" w:lineRule="auto"/>
                  <w:jc w:val="left"/>
                </w:pPr>
              </w:pPrChange>
            </w:pPr>
            <w:ins w:id="4468" w:author="Haskamp, Stefan" w:date="2022-02-05T20:48:00Z">
              <w:r w:rsidRPr="005A4AC0">
                <w:rPr>
                  <w:lang w:val="de-DE"/>
                </w:rPr>
                <w:t>U</w:t>
              </w:r>
            </w:ins>
          </w:p>
        </w:tc>
      </w:tr>
      <w:tr w:rsidR="00275F59" w:rsidRPr="005A4AC0" w14:paraId="09859BF5" w14:textId="77777777" w:rsidTr="007249A2">
        <w:trPr>
          <w:trHeight w:val="300"/>
          <w:ins w:id="4469" w:author="Haskamp, Stefan" w:date="2022-02-05T20:48:00Z"/>
        </w:trPr>
        <w:tc>
          <w:tcPr>
            <w:tcW w:w="2972" w:type="dxa"/>
            <w:tcBorders>
              <w:top w:val="nil"/>
              <w:left w:val="single" w:sz="4" w:space="0" w:color="auto"/>
              <w:bottom w:val="nil"/>
              <w:right w:val="nil"/>
            </w:tcBorders>
            <w:shd w:val="clear" w:color="auto" w:fill="auto"/>
            <w:noWrap/>
            <w:vAlign w:val="bottom"/>
            <w:hideMark/>
          </w:tcPr>
          <w:p w14:paraId="6A9389C9" w14:textId="77777777" w:rsidR="00275F59" w:rsidRPr="005A4AC0" w:rsidRDefault="00275F59">
            <w:pPr>
              <w:pStyle w:val="Titel"/>
              <w:rPr>
                <w:ins w:id="4470" w:author="Haskamp, Stefan" w:date="2022-02-05T20:48:00Z"/>
                <w:lang w:val="de-DE"/>
              </w:rPr>
              <w:pPrChange w:id="4471" w:author="Haskamp, Stefan" w:date="2022-02-05T20:49:00Z">
                <w:pPr>
                  <w:spacing w:after="0" w:line="240" w:lineRule="auto"/>
                  <w:jc w:val="left"/>
                </w:pPr>
              </w:pPrChange>
            </w:pPr>
            <w:ins w:id="4472" w:author="Haskamp, Stefan" w:date="2022-02-05T20:48:00Z">
              <w:r w:rsidRPr="005A4AC0">
                <w:rPr>
                  <w:lang w:val="de-DE"/>
                </w:rPr>
                <w:t>21-40</w:t>
              </w:r>
            </w:ins>
          </w:p>
        </w:tc>
        <w:tc>
          <w:tcPr>
            <w:tcW w:w="1623" w:type="dxa"/>
            <w:tcBorders>
              <w:top w:val="nil"/>
              <w:left w:val="single" w:sz="4" w:space="0" w:color="auto"/>
              <w:bottom w:val="nil"/>
              <w:right w:val="single" w:sz="4" w:space="0" w:color="auto"/>
            </w:tcBorders>
            <w:shd w:val="clear" w:color="auto" w:fill="auto"/>
            <w:noWrap/>
            <w:vAlign w:val="bottom"/>
            <w:hideMark/>
          </w:tcPr>
          <w:p w14:paraId="3919DB3B" w14:textId="73734748" w:rsidR="00275F59" w:rsidRPr="005A4AC0" w:rsidRDefault="00275F59">
            <w:pPr>
              <w:pStyle w:val="Titel"/>
              <w:rPr>
                <w:ins w:id="4473" w:author="Haskamp, Stefan" w:date="2022-02-05T20:48:00Z"/>
                <w:lang w:val="de-DE"/>
              </w:rPr>
              <w:pPrChange w:id="4474" w:author="Haskamp, Stefan" w:date="2022-02-05T20:49:00Z">
                <w:pPr>
                  <w:spacing w:after="0" w:line="240" w:lineRule="auto"/>
                  <w:jc w:val="right"/>
                </w:pPr>
              </w:pPrChange>
            </w:pPr>
            <w:ins w:id="4475" w:author="Haskamp, Stefan" w:date="2022-02-05T20:48:00Z">
              <w:r w:rsidRPr="005A4AC0">
                <w:rPr>
                  <w:lang w:val="de-DE"/>
                </w:rPr>
                <w:t>763</w:t>
              </w:r>
            </w:ins>
            <w:ins w:id="4476" w:author="Haskamp, Stefan" w:date="2022-02-16T15:37:00Z">
              <w:r w:rsidR="00C61360">
                <w:rPr>
                  <w:lang w:val="de-DE"/>
                </w:rPr>
                <w:t xml:space="preserve"> (40.8</w:t>
              </w:r>
            </w:ins>
            <w:ins w:id="4477" w:author="Haskamp, Stefan" w:date="2022-02-16T15:40:00Z">
              <w:r w:rsidR="00C61360">
                <w:rPr>
                  <w:lang w:val="de-DE"/>
                </w:rPr>
                <w:t>%</w:t>
              </w:r>
            </w:ins>
            <w:ins w:id="4478" w:author="Haskamp, Stefan" w:date="2022-02-16T15:37:00Z">
              <w:r w:rsidR="00C61360">
                <w:rPr>
                  <w:lang w:val="de-DE"/>
                </w:rPr>
                <w:t>)</w:t>
              </w:r>
            </w:ins>
          </w:p>
        </w:tc>
        <w:tc>
          <w:tcPr>
            <w:tcW w:w="1481" w:type="dxa"/>
            <w:tcBorders>
              <w:top w:val="nil"/>
              <w:left w:val="nil"/>
              <w:bottom w:val="nil"/>
              <w:right w:val="single" w:sz="4" w:space="0" w:color="auto"/>
            </w:tcBorders>
            <w:shd w:val="clear" w:color="auto" w:fill="auto"/>
            <w:noWrap/>
            <w:vAlign w:val="bottom"/>
            <w:hideMark/>
          </w:tcPr>
          <w:p w14:paraId="2FFC3FE6" w14:textId="2FC8B9DA" w:rsidR="00275F59" w:rsidRPr="005A4AC0" w:rsidRDefault="00275F59">
            <w:pPr>
              <w:pStyle w:val="Titel"/>
              <w:rPr>
                <w:ins w:id="4479" w:author="Haskamp, Stefan" w:date="2022-02-05T20:48:00Z"/>
                <w:lang w:val="de-DE"/>
              </w:rPr>
              <w:pPrChange w:id="4480" w:author="Haskamp, Stefan" w:date="2022-02-05T20:49:00Z">
                <w:pPr>
                  <w:spacing w:after="0" w:line="240" w:lineRule="auto"/>
                  <w:jc w:val="right"/>
                </w:pPr>
              </w:pPrChange>
            </w:pPr>
            <w:ins w:id="4481" w:author="Haskamp, Stefan" w:date="2022-02-05T20:48:00Z">
              <w:r w:rsidRPr="005A4AC0">
                <w:rPr>
                  <w:lang w:val="de-DE"/>
                </w:rPr>
                <w:t>63</w:t>
              </w:r>
            </w:ins>
            <w:ins w:id="4482" w:author="Haskamp, Stefan" w:date="2022-02-16T15:37:00Z">
              <w:r w:rsidR="00C61360">
                <w:rPr>
                  <w:lang w:val="de-DE"/>
                </w:rPr>
                <w:t xml:space="preserve"> (</w:t>
              </w:r>
            </w:ins>
            <w:ins w:id="4483" w:author="Haskamp, Stefan" w:date="2022-02-16T15:38:00Z">
              <w:r w:rsidR="00C61360">
                <w:rPr>
                  <w:lang w:val="de-DE"/>
                </w:rPr>
                <w:t>36.6</w:t>
              </w:r>
            </w:ins>
            <w:ins w:id="4484" w:author="Haskamp, Stefan" w:date="2022-02-16T15:40:00Z">
              <w:r w:rsidR="00C61360">
                <w:rPr>
                  <w:lang w:val="de-DE"/>
                </w:rPr>
                <w:t>%</w:t>
              </w:r>
            </w:ins>
            <w:ins w:id="4485" w:author="Haskamp, Stefan" w:date="2022-02-16T15:37:00Z">
              <w:r w:rsidR="00C61360">
                <w:rPr>
                  <w:lang w:val="de-DE"/>
                </w:rPr>
                <w:t>)</w:t>
              </w:r>
            </w:ins>
          </w:p>
        </w:tc>
        <w:tc>
          <w:tcPr>
            <w:tcW w:w="1481" w:type="dxa"/>
            <w:vMerge/>
            <w:tcBorders>
              <w:left w:val="nil"/>
              <w:right w:val="single" w:sz="4" w:space="0" w:color="auto"/>
            </w:tcBorders>
            <w:shd w:val="clear" w:color="auto" w:fill="auto"/>
            <w:noWrap/>
            <w:vAlign w:val="bottom"/>
          </w:tcPr>
          <w:p w14:paraId="7B2C2FBF" w14:textId="6A3C2316" w:rsidR="00275F59" w:rsidRPr="005A4AC0" w:rsidRDefault="00275F59">
            <w:pPr>
              <w:pStyle w:val="Titel"/>
              <w:rPr>
                <w:ins w:id="4486" w:author="Haskamp, Stefan" w:date="2022-02-05T20:48:00Z"/>
                <w:lang w:val="de-DE"/>
              </w:rPr>
              <w:pPrChange w:id="4487" w:author="Haskamp, Stefan" w:date="2022-02-05T20:49:00Z">
                <w:pPr>
                  <w:spacing w:after="0" w:line="240" w:lineRule="auto"/>
                  <w:jc w:val="left"/>
                </w:pPr>
              </w:pPrChange>
            </w:pPr>
          </w:p>
        </w:tc>
        <w:tc>
          <w:tcPr>
            <w:tcW w:w="1482" w:type="dxa"/>
            <w:tcBorders>
              <w:top w:val="nil"/>
              <w:left w:val="nil"/>
              <w:bottom w:val="nil"/>
              <w:right w:val="single" w:sz="4" w:space="0" w:color="auto"/>
            </w:tcBorders>
            <w:shd w:val="clear" w:color="auto" w:fill="auto"/>
            <w:noWrap/>
            <w:vAlign w:val="bottom"/>
            <w:hideMark/>
          </w:tcPr>
          <w:p w14:paraId="6930A061" w14:textId="77777777" w:rsidR="00275F59" w:rsidRPr="005A4AC0" w:rsidRDefault="00275F59">
            <w:pPr>
              <w:pStyle w:val="Titel"/>
              <w:rPr>
                <w:ins w:id="4488" w:author="Haskamp, Stefan" w:date="2022-02-05T20:48:00Z"/>
                <w:lang w:val="de-DE"/>
              </w:rPr>
              <w:pPrChange w:id="4489" w:author="Haskamp, Stefan" w:date="2022-02-05T20:49:00Z">
                <w:pPr>
                  <w:spacing w:after="0" w:line="240" w:lineRule="auto"/>
                  <w:jc w:val="left"/>
                </w:pPr>
              </w:pPrChange>
            </w:pPr>
            <w:ins w:id="4490" w:author="Haskamp, Stefan" w:date="2022-02-05T20:48:00Z">
              <w:r w:rsidRPr="005A4AC0">
                <w:rPr>
                  <w:lang w:val="de-DE"/>
                </w:rPr>
                <w:t>U</w:t>
              </w:r>
            </w:ins>
          </w:p>
        </w:tc>
      </w:tr>
      <w:tr w:rsidR="00275F59" w:rsidRPr="005A4AC0" w14:paraId="3CAA487B" w14:textId="77777777" w:rsidTr="007249A2">
        <w:trPr>
          <w:trHeight w:val="300"/>
          <w:ins w:id="4491" w:author="Haskamp, Stefan" w:date="2022-02-05T20:48:00Z"/>
        </w:trPr>
        <w:tc>
          <w:tcPr>
            <w:tcW w:w="2972" w:type="dxa"/>
            <w:tcBorders>
              <w:top w:val="nil"/>
              <w:left w:val="single" w:sz="4" w:space="0" w:color="auto"/>
              <w:bottom w:val="single" w:sz="4" w:space="0" w:color="auto"/>
              <w:right w:val="nil"/>
            </w:tcBorders>
            <w:shd w:val="clear" w:color="auto" w:fill="auto"/>
            <w:noWrap/>
            <w:vAlign w:val="bottom"/>
            <w:hideMark/>
          </w:tcPr>
          <w:p w14:paraId="65BCBD00" w14:textId="77777777" w:rsidR="00275F59" w:rsidRPr="005A4AC0" w:rsidRDefault="00275F59">
            <w:pPr>
              <w:pStyle w:val="Titel"/>
              <w:rPr>
                <w:ins w:id="4492" w:author="Haskamp, Stefan" w:date="2022-02-05T20:48:00Z"/>
                <w:lang w:val="de-DE"/>
              </w:rPr>
              <w:pPrChange w:id="4493" w:author="Haskamp, Stefan" w:date="2022-02-05T20:49:00Z">
                <w:pPr>
                  <w:spacing w:after="0" w:line="240" w:lineRule="auto"/>
                  <w:jc w:val="left"/>
                </w:pPr>
              </w:pPrChange>
            </w:pPr>
            <w:ins w:id="4494" w:author="Haskamp, Stefan" w:date="2022-02-05T20:48:00Z">
              <w:r w:rsidRPr="005A4AC0">
                <w:rPr>
                  <w:lang w:val="de-DE"/>
                </w:rPr>
                <w:t>&gt;40</w:t>
              </w:r>
            </w:ins>
          </w:p>
        </w:tc>
        <w:tc>
          <w:tcPr>
            <w:tcW w:w="1623" w:type="dxa"/>
            <w:tcBorders>
              <w:top w:val="nil"/>
              <w:left w:val="single" w:sz="4" w:space="0" w:color="auto"/>
              <w:bottom w:val="single" w:sz="4" w:space="0" w:color="auto"/>
              <w:right w:val="single" w:sz="4" w:space="0" w:color="auto"/>
            </w:tcBorders>
            <w:shd w:val="clear" w:color="auto" w:fill="auto"/>
            <w:noWrap/>
            <w:vAlign w:val="bottom"/>
            <w:hideMark/>
          </w:tcPr>
          <w:p w14:paraId="14AB8F48" w14:textId="7CAC4A9B" w:rsidR="00275F59" w:rsidRPr="005A4AC0" w:rsidRDefault="00275F59">
            <w:pPr>
              <w:pStyle w:val="Titel"/>
              <w:rPr>
                <w:ins w:id="4495" w:author="Haskamp, Stefan" w:date="2022-02-05T20:48:00Z"/>
                <w:lang w:val="de-DE"/>
              </w:rPr>
              <w:pPrChange w:id="4496" w:author="Haskamp, Stefan" w:date="2022-02-05T20:49:00Z">
                <w:pPr>
                  <w:spacing w:after="0" w:line="240" w:lineRule="auto"/>
                  <w:jc w:val="right"/>
                </w:pPr>
              </w:pPrChange>
            </w:pPr>
            <w:ins w:id="4497" w:author="Haskamp, Stefan" w:date="2022-02-05T20:48:00Z">
              <w:r w:rsidRPr="005A4AC0">
                <w:rPr>
                  <w:lang w:val="de-DE"/>
                </w:rPr>
                <w:t>302</w:t>
              </w:r>
            </w:ins>
            <w:ins w:id="4498" w:author="Haskamp, Stefan" w:date="2022-02-16T15:37:00Z">
              <w:r w:rsidR="00C61360">
                <w:rPr>
                  <w:lang w:val="de-DE"/>
                </w:rPr>
                <w:t xml:space="preserve"> (</w:t>
              </w:r>
            </w:ins>
            <w:ins w:id="4499" w:author="Haskamp, Stefan" w:date="2022-02-16T15:38:00Z">
              <w:r w:rsidR="00C61360">
                <w:rPr>
                  <w:lang w:val="de-DE"/>
                </w:rPr>
                <w:t>16.1</w:t>
              </w:r>
            </w:ins>
            <w:ins w:id="4500" w:author="Haskamp, Stefan" w:date="2022-02-16T15:40:00Z">
              <w:r w:rsidR="00C61360">
                <w:rPr>
                  <w:lang w:val="de-DE"/>
                </w:rPr>
                <w:t>%</w:t>
              </w:r>
            </w:ins>
            <w:ins w:id="4501" w:author="Haskamp, Stefan" w:date="2022-02-16T15:37:00Z">
              <w:r w:rsidR="00C61360">
                <w:rPr>
                  <w:lang w:val="de-DE"/>
                </w:rPr>
                <w:t>)</w:t>
              </w:r>
            </w:ins>
          </w:p>
        </w:tc>
        <w:tc>
          <w:tcPr>
            <w:tcW w:w="1481" w:type="dxa"/>
            <w:tcBorders>
              <w:top w:val="nil"/>
              <w:left w:val="nil"/>
              <w:bottom w:val="single" w:sz="4" w:space="0" w:color="auto"/>
              <w:right w:val="single" w:sz="4" w:space="0" w:color="auto"/>
            </w:tcBorders>
            <w:shd w:val="clear" w:color="auto" w:fill="auto"/>
            <w:noWrap/>
            <w:vAlign w:val="bottom"/>
            <w:hideMark/>
          </w:tcPr>
          <w:p w14:paraId="14A46E50" w14:textId="6C13C0BC" w:rsidR="00275F59" w:rsidRPr="005A4AC0" w:rsidRDefault="00275F59">
            <w:pPr>
              <w:pStyle w:val="Titel"/>
              <w:rPr>
                <w:ins w:id="4502" w:author="Haskamp, Stefan" w:date="2022-02-05T20:48:00Z"/>
                <w:lang w:val="de-DE"/>
              </w:rPr>
              <w:pPrChange w:id="4503" w:author="Haskamp, Stefan" w:date="2022-02-05T20:49:00Z">
                <w:pPr>
                  <w:spacing w:after="0" w:line="240" w:lineRule="auto"/>
                  <w:jc w:val="right"/>
                </w:pPr>
              </w:pPrChange>
            </w:pPr>
            <w:ins w:id="4504" w:author="Haskamp, Stefan" w:date="2022-02-05T20:48:00Z">
              <w:r w:rsidRPr="005A4AC0">
                <w:rPr>
                  <w:lang w:val="de-DE"/>
                </w:rPr>
                <w:t>96</w:t>
              </w:r>
            </w:ins>
            <w:ins w:id="4505" w:author="Haskamp, Stefan" w:date="2022-02-16T15:37:00Z">
              <w:r w:rsidR="00C61360">
                <w:rPr>
                  <w:lang w:val="de-DE"/>
                </w:rPr>
                <w:t xml:space="preserve"> (</w:t>
              </w:r>
            </w:ins>
            <w:ins w:id="4506" w:author="Haskamp, Stefan" w:date="2022-02-16T15:39:00Z">
              <w:r w:rsidR="00C61360">
                <w:rPr>
                  <w:lang w:val="de-DE"/>
                </w:rPr>
                <w:t>55.8</w:t>
              </w:r>
            </w:ins>
            <w:ins w:id="4507" w:author="Haskamp, Stefan" w:date="2022-02-16T15:40:00Z">
              <w:r w:rsidR="00C61360">
                <w:rPr>
                  <w:lang w:val="de-DE"/>
                </w:rPr>
                <w:t>%</w:t>
              </w:r>
            </w:ins>
            <w:ins w:id="4508" w:author="Haskamp, Stefan" w:date="2022-02-16T15:37:00Z">
              <w:r w:rsidR="00C61360">
                <w:rPr>
                  <w:lang w:val="de-DE"/>
                </w:rPr>
                <w:t>)</w:t>
              </w:r>
            </w:ins>
          </w:p>
        </w:tc>
        <w:tc>
          <w:tcPr>
            <w:tcW w:w="1481" w:type="dxa"/>
            <w:vMerge/>
            <w:tcBorders>
              <w:left w:val="nil"/>
              <w:bottom w:val="single" w:sz="4" w:space="0" w:color="auto"/>
              <w:right w:val="single" w:sz="4" w:space="0" w:color="auto"/>
            </w:tcBorders>
            <w:shd w:val="clear" w:color="auto" w:fill="auto"/>
            <w:noWrap/>
            <w:vAlign w:val="bottom"/>
          </w:tcPr>
          <w:p w14:paraId="0328AC89" w14:textId="201AF722" w:rsidR="00275F59" w:rsidRPr="005A4AC0" w:rsidRDefault="00275F59">
            <w:pPr>
              <w:pStyle w:val="Titel"/>
              <w:rPr>
                <w:ins w:id="4509" w:author="Haskamp, Stefan" w:date="2022-02-05T20:48:00Z"/>
                <w:lang w:val="de-DE"/>
              </w:rPr>
              <w:pPrChange w:id="4510" w:author="Haskamp, Stefan" w:date="2022-02-05T20:49:00Z">
                <w:pPr>
                  <w:spacing w:after="0" w:line="240" w:lineRule="auto"/>
                  <w:jc w:val="left"/>
                </w:pPr>
              </w:pPrChange>
            </w:pPr>
          </w:p>
        </w:tc>
        <w:tc>
          <w:tcPr>
            <w:tcW w:w="1482" w:type="dxa"/>
            <w:tcBorders>
              <w:top w:val="nil"/>
              <w:left w:val="nil"/>
              <w:bottom w:val="single" w:sz="4" w:space="0" w:color="auto"/>
              <w:right w:val="single" w:sz="4" w:space="0" w:color="auto"/>
            </w:tcBorders>
            <w:shd w:val="clear" w:color="auto" w:fill="auto"/>
            <w:noWrap/>
            <w:vAlign w:val="bottom"/>
            <w:hideMark/>
          </w:tcPr>
          <w:p w14:paraId="4A6FC375" w14:textId="77777777" w:rsidR="00275F59" w:rsidRPr="005A4AC0" w:rsidRDefault="00275F59">
            <w:pPr>
              <w:pStyle w:val="Titel"/>
              <w:rPr>
                <w:ins w:id="4511" w:author="Haskamp, Stefan" w:date="2022-02-05T20:48:00Z"/>
                <w:lang w:val="de-DE"/>
              </w:rPr>
              <w:pPrChange w:id="4512" w:author="Haskamp, Stefan" w:date="2022-02-05T20:49:00Z">
                <w:pPr>
                  <w:spacing w:after="0" w:line="240" w:lineRule="auto"/>
                  <w:jc w:val="left"/>
                </w:pPr>
              </w:pPrChange>
            </w:pPr>
            <w:ins w:id="4513" w:author="Haskamp, Stefan" w:date="2022-02-05T20:48:00Z">
              <w:r w:rsidRPr="005A4AC0">
                <w:rPr>
                  <w:lang w:val="de-DE"/>
                </w:rPr>
                <w:t>U</w:t>
              </w:r>
            </w:ins>
          </w:p>
        </w:tc>
      </w:tr>
      <w:tr w:rsidR="005A4AC0" w:rsidRPr="005A4AC0" w14:paraId="495C9DCC" w14:textId="77777777" w:rsidTr="005A4AC0">
        <w:trPr>
          <w:trHeight w:val="300"/>
          <w:ins w:id="4514" w:author="Haskamp, Stefan" w:date="2022-02-05T20:48:00Z"/>
          <w:trPrChange w:id="4515" w:author="Haskamp, Stefan" w:date="2022-02-05T20:5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vAlign w:val="center"/>
            <w:hideMark/>
            <w:tcPrChange w:id="4516" w:author="Haskamp, Stefan" w:date="2022-02-05T20:51:00Z">
              <w:tcPr>
                <w:tcW w:w="3114"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6BAB7384" w14:textId="77777777" w:rsidR="005A4AC0" w:rsidRPr="005A4AC0" w:rsidRDefault="005A4AC0">
            <w:pPr>
              <w:pStyle w:val="Titel"/>
              <w:jc w:val="left"/>
              <w:rPr>
                <w:ins w:id="4517" w:author="Haskamp, Stefan" w:date="2022-02-05T20:48:00Z"/>
                <w:b/>
                <w:bCs/>
                <w:lang w:val="de-DE"/>
                <w:rPrChange w:id="4518" w:author="Haskamp, Stefan" w:date="2022-02-05T20:49:00Z">
                  <w:rPr>
                    <w:ins w:id="4519" w:author="Haskamp, Stefan" w:date="2022-02-05T20:48:00Z"/>
                    <w:lang w:val="de-DE"/>
                  </w:rPr>
                </w:rPrChange>
              </w:rPr>
              <w:pPrChange w:id="4520" w:author="Haskamp, Stefan" w:date="2022-02-05T20:50:00Z">
                <w:pPr>
                  <w:spacing w:after="0" w:line="240" w:lineRule="auto"/>
                  <w:jc w:val="left"/>
                </w:pPr>
              </w:pPrChange>
            </w:pPr>
            <w:ins w:id="4521" w:author="Haskamp, Stefan" w:date="2022-02-05T20:48:00Z">
              <w:r w:rsidRPr="005A4AC0">
                <w:rPr>
                  <w:b/>
                  <w:bCs/>
                  <w:lang w:val="de-DE"/>
                  <w:rPrChange w:id="4522" w:author="Haskamp, Stefan" w:date="2022-02-05T20:49:00Z">
                    <w:rPr>
                      <w:lang w:val="de-DE"/>
                    </w:rPr>
                  </w:rPrChange>
                </w:rPr>
                <w:t>Age of onset</w:t>
              </w:r>
            </w:ins>
          </w:p>
        </w:tc>
        <w:tc>
          <w:tcPr>
            <w:tcW w:w="1623" w:type="dxa"/>
            <w:tcBorders>
              <w:top w:val="nil"/>
              <w:left w:val="nil"/>
              <w:bottom w:val="single" w:sz="4" w:space="0" w:color="auto"/>
              <w:right w:val="single" w:sz="4" w:space="0" w:color="auto"/>
            </w:tcBorders>
            <w:shd w:val="clear" w:color="auto" w:fill="auto"/>
            <w:noWrap/>
            <w:vAlign w:val="bottom"/>
            <w:hideMark/>
            <w:tcPrChange w:id="4523" w:author="Haskamp, Stefan" w:date="2022-02-05T20:51:00Z">
              <w:tcPr>
                <w:tcW w:w="893" w:type="dxa"/>
                <w:tcBorders>
                  <w:top w:val="nil"/>
                  <w:left w:val="nil"/>
                  <w:bottom w:val="single" w:sz="4" w:space="0" w:color="auto"/>
                  <w:right w:val="single" w:sz="4" w:space="0" w:color="auto"/>
                </w:tcBorders>
                <w:shd w:val="clear" w:color="auto" w:fill="auto"/>
                <w:noWrap/>
                <w:vAlign w:val="bottom"/>
                <w:hideMark/>
              </w:tcPr>
            </w:tcPrChange>
          </w:tcPr>
          <w:p w14:paraId="2B7B912E" w14:textId="6D572D8C" w:rsidR="005A4AC0" w:rsidRPr="005A4AC0" w:rsidRDefault="005A4AC0">
            <w:pPr>
              <w:pStyle w:val="Titel"/>
              <w:rPr>
                <w:ins w:id="4524" w:author="Haskamp, Stefan" w:date="2022-02-05T20:48:00Z"/>
                <w:lang w:val="de-DE"/>
              </w:rPr>
              <w:pPrChange w:id="4525" w:author="Haskamp, Stefan" w:date="2022-02-05T20:49:00Z">
                <w:pPr>
                  <w:spacing w:after="0" w:line="240" w:lineRule="auto"/>
                  <w:jc w:val="left"/>
                </w:pPr>
              </w:pPrChange>
            </w:pPr>
            <w:ins w:id="4526" w:author="Haskamp, Stefan" w:date="2022-02-05T20:48:00Z">
              <w:r w:rsidRPr="005A4AC0">
                <w:rPr>
                  <w:lang w:val="de-DE"/>
                </w:rPr>
                <w:t>24.74</w:t>
              </w:r>
            </w:ins>
            <w:ins w:id="4527" w:author="Haskamp, Stefan" w:date="2022-02-16T15:30:00Z">
              <w:r w:rsidR="00275F59">
                <w:rPr>
                  <w:lang w:val="de-DE"/>
                </w:rPr>
                <w:t xml:space="preserve"> </w:t>
              </w:r>
              <w:r w:rsidR="00275F59" w:rsidRPr="00275F59">
                <w:rPr>
                  <w:lang w:val="de-DE"/>
                </w:rPr>
                <w:t>±</w:t>
              </w:r>
              <w:r w:rsidR="00275F59">
                <w:rPr>
                  <w:lang w:val="de-DE"/>
                </w:rPr>
                <w:t xml:space="preserve"> </w:t>
              </w:r>
            </w:ins>
            <w:ins w:id="4528" w:author="Haskamp, Stefan" w:date="2022-02-05T20:48:00Z">
              <w:r w:rsidRPr="005A4AC0">
                <w:rPr>
                  <w:lang w:val="de-DE"/>
                </w:rPr>
                <w:t>13.83</w:t>
              </w:r>
            </w:ins>
          </w:p>
        </w:tc>
        <w:tc>
          <w:tcPr>
            <w:tcW w:w="1481" w:type="dxa"/>
            <w:tcBorders>
              <w:top w:val="nil"/>
              <w:left w:val="nil"/>
              <w:bottom w:val="single" w:sz="4" w:space="0" w:color="auto"/>
              <w:right w:val="single" w:sz="4" w:space="0" w:color="auto"/>
            </w:tcBorders>
            <w:shd w:val="clear" w:color="auto" w:fill="auto"/>
            <w:noWrap/>
            <w:vAlign w:val="bottom"/>
            <w:hideMark/>
            <w:tcPrChange w:id="4529" w:author="Haskamp, Stefan" w:date="2022-02-05T20:51:00Z">
              <w:tcPr>
                <w:tcW w:w="1333" w:type="dxa"/>
                <w:gridSpan w:val="2"/>
                <w:tcBorders>
                  <w:top w:val="nil"/>
                  <w:left w:val="nil"/>
                  <w:bottom w:val="single" w:sz="4" w:space="0" w:color="auto"/>
                  <w:right w:val="single" w:sz="4" w:space="0" w:color="auto"/>
                </w:tcBorders>
                <w:shd w:val="clear" w:color="auto" w:fill="auto"/>
                <w:noWrap/>
                <w:vAlign w:val="bottom"/>
                <w:hideMark/>
              </w:tcPr>
            </w:tcPrChange>
          </w:tcPr>
          <w:p w14:paraId="3E7D5FDD" w14:textId="688F5841" w:rsidR="005A4AC0" w:rsidRPr="005A4AC0" w:rsidRDefault="005A4AC0">
            <w:pPr>
              <w:pStyle w:val="Titel"/>
              <w:rPr>
                <w:ins w:id="4530" w:author="Haskamp, Stefan" w:date="2022-02-05T20:48:00Z"/>
                <w:lang w:val="de-DE"/>
              </w:rPr>
              <w:pPrChange w:id="4531" w:author="Haskamp, Stefan" w:date="2022-02-05T20:49:00Z">
                <w:pPr>
                  <w:spacing w:after="0" w:line="240" w:lineRule="auto"/>
                  <w:jc w:val="left"/>
                </w:pPr>
              </w:pPrChange>
            </w:pPr>
            <w:ins w:id="4532" w:author="Haskamp, Stefan" w:date="2022-02-05T20:48:00Z">
              <w:r w:rsidRPr="005A4AC0">
                <w:rPr>
                  <w:lang w:val="de-DE"/>
                </w:rPr>
                <w:t>29.49</w:t>
              </w:r>
            </w:ins>
            <w:ins w:id="4533" w:author="Haskamp, Stefan" w:date="2022-02-16T15:30:00Z">
              <w:r w:rsidR="00275F59">
                <w:rPr>
                  <w:lang w:val="de-DE"/>
                </w:rPr>
                <w:t xml:space="preserve"> </w:t>
              </w:r>
              <w:r w:rsidR="00275F59" w:rsidRPr="00275F59">
                <w:rPr>
                  <w:lang w:val="de-DE"/>
                </w:rPr>
                <w:t>±</w:t>
              </w:r>
              <w:r w:rsidR="00275F59">
                <w:rPr>
                  <w:lang w:val="de-DE"/>
                </w:rPr>
                <w:t xml:space="preserve"> </w:t>
              </w:r>
            </w:ins>
            <w:ins w:id="4534" w:author="Haskamp, Stefan" w:date="2022-02-05T20:48:00Z">
              <w:r w:rsidRPr="005A4AC0">
                <w:rPr>
                  <w:lang w:val="de-DE"/>
                </w:rPr>
                <w:t>14.63</w:t>
              </w:r>
            </w:ins>
          </w:p>
        </w:tc>
        <w:tc>
          <w:tcPr>
            <w:tcW w:w="1481" w:type="dxa"/>
            <w:tcBorders>
              <w:top w:val="nil"/>
              <w:left w:val="nil"/>
              <w:bottom w:val="single" w:sz="4" w:space="0" w:color="auto"/>
              <w:right w:val="single" w:sz="4" w:space="0" w:color="auto"/>
            </w:tcBorders>
            <w:shd w:val="clear" w:color="auto" w:fill="auto"/>
            <w:noWrap/>
            <w:vAlign w:val="bottom"/>
            <w:hideMark/>
            <w:tcPrChange w:id="4535" w:author="Haskamp, Stefan" w:date="2022-02-05T20:51:00Z">
              <w:tcPr>
                <w:tcW w:w="1601" w:type="dxa"/>
                <w:gridSpan w:val="2"/>
                <w:tcBorders>
                  <w:top w:val="nil"/>
                  <w:left w:val="nil"/>
                  <w:bottom w:val="single" w:sz="4" w:space="0" w:color="auto"/>
                  <w:right w:val="single" w:sz="4" w:space="0" w:color="auto"/>
                </w:tcBorders>
                <w:shd w:val="clear" w:color="auto" w:fill="auto"/>
                <w:noWrap/>
                <w:vAlign w:val="bottom"/>
                <w:hideMark/>
              </w:tcPr>
            </w:tcPrChange>
          </w:tcPr>
          <w:p w14:paraId="6AD36611" w14:textId="06F2BE59" w:rsidR="005A4AC0" w:rsidRPr="005A4AC0" w:rsidRDefault="005A4AC0">
            <w:pPr>
              <w:pStyle w:val="Titel"/>
              <w:rPr>
                <w:ins w:id="4536" w:author="Haskamp, Stefan" w:date="2022-02-05T20:48:00Z"/>
                <w:lang w:val="de-DE"/>
              </w:rPr>
              <w:pPrChange w:id="4537" w:author="Haskamp, Stefan" w:date="2022-02-05T20:49:00Z">
                <w:pPr>
                  <w:spacing w:after="0" w:line="240" w:lineRule="auto"/>
                  <w:jc w:val="left"/>
                </w:pPr>
              </w:pPrChange>
            </w:pPr>
            <w:ins w:id="4538" w:author="Haskamp, Stefan" w:date="2022-02-05T20:48:00Z">
              <w:r w:rsidRPr="005A4AC0">
                <w:rPr>
                  <w:lang w:val="de-DE"/>
                </w:rPr>
                <w:t>39.68</w:t>
              </w:r>
            </w:ins>
            <w:ins w:id="4539" w:author="Haskamp, Stefan" w:date="2022-02-16T15:30:00Z">
              <w:r w:rsidR="00275F59">
                <w:rPr>
                  <w:lang w:val="de-DE"/>
                </w:rPr>
                <w:t xml:space="preserve"> </w:t>
              </w:r>
              <w:r w:rsidR="00275F59" w:rsidRPr="00275F59">
                <w:rPr>
                  <w:lang w:val="de-DE"/>
                </w:rPr>
                <w:t>±</w:t>
              </w:r>
              <w:r w:rsidR="00275F59">
                <w:rPr>
                  <w:lang w:val="de-DE"/>
                </w:rPr>
                <w:t xml:space="preserve"> </w:t>
              </w:r>
            </w:ins>
            <w:ins w:id="4540" w:author="Haskamp, Stefan" w:date="2022-02-05T20:48:00Z">
              <w:r w:rsidRPr="005A4AC0">
                <w:rPr>
                  <w:lang w:val="de-DE"/>
                </w:rPr>
                <w:t>16.64</w:t>
              </w:r>
            </w:ins>
          </w:p>
        </w:tc>
        <w:tc>
          <w:tcPr>
            <w:tcW w:w="1482" w:type="dxa"/>
            <w:tcBorders>
              <w:top w:val="nil"/>
              <w:left w:val="nil"/>
              <w:bottom w:val="single" w:sz="4" w:space="0" w:color="auto"/>
              <w:right w:val="single" w:sz="4" w:space="0" w:color="auto"/>
            </w:tcBorders>
            <w:shd w:val="clear" w:color="auto" w:fill="auto"/>
            <w:noWrap/>
            <w:vAlign w:val="bottom"/>
            <w:hideMark/>
            <w:tcPrChange w:id="4541" w:author="Haskamp, Stefan" w:date="2022-02-05T20:51:00Z">
              <w:tcPr>
                <w:tcW w:w="2098" w:type="dxa"/>
                <w:gridSpan w:val="2"/>
                <w:tcBorders>
                  <w:top w:val="nil"/>
                  <w:left w:val="nil"/>
                  <w:bottom w:val="single" w:sz="4" w:space="0" w:color="auto"/>
                  <w:right w:val="single" w:sz="4" w:space="0" w:color="auto"/>
                </w:tcBorders>
                <w:shd w:val="clear" w:color="auto" w:fill="auto"/>
                <w:noWrap/>
                <w:vAlign w:val="bottom"/>
                <w:hideMark/>
              </w:tcPr>
            </w:tcPrChange>
          </w:tcPr>
          <w:p w14:paraId="4AFF90A3" w14:textId="4D6291DF" w:rsidR="005A4AC0" w:rsidRPr="005A4AC0" w:rsidRDefault="005A4AC0">
            <w:pPr>
              <w:pStyle w:val="Titel"/>
              <w:rPr>
                <w:ins w:id="4542" w:author="Haskamp, Stefan" w:date="2022-02-05T20:48:00Z"/>
                <w:lang w:val="de-DE"/>
              </w:rPr>
              <w:pPrChange w:id="4543" w:author="Haskamp, Stefan" w:date="2022-02-05T20:49:00Z">
                <w:pPr>
                  <w:spacing w:after="0" w:line="240" w:lineRule="auto"/>
                  <w:jc w:val="left"/>
                </w:pPr>
              </w:pPrChange>
            </w:pPr>
            <w:ins w:id="4544" w:author="Haskamp, Stefan" w:date="2022-02-05T20:48:00Z">
              <w:r w:rsidRPr="005A4AC0">
                <w:rPr>
                  <w:lang w:val="de-DE"/>
                </w:rPr>
                <w:t>37.73</w:t>
              </w:r>
            </w:ins>
            <w:ins w:id="4545" w:author="Haskamp, Stefan" w:date="2022-02-16T15:30:00Z">
              <w:r w:rsidR="00275F59">
                <w:rPr>
                  <w:lang w:val="de-DE"/>
                </w:rPr>
                <w:t xml:space="preserve"> </w:t>
              </w:r>
              <w:r w:rsidR="00275F59" w:rsidRPr="00275F59">
                <w:rPr>
                  <w:lang w:val="de-DE"/>
                </w:rPr>
                <w:t>±</w:t>
              </w:r>
              <w:r w:rsidR="00275F59">
                <w:rPr>
                  <w:lang w:val="de-DE"/>
                </w:rPr>
                <w:t xml:space="preserve"> </w:t>
              </w:r>
            </w:ins>
            <w:ins w:id="4546" w:author="Haskamp, Stefan" w:date="2022-02-05T20:48:00Z">
              <w:r w:rsidRPr="005A4AC0">
                <w:rPr>
                  <w:lang w:val="de-DE"/>
                </w:rPr>
                <w:t>16.0</w:t>
              </w:r>
            </w:ins>
          </w:p>
        </w:tc>
      </w:tr>
      <w:tr w:rsidR="005A4AC0" w:rsidRPr="005A4AC0" w14:paraId="1767848A" w14:textId="77777777" w:rsidTr="005A4AC0">
        <w:trPr>
          <w:trHeight w:val="300"/>
          <w:ins w:id="4547" w:author="Haskamp, Stefan" w:date="2022-02-05T20:48:00Z"/>
          <w:trPrChange w:id="4548" w:author="Haskamp, Stefan" w:date="2022-02-05T20:51:00Z">
            <w:trPr>
              <w:trHeight w:val="300"/>
            </w:trPr>
          </w:trPrChange>
        </w:trPr>
        <w:tc>
          <w:tcPr>
            <w:tcW w:w="2972" w:type="dxa"/>
            <w:tcBorders>
              <w:top w:val="nil"/>
              <w:left w:val="single" w:sz="4" w:space="0" w:color="auto"/>
              <w:bottom w:val="nil"/>
              <w:right w:val="nil"/>
            </w:tcBorders>
            <w:shd w:val="clear" w:color="auto" w:fill="auto"/>
            <w:noWrap/>
            <w:vAlign w:val="bottom"/>
            <w:hideMark/>
            <w:tcPrChange w:id="4549" w:author="Haskamp, Stefan" w:date="2022-02-05T20:51:00Z">
              <w:tcPr>
                <w:tcW w:w="3114" w:type="dxa"/>
                <w:gridSpan w:val="2"/>
                <w:tcBorders>
                  <w:top w:val="nil"/>
                  <w:left w:val="single" w:sz="4" w:space="0" w:color="auto"/>
                  <w:bottom w:val="nil"/>
                  <w:right w:val="nil"/>
                </w:tcBorders>
                <w:shd w:val="clear" w:color="auto" w:fill="auto"/>
                <w:noWrap/>
                <w:vAlign w:val="bottom"/>
                <w:hideMark/>
              </w:tcPr>
            </w:tcPrChange>
          </w:tcPr>
          <w:p w14:paraId="011E7A1F" w14:textId="77777777" w:rsidR="005A4AC0" w:rsidRPr="005A4AC0" w:rsidRDefault="005A4AC0">
            <w:pPr>
              <w:pStyle w:val="Titel"/>
              <w:rPr>
                <w:ins w:id="4550" w:author="Haskamp, Stefan" w:date="2022-02-05T20:48:00Z"/>
                <w:b/>
                <w:bCs/>
                <w:lang w:val="de-DE"/>
                <w:rPrChange w:id="4551" w:author="Haskamp, Stefan" w:date="2022-02-05T20:49:00Z">
                  <w:rPr>
                    <w:ins w:id="4552" w:author="Haskamp, Stefan" w:date="2022-02-05T20:48:00Z"/>
                    <w:lang w:val="de-DE"/>
                  </w:rPr>
                </w:rPrChange>
              </w:rPr>
              <w:pPrChange w:id="4553" w:author="Haskamp, Stefan" w:date="2022-02-05T20:49:00Z">
                <w:pPr>
                  <w:spacing w:after="0" w:line="240" w:lineRule="auto"/>
                  <w:jc w:val="left"/>
                </w:pPr>
              </w:pPrChange>
            </w:pPr>
            <w:ins w:id="4554" w:author="Haskamp, Stefan" w:date="2022-02-05T20:48:00Z">
              <w:r w:rsidRPr="005A4AC0">
                <w:rPr>
                  <w:b/>
                  <w:bCs/>
                  <w:lang w:val="de-DE"/>
                  <w:rPrChange w:id="4555" w:author="Haskamp, Stefan" w:date="2022-02-05T20:49:00Z">
                    <w:rPr>
                      <w:lang w:val="de-DE"/>
                    </w:rPr>
                  </w:rPrChange>
                </w:rPr>
                <w:t>Family history of psoriasis</w:t>
              </w:r>
            </w:ins>
          </w:p>
        </w:tc>
        <w:tc>
          <w:tcPr>
            <w:tcW w:w="1623" w:type="dxa"/>
            <w:tcBorders>
              <w:top w:val="nil"/>
              <w:left w:val="single" w:sz="4" w:space="0" w:color="auto"/>
              <w:bottom w:val="nil"/>
              <w:right w:val="single" w:sz="4" w:space="0" w:color="auto"/>
            </w:tcBorders>
            <w:shd w:val="clear" w:color="auto" w:fill="auto"/>
            <w:noWrap/>
            <w:vAlign w:val="bottom"/>
            <w:hideMark/>
            <w:tcPrChange w:id="4556" w:author="Haskamp, Stefan" w:date="2022-02-05T20:51:00Z">
              <w:tcPr>
                <w:tcW w:w="893" w:type="dxa"/>
                <w:tcBorders>
                  <w:top w:val="nil"/>
                  <w:left w:val="single" w:sz="4" w:space="0" w:color="auto"/>
                  <w:bottom w:val="nil"/>
                  <w:right w:val="single" w:sz="4" w:space="0" w:color="auto"/>
                </w:tcBorders>
                <w:shd w:val="clear" w:color="auto" w:fill="auto"/>
                <w:noWrap/>
                <w:vAlign w:val="bottom"/>
                <w:hideMark/>
              </w:tcPr>
            </w:tcPrChange>
          </w:tcPr>
          <w:p w14:paraId="093FB708" w14:textId="77777777" w:rsidR="005A4AC0" w:rsidRPr="005A4AC0" w:rsidRDefault="005A4AC0">
            <w:pPr>
              <w:pStyle w:val="Titel"/>
              <w:rPr>
                <w:ins w:id="4557" w:author="Haskamp, Stefan" w:date="2022-02-05T20:48:00Z"/>
                <w:lang w:val="de-DE"/>
              </w:rPr>
              <w:pPrChange w:id="4558" w:author="Haskamp, Stefan" w:date="2022-02-05T20:49:00Z">
                <w:pPr>
                  <w:spacing w:after="0" w:line="240" w:lineRule="auto"/>
                  <w:jc w:val="left"/>
                </w:pPr>
              </w:pPrChange>
            </w:pPr>
            <w:ins w:id="4559" w:author="Haskamp, Stefan" w:date="2022-02-05T20:48:00Z">
              <w:r w:rsidRPr="005A4AC0">
                <w:rPr>
                  <w:lang w:val="de-DE"/>
                </w:rPr>
                <w:t> </w:t>
              </w:r>
            </w:ins>
          </w:p>
        </w:tc>
        <w:tc>
          <w:tcPr>
            <w:tcW w:w="1481" w:type="dxa"/>
            <w:tcBorders>
              <w:top w:val="nil"/>
              <w:left w:val="nil"/>
              <w:bottom w:val="nil"/>
              <w:right w:val="single" w:sz="4" w:space="0" w:color="auto"/>
            </w:tcBorders>
            <w:shd w:val="clear" w:color="auto" w:fill="auto"/>
            <w:noWrap/>
            <w:vAlign w:val="bottom"/>
            <w:hideMark/>
            <w:tcPrChange w:id="4560" w:author="Haskamp, Stefan" w:date="2022-02-05T20:51:00Z">
              <w:tcPr>
                <w:tcW w:w="1333" w:type="dxa"/>
                <w:gridSpan w:val="2"/>
                <w:tcBorders>
                  <w:top w:val="nil"/>
                  <w:left w:val="nil"/>
                  <w:bottom w:val="nil"/>
                  <w:right w:val="single" w:sz="4" w:space="0" w:color="auto"/>
                </w:tcBorders>
                <w:shd w:val="clear" w:color="auto" w:fill="auto"/>
                <w:noWrap/>
                <w:vAlign w:val="bottom"/>
                <w:hideMark/>
              </w:tcPr>
            </w:tcPrChange>
          </w:tcPr>
          <w:p w14:paraId="6C5D511F" w14:textId="77777777" w:rsidR="005A4AC0" w:rsidRPr="005A4AC0" w:rsidRDefault="005A4AC0">
            <w:pPr>
              <w:pStyle w:val="Titel"/>
              <w:rPr>
                <w:ins w:id="4561" w:author="Haskamp, Stefan" w:date="2022-02-05T20:48:00Z"/>
                <w:lang w:val="de-DE"/>
              </w:rPr>
              <w:pPrChange w:id="4562" w:author="Haskamp, Stefan" w:date="2022-02-05T20:49:00Z">
                <w:pPr>
                  <w:spacing w:after="0" w:line="240" w:lineRule="auto"/>
                  <w:jc w:val="left"/>
                </w:pPr>
              </w:pPrChange>
            </w:pPr>
            <w:ins w:id="4563" w:author="Haskamp, Stefan" w:date="2022-02-05T20:48:00Z">
              <w:r w:rsidRPr="005A4AC0">
                <w:rPr>
                  <w:lang w:val="de-DE"/>
                </w:rPr>
                <w:t> </w:t>
              </w:r>
            </w:ins>
          </w:p>
        </w:tc>
        <w:tc>
          <w:tcPr>
            <w:tcW w:w="1481" w:type="dxa"/>
            <w:tcBorders>
              <w:top w:val="nil"/>
              <w:left w:val="nil"/>
              <w:bottom w:val="nil"/>
              <w:right w:val="single" w:sz="4" w:space="0" w:color="auto"/>
            </w:tcBorders>
            <w:shd w:val="clear" w:color="auto" w:fill="auto"/>
            <w:noWrap/>
            <w:vAlign w:val="bottom"/>
            <w:hideMark/>
            <w:tcPrChange w:id="4564" w:author="Haskamp, Stefan" w:date="2022-02-05T20:51:00Z">
              <w:tcPr>
                <w:tcW w:w="1601" w:type="dxa"/>
                <w:gridSpan w:val="2"/>
                <w:tcBorders>
                  <w:top w:val="nil"/>
                  <w:left w:val="nil"/>
                  <w:bottom w:val="nil"/>
                  <w:right w:val="single" w:sz="4" w:space="0" w:color="auto"/>
                </w:tcBorders>
                <w:shd w:val="clear" w:color="auto" w:fill="auto"/>
                <w:noWrap/>
                <w:vAlign w:val="bottom"/>
                <w:hideMark/>
              </w:tcPr>
            </w:tcPrChange>
          </w:tcPr>
          <w:p w14:paraId="52FE05D6" w14:textId="77777777" w:rsidR="005A4AC0" w:rsidRPr="005A4AC0" w:rsidRDefault="005A4AC0">
            <w:pPr>
              <w:pStyle w:val="Titel"/>
              <w:rPr>
                <w:ins w:id="4565" w:author="Haskamp, Stefan" w:date="2022-02-05T20:48:00Z"/>
                <w:lang w:val="de-DE"/>
              </w:rPr>
              <w:pPrChange w:id="4566" w:author="Haskamp, Stefan" w:date="2022-02-05T20:49:00Z">
                <w:pPr>
                  <w:spacing w:after="0" w:line="240" w:lineRule="auto"/>
                  <w:jc w:val="left"/>
                </w:pPr>
              </w:pPrChange>
            </w:pPr>
            <w:ins w:id="4567" w:author="Haskamp, Stefan" w:date="2022-02-05T20:48:00Z">
              <w:r w:rsidRPr="005A4AC0">
                <w:rPr>
                  <w:lang w:val="de-DE"/>
                </w:rPr>
                <w:t> </w:t>
              </w:r>
            </w:ins>
          </w:p>
        </w:tc>
        <w:tc>
          <w:tcPr>
            <w:tcW w:w="1482" w:type="dxa"/>
            <w:tcBorders>
              <w:top w:val="nil"/>
              <w:left w:val="nil"/>
              <w:bottom w:val="nil"/>
              <w:right w:val="single" w:sz="4" w:space="0" w:color="auto"/>
            </w:tcBorders>
            <w:shd w:val="clear" w:color="auto" w:fill="auto"/>
            <w:noWrap/>
            <w:vAlign w:val="bottom"/>
            <w:hideMark/>
            <w:tcPrChange w:id="4568" w:author="Haskamp, Stefan" w:date="2022-02-05T20:51:00Z">
              <w:tcPr>
                <w:tcW w:w="2098" w:type="dxa"/>
                <w:gridSpan w:val="2"/>
                <w:tcBorders>
                  <w:top w:val="nil"/>
                  <w:left w:val="nil"/>
                  <w:bottom w:val="nil"/>
                  <w:right w:val="single" w:sz="4" w:space="0" w:color="auto"/>
                </w:tcBorders>
                <w:shd w:val="clear" w:color="auto" w:fill="auto"/>
                <w:noWrap/>
                <w:vAlign w:val="bottom"/>
                <w:hideMark/>
              </w:tcPr>
            </w:tcPrChange>
          </w:tcPr>
          <w:p w14:paraId="7632D6CE" w14:textId="77777777" w:rsidR="005A4AC0" w:rsidRPr="005A4AC0" w:rsidRDefault="005A4AC0">
            <w:pPr>
              <w:pStyle w:val="Titel"/>
              <w:rPr>
                <w:ins w:id="4569" w:author="Haskamp, Stefan" w:date="2022-02-05T20:48:00Z"/>
                <w:lang w:val="de-DE"/>
              </w:rPr>
              <w:pPrChange w:id="4570" w:author="Haskamp, Stefan" w:date="2022-02-05T20:49:00Z">
                <w:pPr>
                  <w:spacing w:after="0" w:line="240" w:lineRule="auto"/>
                  <w:jc w:val="left"/>
                </w:pPr>
              </w:pPrChange>
            </w:pPr>
            <w:ins w:id="4571" w:author="Haskamp, Stefan" w:date="2022-02-05T20:48:00Z">
              <w:r w:rsidRPr="005A4AC0">
                <w:rPr>
                  <w:lang w:val="de-DE"/>
                </w:rPr>
                <w:t> </w:t>
              </w:r>
            </w:ins>
          </w:p>
        </w:tc>
      </w:tr>
      <w:tr w:rsidR="005A4AC0" w:rsidRPr="005A4AC0" w14:paraId="01D86BDE" w14:textId="77777777" w:rsidTr="005A4AC0">
        <w:trPr>
          <w:trHeight w:val="300"/>
          <w:ins w:id="4572" w:author="Haskamp, Stefan" w:date="2022-02-05T20:48:00Z"/>
          <w:trPrChange w:id="4573" w:author="Haskamp, Stefan" w:date="2022-02-05T20:51:00Z">
            <w:trPr>
              <w:trHeight w:val="300"/>
            </w:trPr>
          </w:trPrChange>
        </w:trPr>
        <w:tc>
          <w:tcPr>
            <w:tcW w:w="2972" w:type="dxa"/>
            <w:tcBorders>
              <w:top w:val="nil"/>
              <w:left w:val="single" w:sz="4" w:space="0" w:color="auto"/>
              <w:bottom w:val="nil"/>
              <w:right w:val="nil"/>
            </w:tcBorders>
            <w:shd w:val="clear" w:color="auto" w:fill="auto"/>
            <w:noWrap/>
            <w:vAlign w:val="bottom"/>
            <w:hideMark/>
            <w:tcPrChange w:id="4574" w:author="Haskamp, Stefan" w:date="2022-02-05T20:51:00Z">
              <w:tcPr>
                <w:tcW w:w="3114" w:type="dxa"/>
                <w:gridSpan w:val="2"/>
                <w:tcBorders>
                  <w:top w:val="nil"/>
                  <w:left w:val="single" w:sz="4" w:space="0" w:color="auto"/>
                  <w:bottom w:val="nil"/>
                  <w:right w:val="nil"/>
                </w:tcBorders>
                <w:shd w:val="clear" w:color="auto" w:fill="auto"/>
                <w:noWrap/>
                <w:vAlign w:val="bottom"/>
                <w:hideMark/>
              </w:tcPr>
            </w:tcPrChange>
          </w:tcPr>
          <w:p w14:paraId="79546497" w14:textId="77777777" w:rsidR="005A4AC0" w:rsidRPr="005A4AC0" w:rsidRDefault="005A4AC0">
            <w:pPr>
              <w:pStyle w:val="Titel"/>
              <w:rPr>
                <w:ins w:id="4575" w:author="Haskamp, Stefan" w:date="2022-02-05T20:48:00Z"/>
                <w:lang w:val="de-DE"/>
              </w:rPr>
              <w:pPrChange w:id="4576" w:author="Haskamp, Stefan" w:date="2022-02-05T20:49:00Z">
                <w:pPr>
                  <w:spacing w:after="0" w:line="240" w:lineRule="auto"/>
                  <w:jc w:val="left"/>
                </w:pPr>
              </w:pPrChange>
            </w:pPr>
            <w:ins w:id="4577" w:author="Haskamp, Stefan" w:date="2022-02-05T20:48:00Z">
              <w:r w:rsidRPr="005A4AC0">
                <w:rPr>
                  <w:lang w:val="de-DE"/>
                </w:rPr>
                <w:t>negativ</w:t>
              </w:r>
            </w:ins>
          </w:p>
        </w:tc>
        <w:tc>
          <w:tcPr>
            <w:tcW w:w="1623" w:type="dxa"/>
            <w:tcBorders>
              <w:top w:val="nil"/>
              <w:left w:val="single" w:sz="4" w:space="0" w:color="auto"/>
              <w:bottom w:val="nil"/>
              <w:right w:val="single" w:sz="4" w:space="0" w:color="auto"/>
            </w:tcBorders>
            <w:shd w:val="clear" w:color="auto" w:fill="auto"/>
            <w:noWrap/>
            <w:vAlign w:val="bottom"/>
            <w:hideMark/>
            <w:tcPrChange w:id="4578" w:author="Haskamp, Stefan" w:date="2022-02-05T20:51:00Z">
              <w:tcPr>
                <w:tcW w:w="893" w:type="dxa"/>
                <w:tcBorders>
                  <w:top w:val="nil"/>
                  <w:left w:val="single" w:sz="4" w:space="0" w:color="auto"/>
                  <w:bottom w:val="nil"/>
                  <w:right w:val="single" w:sz="4" w:space="0" w:color="auto"/>
                </w:tcBorders>
                <w:shd w:val="clear" w:color="auto" w:fill="auto"/>
                <w:noWrap/>
                <w:vAlign w:val="bottom"/>
                <w:hideMark/>
              </w:tcPr>
            </w:tcPrChange>
          </w:tcPr>
          <w:p w14:paraId="35A3F97B" w14:textId="003CD245" w:rsidR="005A4AC0" w:rsidRPr="005A4AC0" w:rsidRDefault="005A4AC0">
            <w:pPr>
              <w:pStyle w:val="Titel"/>
              <w:rPr>
                <w:ins w:id="4579" w:author="Haskamp, Stefan" w:date="2022-02-05T20:48:00Z"/>
                <w:lang w:val="de-DE"/>
              </w:rPr>
              <w:pPrChange w:id="4580" w:author="Haskamp, Stefan" w:date="2022-02-05T20:49:00Z">
                <w:pPr>
                  <w:spacing w:after="0" w:line="240" w:lineRule="auto"/>
                  <w:jc w:val="right"/>
                </w:pPr>
              </w:pPrChange>
            </w:pPr>
            <w:ins w:id="4581" w:author="Haskamp, Stefan" w:date="2022-02-05T20:48:00Z">
              <w:r w:rsidRPr="005A4AC0">
                <w:rPr>
                  <w:lang w:val="de-DE"/>
                </w:rPr>
                <w:t>665</w:t>
              </w:r>
            </w:ins>
            <w:ins w:id="4582" w:author="Haskamp, Stefan" w:date="2022-02-16T15:37:00Z">
              <w:r w:rsidR="00C61360">
                <w:rPr>
                  <w:lang w:val="de-DE"/>
                </w:rPr>
                <w:t xml:space="preserve"> (</w:t>
              </w:r>
            </w:ins>
            <w:ins w:id="4583" w:author="Haskamp, Stefan" w:date="2022-02-16T15:39:00Z">
              <w:r w:rsidR="00C61360">
                <w:rPr>
                  <w:lang w:val="de-DE"/>
                </w:rPr>
                <w:t>54.8</w:t>
              </w:r>
            </w:ins>
            <w:ins w:id="4584" w:author="Haskamp, Stefan" w:date="2022-02-16T15:40:00Z">
              <w:r w:rsidR="00C61360">
                <w:rPr>
                  <w:lang w:val="de-DE"/>
                </w:rPr>
                <w:t>%</w:t>
              </w:r>
            </w:ins>
            <w:ins w:id="4585" w:author="Haskamp, Stefan" w:date="2022-02-16T15:37:00Z">
              <w:r w:rsidR="00C61360">
                <w:rPr>
                  <w:lang w:val="de-DE"/>
                </w:rPr>
                <w:t>)</w:t>
              </w:r>
            </w:ins>
          </w:p>
        </w:tc>
        <w:tc>
          <w:tcPr>
            <w:tcW w:w="1481" w:type="dxa"/>
            <w:tcBorders>
              <w:top w:val="nil"/>
              <w:left w:val="nil"/>
              <w:bottom w:val="nil"/>
              <w:right w:val="single" w:sz="4" w:space="0" w:color="auto"/>
            </w:tcBorders>
            <w:shd w:val="clear" w:color="auto" w:fill="auto"/>
            <w:noWrap/>
            <w:vAlign w:val="bottom"/>
            <w:hideMark/>
            <w:tcPrChange w:id="4586" w:author="Haskamp, Stefan" w:date="2022-02-05T20:51:00Z">
              <w:tcPr>
                <w:tcW w:w="1333" w:type="dxa"/>
                <w:gridSpan w:val="2"/>
                <w:tcBorders>
                  <w:top w:val="nil"/>
                  <w:left w:val="nil"/>
                  <w:bottom w:val="nil"/>
                  <w:right w:val="single" w:sz="4" w:space="0" w:color="auto"/>
                </w:tcBorders>
                <w:shd w:val="clear" w:color="auto" w:fill="auto"/>
                <w:noWrap/>
                <w:vAlign w:val="bottom"/>
                <w:hideMark/>
              </w:tcPr>
            </w:tcPrChange>
          </w:tcPr>
          <w:p w14:paraId="6EA6AAA3" w14:textId="15DCDB50" w:rsidR="005A4AC0" w:rsidRPr="005A4AC0" w:rsidRDefault="005A4AC0">
            <w:pPr>
              <w:pStyle w:val="Titel"/>
              <w:rPr>
                <w:ins w:id="4587" w:author="Haskamp, Stefan" w:date="2022-02-05T20:48:00Z"/>
                <w:lang w:val="de-DE"/>
              </w:rPr>
              <w:pPrChange w:id="4588" w:author="Haskamp, Stefan" w:date="2022-02-05T20:49:00Z">
                <w:pPr>
                  <w:spacing w:after="0" w:line="240" w:lineRule="auto"/>
                  <w:jc w:val="right"/>
                </w:pPr>
              </w:pPrChange>
            </w:pPr>
            <w:ins w:id="4589" w:author="Haskamp, Stefan" w:date="2022-02-05T20:48:00Z">
              <w:r w:rsidRPr="005A4AC0">
                <w:rPr>
                  <w:lang w:val="de-DE"/>
                </w:rPr>
                <w:t>631</w:t>
              </w:r>
            </w:ins>
            <w:ins w:id="4590" w:author="Haskamp, Stefan" w:date="2022-02-16T15:37:00Z">
              <w:r w:rsidR="00C61360">
                <w:rPr>
                  <w:lang w:val="de-DE"/>
                </w:rPr>
                <w:t xml:space="preserve"> (</w:t>
              </w:r>
            </w:ins>
            <w:ins w:id="4591" w:author="Haskamp, Stefan" w:date="2022-02-16T15:39:00Z">
              <w:r w:rsidR="00C61360">
                <w:rPr>
                  <w:lang w:val="de-DE"/>
                </w:rPr>
                <w:t>59.9</w:t>
              </w:r>
            </w:ins>
            <w:ins w:id="4592" w:author="Haskamp, Stefan" w:date="2022-02-16T15:40:00Z">
              <w:r w:rsidR="00C61360">
                <w:rPr>
                  <w:lang w:val="de-DE"/>
                </w:rPr>
                <w:t>%</w:t>
              </w:r>
            </w:ins>
            <w:ins w:id="4593" w:author="Haskamp, Stefan" w:date="2022-02-16T15:37:00Z">
              <w:r w:rsidR="00C61360">
                <w:rPr>
                  <w:lang w:val="de-DE"/>
                </w:rPr>
                <w:t>)</w:t>
              </w:r>
            </w:ins>
          </w:p>
        </w:tc>
        <w:tc>
          <w:tcPr>
            <w:tcW w:w="1481" w:type="dxa"/>
            <w:tcBorders>
              <w:top w:val="nil"/>
              <w:left w:val="nil"/>
              <w:bottom w:val="nil"/>
              <w:right w:val="single" w:sz="4" w:space="0" w:color="auto"/>
            </w:tcBorders>
            <w:shd w:val="clear" w:color="auto" w:fill="auto"/>
            <w:noWrap/>
            <w:vAlign w:val="bottom"/>
            <w:hideMark/>
            <w:tcPrChange w:id="4594" w:author="Haskamp, Stefan" w:date="2022-02-05T20:51:00Z">
              <w:tcPr>
                <w:tcW w:w="1601" w:type="dxa"/>
                <w:gridSpan w:val="2"/>
                <w:tcBorders>
                  <w:top w:val="nil"/>
                  <w:left w:val="nil"/>
                  <w:bottom w:val="nil"/>
                  <w:right w:val="single" w:sz="4" w:space="0" w:color="auto"/>
                </w:tcBorders>
                <w:shd w:val="clear" w:color="auto" w:fill="auto"/>
                <w:noWrap/>
                <w:vAlign w:val="bottom"/>
                <w:hideMark/>
              </w:tcPr>
            </w:tcPrChange>
          </w:tcPr>
          <w:p w14:paraId="0AED2FF2" w14:textId="13FA989D" w:rsidR="005A4AC0" w:rsidRPr="005A4AC0" w:rsidRDefault="005A4AC0">
            <w:pPr>
              <w:pStyle w:val="Titel"/>
              <w:rPr>
                <w:ins w:id="4595" w:author="Haskamp, Stefan" w:date="2022-02-05T20:48:00Z"/>
                <w:lang w:val="de-DE"/>
              </w:rPr>
              <w:pPrChange w:id="4596" w:author="Haskamp, Stefan" w:date="2022-02-05T20:49:00Z">
                <w:pPr>
                  <w:spacing w:after="0" w:line="240" w:lineRule="auto"/>
                  <w:jc w:val="right"/>
                </w:pPr>
              </w:pPrChange>
            </w:pPr>
            <w:ins w:id="4597" w:author="Haskamp, Stefan" w:date="2022-02-05T20:48:00Z">
              <w:r w:rsidRPr="005A4AC0">
                <w:rPr>
                  <w:lang w:val="de-DE"/>
                </w:rPr>
                <w:t>126</w:t>
              </w:r>
            </w:ins>
            <w:ins w:id="4598" w:author="Haskamp, Stefan" w:date="2022-02-16T15:37:00Z">
              <w:r w:rsidR="00C61360">
                <w:rPr>
                  <w:lang w:val="de-DE"/>
                </w:rPr>
                <w:t xml:space="preserve"> (</w:t>
              </w:r>
            </w:ins>
            <w:ins w:id="4599" w:author="Haskamp, Stefan" w:date="2022-02-16T15:39:00Z">
              <w:r w:rsidR="00C61360">
                <w:rPr>
                  <w:lang w:val="de-DE"/>
                </w:rPr>
                <w:t>65</w:t>
              </w:r>
            </w:ins>
            <w:ins w:id="4600" w:author="Haskamp, Stefan" w:date="2022-02-16T15:37:00Z">
              <w:r w:rsidR="00C61360">
                <w:rPr>
                  <w:lang w:val="de-DE"/>
                </w:rPr>
                <w:t>.</w:t>
              </w:r>
            </w:ins>
            <w:ins w:id="4601" w:author="Haskamp, Stefan" w:date="2022-02-16T15:39:00Z">
              <w:r w:rsidR="00C61360">
                <w:rPr>
                  <w:lang w:val="de-DE"/>
                </w:rPr>
                <w:t>6</w:t>
              </w:r>
            </w:ins>
            <w:ins w:id="4602" w:author="Haskamp, Stefan" w:date="2022-02-16T15:40:00Z">
              <w:r w:rsidR="00C61360">
                <w:rPr>
                  <w:lang w:val="de-DE"/>
                </w:rPr>
                <w:t>%</w:t>
              </w:r>
            </w:ins>
            <w:ins w:id="4603" w:author="Haskamp, Stefan" w:date="2022-02-16T15:37:00Z">
              <w:r w:rsidR="00C61360">
                <w:rPr>
                  <w:lang w:val="de-DE"/>
                </w:rPr>
                <w:t>)</w:t>
              </w:r>
            </w:ins>
          </w:p>
        </w:tc>
        <w:tc>
          <w:tcPr>
            <w:tcW w:w="1482" w:type="dxa"/>
            <w:tcBorders>
              <w:top w:val="nil"/>
              <w:left w:val="nil"/>
              <w:bottom w:val="nil"/>
              <w:right w:val="single" w:sz="4" w:space="0" w:color="auto"/>
            </w:tcBorders>
            <w:shd w:val="clear" w:color="auto" w:fill="auto"/>
            <w:noWrap/>
            <w:vAlign w:val="bottom"/>
            <w:hideMark/>
            <w:tcPrChange w:id="4604" w:author="Haskamp, Stefan" w:date="2022-02-05T20:51:00Z">
              <w:tcPr>
                <w:tcW w:w="2098" w:type="dxa"/>
                <w:gridSpan w:val="2"/>
                <w:tcBorders>
                  <w:top w:val="nil"/>
                  <w:left w:val="nil"/>
                  <w:bottom w:val="nil"/>
                  <w:right w:val="single" w:sz="4" w:space="0" w:color="auto"/>
                </w:tcBorders>
                <w:shd w:val="clear" w:color="auto" w:fill="auto"/>
                <w:noWrap/>
                <w:vAlign w:val="bottom"/>
                <w:hideMark/>
              </w:tcPr>
            </w:tcPrChange>
          </w:tcPr>
          <w:p w14:paraId="48550CCA" w14:textId="2B2E1B57" w:rsidR="005A4AC0" w:rsidRPr="005A4AC0" w:rsidRDefault="005A4AC0">
            <w:pPr>
              <w:pStyle w:val="Titel"/>
              <w:rPr>
                <w:ins w:id="4605" w:author="Haskamp, Stefan" w:date="2022-02-05T20:48:00Z"/>
                <w:lang w:val="de-DE"/>
              </w:rPr>
              <w:pPrChange w:id="4606" w:author="Haskamp, Stefan" w:date="2022-02-05T20:49:00Z">
                <w:pPr>
                  <w:spacing w:after="0" w:line="240" w:lineRule="auto"/>
                  <w:jc w:val="right"/>
                </w:pPr>
              </w:pPrChange>
            </w:pPr>
            <w:ins w:id="4607" w:author="Haskamp, Stefan" w:date="2022-02-05T20:54:00Z">
              <w:r>
                <w:rPr>
                  <w:lang w:val="de-DE"/>
                </w:rPr>
                <w:t>23</w:t>
              </w:r>
            </w:ins>
            <w:ins w:id="4608" w:author="Haskamp, Stefan" w:date="2022-02-16T15:37:00Z">
              <w:r w:rsidR="00C61360">
                <w:rPr>
                  <w:lang w:val="de-DE"/>
                </w:rPr>
                <w:t xml:space="preserve"> (</w:t>
              </w:r>
            </w:ins>
            <w:ins w:id="4609" w:author="Haskamp, Stefan" w:date="2022-02-16T15:40:00Z">
              <w:r w:rsidR="00C61360">
                <w:rPr>
                  <w:lang w:val="de-DE"/>
                </w:rPr>
                <w:t>82.1%</w:t>
              </w:r>
            </w:ins>
            <w:ins w:id="4610" w:author="Haskamp, Stefan" w:date="2022-02-16T15:37:00Z">
              <w:r w:rsidR="00C61360">
                <w:rPr>
                  <w:lang w:val="de-DE"/>
                </w:rPr>
                <w:t>)</w:t>
              </w:r>
            </w:ins>
          </w:p>
        </w:tc>
      </w:tr>
      <w:tr w:rsidR="005A4AC0" w:rsidRPr="005A4AC0" w14:paraId="1398AF67" w14:textId="77777777" w:rsidTr="005A4AC0">
        <w:trPr>
          <w:trHeight w:val="300"/>
          <w:ins w:id="4611" w:author="Haskamp, Stefan" w:date="2022-02-05T20:48:00Z"/>
          <w:trPrChange w:id="4612" w:author="Haskamp, Stefan" w:date="2022-02-05T20:51:00Z">
            <w:trPr>
              <w:trHeight w:val="300"/>
            </w:trPr>
          </w:trPrChange>
        </w:trPr>
        <w:tc>
          <w:tcPr>
            <w:tcW w:w="2972" w:type="dxa"/>
            <w:tcBorders>
              <w:top w:val="nil"/>
              <w:left w:val="single" w:sz="4" w:space="0" w:color="auto"/>
              <w:bottom w:val="single" w:sz="4" w:space="0" w:color="auto"/>
              <w:right w:val="nil"/>
            </w:tcBorders>
            <w:shd w:val="clear" w:color="auto" w:fill="auto"/>
            <w:noWrap/>
            <w:vAlign w:val="bottom"/>
            <w:hideMark/>
            <w:tcPrChange w:id="4613" w:author="Haskamp, Stefan" w:date="2022-02-05T20:51:00Z">
              <w:tcPr>
                <w:tcW w:w="3114" w:type="dxa"/>
                <w:gridSpan w:val="2"/>
                <w:tcBorders>
                  <w:top w:val="nil"/>
                  <w:left w:val="single" w:sz="4" w:space="0" w:color="auto"/>
                  <w:bottom w:val="single" w:sz="4" w:space="0" w:color="auto"/>
                  <w:right w:val="nil"/>
                </w:tcBorders>
                <w:shd w:val="clear" w:color="auto" w:fill="auto"/>
                <w:noWrap/>
                <w:vAlign w:val="bottom"/>
                <w:hideMark/>
              </w:tcPr>
            </w:tcPrChange>
          </w:tcPr>
          <w:p w14:paraId="66AEC5E3" w14:textId="77777777" w:rsidR="005A4AC0" w:rsidRPr="005A4AC0" w:rsidRDefault="005A4AC0">
            <w:pPr>
              <w:pStyle w:val="Titel"/>
              <w:rPr>
                <w:ins w:id="4614" w:author="Haskamp, Stefan" w:date="2022-02-05T20:48:00Z"/>
                <w:lang w:val="de-DE"/>
              </w:rPr>
              <w:pPrChange w:id="4615" w:author="Haskamp, Stefan" w:date="2022-02-05T20:49:00Z">
                <w:pPr>
                  <w:spacing w:after="0" w:line="240" w:lineRule="auto"/>
                  <w:jc w:val="left"/>
                </w:pPr>
              </w:pPrChange>
            </w:pPr>
            <w:ins w:id="4616" w:author="Haskamp, Stefan" w:date="2022-02-05T20:48:00Z">
              <w:r w:rsidRPr="005A4AC0">
                <w:rPr>
                  <w:lang w:val="de-DE"/>
                </w:rPr>
                <w:t>positive</w:t>
              </w:r>
            </w:ins>
          </w:p>
        </w:tc>
        <w:tc>
          <w:tcPr>
            <w:tcW w:w="1623" w:type="dxa"/>
            <w:tcBorders>
              <w:top w:val="nil"/>
              <w:left w:val="single" w:sz="4" w:space="0" w:color="auto"/>
              <w:bottom w:val="single" w:sz="4" w:space="0" w:color="auto"/>
              <w:right w:val="single" w:sz="4" w:space="0" w:color="auto"/>
            </w:tcBorders>
            <w:shd w:val="clear" w:color="auto" w:fill="auto"/>
            <w:noWrap/>
            <w:vAlign w:val="bottom"/>
            <w:hideMark/>
            <w:tcPrChange w:id="4617" w:author="Haskamp, Stefan" w:date="2022-02-05T20:51:00Z">
              <w:tcPr>
                <w:tcW w:w="893"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9EA960B" w14:textId="41B5F82C" w:rsidR="005A4AC0" w:rsidRPr="005A4AC0" w:rsidRDefault="005A4AC0">
            <w:pPr>
              <w:pStyle w:val="Titel"/>
              <w:rPr>
                <w:ins w:id="4618" w:author="Haskamp, Stefan" w:date="2022-02-05T20:48:00Z"/>
                <w:lang w:val="de-DE"/>
              </w:rPr>
              <w:pPrChange w:id="4619" w:author="Haskamp, Stefan" w:date="2022-02-05T20:49:00Z">
                <w:pPr>
                  <w:spacing w:after="0" w:line="240" w:lineRule="auto"/>
                  <w:jc w:val="right"/>
                </w:pPr>
              </w:pPrChange>
            </w:pPr>
            <w:ins w:id="4620" w:author="Haskamp, Stefan" w:date="2022-02-05T20:48:00Z">
              <w:r w:rsidRPr="005A4AC0">
                <w:rPr>
                  <w:lang w:val="de-DE"/>
                </w:rPr>
                <w:t>549</w:t>
              </w:r>
            </w:ins>
            <w:ins w:id="4621" w:author="Haskamp, Stefan" w:date="2022-02-16T15:37:00Z">
              <w:r w:rsidR="00C61360">
                <w:rPr>
                  <w:lang w:val="de-DE"/>
                </w:rPr>
                <w:t xml:space="preserve"> (</w:t>
              </w:r>
            </w:ins>
            <w:ins w:id="4622" w:author="Haskamp, Stefan" w:date="2022-02-16T15:39:00Z">
              <w:r w:rsidR="00C61360">
                <w:rPr>
                  <w:lang w:val="de-DE"/>
                </w:rPr>
                <w:t>45.2</w:t>
              </w:r>
            </w:ins>
            <w:ins w:id="4623" w:author="Haskamp, Stefan" w:date="2022-02-16T15:40:00Z">
              <w:r w:rsidR="00C61360">
                <w:rPr>
                  <w:lang w:val="de-DE"/>
                </w:rPr>
                <w:t>%</w:t>
              </w:r>
            </w:ins>
            <w:ins w:id="4624" w:author="Haskamp, Stefan" w:date="2022-02-16T15:37:00Z">
              <w:r w:rsidR="00C61360">
                <w:rPr>
                  <w:lang w:val="de-DE"/>
                </w:rPr>
                <w:t>)</w:t>
              </w:r>
            </w:ins>
          </w:p>
        </w:tc>
        <w:tc>
          <w:tcPr>
            <w:tcW w:w="1481" w:type="dxa"/>
            <w:tcBorders>
              <w:top w:val="nil"/>
              <w:left w:val="nil"/>
              <w:bottom w:val="single" w:sz="4" w:space="0" w:color="auto"/>
              <w:right w:val="single" w:sz="4" w:space="0" w:color="auto"/>
            </w:tcBorders>
            <w:shd w:val="clear" w:color="auto" w:fill="auto"/>
            <w:noWrap/>
            <w:vAlign w:val="bottom"/>
            <w:hideMark/>
            <w:tcPrChange w:id="4625" w:author="Haskamp, Stefan" w:date="2022-02-05T20:51:00Z">
              <w:tcPr>
                <w:tcW w:w="1333" w:type="dxa"/>
                <w:gridSpan w:val="2"/>
                <w:tcBorders>
                  <w:top w:val="nil"/>
                  <w:left w:val="nil"/>
                  <w:bottom w:val="single" w:sz="4" w:space="0" w:color="auto"/>
                  <w:right w:val="single" w:sz="4" w:space="0" w:color="auto"/>
                </w:tcBorders>
                <w:shd w:val="clear" w:color="auto" w:fill="auto"/>
                <w:noWrap/>
                <w:vAlign w:val="bottom"/>
                <w:hideMark/>
              </w:tcPr>
            </w:tcPrChange>
          </w:tcPr>
          <w:p w14:paraId="178B0927" w14:textId="57DE353F" w:rsidR="005A4AC0" w:rsidRPr="005A4AC0" w:rsidRDefault="005A4AC0">
            <w:pPr>
              <w:pStyle w:val="Titel"/>
              <w:rPr>
                <w:ins w:id="4626" w:author="Haskamp, Stefan" w:date="2022-02-05T20:48:00Z"/>
                <w:lang w:val="de-DE"/>
              </w:rPr>
              <w:pPrChange w:id="4627" w:author="Haskamp, Stefan" w:date="2022-02-05T20:49:00Z">
                <w:pPr>
                  <w:spacing w:after="0" w:line="240" w:lineRule="auto"/>
                  <w:jc w:val="right"/>
                </w:pPr>
              </w:pPrChange>
            </w:pPr>
            <w:ins w:id="4628" w:author="Haskamp, Stefan" w:date="2022-02-05T20:48:00Z">
              <w:r w:rsidRPr="005A4AC0">
                <w:rPr>
                  <w:lang w:val="de-DE"/>
                </w:rPr>
                <w:t>423</w:t>
              </w:r>
            </w:ins>
            <w:ins w:id="4629" w:author="Haskamp, Stefan" w:date="2022-02-16T15:37:00Z">
              <w:r w:rsidR="00C61360">
                <w:rPr>
                  <w:lang w:val="de-DE"/>
                </w:rPr>
                <w:t xml:space="preserve"> (4</w:t>
              </w:r>
            </w:ins>
            <w:ins w:id="4630" w:author="Haskamp, Stefan" w:date="2022-02-16T15:39:00Z">
              <w:r w:rsidR="00C61360">
                <w:rPr>
                  <w:lang w:val="de-DE"/>
                </w:rPr>
                <w:t>0</w:t>
              </w:r>
            </w:ins>
            <w:ins w:id="4631" w:author="Haskamp, Stefan" w:date="2022-02-16T15:37:00Z">
              <w:r w:rsidR="00C61360">
                <w:rPr>
                  <w:lang w:val="de-DE"/>
                </w:rPr>
                <w:t>.1</w:t>
              </w:r>
            </w:ins>
            <w:ins w:id="4632" w:author="Haskamp, Stefan" w:date="2022-02-16T15:40:00Z">
              <w:r w:rsidR="00C61360">
                <w:rPr>
                  <w:lang w:val="de-DE"/>
                </w:rPr>
                <w:t>%</w:t>
              </w:r>
            </w:ins>
            <w:ins w:id="4633" w:author="Haskamp, Stefan" w:date="2022-02-16T15:37:00Z">
              <w:r w:rsidR="00C61360">
                <w:rPr>
                  <w:lang w:val="de-DE"/>
                </w:rPr>
                <w:t>)</w:t>
              </w:r>
            </w:ins>
          </w:p>
        </w:tc>
        <w:tc>
          <w:tcPr>
            <w:tcW w:w="1481" w:type="dxa"/>
            <w:tcBorders>
              <w:top w:val="nil"/>
              <w:left w:val="nil"/>
              <w:bottom w:val="single" w:sz="4" w:space="0" w:color="auto"/>
              <w:right w:val="single" w:sz="4" w:space="0" w:color="auto"/>
            </w:tcBorders>
            <w:shd w:val="clear" w:color="auto" w:fill="auto"/>
            <w:noWrap/>
            <w:vAlign w:val="bottom"/>
            <w:hideMark/>
            <w:tcPrChange w:id="4634" w:author="Haskamp, Stefan" w:date="2022-02-05T20:51:00Z">
              <w:tcPr>
                <w:tcW w:w="1601" w:type="dxa"/>
                <w:gridSpan w:val="2"/>
                <w:tcBorders>
                  <w:top w:val="nil"/>
                  <w:left w:val="nil"/>
                  <w:bottom w:val="single" w:sz="4" w:space="0" w:color="auto"/>
                  <w:right w:val="single" w:sz="4" w:space="0" w:color="auto"/>
                </w:tcBorders>
                <w:shd w:val="clear" w:color="auto" w:fill="auto"/>
                <w:noWrap/>
                <w:vAlign w:val="bottom"/>
                <w:hideMark/>
              </w:tcPr>
            </w:tcPrChange>
          </w:tcPr>
          <w:p w14:paraId="4BEAD8E3" w14:textId="7F13712A" w:rsidR="005A4AC0" w:rsidRPr="005A4AC0" w:rsidRDefault="005A4AC0">
            <w:pPr>
              <w:pStyle w:val="Titel"/>
              <w:rPr>
                <w:ins w:id="4635" w:author="Haskamp, Stefan" w:date="2022-02-05T20:48:00Z"/>
                <w:lang w:val="de-DE"/>
              </w:rPr>
              <w:pPrChange w:id="4636" w:author="Haskamp, Stefan" w:date="2022-02-05T20:49:00Z">
                <w:pPr>
                  <w:spacing w:after="0" w:line="240" w:lineRule="auto"/>
                  <w:jc w:val="right"/>
                </w:pPr>
              </w:pPrChange>
            </w:pPr>
            <w:ins w:id="4637" w:author="Haskamp, Stefan" w:date="2022-02-05T20:48:00Z">
              <w:r w:rsidRPr="005A4AC0">
                <w:rPr>
                  <w:lang w:val="de-DE"/>
                </w:rPr>
                <w:t>66</w:t>
              </w:r>
            </w:ins>
            <w:ins w:id="4638" w:author="Haskamp, Stefan" w:date="2022-02-16T15:37:00Z">
              <w:r w:rsidR="00C61360">
                <w:rPr>
                  <w:lang w:val="de-DE"/>
                </w:rPr>
                <w:t xml:space="preserve"> (3</w:t>
              </w:r>
            </w:ins>
            <w:ins w:id="4639" w:author="Haskamp, Stefan" w:date="2022-02-16T15:39:00Z">
              <w:r w:rsidR="00C61360">
                <w:rPr>
                  <w:lang w:val="de-DE"/>
                </w:rPr>
                <w:t>4</w:t>
              </w:r>
            </w:ins>
            <w:ins w:id="4640" w:author="Haskamp, Stefan" w:date="2022-02-16T15:37:00Z">
              <w:r w:rsidR="00C61360">
                <w:rPr>
                  <w:lang w:val="de-DE"/>
                </w:rPr>
                <w:t>.</w:t>
              </w:r>
            </w:ins>
            <w:ins w:id="4641" w:author="Haskamp, Stefan" w:date="2022-02-16T15:39:00Z">
              <w:r w:rsidR="00C61360">
                <w:rPr>
                  <w:lang w:val="de-DE"/>
                </w:rPr>
                <w:t>4</w:t>
              </w:r>
            </w:ins>
            <w:ins w:id="4642" w:author="Haskamp, Stefan" w:date="2022-02-16T15:40:00Z">
              <w:r w:rsidR="00C61360">
                <w:rPr>
                  <w:lang w:val="de-DE"/>
                </w:rPr>
                <w:t>%</w:t>
              </w:r>
            </w:ins>
            <w:ins w:id="4643" w:author="Haskamp, Stefan" w:date="2022-02-16T15:37:00Z">
              <w:r w:rsidR="00C61360">
                <w:rPr>
                  <w:lang w:val="de-DE"/>
                </w:rPr>
                <w:t>)</w:t>
              </w:r>
            </w:ins>
          </w:p>
        </w:tc>
        <w:tc>
          <w:tcPr>
            <w:tcW w:w="1482" w:type="dxa"/>
            <w:tcBorders>
              <w:top w:val="nil"/>
              <w:left w:val="nil"/>
              <w:bottom w:val="single" w:sz="4" w:space="0" w:color="auto"/>
              <w:right w:val="single" w:sz="4" w:space="0" w:color="auto"/>
            </w:tcBorders>
            <w:shd w:val="clear" w:color="auto" w:fill="auto"/>
            <w:noWrap/>
            <w:vAlign w:val="bottom"/>
            <w:hideMark/>
            <w:tcPrChange w:id="4644" w:author="Haskamp, Stefan" w:date="2022-02-05T20:51:00Z">
              <w:tcPr>
                <w:tcW w:w="2098" w:type="dxa"/>
                <w:gridSpan w:val="2"/>
                <w:tcBorders>
                  <w:top w:val="nil"/>
                  <w:left w:val="nil"/>
                  <w:bottom w:val="single" w:sz="4" w:space="0" w:color="auto"/>
                  <w:right w:val="single" w:sz="4" w:space="0" w:color="auto"/>
                </w:tcBorders>
                <w:shd w:val="clear" w:color="auto" w:fill="auto"/>
                <w:noWrap/>
                <w:vAlign w:val="bottom"/>
                <w:hideMark/>
              </w:tcPr>
            </w:tcPrChange>
          </w:tcPr>
          <w:p w14:paraId="0B8F4D64" w14:textId="1A5132B0" w:rsidR="005A4AC0" w:rsidRPr="005A4AC0" w:rsidRDefault="005A4AC0">
            <w:pPr>
              <w:pStyle w:val="Titel"/>
              <w:rPr>
                <w:ins w:id="4645" w:author="Haskamp, Stefan" w:date="2022-02-05T20:48:00Z"/>
                <w:lang w:val="de-DE"/>
              </w:rPr>
              <w:pPrChange w:id="4646" w:author="Haskamp, Stefan" w:date="2022-02-05T20:49:00Z">
                <w:pPr>
                  <w:spacing w:after="0" w:line="240" w:lineRule="auto"/>
                  <w:jc w:val="right"/>
                </w:pPr>
              </w:pPrChange>
            </w:pPr>
            <w:ins w:id="4647" w:author="Haskamp, Stefan" w:date="2022-02-05T20:55:00Z">
              <w:r>
                <w:rPr>
                  <w:lang w:val="de-DE"/>
                </w:rPr>
                <w:t>5</w:t>
              </w:r>
            </w:ins>
            <w:ins w:id="4648" w:author="Haskamp, Stefan" w:date="2022-02-16T15:37:00Z">
              <w:r w:rsidR="00C61360">
                <w:rPr>
                  <w:lang w:val="de-DE"/>
                </w:rPr>
                <w:t xml:space="preserve"> (</w:t>
              </w:r>
            </w:ins>
            <w:ins w:id="4649" w:author="Haskamp, Stefan" w:date="2022-02-16T15:40:00Z">
              <w:r w:rsidR="00C61360">
                <w:rPr>
                  <w:lang w:val="de-DE"/>
                </w:rPr>
                <w:t>17.9%</w:t>
              </w:r>
            </w:ins>
            <w:ins w:id="4650" w:author="Haskamp, Stefan" w:date="2022-02-16T15:37:00Z">
              <w:r w:rsidR="00C61360">
                <w:rPr>
                  <w:lang w:val="de-DE"/>
                </w:rPr>
                <w:t>)</w:t>
              </w:r>
            </w:ins>
          </w:p>
        </w:tc>
      </w:tr>
    </w:tbl>
    <w:bookmarkEnd w:id="4295"/>
    <w:p w14:paraId="65E88EA8" w14:textId="6308947C" w:rsidR="005A4AC0" w:rsidRPr="00622A7F" w:rsidRDefault="005A4AC0">
      <w:pPr>
        <w:pStyle w:val="Untertitel"/>
        <w:pPrChange w:id="4651" w:author="Haskamp, Stefan" w:date="2022-02-05T20:57:00Z">
          <w:pPr/>
        </w:pPrChange>
      </w:pPr>
      <w:ins w:id="4652" w:author="Haskamp, Stefan" w:date="2022-02-05T20:57:00Z">
        <w:r>
          <w:t>U=unkown</w:t>
        </w:r>
      </w:ins>
    </w:p>
    <w:moveToRangeEnd w:id="4258"/>
    <w:p w14:paraId="7126ED8C" w14:textId="77777777" w:rsidR="00275F59" w:rsidRDefault="00275F59" w:rsidP="00FB11CB">
      <w:pPr>
        <w:rPr>
          <w:ins w:id="4653" w:author="Haskamp, Stefan" w:date="2022-02-16T15:21:00Z"/>
          <w:rFonts w:cs="Arial"/>
        </w:rPr>
      </w:pPr>
    </w:p>
    <w:p w14:paraId="04845EC6" w14:textId="486ABB8F" w:rsidR="00FB11CB" w:rsidRPr="00622A7F" w:rsidRDefault="00FB11CB" w:rsidP="00FB11CB">
      <w:pPr>
        <w:rPr>
          <w:ins w:id="4654" w:author="Stefan" w:date="2021-10-07T10:38:00Z"/>
          <w:rFonts w:cs="Arial"/>
        </w:rPr>
      </w:pPr>
      <w:r w:rsidRPr="00622A7F">
        <w:rPr>
          <w:rFonts w:cs="Arial"/>
        </w:rPr>
        <w:lastRenderedPageBreak/>
        <w:t xml:space="preserve">The samples of the patient GPP3 during an acute phase of the disease were gained by Carola Berking and David Pauli from the Department of Dermatology at the university hospital Erlangen. A description of the patient is available in chapter </w:t>
      </w:r>
      <w:r w:rsidR="00504B06">
        <w:rPr>
          <w:rFonts w:cs="Arial"/>
        </w:rPr>
        <w:fldChar w:fldCharType="begin"/>
      </w:r>
      <w:r w:rsidR="00504B06">
        <w:rPr>
          <w:rFonts w:cs="Arial"/>
        </w:rPr>
        <w:instrText xml:space="preserve"> REF _Ref86316278 \r \h </w:instrText>
      </w:r>
      <w:r w:rsidR="00504B06">
        <w:rPr>
          <w:rFonts w:cs="Arial"/>
        </w:rPr>
      </w:r>
      <w:r w:rsidR="00504B06">
        <w:rPr>
          <w:rFonts w:cs="Arial"/>
        </w:rPr>
        <w:fldChar w:fldCharType="separate"/>
      </w:r>
      <w:r w:rsidR="002D4AD7">
        <w:rPr>
          <w:rFonts w:cs="Arial"/>
        </w:rPr>
        <w:t>4.5.1</w:t>
      </w:r>
      <w:r w:rsidR="00504B06">
        <w:rPr>
          <w:rFonts w:cs="Arial"/>
        </w:rPr>
        <w:fldChar w:fldCharType="end"/>
      </w:r>
      <w:r w:rsidR="00504B06">
        <w:rPr>
          <w:rFonts w:cs="Arial"/>
        </w:rPr>
        <w:t>.</w:t>
      </w:r>
    </w:p>
    <w:p w14:paraId="7DD567E1" w14:textId="2446F972" w:rsidR="002A7224" w:rsidRPr="00622A7F" w:rsidDel="000A40BB" w:rsidRDefault="002A7224" w:rsidP="00FB11CB">
      <w:pPr>
        <w:rPr>
          <w:ins w:id="4655" w:author="Stefan" w:date="2021-10-07T10:59:00Z"/>
          <w:rFonts w:cs="Arial"/>
        </w:rPr>
      </w:pPr>
      <w:moveFromRangeStart w:id="4656" w:author="Hüffmeier, Ulrike" w:date="2021-11-25T19:38:00Z" w:name="move88761532"/>
      <w:moveFrom w:id="4657" w:author="Hüffmeier, Ulrike" w:date="2021-11-25T19:38:00Z">
        <w:ins w:id="4658" w:author="Stefan" w:date="2021-10-07T11:06:00Z">
          <w:r w:rsidRPr="00622A7F" w:rsidDel="000A40BB">
            <w:rPr>
              <w:rFonts w:cs="Arial"/>
            </w:rPr>
            <w:t>A detailed de</w:t>
          </w:r>
        </w:ins>
        <w:ins w:id="4659" w:author="Stefan" w:date="2021-10-07T11:31:00Z">
          <w:r w:rsidR="00AF70C2" w:rsidRPr="00622A7F" w:rsidDel="000A40BB">
            <w:rPr>
              <w:rFonts w:cs="Arial"/>
            </w:rPr>
            <w:t>s</w:t>
          </w:r>
        </w:ins>
        <w:ins w:id="4660" w:author="Stefan" w:date="2021-10-07T11:06:00Z">
          <w:r w:rsidRPr="00622A7F" w:rsidDel="000A40BB">
            <w:rPr>
              <w:rFonts w:cs="Arial"/>
            </w:rPr>
            <w:t xml:space="preserve">cription of phenotypical characteristics of patients with GPP, ACH and AGEP is available </w:t>
          </w:r>
        </w:ins>
        <w:ins w:id="4661" w:author="Stefan" w:date="2021-10-07T11:31:00Z">
          <w:r w:rsidR="00AF70C2" w:rsidRPr="00622A7F" w:rsidDel="000A40BB">
            <w:rPr>
              <w:rFonts w:cs="Arial"/>
            </w:rPr>
            <w:t>in</w:t>
          </w:r>
        </w:ins>
        <w:ins w:id="4662" w:author="Stefan" w:date="2021-10-07T11:06:00Z">
          <w:r w:rsidRPr="00622A7F" w:rsidDel="000A40BB">
            <w:rPr>
              <w:rFonts w:cs="Arial"/>
            </w:rPr>
            <w:t xml:space="preserve"> the </w:t>
          </w:r>
        </w:ins>
        <w:ins w:id="4663" w:author="Stefan" w:date="2021-10-27T18:14:00Z">
          <w:r w:rsidR="00FE2E2F" w:rsidDel="000A40BB">
            <w:rPr>
              <w:rFonts w:cs="Arial"/>
            </w:rPr>
            <w:t xml:space="preserve">supplements </w:t>
          </w:r>
        </w:ins>
        <w:ins w:id="4664" w:author="Stefan" w:date="2021-10-07T11:06:00Z">
          <w:r w:rsidRPr="00622A7F" w:rsidDel="000A40BB">
            <w:rPr>
              <w:rFonts w:cs="Arial"/>
            </w:rPr>
            <w:t>of this thesis</w:t>
          </w:r>
        </w:ins>
        <w:ins w:id="4665" w:author="Stefan" w:date="2021-10-27T18:14:00Z">
          <w:r w:rsidR="00504B06" w:rsidDel="000A40BB">
            <w:rPr>
              <w:rFonts w:cs="Arial"/>
            </w:rPr>
            <w:t xml:space="preserve"> (Table S2</w:t>
          </w:r>
          <w:r w:rsidR="00FE2E2F" w:rsidDel="000A40BB">
            <w:rPr>
              <w:rFonts w:cs="Arial"/>
            </w:rPr>
            <w:t>)</w:t>
          </w:r>
        </w:ins>
        <w:ins w:id="4666" w:author="Stefan" w:date="2021-10-07T11:06:00Z">
          <w:r w:rsidRPr="00622A7F" w:rsidDel="000A40BB">
            <w:rPr>
              <w:rFonts w:cs="Arial"/>
            </w:rPr>
            <w:t xml:space="preserve">. </w:t>
          </w:r>
        </w:ins>
      </w:moveFrom>
    </w:p>
    <w:moveFromRangeEnd w:id="4656"/>
    <w:p w14:paraId="653A233D" w14:textId="0D73FF4C" w:rsidR="00DA334D" w:rsidRDefault="0049044B" w:rsidP="00DA334D">
      <w:pPr>
        <w:rPr>
          <w:ins w:id="4667" w:author="Haskamp, Stefan" w:date="2022-02-16T15:55:00Z"/>
          <w:rFonts w:cs="Arial"/>
        </w:rPr>
      </w:pPr>
      <w:commentRangeStart w:id="4668"/>
      <w:ins w:id="4669" w:author="Stefan" w:date="2021-10-07T10:57:00Z">
        <w:r w:rsidRPr="00951582">
          <w:rPr>
            <w:rFonts w:cs="Arial"/>
            <w:rPrChange w:id="4670" w:author="Haskamp, Stefan" w:date="2022-02-16T15:54:00Z">
              <w:rPr>
                <w:rFonts w:cs="Arial"/>
                <w:sz w:val="36"/>
              </w:rPr>
            </w:rPrChange>
          </w:rPr>
          <w:t xml:space="preserve">The family members of seven GPP patients and one AGEP patients were </w:t>
        </w:r>
      </w:ins>
      <w:ins w:id="4671" w:author="Stefan" w:date="2021-10-07T10:58:00Z">
        <w:r w:rsidR="002A7224" w:rsidRPr="00951582">
          <w:rPr>
            <w:rFonts w:cs="Arial"/>
            <w:rPrChange w:id="4672" w:author="Haskamp, Stefan" w:date="2022-02-16T15:54:00Z">
              <w:rPr>
                <w:rFonts w:cs="Arial"/>
                <w:sz w:val="36"/>
              </w:rPr>
            </w:rPrChange>
          </w:rPr>
          <w:t xml:space="preserve">contacted and recruited through the index patients. Diagnoses of those individuals were reported by themselves. </w:t>
        </w:r>
      </w:ins>
      <w:ins w:id="4673" w:author="Stefan" w:date="2021-10-07T11:01:00Z">
        <w:r w:rsidR="002A7224" w:rsidRPr="00951582">
          <w:rPr>
            <w:rFonts w:cs="Arial"/>
            <w:rPrChange w:id="4674" w:author="Haskamp, Stefan" w:date="2022-02-16T15:54:00Z">
              <w:rPr>
                <w:rFonts w:cs="Arial"/>
                <w:sz w:val="36"/>
              </w:rPr>
            </w:rPrChange>
          </w:rPr>
          <w:t xml:space="preserve">Patients with </w:t>
        </w:r>
      </w:ins>
      <w:ins w:id="4675" w:author="Stefan" w:date="2021-10-07T11:00:00Z">
        <w:r w:rsidR="002A7224" w:rsidRPr="00951582">
          <w:rPr>
            <w:rFonts w:cs="Arial"/>
            <w:rPrChange w:id="4676" w:author="Haskamp, Stefan" w:date="2022-02-16T15:54:00Z">
              <w:rPr>
                <w:rFonts w:cs="Arial"/>
                <w:sz w:val="36"/>
              </w:rPr>
            </w:rPrChange>
          </w:rPr>
          <w:t xml:space="preserve">PsV </w:t>
        </w:r>
      </w:ins>
      <w:ins w:id="4677" w:author="Stefan" w:date="2021-10-07T11:01:00Z">
        <w:r w:rsidR="002A7224" w:rsidRPr="00951582">
          <w:rPr>
            <w:rFonts w:cs="Arial"/>
            <w:rPrChange w:id="4678" w:author="Haskamp, Stefan" w:date="2022-02-16T15:54:00Z">
              <w:rPr>
                <w:rFonts w:cs="Arial"/>
                <w:sz w:val="36"/>
              </w:rPr>
            </w:rPrChange>
          </w:rPr>
          <w:t>or</w:t>
        </w:r>
      </w:ins>
      <w:ins w:id="4679" w:author="Stefan" w:date="2021-10-07T11:00:00Z">
        <w:r w:rsidR="002A7224" w:rsidRPr="00951582">
          <w:rPr>
            <w:rFonts w:cs="Arial"/>
            <w:rPrChange w:id="4680" w:author="Haskamp, Stefan" w:date="2022-02-16T15:54:00Z">
              <w:rPr>
                <w:rFonts w:cs="Arial"/>
                <w:sz w:val="36"/>
              </w:rPr>
            </w:rPrChange>
          </w:rPr>
          <w:t xml:space="preserve"> PsA were diagnosed by board certified dermatologists and rheumatologists</w:t>
        </w:r>
      </w:ins>
      <w:ins w:id="4681" w:author="Stefan" w:date="2021-10-07T11:04:00Z">
        <w:r w:rsidR="002A7224" w:rsidRPr="00951582">
          <w:rPr>
            <w:rFonts w:cs="Arial"/>
            <w:rPrChange w:id="4682" w:author="Haskamp, Stefan" w:date="2022-02-16T15:54:00Z">
              <w:rPr>
                <w:rFonts w:cs="Arial"/>
                <w:sz w:val="36"/>
              </w:rPr>
            </w:rPrChange>
          </w:rPr>
          <w:t xml:space="preserve"> at university hospitals</w:t>
        </w:r>
      </w:ins>
      <w:ins w:id="4683" w:author="Hüffmeier, Ulrike" w:date="2021-11-25T19:38:00Z">
        <w:r w:rsidR="000A40BB" w:rsidRPr="00951582">
          <w:rPr>
            <w:rFonts w:cs="Arial"/>
            <w:rPrChange w:id="4684" w:author="Haskamp, Stefan" w:date="2022-02-16T15:54:00Z">
              <w:rPr>
                <w:rFonts w:cs="Arial"/>
                <w:sz w:val="36"/>
              </w:rPr>
            </w:rPrChange>
          </w:rPr>
          <w:t>,</w:t>
        </w:r>
      </w:ins>
      <w:ins w:id="4685" w:author="Stefan" w:date="2021-10-07T11:04:00Z">
        <w:r w:rsidR="002A7224" w:rsidRPr="00951582">
          <w:rPr>
            <w:rFonts w:cs="Arial"/>
            <w:rPrChange w:id="4686" w:author="Haskamp, Stefan" w:date="2022-02-16T15:54:00Z">
              <w:rPr>
                <w:rFonts w:cs="Arial"/>
                <w:sz w:val="36"/>
              </w:rPr>
            </w:rPrChange>
          </w:rPr>
          <w:t xml:space="preserve"> but also at</w:t>
        </w:r>
      </w:ins>
      <w:ins w:id="4687" w:author="Stefan" w:date="2021-10-07T11:05:00Z">
        <w:r w:rsidR="002A7224" w:rsidRPr="00951582">
          <w:rPr>
            <w:rFonts w:cs="Arial"/>
            <w:rPrChange w:id="4688" w:author="Haskamp, Stefan" w:date="2022-02-16T15:54:00Z">
              <w:rPr>
                <w:rFonts w:cs="Arial"/>
                <w:sz w:val="36"/>
              </w:rPr>
            </w:rPrChange>
          </w:rPr>
          <w:t xml:space="preserve"> specialist practice</w:t>
        </w:r>
      </w:ins>
      <w:ins w:id="4689" w:author="Stefan" w:date="2021-10-07T11:19:00Z">
        <w:r w:rsidR="008E7CC8" w:rsidRPr="00951582">
          <w:rPr>
            <w:rFonts w:cs="Arial"/>
            <w:rPrChange w:id="4690" w:author="Haskamp, Stefan" w:date="2022-02-16T15:54:00Z">
              <w:rPr>
                <w:rFonts w:cs="Arial"/>
                <w:sz w:val="36"/>
              </w:rPr>
            </w:rPrChange>
          </w:rPr>
          <w:t xml:space="preserve"> </w:t>
        </w:r>
        <w:commentRangeStart w:id="4691"/>
        <w:r w:rsidR="008E7CC8" w:rsidRPr="00951582">
          <w:rPr>
            <w:rFonts w:cs="Arial"/>
            <w:rPrChange w:id="4692" w:author="Haskamp, Stefan" w:date="2022-02-16T15:54:00Z">
              <w:rPr>
                <w:rFonts w:cs="Arial"/>
                <w:sz w:val="36"/>
              </w:rPr>
            </w:rPrChange>
          </w:rPr>
          <w:t>as described previously</w:t>
        </w:r>
      </w:ins>
      <w:ins w:id="4693" w:author="Haskamp, Stefan (extern)" w:date="2021-10-17T14:58:00Z">
        <w:r w:rsidR="002A29D9" w:rsidRPr="00951582">
          <w:rPr>
            <w:rFonts w:cs="Arial"/>
            <w:rPrChange w:id="4694" w:author="Haskamp, Stefan" w:date="2022-02-16T15:54:00Z">
              <w:rPr>
                <w:rFonts w:cs="Arial"/>
                <w:sz w:val="36"/>
              </w:rPr>
            </w:rPrChange>
          </w:rPr>
          <w:t xml:space="preserve"> </w:t>
        </w:r>
      </w:ins>
      <w:r w:rsidR="008922EF" w:rsidRPr="00951582">
        <w:rPr>
          <w:rFonts w:cs="Arial"/>
          <w:rPrChange w:id="4695" w:author="Haskamp, Stefan" w:date="2022-02-16T15:54:00Z">
            <w:rPr>
              <w:rFonts w:cs="Arial"/>
              <w:sz w:val="36"/>
            </w:rPr>
          </w:rPrChange>
        </w:rPr>
        <w:t>{Huffmeier, 2005 #554}</w:t>
      </w:r>
      <w:del w:id="4696" w:author="Haskamp, Stefan (extern)" w:date="2022-01-15T14:36:00Z">
        <w:r w:rsidR="009A7AD4" w:rsidRPr="00951582" w:rsidDel="008922EF">
          <w:rPr>
            <w:rFonts w:cs="Arial"/>
            <w:rPrChange w:id="4697" w:author="Haskamp, Stefan" w:date="2022-02-16T15:54:00Z">
              <w:rPr>
                <w:rFonts w:cs="Arial"/>
                <w:sz w:val="36"/>
              </w:rPr>
            </w:rPrChange>
          </w:rPr>
          <w:delText>{Lohr, 2016 #1350}</w:delText>
        </w:r>
      </w:del>
      <w:commentRangeEnd w:id="4691"/>
      <w:r w:rsidR="000A40BB" w:rsidRPr="00951582">
        <w:rPr>
          <w:rStyle w:val="Kommentarzeichen"/>
        </w:rPr>
        <w:commentReference w:id="4691"/>
      </w:r>
      <w:r w:rsidR="002A29D9" w:rsidRPr="00951582">
        <w:rPr>
          <w:rFonts w:cs="Arial"/>
          <w:rPrChange w:id="4698" w:author="Haskamp, Stefan" w:date="2022-02-16T15:54:00Z">
            <w:rPr>
              <w:rFonts w:cs="Arial"/>
              <w:sz w:val="36"/>
            </w:rPr>
          </w:rPrChange>
        </w:rPr>
        <w:t>.</w:t>
      </w:r>
      <w:ins w:id="4699" w:author="Stefan" w:date="2021-10-07T11:19:00Z">
        <w:r w:rsidR="008E7CC8" w:rsidRPr="00951582">
          <w:rPr>
            <w:rFonts w:cs="Arial"/>
            <w:rPrChange w:id="4700" w:author="Haskamp, Stefan" w:date="2022-02-16T15:54:00Z">
              <w:rPr>
                <w:rFonts w:cs="Arial"/>
                <w:sz w:val="36"/>
              </w:rPr>
            </w:rPrChange>
          </w:rPr>
          <w:t xml:space="preserve"> The PsA- and </w:t>
        </w:r>
      </w:ins>
      <w:ins w:id="4701" w:author="Stefan" w:date="2021-10-07T11:20:00Z">
        <w:r w:rsidR="008E7CC8" w:rsidRPr="00951582">
          <w:rPr>
            <w:rFonts w:cs="Arial"/>
            <w:rPrChange w:id="4702" w:author="Haskamp, Stefan" w:date="2022-02-16T15:54:00Z">
              <w:rPr>
                <w:rFonts w:cs="Arial"/>
                <w:sz w:val="36"/>
              </w:rPr>
            </w:rPrChange>
          </w:rPr>
          <w:t>PsV-</w:t>
        </w:r>
      </w:ins>
      <w:ins w:id="4703" w:author="Stefan" w:date="2021-10-07T11:19:00Z">
        <w:r w:rsidR="008E7CC8" w:rsidRPr="00951582">
          <w:rPr>
            <w:rFonts w:cs="Arial"/>
            <w:rPrChange w:id="4704" w:author="Haskamp, Stefan" w:date="2022-02-16T15:54:00Z">
              <w:rPr>
                <w:rFonts w:cs="Arial"/>
                <w:sz w:val="36"/>
              </w:rPr>
            </w:rPrChange>
          </w:rPr>
          <w:t>patients</w:t>
        </w:r>
      </w:ins>
      <w:ins w:id="4705" w:author="Stefan" w:date="2021-10-07T11:20:00Z">
        <w:r w:rsidR="008E7CC8" w:rsidRPr="00951582">
          <w:rPr>
            <w:rFonts w:cs="Arial"/>
            <w:rPrChange w:id="4706" w:author="Haskamp, Stefan" w:date="2022-02-16T15:54:00Z">
              <w:rPr>
                <w:rFonts w:cs="Arial"/>
                <w:sz w:val="36"/>
              </w:rPr>
            </w:rPrChange>
          </w:rPr>
          <w:t xml:space="preserve"> were a subset of patients </w:t>
        </w:r>
        <w:del w:id="4707" w:author="Haskamp, Stefan (extern)" w:date="2021-10-17T15:00:00Z">
          <w:r w:rsidR="008E7CC8" w:rsidRPr="00951582" w:rsidDel="002A29D9">
            <w:rPr>
              <w:rFonts w:cs="Arial"/>
              <w:rPrChange w:id="4708" w:author="Haskamp, Stefan" w:date="2022-02-16T15:54:00Z">
                <w:rPr>
                  <w:rFonts w:cs="Arial"/>
                  <w:sz w:val="36"/>
                </w:rPr>
              </w:rPrChange>
            </w:rPr>
            <w:delText>given in</w:delText>
          </w:r>
        </w:del>
      </w:ins>
      <w:ins w:id="4709" w:author="Haskamp, Stefan (extern)" w:date="2021-10-17T15:00:00Z">
        <w:del w:id="4710" w:author="Hüffmeier, Ulrike" w:date="2021-11-25T19:39:00Z">
          <w:r w:rsidR="002A29D9" w:rsidRPr="00951582" w:rsidDel="000A40BB">
            <w:rPr>
              <w:rFonts w:cs="Arial"/>
              <w:rPrChange w:id="4711" w:author="Haskamp, Stefan" w:date="2022-02-16T15:54:00Z">
                <w:rPr>
                  <w:rFonts w:cs="Arial"/>
                  <w:sz w:val="36"/>
                </w:rPr>
              </w:rPrChange>
            </w:rPr>
            <w:delText xml:space="preserve">as </w:delText>
          </w:r>
        </w:del>
      </w:ins>
      <w:ins w:id="4712" w:author="Hüffmeier, Ulrike" w:date="2021-11-25T19:39:00Z">
        <w:r w:rsidR="000A40BB" w:rsidRPr="00951582">
          <w:rPr>
            <w:rFonts w:cs="Arial"/>
            <w:rPrChange w:id="4713" w:author="Haskamp, Stefan" w:date="2022-02-16T15:54:00Z">
              <w:rPr>
                <w:rFonts w:cs="Arial"/>
                <w:sz w:val="36"/>
              </w:rPr>
            </w:rPrChange>
          </w:rPr>
          <w:t xml:space="preserve">described </w:t>
        </w:r>
      </w:ins>
      <w:ins w:id="4714" w:author="Haskamp, Stefan (extern)" w:date="2021-10-17T15:00:00Z">
        <w:r w:rsidR="002A29D9" w:rsidRPr="00951582">
          <w:rPr>
            <w:rFonts w:cs="Arial"/>
            <w:rPrChange w:id="4715" w:author="Haskamp, Stefan" w:date="2022-02-16T15:54:00Z">
              <w:rPr>
                <w:rFonts w:cs="Arial"/>
                <w:sz w:val="36"/>
              </w:rPr>
            </w:rPrChange>
          </w:rPr>
          <w:t xml:space="preserve">previously </w:t>
        </w:r>
        <w:del w:id="4716" w:author="Hüffmeier, Ulrike" w:date="2021-11-25T19:39:00Z">
          <w:r w:rsidR="002A29D9" w:rsidRPr="00951582" w:rsidDel="000A40BB">
            <w:rPr>
              <w:rFonts w:cs="Arial"/>
              <w:rPrChange w:id="4717" w:author="Haskamp, Stefan" w:date="2022-02-16T15:54:00Z">
                <w:rPr>
                  <w:rFonts w:cs="Arial"/>
                  <w:sz w:val="36"/>
                </w:rPr>
              </w:rPrChange>
            </w:rPr>
            <w:delText>discribed</w:delText>
          </w:r>
        </w:del>
      </w:ins>
      <w:ins w:id="4718" w:author="Haskamp, Stefan (extern)" w:date="2021-10-17T14:59:00Z">
        <w:del w:id="4719" w:author="Hüffmeier, Ulrike" w:date="2021-11-25T19:39:00Z">
          <w:r w:rsidR="002A29D9" w:rsidRPr="00951582" w:rsidDel="000A40BB">
            <w:rPr>
              <w:rFonts w:cs="Arial"/>
              <w:rPrChange w:id="4720" w:author="Haskamp, Stefan" w:date="2022-02-16T15:54:00Z">
                <w:rPr>
                  <w:rFonts w:cs="Arial"/>
                  <w:sz w:val="36"/>
                </w:rPr>
              </w:rPrChange>
            </w:rPr>
            <w:delText xml:space="preserve"> </w:delText>
          </w:r>
        </w:del>
      </w:ins>
      <w:r w:rsidR="009A7AD4" w:rsidRPr="00951582">
        <w:rPr>
          <w:rFonts w:cs="Arial"/>
          <w:rPrChange w:id="4721" w:author="Haskamp, Stefan" w:date="2022-02-16T15:54:00Z">
            <w:rPr>
              <w:rFonts w:cs="Arial"/>
              <w:sz w:val="36"/>
            </w:rPr>
          </w:rPrChange>
        </w:rPr>
        <w:t>{Lohr, 2019 #1699}</w:t>
      </w:r>
      <w:ins w:id="4722" w:author="Stefan" w:date="2021-10-07T11:20:00Z">
        <w:r w:rsidR="008E7CC8" w:rsidRPr="00951582">
          <w:rPr>
            <w:rFonts w:cs="Arial"/>
            <w:rPrChange w:id="4723" w:author="Haskamp, Stefan" w:date="2022-02-16T15:54:00Z">
              <w:rPr>
                <w:rFonts w:cs="Arial"/>
                <w:sz w:val="36"/>
              </w:rPr>
            </w:rPrChange>
          </w:rPr>
          <w:t>.</w:t>
        </w:r>
      </w:ins>
      <w:ins w:id="4724" w:author="Stefan" w:date="2021-10-07T11:06:00Z">
        <w:r w:rsidR="002A7224" w:rsidRPr="00951582">
          <w:rPr>
            <w:rFonts w:cs="Arial"/>
            <w:rPrChange w:id="4725" w:author="Haskamp, Stefan" w:date="2022-02-16T15:54:00Z">
              <w:rPr>
                <w:rFonts w:cs="Arial"/>
                <w:sz w:val="36"/>
              </w:rPr>
            </w:rPrChange>
          </w:rPr>
          <w:t xml:space="preserve"> </w:t>
        </w:r>
      </w:ins>
      <w:ins w:id="4726" w:author="Stefan" w:date="2021-10-07T11:17:00Z">
        <w:r w:rsidR="00AC7912" w:rsidRPr="00951582">
          <w:rPr>
            <w:rFonts w:cs="Arial"/>
            <w:rPrChange w:id="4727" w:author="Haskamp, Stefan" w:date="2022-02-16T15:54:00Z">
              <w:rPr>
                <w:rFonts w:cs="Arial"/>
                <w:sz w:val="36"/>
              </w:rPr>
            </w:rPrChange>
          </w:rPr>
          <w:t>The study group of p</w:t>
        </w:r>
      </w:ins>
      <w:ins w:id="4728" w:author="Stefan" w:date="2021-10-07T11:06:00Z">
        <w:r w:rsidR="002A7224" w:rsidRPr="00951582">
          <w:rPr>
            <w:rFonts w:cs="Arial"/>
            <w:rPrChange w:id="4729" w:author="Haskamp, Stefan" w:date="2022-02-16T15:54:00Z">
              <w:rPr>
                <w:rFonts w:cs="Arial"/>
                <w:sz w:val="36"/>
              </w:rPr>
            </w:rPrChange>
          </w:rPr>
          <w:t>atients with S</w:t>
        </w:r>
      </w:ins>
      <w:ins w:id="4730" w:author="Stefan" w:date="2021-10-07T11:07:00Z">
        <w:r w:rsidR="002A7224" w:rsidRPr="00951582">
          <w:rPr>
            <w:rFonts w:cs="Arial"/>
            <w:rPrChange w:id="4731" w:author="Haskamp, Stefan" w:date="2022-02-16T15:54:00Z">
              <w:rPr>
                <w:rFonts w:cs="Arial"/>
                <w:sz w:val="36"/>
              </w:rPr>
            </w:rPrChange>
          </w:rPr>
          <w:t xml:space="preserve">APHO syndrome </w:t>
        </w:r>
      </w:ins>
      <w:ins w:id="4732" w:author="Stefan" w:date="2021-10-07T11:32:00Z">
        <w:r w:rsidR="00AF70C2" w:rsidRPr="00951582">
          <w:rPr>
            <w:rFonts w:cs="Arial"/>
            <w:rPrChange w:id="4733" w:author="Haskamp, Stefan" w:date="2022-02-16T15:54:00Z">
              <w:rPr>
                <w:rFonts w:cs="Arial"/>
                <w:sz w:val="36"/>
              </w:rPr>
            </w:rPrChange>
          </w:rPr>
          <w:t>was</w:t>
        </w:r>
      </w:ins>
      <w:ins w:id="4734" w:author="Stefan" w:date="2021-10-07T11:18:00Z">
        <w:r w:rsidR="00AF70C2" w:rsidRPr="00951582">
          <w:rPr>
            <w:rFonts w:cs="Arial"/>
            <w:rPrChange w:id="4735" w:author="Haskamp, Stefan" w:date="2022-02-16T15:54:00Z">
              <w:rPr>
                <w:rFonts w:cs="Arial"/>
                <w:sz w:val="36"/>
              </w:rPr>
            </w:rPrChange>
          </w:rPr>
          <w:t xml:space="preserve"> similar to the one</w:t>
        </w:r>
        <w:r w:rsidR="008E7CC8" w:rsidRPr="00951582">
          <w:rPr>
            <w:rFonts w:cs="Arial"/>
            <w:rPrChange w:id="4736" w:author="Haskamp, Stefan" w:date="2022-02-16T15:54:00Z">
              <w:rPr>
                <w:rFonts w:cs="Arial"/>
                <w:sz w:val="36"/>
              </w:rPr>
            </w:rPrChange>
          </w:rPr>
          <w:t xml:space="preserve"> </w:t>
        </w:r>
      </w:ins>
      <w:ins w:id="4737" w:author="Stefan" w:date="2021-10-07T11:32:00Z">
        <w:r w:rsidR="00AF70C2" w:rsidRPr="00951582">
          <w:rPr>
            <w:rFonts w:cs="Arial"/>
            <w:rPrChange w:id="4738" w:author="Haskamp, Stefan" w:date="2022-02-16T15:54:00Z">
              <w:rPr>
                <w:rFonts w:cs="Arial"/>
                <w:sz w:val="36"/>
              </w:rPr>
            </w:rPrChange>
          </w:rPr>
          <w:t>presented</w:t>
        </w:r>
      </w:ins>
      <w:ins w:id="4739" w:author="Stefan" w:date="2021-10-07T11:18:00Z">
        <w:r w:rsidR="008E7CC8" w:rsidRPr="00951582">
          <w:rPr>
            <w:rFonts w:cs="Arial"/>
            <w:rPrChange w:id="4740" w:author="Haskamp, Stefan" w:date="2022-02-16T15:54:00Z">
              <w:rPr>
                <w:rFonts w:cs="Arial"/>
                <w:sz w:val="36"/>
              </w:rPr>
            </w:rPrChange>
          </w:rPr>
          <w:t xml:space="preserve"> </w:t>
        </w:r>
      </w:ins>
      <w:ins w:id="4741" w:author="Stefan" w:date="2021-10-07T11:32:00Z">
        <w:r w:rsidR="00AF70C2" w:rsidRPr="00951582">
          <w:rPr>
            <w:rFonts w:cs="Arial"/>
            <w:rPrChange w:id="4742" w:author="Haskamp, Stefan" w:date="2022-02-16T15:54:00Z">
              <w:rPr>
                <w:rFonts w:cs="Arial"/>
                <w:sz w:val="36"/>
              </w:rPr>
            </w:rPrChange>
          </w:rPr>
          <w:t>before</w:t>
        </w:r>
      </w:ins>
      <w:ins w:id="4743" w:author="Haskamp, Stefan (extern)" w:date="2021-10-17T15:01:00Z">
        <w:r w:rsidR="002A29D9" w:rsidRPr="00951582">
          <w:rPr>
            <w:rFonts w:cs="Arial"/>
            <w:rPrChange w:id="4744" w:author="Haskamp, Stefan" w:date="2022-02-16T15:54:00Z">
              <w:rPr>
                <w:rFonts w:cs="Arial"/>
                <w:sz w:val="36"/>
              </w:rPr>
            </w:rPrChange>
          </w:rPr>
          <w:t xml:space="preserve"> </w:t>
        </w:r>
      </w:ins>
      <w:r w:rsidR="009A7AD4" w:rsidRPr="00951582">
        <w:rPr>
          <w:rFonts w:cs="Arial"/>
          <w:rPrChange w:id="4745" w:author="Haskamp, Stefan" w:date="2022-02-16T15:54:00Z">
            <w:rPr>
              <w:rFonts w:cs="Arial"/>
              <w:sz w:val="36"/>
            </w:rPr>
          </w:rPrChange>
        </w:rPr>
        <w:t>{Assmann, 2020 #1884}</w:t>
      </w:r>
      <w:ins w:id="4746" w:author="Haskamp, Stefan (extern)" w:date="2021-10-17T15:01:00Z">
        <w:r w:rsidR="002A29D9" w:rsidRPr="00951582">
          <w:rPr>
            <w:rFonts w:cs="Arial"/>
            <w:rPrChange w:id="4747" w:author="Haskamp, Stefan" w:date="2022-02-16T15:54:00Z">
              <w:rPr>
                <w:rFonts w:cs="Arial"/>
                <w:sz w:val="36"/>
              </w:rPr>
            </w:rPrChange>
          </w:rPr>
          <w:t>.</w:t>
        </w:r>
      </w:ins>
      <w:commentRangeEnd w:id="4668"/>
      <w:r w:rsidR="000A40BB" w:rsidRPr="00951582">
        <w:rPr>
          <w:rStyle w:val="Kommentarzeichen"/>
        </w:rPr>
        <w:commentReference w:id="4668"/>
      </w:r>
      <w:ins w:id="4748" w:author="Haskamp, Stefan" w:date="2022-02-16T15:55:00Z">
        <w:r w:rsidR="00DA334D" w:rsidRPr="00DA334D">
          <w:rPr>
            <w:rFonts w:cs="Arial"/>
          </w:rPr>
          <w:t xml:space="preserve"> </w:t>
        </w:r>
        <w:r w:rsidR="00DA334D">
          <w:rPr>
            <w:rFonts w:cs="Arial"/>
          </w:rPr>
          <w:t xml:space="preserve">Patients affected by PPP were recruited as described previously {Mossner, 2015 #1555} </w:t>
        </w:r>
        <w:r w:rsidR="00DA334D" w:rsidRPr="009A45D9">
          <w:rPr>
            <w:rStyle w:val="id-label"/>
            <w:highlight w:val="yellow"/>
          </w:rPr>
          <w:t xml:space="preserve">PMID: </w:t>
        </w:r>
        <w:r w:rsidR="00DA334D" w:rsidRPr="009A45D9">
          <w:rPr>
            <w:rStyle w:val="Fett"/>
            <w:highlight w:val="yellow"/>
          </w:rPr>
          <w:t>25989471</w:t>
        </w:r>
        <w:r w:rsidR="00DA334D">
          <w:rPr>
            <w:rFonts w:cs="Arial"/>
          </w:rPr>
          <w:t xml:space="preserve">. </w:t>
        </w:r>
      </w:ins>
    </w:p>
    <w:p w14:paraId="3615B9B6" w14:textId="77777777" w:rsidR="00DA334D" w:rsidRDefault="00DA334D" w:rsidP="00DA334D">
      <w:pPr>
        <w:rPr>
          <w:ins w:id="4749" w:author="Haskamp, Stefan" w:date="2022-02-16T15:55:00Z"/>
          <w:rFonts w:cs="Arial"/>
        </w:rPr>
      </w:pPr>
    </w:p>
    <w:p w14:paraId="4505DC47" w14:textId="3615DA77" w:rsidR="00132637" w:rsidDel="00DA334D" w:rsidRDefault="00132637">
      <w:pPr>
        <w:rPr>
          <w:ins w:id="4750" w:author="Haskamp, Stefan (extern)" w:date="2022-01-02T15:55:00Z"/>
          <w:del w:id="4751" w:author="Haskamp, Stefan" w:date="2022-02-16T15:55:00Z"/>
          <w:rFonts w:cs="Arial"/>
        </w:rPr>
        <w:pPrChange w:id="4752" w:author="Stefan" w:date="2021-10-07T11:09:00Z">
          <w:pPr>
            <w:pStyle w:val="berschrift1"/>
          </w:pPr>
        </w:pPrChange>
      </w:pPr>
    </w:p>
    <w:p w14:paraId="130A0265" w14:textId="3E750D50" w:rsidR="00963336" w:rsidRPr="00622A7F" w:rsidDel="00DA334D" w:rsidRDefault="00963336">
      <w:pPr>
        <w:rPr>
          <w:del w:id="4753" w:author="Haskamp, Stefan" w:date="2022-02-16T15:55:00Z"/>
          <w:rFonts w:cs="Arial"/>
        </w:rPr>
        <w:pPrChange w:id="4754" w:author="Stefan" w:date="2021-10-07T11:09:00Z">
          <w:pPr>
            <w:pStyle w:val="berschrift1"/>
          </w:pPr>
        </w:pPrChange>
      </w:pPr>
      <w:ins w:id="4755" w:author="Haskamp, Stefan (extern)" w:date="2022-01-02T15:55:00Z">
        <w:del w:id="4756" w:author="Haskamp, Stefan" w:date="2022-02-16T15:55:00Z">
          <w:r w:rsidRPr="00963336" w:rsidDel="00DA334D">
            <w:rPr>
              <w:rFonts w:cs="Arial"/>
              <w:highlight w:val="yellow"/>
              <w:rPrChange w:id="4757" w:author="Haskamp, Stefan (extern)" w:date="2022-01-02T15:55:00Z">
                <w:rPr>
                  <w:rFonts w:cs="Arial"/>
                </w:rPr>
              </w:rPrChange>
            </w:rPr>
            <w:delText>Email von Ulrike lesen</w:delText>
          </w:r>
        </w:del>
      </w:ins>
    </w:p>
    <w:p w14:paraId="638BA7A1" w14:textId="7DB6D353" w:rsidR="00C2709F" w:rsidRPr="00622A7F" w:rsidDel="005F3DBB" w:rsidRDefault="00C2709F">
      <w:pPr>
        <w:pStyle w:val="berschrift2"/>
        <w:rPr>
          <w:del w:id="4758" w:author="Stefan" w:date="2021-10-07T10:18:00Z"/>
        </w:rPr>
        <w:pPrChange w:id="4759" w:author="Haskamp, Stefan (extern)" w:date="2022-01-15T14:22:00Z">
          <w:pPr>
            <w:pStyle w:val="berschrift1"/>
          </w:pPr>
        </w:pPrChange>
      </w:pPr>
    </w:p>
    <w:p w14:paraId="33CCB92B" w14:textId="77777777" w:rsidR="001249C4" w:rsidRPr="00622A7F" w:rsidRDefault="001249C4">
      <w:pPr>
        <w:pStyle w:val="berschrift2"/>
        <w:rPr>
          <w:ins w:id="4760" w:author="Haskamp, Stefan (extern)" w:date="2022-01-15T14:18:00Z"/>
        </w:rPr>
        <w:pPrChange w:id="4761" w:author="Haskamp, Stefan (extern)" w:date="2022-01-15T14:22:00Z">
          <w:pPr>
            <w:pStyle w:val="berschrift3"/>
          </w:pPr>
        </w:pPrChange>
      </w:pPr>
      <w:bookmarkStart w:id="4762" w:name="_Toc91488908"/>
      <w:ins w:id="4763" w:author="Haskamp, Stefan (extern)" w:date="2022-01-15T14:18:00Z">
        <w:r w:rsidRPr="00622A7F">
          <w:t xml:space="preserve">Whole-exome </w:t>
        </w:r>
        <w:commentRangeStart w:id="4764"/>
        <w:r w:rsidRPr="00622A7F">
          <w:t>sequencing analysis</w:t>
        </w:r>
        <w:commentRangeEnd w:id="4764"/>
        <w:r w:rsidRPr="00622A7F">
          <w:rPr>
            <w:rStyle w:val="Kommentarzeichen"/>
            <w:rFonts w:cs="Arial"/>
          </w:rPr>
          <w:commentReference w:id="4764"/>
        </w:r>
      </w:ins>
    </w:p>
    <w:p w14:paraId="4FE87093" w14:textId="03DEE9DB" w:rsidR="001249C4" w:rsidRPr="00622A7F" w:rsidRDefault="001249C4" w:rsidP="00043016">
      <w:pPr>
        <w:rPr>
          <w:ins w:id="4765" w:author="Haskamp, Stefan (extern)" w:date="2022-01-15T14:18:00Z"/>
          <w:rFonts w:cs="Arial"/>
        </w:rPr>
      </w:pPr>
      <w:commentRangeStart w:id="4766"/>
      <w:ins w:id="4767" w:author="Haskamp, Stefan (extern)" w:date="2022-01-15T14:18:00Z">
        <w:r w:rsidRPr="00622A7F">
          <w:rPr>
            <w:rFonts w:cs="Arial"/>
          </w:rPr>
          <w:t xml:space="preserve">To find new genetic factors, whole-exome sequencing was performed in 31 patients without functionally relevant variants in </w:t>
        </w:r>
        <w:r w:rsidRPr="00622A7F">
          <w:rPr>
            <w:rFonts w:cs="Arial"/>
            <w:i/>
          </w:rPr>
          <w:t>IL36RN</w:t>
        </w:r>
        <w:commentRangeStart w:id="4768"/>
        <w:commentRangeEnd w:id="4768"/>
        <w:r>
          <w:rPr>
            <w:rStyle w:val="Kommentarzeichen"/>
          </w:rPr>
          <w:commentReference w:id="4768"/>
        </w:r>
        <w:r w:rsidRPr="00622A7F">
          <w:rPr>
            <w:rFonts w:cs="Arial"/>
          </w:rPr>
          <w:t xml:space="preserve">. The enrichment was performed using SureSelect v4-6, the </w:t>
        </w:r>
        <w:commentRangeEnd w:id="4766"/>
        <w:r w:rsidRPr="00622A7F">
          <w:rPr>
            <w:rStyle w:val="Kommentarzeichen"/>
            <w:rFonts w:cs="Arial"/>
          </w:rPr>
          <w:commentReference w:id="4766"/>
        </w:r>
        <w:r w:rsidRPr="00622A7F">
          <w:rPr>
            <w:rFonts w:cs="Arial"/>
          </w:rPr>
          <w:t xml:space="preserve">average </w:t>
        </w:r>
        <w:commentRangeStart w:id="4769"/>
        <w:r w:rsidRPr="00622A7F">
          <w:rPr>
            <w:rFonts w:cs="Arial"/>
          </w:rPr>
          <w:t xml:space="preserve">coverage of the target </w:t>
        </w:r>
        <w:commentRangeEnd w:id="4769"/>
        <w:r w:rsidRPr="00622A7F">
          <w:rPr>
            <w:rStyle w:val="Kommentarzeichen"/>
            <w:rFonts w:cs="Arial"/>
          </w:rPr>
          <w:commentReference w:id="4769"/>
        </w:r>
        <w:r w:rsidRPr="00622A7F">
          <w:rPr>
            <w:rFonts w:cs="Arial"/>
          </w:rPr>
          <w:t>was 142.3 ± 31.1 (standard deviation) and 87.4% ± 10.7 of the target was covered above 20x. Variants of interest had a</w:t>
        </w:r>
      </w:ins>
      <w:ins w:id="4770" w:author="Haskamp, Stefan (extern)" w:date="2022-01-15T14:47:00Z">
        <w:r w:rsidR="00043016">
          <w:rPr>
            <w:rFonts w:cs="Arial"/>
          </w:rPr>
          <w:t xml:space="preserve"> </w:t>
        </w:r>
        <w:r w:rsidR="00043016" w:rsidRPr="00043016">
          <w:rPr>
            <w:rFonts w:cs="Arial"/>
          </w:rPr>
          <w:t>coverage of</w:t>
        </w:r>
        <w:r w:rsidR="00043016">
          <w:rPr>
            <w:rFonts w:cs="Arial"/>
          </w:rPr>
          <w:t xml:space="preserve"> </w:t>
        </w:r>
      </w:ins>
      <w:ins w:id="4771" w:author="Haskamp, Stefan (extern)" w:date="2022-01-15T14:48:00Z">
        <w:r w:rsidR="00043016">
          <w:rPr>
            <w:rFonts w:cs="Arial"/>
          </w:rPr>
          <w:t>≥</w:t>
        </w:r>
      </w:ins>
      <w:ins w:id="4772" w:author="Haskamp, Stefan (extern)" w:date="2022-01-15T14:47:00Z">
        <w:r w:rsidR="00043016">
          <w:rPr>
            <w:rFonts w:cs="Arial"/>
          </w:rPr>
          <w:t>20x</w:t>
        </w:r>
      </w:ins>
      <w:commentRangeStart w:id="4773"/>
      <w:ins w:id="4774" w:author="Haskamp, Stefan (extern)" w:date="2022-01-15T14:18:00Z">
        <w:r w:rsidRPr="00622A7F">
          <w:rPr>
            <w:rFonts w:cs="Arial"/>
          </w:rPr>
          <w:t xml:space="preserve"> </w:t>
        </w:r>
        <w:commentRangeEnd w:id="4773"/>
        <w:r>
          <w:rPr>
            <w:rStyle w:val="Kommentarzeichen"/>
          </w:rPr>
          <w:commentReference w:id="4773"/>
        </w:r>
        <w:r w:rsidRPr="00622A7F">
          <w:rPr>
            <w:rFonts w:cs="Arial"/>
          </w:rPr>
          <w:t>and were present in less than three control individuals (n=706)</w:t>
        </w:r>
        <w:r>
          <w:rPr>
            <w:rFonts w:cs="Arial"/>
          </w:rPr>
          <w:t>. The latter</w:t>
        </w:r>
        <w:r w:rsidRPr="00622A7F">
          <w:rPr>
            <w:rFonts w:cs="Arial"/>
          </w:rPr>
          <w:t xml:space="preserve"> were sequenced in-house and were not affected by an immunological disease. </w:t>
        </w:r>
      </w:ins>
    </w:p>
    <w:p w14:paraId="23339BF5" w14:textId="43C2579C" w:rsidR="001249C4" w:rsidRPr="00622A7F" w:rsidRDefault="001249C4" w:rsidP="001249C4">
      <w:pPr>
        <w:rPr>
          <w:ins w:id="4775" w:author="Haskamp, Stefan (extern)" w:date="2022-01-15T14:18:00Z"/>
          <w:rFonts w:cs="Arial"/>
        </w:rPr>
      </w:pPr>
      <w:commentRangeStart w:id="4776"/>
      <w:ins w:id="4777" w:author="Haskamp, Stefan (extern)" w:date="2022-01-15T14:18:00Z">
        <w:r w:rsidRPr="00622A7F">
          <w:rPr>
            <w:rFonts w:cs="Arial"/>
          </w:rPr>
          <w:t xml:space="preserve">The analysis was restricted to genes with homozygous variants in at least two patients. </w:t>
        </w:r>
        <w:commentRangeEnd w:id="4776"/>
        <w:r w:rsidRPr="00622A7F">
          <w:rPr>
            <w:rStyle w:val="Kommentarzeichen"/>
            <w:rFonts w:cs="Arial"/>
          </w:rPr>
          <w:commentReference w:id="4776"/>
        </w:r>
        <w:r w:rsidRPr="00622A7F">
          <w:rPr>
            <w:rFonts w:cs="Arial"/>
          </w:rPr>
          <w:t xml:space="preserve">As the parents of patients were often not available for analysis, potentially compound heterozygous variants were ignored. A minor allele frequency (MAF) of 0.5% or lower was used, considering that the </w:t>
        </w:r>
        <w:r w:rsidRPr="00622A7F">
          <w:rPr>
            <w:rFonts w:cs="Arial"/>
            <w:i/>
          </w:rPr>
          <w:t>IL36RN</w:t>
        </w:r>
        <w:r w:rsidRPr="00622A7F">
          <w:rPr>
            <w:rFonts w:cs="Arial"/>
          </w:rPr>
          <w:t xml:space="preserve"> variant c.338C&gt;T/ (p.Ser113Leu) had a MAF of 0.44 in non-Finnish European individuals of the databank gnomAD </w:t>
        </w:r>
        <w:r>
          <w:rPr>
            <w:rFonts w:cs="Arial"/>
          </w:rPr>
          <w:t>{Karczewski, 2020 #1771}</w:t>
        </w:r>
        <w:r w:rsidRPr="00622A7F">
          <w:rPr>
            <w:rFonts w:cs="Arial"/>
          </w:rPr>
          <w:t xml:space="preserve">. Variants located in regions </w:t>
        </w:r>
        <w:commentRangeStart w:id="4778"/>
        <w:r w:rsidRPr="00622A7F">
          <w:rPr>
            <w:rFonts w:cs="Arial"/>
          </w:rPr>
          <w:t>of segmental duplications (defined as regions of a minimum length of 1kb which occur more than on</w:t>
        </w:r>
        <w:r>
          <w:rPr>
            <w:rFonts w:cs="Arial"/>
          </w:rPr>
          <w:t>ce</w:t>
        </w:r>
        <w:r w:rsidRPr="00622A7F">
          <w:rPr>
            <w:rFonts w:cs="Arial"/>
          </w:rPr>
          <w:t xml:space="preserve"> in the genome) with a similarity &gt;90%) </w:t>
        </w:r>
        <w:commentRangeEnd w:id="4778"/>
        <w:r w:rsidRPr="00622A7F">
          <w:rPr>
            <w:rStyle w:val="Kommentarzeichen"/>
            <w:rFonts w:cs="Arial"/>
          </w:rPr>
          <w:commentReference w:id="4778"/>
        </w:r>
        <w:r w:rsidRPr="00622A7F">
          <w:rPr>
            <w:rFonts w:cs="Arial"/>
          </w:rPr>
          <w:t xml:space="preserve">were omitted. The plausibility of the variants was assured by evaluating the NGS reads in the IGV browser. Four homozygous variants in the two genes </w:t>
        </w:r>
        <w:r w:rsidRPr="00622A7F">
          <w:rPr>
            <w:rFonts w:cs="Arial"/>
            <w:i/>
          </w:rPr>
          <w:t>MPO</w:t>
        </w:r>
        <w:r w:rsidRPr="00622A7F">
          <w:rPr>
            <w:rFonts w:cs="Arial"/>
          </w:rPr>
          <w:t xml:space="preserve"> and </w:t>
        </w:r>
        <w:r w:rsidRPr="00622A7F">
          <w:rPr>
            <w:rFonts w:cs="Arial"/>
            <w:i/>
          </w:rPr>
          <w:t>MUC4</w:t>
        </w:r>
        <w:r w:rsidRPr="00622A7F">
          <w:rPr>
            <w:rFonts w:cs="Arial"/>
          </w:rPr>
          <w:t xml:space="preserve"> were identified (</w:t>
        </w:r>
        <w:r w:rsidRPr="00622A7F">
          <w:rPr>
            <w:rFonts w:cs="Arial"/>
          </w:rPr>
          <w:fldChar w:fldCharType="begin"/>
        </w:r>
        <w:r w:rsidRPr="00622A7F">
          <w:rPr>
            <w:rFonts w:cs="Arial"/>
          </w:rPr>
          <w:instrText xml:space="preserve"> REF _Ref84500022 \h </w:instrText>
        </w:r>
        <w:r>
          <w:rPr>
            <w:rFonts w:cs="Arial"/>
          </w:rPr>
          <w:instrText xml:space="preserve"> \* MERGEFORMAT </w:instrText>
        </w:r>
      </w:ins>
      <w:r w:rsidRPr="00622A7F">
        <w:rPr>
          <w:rFonts w:cs="Arial"/>
        </w:rPr>
      </w:r>
      <w:r w:rsidRPr="00622A7F">
        <w:rPr>
          <w:rFonts w:cs="Arial"/>
        </w:rPr>
        <w:fldChar w:fldCharType="separate"/>
      </w:r>
      <w:ins w:id="4779" w:author="Haskamp, Stefan (extern)" w:date="2022-01-29T13:25:00Z">
        <w:r w:rsidR="002D4AD7" w:rsidRPr="00622A7F" w:rsidDel="001249C4">
          <w:rPr>
            <w:rFonts w:cs="Arial"/>
          </w:rPr>
          <w:t xml:space="preserve">Table </w:t>
        </w:r>
        <w:r w:rsidR="002D4AD7" w:rsidDel="001249C4">
          <w:rPr>
            <w:rFonts w:cs="Arial"/>
            <w:noProof/>
          </w:rPr>
          <w:t>22</w:t>
        </w:r>
      </w:ins>
      <w:ins w:id="4780" w:author="Haskamp, Stefan (extern)" w:date="2022-01-15T14:18:00Z">
        <w:r w:rsidRPr="00622A7F">
          <w:rPr>
            <w:rFonts w:cs="Arial"/>
          </w:rPr>
          <w:fldChar w:fldCharType="end"/>
        </w:r>
        <w:r w:rsidRPr="00622A7F">
          <w:rPr>
            <w:rFonts w:cs="Arial"/>
          </w:rPr>
          <w:t xml:space="preserve">). </w:t>
        </w:r>
      </w:ins>
    </w:p>
    <w:p w14:paraId="0DF2D6B4" w14:textId="228A358F" w:rsidR="001249C4" w:rsidRPr="00622A7F" w:rsidRDefault="001249C4" w:rsidP="001249C4">
      <w:pPr>
        <w:pStyle w:val="Beschriftung"/>
        <w:keepNext/>
        <w:rPr>
          <w:ins w:id="4781" w:author="Haskamp, Stefan (extern)" w:date="2022-01-15T14:18:00Z"/>
          <w:rFonts w:cs="Arial"/>
        </w:rPr>
      </w:pPr>
      <w:bookmarkStart w:id="4782" w:name="_Toc94355265"/>
      <w:ins w:id="4783" w:author="Haskamp, Stefan (extern)" w:date="2022-01-15T14:18:00Z">
        <w:r w:rsidRPr="00622A7F">
          <w:rPr>
            <w:rFonts w:cs="Arial"/>
          </w:rPr>
          <w:lastRenderedPageBreak/>
          <w:t xml:space="preserve">Table </w:t>
        </w:r>
      </w:ins>
      <w:ins w:id="4784"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4785" w:author="Haskamp, Stefan" w:date="2022-02-05T20:56:00Z">
        <w:r w:rsidR="005A4AC0">
          <w:rPr>
            <w:rFonts w:cs="Arial"/>
            <w:noProof/>
          </w:rPr>
          <w:t>16</w:t>
        </w:r>
        <w:r w:rsidR="005A4AC0">
          <w:rPr>
            <w:rFonts w:cs="Arial"/>
          </w:rPr>
          <w:fldChar w:fldCharType="end"/>
        </w:r>
      </w:ins>
      <w:ins w:id="4786" w:author="Haskamp, Stefan (extern)" w:date="2022-01-15T14:18:00Z">
        <w:del w:id="4787"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del>
      </w:ins>
      <w:del w:id="4788" w:author="Haskamp, Stefan" w:date="2022-02-05T20:56:00Z">
        <w:r w:rsidR="002D4AD7" w:rsidDel="005A4AC0">
          <w:rPr>
            <w:rFonts w:cs="Arial"/>
            <w:noProof/>
          </w:rPr>
          <w:delText>15</w:delText>
        </w:r>
      </w:del>
      <w:ins w:id="4789" w:author="Haskamp, Stefan (extern)" w:date="2022-01-15T14:18:00Z">
        <w:del w:id="4790" w:author="Haskamp, Stefan" w:date="2022-02-05T20:56:00Z">
          <w:r w:rsidRPr="00622A7F" w:rsidDel="005A4AC0">
            <w:rPr>
              <w:rFonts w:cs="Arial"/>
            </w:rPr>
            <w:fldChar w:fldCharType="end"/>
          </w:r>
        </w:del>
        <w:r w:rsidRPr="00622A7F">
          <w:rPr>
            <w:rFonts w:cs="Arial"/>
          </w:rPr>
          <w:t xml:space="preserve">: Homozygous variants present in at least two of 31 </w:t>
        </w:r>
        <w:r>
          <w:rPr>
            <w:rFonts w:cs="Arial"/>
          </w:rPr>
          <w:t xml:space="preserve">GPP </w:t>
        </w:r>
        <w:r w:rsidRPr="00622A7F">
          <w:rPr>
            <w:rFonts w:cs="Arial"/>
          </w:rPr>
          <w:t>patients identified by whole-exome sequencing</w:t>
        </w:r>
        <w:bookmarkEnd w:id="4782"/>
      </w:ins>
    </w:p>
    <w:p w14:paraId="382382EB" w14:textId="26D8267D" w:rsidR="001249C4" w:rsidRPr="00622A7F" w:rsidRDefault="001249C4" w:rsidP="001249C4">
      <w:pPr>
        <w:pStyle w:val="Untertitel"/>
        <w:rPr>
          <w:ins w:id="4791" w:author="Haskamp, Stefan (extern)" w:date="2022-01-15T14:18:00Z"/>
          <w:rFonts w:cs="Arial"/>
        </w:rPr>
      </w:pPr>
      <w:commentRangeStart w:id="4792"/>
      <w:ins w:id="4793" w:author="Haskamp, Stefan (extern)" w:date="2022-01-15T14:18:00Z">
        <w:r w:rsidRPr="00622A7F">
          <w:rPr>
            <w:rFonts w:cs="Arial"/>
          </w:rPr>
          <w:t>For each variant, the affected gene, the location in the genome (hg19 reference) and the minor allele frequency in individuals of Non-Finnish European origin from gnomAD</w:t>
        </w:r>
      </w:ins>
      <w:ins w:id="4794" w:author="Haskamp, Stefan (extern)" w:date="2022-01-15T14:50:00Z">
        <w:r w:rsidR="00043016">
          <w:rPr>
            <w:rFonts w:cs="Arial"/>
          </w:rPr>
          <w:t xml:space="preserve"> </w:t>
        </w:r>
      </w:ins>
      <w:ins w:id="4795" w:author="Haskamp, Stefan (extern)" w:date="2022-01-15T14:18:00Z">
        <w:r>
          <w:rPr>
            <w:rFonts w:cs="Arial"/>
          </w:rPr>
          <w:t>{Karczewski, 2020 #1771}</w:t>
        </w:r>
      </w:ins>
      <w:ins w:id="4796" w:author="Haskamp, Stefan (extern)" w:date="2022-01-15T14:50:00Z">
        <w:r w:rsidR="00043016">
          <w:rPr>
            <w:rFonts w:cs="Arial"/>
          </w:rPr>
          <w:t xml:space="preserve"> is shown</w:t>
        </w:r>
      </w:ins>
      <w:ins w:id="4797" w:author="Haskamp, Stefan (extern)" w:date="2022-01-15T14:18:00Z">
        <w:r w:rsidRPr="00622A7F">
          <w:rPr>
            <w:rFonts w:cs="Arial"/>
          </w:rPr>
          <w:t>.</w:t>
        </w:r>
        <w:commentRangeEnd w:id="4792"/>
        <w:r>
          <w:rPr>
            <w:rStyle w:val="Kommentarzeichen"/>
          </w:rPr>
          <w:commentReference w:id="4792"/>
        </w:r>
      </w:ins>
    </w:p>
    <w:tbl>
      <w:tblPr>
        <w:tblW w:w="9129" w:type="dxa"/>
        <w:tblInd w:w="-10" w:type="dxa"/>
        <w:tblLook w:val="04A0" w:firstRow="1" w:lastRow="0" w:firstColumn="1" w:lastColumn="0" w:noHBand="0" w:noVBand="1"/>
      </w:tblPr>
      <w:tblGrid>
        <w:gridCol w:w="851"/>
        <w:gridCol w:w="2467"/>
        <w:gridCol w:w="1936"/>
        <w:gridCol w:w="3875"/>
      </w:tblGrid>
      <w:tr w:rsidR="001249C4" w:rsidRPr="00622A7F" w14:paraId="21BED17F" w14:textId="77777777" w:rsidTr="003C003C">
        <w:trPr>
          <w:trHeight w:val="458"/>
          <w:ins w:id="4798" w:author="Haskamp, Stefan (extern)" w:date="2022-01-15T14:18:00Z"/>
        </w:trPr>
        <w:tc>
          <w:tcPr>
            <w:tcW w:w="851"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45624ECF" w14:textId="77777777" w:rsidR="001249C4" w:rsidRPr="00622A7F" w:rsidRDefault="001249C4" w:rsidP="003C003C">
            <w:pPr>
              <w:spacing w:after="0" w:line="240" w:lineRule="auto"/>
              <w:jc w:val="left"/>
              <w:rPr>
                <w:ins w:id="4799" w:author="Haskamp, Stefan (extern)" w:date="2022-01-15T14:18:00Z"/>
                <w:rFonts w:eastAsia="Times New Roman" w:cs="Arial"/>
                <w:b/>
                <w:bCs/>
                <w:color w:val="000000"/>
                <w:sz w:val="22"/>
              </w:rPr>
            </w:pPr>
            <w:ins w:id="4800" w:author="Haskamp, Stefan (extern)" w:date="2022-01-15T14:18:00Z">
              <w:r w:rsidRPr="00622A7F">
                <w:rPr>
                  <w:rFonts w:eastAsia="Times New Roman" w:cs="Arial"/>
                  <w:b/>
                  <w:bCs/>
                  <w:color w:val="000000"/>
                  <w:sz w:val="22"/>
                </w:rPr>
                <w:t xml:space="preserve">Gene </w:t>
              </w:r>
            </w:ins>
          </w:p>
        </w:tc>
        <w:tc>
          <w:tcPr>
            <w:tcW w:w="2467"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67762214" w14:textId="77777777" w:rsidR="001249C4" w:rsidRPr="00622A7F" w:rsidRDefault="001249C4" w:rsidP="003C003C">
            <w:pPr>
              <w:spacing w:after="0" w:line="240" w:lineRule="auto"/>
              <w:jc w:val="left"/>
              <w:rPr>
                <w:ins w:id="4801" w:author="Haskamp, Stefan (extern)" w:date="2022-01-15T14:18:00Z"/>
                <w:rFonts w:eastAsia="Times New Roman" w:cs="Arial"/>
                <w:b/>
                <w:bCs/>
                <w:color w:val="000000"/>
                <w:sz w:val="22"/>
              </w:rPr>
            </w:pPr>
            <w:ins w:id="4802" w:author="Haskamp, Stefan (extern)" w:date="2022-01-15T14:18:00Z">
              <w:r w:rsidRPr="00622A7F">
                <w:rPr>
                  <w:rFonts w:eastAsia="Times New Roman" w:cs="Arial"/>
                  <w:b/>
                  <w:bCs/>
                  <w:color w:val="000000"/>
                  <w:sz w:val="22"/>
                </w:rPr>
                <w:t>Variant at nucleotide/ protein level</w:t>
              </w:r>
            </w:ins>
          </w:p>
        </w:tc>
        <w:tc>
          <w:tcPr>
            <w:tcW w:w="1936"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3A065306" w14:textId="77777777" w:rsidR="001249C4" w:rsidRPr="00622A7F" w:rsidRDefault="001249C4" w:rsidP="003C003C">
            <w:pPr>
              <w:spacing w:after="0" w:line="240" w:lineRule="auto"/>
              <w:jc w:val="left"/>
              <w:rPr>
                <w:ins w:id="4803" w:author="Haskamp, Stefan (extern)" w:date="2022-01-15T14:18:00Z"/>
                <w:rFonts w:eastAsia="Times New Roman" w:cs="Arial"/>
                <w:b/>
                <w:bCs/>
                <w:color w:val="000000"/>
                <w:sz w:val="22"/>
              </w:rPr>
            </w:pPr>
            <w:ins w:id="4804" w:author="Haskamp, Stefan (extern)" w:date="2022-01-15T14:18:00Z">
              <w:r w:rsidRPr="00622A7F">
                <w:rPr>
                  <w:rFonts w:eastAsia="Times New Roman" w:cs="Arial"/>
                  <w:b/>
                  <w:bCs/>
                  <w:color w:val="000000"/>
                  <w:sz w:val="22"/>
                </w:rPr>
                <w:t>Position in hg19 (dbSNP-ID)</w:t>
              </w:r>
            </w:ins>
          </w:p>
        </w:tc>
        <w:tc>
          <w:tcPr>
            <w:tcW w:w="387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FABED64" w14:textId="77777777" w:rsidR="001249C4" w:rsidRPr="00622A7F" w:rsidRDefault="001249C4" w:rsidP="003C003C">
            <w:pPr>
              <w:spacing w:after="0" w:line="240" w:lineRule="auto"/>
              <w:jc w:val="left"/>
              <w:rPr>
                <w:ins w:id="4805" w:author="Haskamp, Stefan (extern)" w:date="2022-01-15T14:18:00Z"/>
                <w:rFonts w:eastAsia="Times New Roman" w:cs="Arial"/>
                <w:b/>
                <w:bCs/>
                <w:color w:val="000000"/>
                <w:sz w:val="22"/>
              </w:rPr>
            </w:pPr>
            <w:ins w:id="4806" w:author="Haskamp, Stefan (extern)" w:date="2022-01-15T14:18:00Z">
              <w:r w:rsidRPr="00622A7F">
                <w:rPr>
                  <w:rFonts w:eastAsia="Times New Roman" w:cs="Arial"/>
                  <w:b/>
                  <w:bCs/>
                  <w:color w:val="000000"/>
                  <w:sz w:val="22"/>
                </w:rPr>
                <w:t>Frequency in Non-Finnish European individuals of gnomAD (proportion of minor allele)</w:t>
              </w:r>
            </w:ins>
          </w:p>
        </w:tc>
      </w:tr>
      <w:tr w:rsidR="001249C4" w:rsidRPr="00622A7F" w14:paraId="4ECD74DD" w14:textId="77777777" w:rsidTr="003C003C">
        <w:trPr>
          <w:trHeight w:val="458"/>
          <w:ins w:id="4807" w:author="Haskamp, Stefan (extern)" w:date="2022-01-15T14:18:00Z"/>
        </w:trPr>
        <w:tc>
          <w:tcPr>
            <w:tcW w:w="851" w:type="dxa"/>
            <w:vMerge/>
            <w:tcBorders>
              <w:top w:val="single" w:sz="8" w:space="0" w:color="auto"/>
              <w:left w:val="single" w:sz="8" w:space="0" w:color="auto"/>
              <w:bottom w:val="single" w:sz="8" w:space="0" w:color="000000"/>
              <w:right w:val="single" w:sz="8" w:space="0" w:color="auto"/>
            </w:tcBorders>
            <w:vAlign w:val="center"/>
            <w:hideMark/>
          </w:tcPr>
          <w:p w14:paraId="3077C982" w14:textId="77777777" w:rsidR="001249C4" w:rsidRPr="00622A7F" w:rsidRDefault="001249C4" w:rsidP="003C003C">
            <w:pPr>
              <w:spacing w:after="0" w:line="240" w:lineRule="auto"/>
              <w:jc w:val="left"/>
              <w:rPr>
                <w:ins w:id="4808" w:author="Haskamp, Stefan (extern)" w:date="2022-01-15T14:18:00Z"/>
                <w:rFonts w:eastAsia="Times New Roman" w:cs="Arial"/>
                <w:b/>
                <w:bCs/>
                <w:color w:val="000000"/>
                <w:sz w:val="22"/>
              </w:rPr>
            </w:pPr>
          </w:p>
        </w:tc>
        <w:tc>
          <w:tcPr>
            <w:tcW w:w="2467" w:type="dxa"/>
            <w:vMerge/>
            <w:tcBorders>
              <w:top w:val="single" w:sz="8" w:space="0" w:color="auto"/>
              <w:left w:val="single" w:sz="8" w:space="0" w:color="auto"/>
              <w:bottom w:val="single" w:sz="8" w:space="0" w:color="000000"/>
              <w:right w:val="single" w:sz="8" w:space="0" w:color="auto"/>
            </w:tcBorders>
            <w:vAlign w:val="center"/>
            <w:hideMark/>
          </w:tcPr>
          <w:p w14:paraId="7E7A47EE" w14:textId="77777777" w:rsidR="001249C4" w:rsidRPr="00622A7F" w:rsidRDefault="001249C4" w:rsidP="003C003C">
            <w:pPr>
              <w:spacing w:after="0" w:line="240" w:lineRule="auto"/>
              <w:jc w:val="left"/>
              <w:rPr>
                <w:ins w:id="4809" w:author="Haskamp, Stefan (extern)" w:date="2022-01-15T14:18:00Z"/>
                <w:rFonts w:eastAsia="Times New Roman" w:cs="Arial"/>
                <w:b/>
                <w:bCs/>
                <w:color w:val="000000"/>
                <w:sz w:val="22"/>
              </w:rPr>
            </w:pPr>
          </w:p>
        </w:tc>
        <w:tc>
          <w:tcPr>
            <w:tcW w:w="1936" w:type="dxa"/>
            <w:vMerge/>
            <w:tcBorders>
              <w:top w:val="single" w:sz="8" w:space="0" w:color="auto"/>
              <w:left w:val="single" w:sz="8" w:space="0" w:color="auto"/>
              <w:bottom w:val="single" w:sz="8" w:space="0" w:color="000000"/>
              <w:right w:val="single" w:sz="8" w:space="0" w:color="auto"/>
            </w:tcBorders>
            <w:vAlign w:val="center"/>
            <w:hideMark/>
          </w:tcPr>
          <w:p w14:paraId="34266F25" w14:textId="77777777" w:rsidR="001249C4" w:rsidRPr="00622A7F" w:rsidRDefault="001249C4" w:rsidP="003C003C">
            <w:pPr>
              <w:spacing w:after="0" w:line="240" w:lineRule="auto"/>
              <w:jc w:val="left"/>
              <w:rPr>
                <w:ins w:id="4810" w:author="Haskamp, Stefan (extern)" w:date="2022-01-15T14:18:00Z"/>
                <w:rFonts w:eastAsia="Times New Roman" w:cs="Arial"/>
                <w:b/>
                <w:bCs/>
                <w:color w:val="000000"/>
                <w:sz w:val="22"/>
              </w:rPr>
            </w:pPr>
          </w:p>
        </w:tc>
        <w:tc>
          <w:tcPr>
            <w:tcW w:w="3875" w:type="dxa"/>
            <w:vMerge/>
            <w:tcBorders>
              <w:top w:val="single" w:sz="8" w:space="0" w:color="auto"/>
              <w:left w:val="single" w:sz="8" w:space="0" w:color="auto"/>
              <w:bottom w:val="single" w:sz="8" w:space="0" w:color="000000"/>
              <w:right w:val="single" w:sz="8" w:space="0" w:color="auto"/>
            </w:tcBorders>
            <w:vAlign w:val="center"/>
            <w:hideMark/>
          </w:tcPr>
          <w:p w14:paraId="4182B7AE" w14:textId="77777777" w:rsidR="001249C4" w:rsidRPr="00622A7F" w:rsidRDefault="001249C4" w:rsidP="003C003C">
            <w:pPr>
              <w:spacing w:after="0" w:line="240" w:lineRule="auto"/>
              <w:jc w:val="left"/>
              <w:rPr>
                <w:ins w:id="4811" w:author="Haskamp, Stefan (extern)" w:date="2022-01-15T14:18:00Z"/>
                <w:rFonts w:eastAsia="Times New Roman" w:cs="Arial"/>
                <w:b/>
                <w:bCs/>
                <w:color w:val="000000"/>
                <w:sz w:val="22"/>
              </w:rPr>
            </w:pPr>
          </w:p>
        </w:tc>
      </w:tr>
      <w:tr w:rsidR="001249C4" w:rsidRPr="00622A7F" w14:paraId="0C138632" w14:textId="77777777" w:rsidTr="003C003C">
        <w:trPr>
          <w:cantSplit/>
          <w:trHeight w:val="300"/>
          <w:ins w:id="4812" w:author="Haskamp, Stefan (extern)" w:date="2022-01-15T14:18:00Z"/>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14:paraId="3B091648" w14:textId="77777777" w:rsidR="001249C4" w:rsidRPr="00622A7F" w:rsidRDefault="001249C4" w:rsidP="003C003C">
            <w:pPr>
              <w:spacing w:after="0" w:line="240" w:lineRule="auto"/>
              <w:jc w:val="left"/>
              <w:rPr>
                <w:ins w:id="4813" w:author="Haskamp, Stefan (extern)" w:date="2022-01-15T14:18:00Z"/>
                <w:rFonts w:eastAsia="Times New Roman" w:cs="Arial"/>
                <w:i/>
                <w:iCs/>
                <w:color w:val="000000"/>
                <w:sz w:val="22"/>
              </w:rPr>
            </w:pPr>
            <w:ins w:id="4814" w:author="Haskamp, Stefan (extern)" w:date="2022-01-15T14:18:00Z">
              <w:r w:rsidRPr="00622A7F">
                <w:rPr>
                  <w:rFonts w:eastAsia="Times New Roman" w:cs="Arial"/>
                  <w:i/>
                  <w:iCs/>
                  <w:color w:val="000000"/>
                  <w:sz w:val="22"/>
                </w:rPr>
                <w:t>MPO</w:t>
              </w:r>
            </w:ins>
          </w:p>
        </w:tc>
        <w:tc>
          <w:tcPr>
            <w:tcW w:w="2467" w:type="dxa"/>
            <w:tcBorders>
              <w:top w:val="nil"/>
              <w:left w:val="nil"/>
              <w:bottom w:val="single" w:sz="8" w:space="0" w:color="auto"/>
              <w:right w:val="single" w:sz="8" w:space="0" w:color="auto"/>
            </w:tcBorders>
            <w:shd w:val="clear" w:color="auto" w:fill="auto"/>
            <w:noWrap/>
            <w:vAlign w:val="center"/>
            <w:hideMark/>
          </w:tcPr>
          <w:p w14:paraId="66A89362" w14:textId="77777777" w:rsidR="001249C4" w:rsidRPr="00622A7F" w:rsidRDefault="001249C4" w:rsidP="003C003C">
            <w:pPr>
              <w:spacing w:after="0" w:line="240" w:lineRule="auto"/>
              <w:jc w:val="left"/>
              <w:rPr>
                <w:ins w:id="4815" w:author="Haskamp, Stefan (extern)" w:date="2022-01-15T14:18:00Z"/>
                <w:rFonts w:eastAsia="Times New Roman" w:cs="Arial"/>
                <w:color w:val="000000"/>
                <w:sz w:val="22"/>
                <w:lang w:val="de-DE"/>
              </w:rPr>
            </w:pPr>
            <w:ins w:id="4816" w:author="Haskamp, Stefan (extern)" w:date="2022-01-15T14:18:00Z">
              <w:r w:rsidRPr="00622A7F">
                <w:rPr>
                  <w:rFonts w:eastAsia="Times New Roman" w:cs="Arial"/>
                  <w:color w:val="000000"/>
                  <w:sz w:val="22"/>
                  <w:lang w:val="de-DE"/>
                </w:rPr>
                <w:t>c.1768C&gt;T/ p.Arg590Cys (NM_000250.2)</w:t>
              </w:r>
            </w:ins>
          </w:p>
        </w:tc>
        <w:tc>
          <w:tcPr>
            <w:tcW w:w="1936" w:type="dxa"/>
            <w:tcBorders>
              <w:top w:val="nil"/>
              <w:left w:val="nil"/>
              <w:bottom w:val="single" w:sz="8" w:space="0" w:color="auto"/>
              <w:right w:val="single" w:sz="8" w:space="0" w:color="auto"/>
            </w:tcBorders>
            <w:shd w:val="clear" w:color="auto" w:fill="auto"/>
            <w:noWrap/>
            <w:vAlign w:val="center"/>
            <w:hideMark/>
          </w:tcPr>
          <w:p w14:paraId="6C2AFE86" w14:textId="77777777" w:rsidR="001249C4" w:rsidRPr="00622A7F" w:rsidRDefault="001249C4" w:rsidP="003C003C">
            <w:pPr>
              <w:spacing w:after="0" w:line="240" w:lineRule="auto"/>
              <w:jc w:val="left"/>
              <w:rPr>
                <w:ins w:id="4817" w:author="Haskamp, Stefan (extern)" w:date="2022-01-15T14:18:00Z"/>
                <w:rFonts w:eastAsia="Times New Roman" w:cs="Arial"/>
                <w:color w:val="000000"/>
                <w:sz w:val="22"/>
              </w:rPr>
            </w:pPr>
            <w:ins w:id="4818" w:author="Haskamp, Stefan (extern)" w:date="2022-01-15T14:18:00Z">
              <w:r w:rsidRPr="00622A7F">
                <w:rPr>
                  <w:rFonts w:eastAsia="Times New Roman" w:cs="Arial"/>
                  <w:color w:val="000000"/>
                  <w:sz w:val="22"/>
                </w:rPr>
                <w:t>Chr17: 56,350,133 (rs142082076)</w:t>
              </w:r>
            </w:ins>
          </w:p>
        </w:tc>
        <w:tc>
          <w:tcPr>
            <w:tcW w:w="3875" w:type="dxa"/>
            <w:tcBorders>
              <w:top w:val="nil"/>
              <w:left w:val="nil"/>
              <w:bottom w:val="single" w:sz="8" w:space="0" w:color="auto"/>
              <w:right w:val="single" w:sz="8" w:space="0" w:color="auto"/>
            </w:tcBorders>
            <w:shd w:val="clear" w:color="auto" w:fill="auto"/>
            <w:noWrap/>
            <w:vAlign w:val="center"/>
            <w:hideMark/>
          </w:tcPr>
          <w:p w14:paraId="48735869" w14:textId="77777777" w:rsidR="001249C4" w:rsidRPr="00622A7F" w:rsidRDefault="001249C4" w:rsidP="003C003C">
            <w:pPr>
              <w:spacing w:after="0" w:line="240" w:lineRule="auto"/>
              <w:jc w:val="left"/>
              <w:rPr>
                <w:ins w:id="4819" w:author="Haskamp, Stefan (extern)" w:date="2022-01-15T14:18:00Z"/>
                <w:rFonts w:eastAsia="Times New Roman" w:cs="Arial"/>
                <w:color w:val="000000"/>
                <w:sz w:val="22"/>
              </w:rPr>
            </w:pPr>
            <w:ins w:id="4820" w:author="Haskamp, Stefan (extern)" w:date="2022-01-15T14:18:00Z">
              <w:r w:rsidRPr="00622A7F">
                <w:rPr>
                  <w:rFonts w:eastAsia="Times New Roman" w:cs="Arial"/>
                  <w:color w:val="000000"/>
                  <w:sz w:val="22"/>
                </w:rPr>
                <w:t>0.004% (9/129,050)</w:t>
              </w:r>
            </w:ins>
          </w:p>
        </w:tc>
      </w:tr>
      <w:tr w:rsidR="001249C4" w:rsidRPr="00622A7F" w14:paraId="7B784907" w14:textId="77777777" w:rsidTr="003C003C">
        <w:trPr>
          <w:cantSplit/>
          <w:trHeight w:val="300"/>
          <w:ins w:id="4821" w:author="Haskamp, Stefan (extern)" w:date="2022-01-15T14:18:00Z"/>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14:paraId="640FDBAB" w14:textId="77777777" w:rsidR="001249C4" w:rsidRPr="00622A7F" w:rsidRDefault="001249C4" w:rsidP="003C003C">
            <w:pPr>
              <w:spacing w:after="0" w:line="240" w:lineRule="auto"/>
              <w:jc w:val="left"/>
              <w:rPr>
                <w:ins w:id="4822" w:author="Haskamp, Stefan (extern)" w:date="2022-01-15T14:18:00Z"/>
                <w:rFonts w:eastAsia="Times New Roman" w:cs="Arial"/>
                <w:i/>
                <w:iCs/>
                <w:color w:val="000000"/>
                <w:sz w:val="22"/>
              </w:rPr>
            </w:pPr>
            <w:ins w:id="4823" w:author="Haskamp, Stefan (extern)" w:date="2022-01-15T14:18:00Z">
              <w:r w:rsidRPr="00622A7F">
                <w:rPr>
                  <w:rFonts w:eastAsia="Times New Roman" w:cs="Arial"/>
                  <w:i/>
                  <w:iCs/>
                  <w:color w:val="000000"/>
                  <w:sz w:val="22"/>
                </w:rPr>
                <w:t>MPO</w:t>
              </w:r>
            </w:ins>
          </w:p>
        </w:tc>
        <w:tc>
          <w:tcPr>
            <w:tcW w:w="2467" w:type="dxa"/>
            <w:tcBorders>
              <w:top w:val="nil"/>
              <w:left w:val="nil"/>
              <w:bottom w:val="single" w:sz="8" w:space="0" w:color="auto"/>
              <w:right w:val="single" w:sz="8" w:space="0" w:color="auto"/>
            </w:tcBorders>
            <w:shd w:val="clear" w:color="auto" w:fill="auto"/>
            <w:noWrap/>
            <w:vAlign w:val="center"/>
            <w:hideMark/>
          </w:tcPr>
          <w:p w14:paraId="4F6B0F1B" w14:textId="77777777" w:rsidR="001249C4" w:rsidRPr="00622A7F" w:rsidRDefault="001249C4" w:rsidP="003C003C">
            <w:pPr>
              <w:spacing w:after="0" w:line="240" w:lineRule="auto"/>
              <w:jc w:val="left"/>
              <w:rPr>
                <w:ins w:id="4824" w:author="Haskamp, Stefan (extern)" w:date="2022-01-15T14:18:00Z"/>
                <w:rFonts w:eastAsia="Times New Roman" w:cs="Arial"/>
                <w:color w:val="000000"/>
                <w:sz w:val="22"/>
              </w:rPr>
            </w:pPr>
            <w:ins w:id="4825" w:author="Haskamp, Stefan (extern)" w:date="2022-01-15T14:18:00Z">
              <w:r w:rsidRPr="00622A7F">
                <w:rPr>
                  <w:rFonts w:eastAsia="Times New Roman" w:cs="Arial"/>
                  <w:color w:val="000000"/>
                  <w:sz w:val="22"/>
                </w:rPr>
                <w:t>c.265_275dup/ p.Ser94Alafs*24 (NM_000250.2)</w:t>
              </w:r>
            </w:ins>
          </w:p>
        </w:tc>
        <w:tc>
          <w:tcPr>
            <w:tcW w:w="1936" w:type="dxa"/>
            <w:tcBorders>
              <w:top w:val="nil"/>
              <w:left w:val="nil"/>
              <w:bottom w:val="single" w:sz="8" w:space="0" w:color="auto"/>
              <w:right w:val="single" w:sz="8" w:space="0" w:color="auto"/>
            </w:tcBorders>
            <w:shd w:val="clear" w:color="auto" w:fill="auto"/>
            <w:noWrap/>
            <w:vAlign w:val="center"/>
            <w:hideMark/>
          </w:tcPr>
          <w:p w14:paraId="592F4C6F" w14:textId="77777777" w:rsidR="001249C4" w:rsidRPr="00622A7F" w:rsidRDefault="001249C4" w:rsidP="003C003C">
            <w:pPr>
              <w:spacing w:after="0" w:line="240" w:lineRule="auto"/>
              <w:jc w:val="left"/>
              <w:rPr>
                <w:ins w:id="4826" w:author="Haskamp, Stefan (extern)" w:date="2022-01-15T14:18:00Z"/>
                <w:rFonts w:eastAsia="Times New Roman" w:cs="Arial"/>
                <w:color w:val="000000"/>
                <w:sz w:val="22"/>
              </w:rPr>
            </w:pPr>
            <w:ins w:id="4827" w:author="Haskamp, Stefan (extern)" w:date="2022-01-15T14:18:00Z">
              <w:r w:rsidRPr="00622A7F">
                <w:rPr>
                  <w:rFonts w:eastAsia="Times New Roman" w:cs="Arial"/>
                  <w:color w:val="000000"/>
                  <w:sz w:val="22"/>
                </w:rPr>
                <w:t>Chr17: 56,357,348 (rs1188888247)</w:t>
              </w:r>
            </w:ins>
          </w:p>
        </w:tc>
        <w:tc>
          <w:tcPr>
            <w:tcW w:w="3875" w:type="dxa"/>
            <w:tcBorders>
              <w:top w:val="nil"/>
              <w:left w:val="nil"/>
              <w:bottom w:val="single" w:sz="8" w:space="0" w:color="auto"/>
              <w:right w:val="single" w:sz="8" w:space="0" w:color="auto"/>
            </w:tcBorders>
            <w:shd w:val="clear" w:color="auto" w:fill="auto"/>
            <w:noWrap/>
            <w:vAlign w:val="center"/>
            <w:hideMark/>
          </w:tcPr>
          <w:p w14:paraId="06941F0F" w14:textId="77777777" w:rsidR="001249C4" w:rsidRPr="00622A7F" w:rsidRDefault="001249C4" w:rsidP="003C003C">
            <w:pPr>
              <w:spacing w:after="0" w:line="240" w:lineRule="auto"/>
              <w:jc w:val="left"/>
              <w:rPr>
                <w:ins w:id="4828" w:author="Haskamp, Stefan (extern)" w:date="2022-01-15T14:18:00Z"/>
                <w:rFonts w:eastAsia="Times New Roman" w:cs="Arial"/>
                <w:color w:val="000000"/>
                <w:sz w:val="22"/>
              </w:rPr>
            </w:pPr>
            <w:ins w:id="4829" w:author="Haskamp, Stefan (extern)" w:date="2022-01-15T14:18:00Z">
              <w:r w:rsidRPr="00622A7F">
                <w:rPr>
                  <w:rFonts w:eastAsia="Times New Roman" w:cs="Arial"/>
                  <w:color w:val="000000"/>
                  <w:sz w:val="22"/>
                </w:rPr>
                <w:t>0.0065% (1/15,406)</w:t>
              </w:r>
            </w:ins>
          </w:p>
        </w:tc>
      </w:tr>
      <w:tr w:rsidR="001249C4" w:rsidRPr="00622A7F" w14:paraId="687EE2C2" w14:textId="77777777" w:rsidTr="003C003C">
        <w:trPr>
          <w:cantSplit/>
          <w:trHeight w:val="300"/>
          <w:ins w:id="4830" w:author="Haskamp, Stefan (extern)" w:date="2022-01-15T14:18:00Z"/>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14:paraId="509695CA" w14:textId="77777777" w:rsidR="001249C4" w:rsidRPr="00622A7F" w:rsidRDefault="001249C4" w:rsidP="003C003C">
            <w:pPr>
              <w:spacing w:after="0" w:line="240" w:lineRule="auto"/>
              <w:jc w:val="left"/>
              <w:rPr>
                <w:ins w:id="4831" w:author="Haskamp, Stefan (extern)" w:date="2022-01-15T14:18:00Z"/>
                <w:rFonts w:eastAsia="Times New Roman" w:cs="Arial"/>
                <w:i/>
                <w:iCs/>
                <w:color w:val="000000"/>
                <w:sz w:val="22"/>
              </w:rPr>
            </w:pPr>
            <w:ins w:id="4832" w:author="Haskamp, Stefan (extern)" w:date="2022-01-15T14:18:00Z">
              <w:r w:rsidRPr="00622A7F">
                <w:rPr>
                  <w:rFonts w:eastAsia="Times New Roman" w:cs="Arial"/>
                  <w:i/>
                  <w:iCs/>
                  <w:color w:val="000000"/>
                  <w:sz w:val="22"/>
                </w:rPr>
                <w:t>MUC4</w:t>
              </w:r>
            </w:ins>
          </w:p>
        </w:tc>
        <w:tc>
          <w:tcPr>
            <w:tcW w:w="2467" w:type="dxa"/>
            <w:tcBorders>
              <w:top w:val="nil"/>
              <w:left w:val="nil"/>
              <w:bottom w:val="single" w:sz="8" w:space="0" w:color="auto"/>
              <w:right w:val="single" w:sz="8" w:space="0" w:color="auto"/>
            </w:tcBorders>
            <w:shd w:val="clear" w:color="auto" w:fill="auto"/>
            <w:noWrap/>
            <w:vAlign w:val="center"/>
            <w:hideMark/>
          </w:tcPr>
          <w:p w14:paraId="3BFD5727" w14:textId="77777777" w:rsidR="001249C4" w:rsidRPr="00622A7F" w:rsidRDefault="001249C4" w:rsidP="003C003C">
            <w:pPr>
              <w:spacing w:after="0" w:line="240" w:lineRule="auto"/>
              <w:jc w:val="left"/>
              <w:rPr>
                <w:ins w:id="4833" w:author="Haskamp, Stefan (extern)" w:date="2022-01-15T14:18:00Z"/>
                <w:rFonts w:eastAsia="Times New Roman" w:cs="Arial"/>
                <w:color w:val="000000"/>
                <w:sz w:val="22"/>
              </w:rPr>
            </w:pPr>
            <w:ins w:id="4834" w:author="Haskamp, Stefan (extern)" w:date="2022-01-15T14:18:00Z">
              <w:r w:rsidRPr="00622A7F">
                <w:rPr>
                  <w:rFonts w:eastAsia="Times New Roman" w:cs="Arial"/>
                  <w:color w:val="000000"/>
                  <w:sz w:val="22"/>
                </w:rPr>
                <w:t>c.11698_11745del/ p.Arg3900_Thr3915del (NM_018406.7)</w:t>
              </w:r>
            </w:ins>
          </w:p>
        </w:tc>
        <w:tc>
          <w:tcPr>
            <w:tcW w:w="1936" w:type="dxa"/>
            <w:tcBorders>
              <w:top w:val="nil"/>
              <w:left w:val="nil"/>
              <w:bottom w:val="single" w:sz="8" w:space="0" w:color="auto"/>
              <w:right w:val="single" w:sz="8" w:space="0" w:color="auto"/>
            </w:tcBorders>
            <w:shd w:val="clear" w:color="auto" w:fill="auto"/>
            <w:noWrap/>
            <w:vAlign w:val="center"/>
            <w:hideMark/>
          </w:tcPr>
          <w:p w14:paraId="010534CF" w14:textId="77777777" w:rsidR="001249C4" w:rsidRPr="00622A7F" w:rsidRDefault="001249C4" w:rsidP="003C003C">
            <w:pPr>
              <w:spacing w:after="0" w:line="240" w:lineRule="auto"/>
              <w:jc w:val="left"/>
              <w:rPr>
                <w:ins w:id="4835" w:author="Haskamp, Stefan (extern)" w:date="2022-01-15T14:18:00Z"/>
                <w:rFonts w:eastAsia="Times New Roman" w:cs="Arial"/>
                <w:color w:val="000000"/>
                <w:sz w:val="22"/>
              </w:rPr>
            </w:pPr>
            <w:ins w:id="4836" w:author="Haskamp, Stefan (extern)" w:date="2022-01-15T14:18:00Z">
              <w:r w:rsidRPr="00622A7F">
                <w:rPr>
                  <w:rFonts w:eastAsia="Times New Roman" w:cs="Arial"/>
                  <w:color w:val="000000"/>
                  <w:sz w:val="22"/>
                </w:rPr>
                <w:t>Chr3: 195,506,712-195,506,759 (rs1299856820)</w:t>
              </w:r>
            </w:ins>
          </w:p>
        </w:tc>
        <w:tc>
          <w:tcPr>
            <w:tcW w:w="3875" w:type="dxa"/>
            <w:tcBorders>
              <w:top w:val="nil"/>
              <w:left w:val="nil"/>
              <w:bottom w:val="single" w:sz="8" w:space="0" w:color="auto"/>
              <w:right w:val="single" w:sz="8" w:space="0" w:color="auto"/>
            </w:tcBorders>
            <w:shd w:val="clear" w:color="auto" w:fill="auto"/>
            <w:noWrap/>
            <w:vAlign w:val="center"/>
            <w:hideMark/>
          </w:tcPr>
          <w:p w14:paraId="3FC7A12C" w14:textId="77777777" w:rsidR="001249C4" w:rsidRPr="00622A7F" w:rsidRDefault="001249C4" w:rsidP="003C003C">
            <w:pPr>
              <w:spacing w:after="0" w:line="240" w:lineRule="auto"/>
              <w:jc w:val="left"/>
              <w:rPr>
                <w:ins w:id="4837" w:author="Haskamp, Stefan (extern)" w:date="2022-01-15T14:18:00Z"/>
                <w:rFonts w:eastAsia="Times New Roman" w:cs="Arial"/>
                <w:color w:val="000000"/>
                <w:sz w:val="22"/>
              </w:rPr>
            </w:pPr>
            <w:ins w:id="4838" w:author="Haskamp, Stefan (extern)" w:date="2022-01-15T14:18:00Z">
              <w:r w:rsidRPr="00622A7F">
                <w:rPr>
                  <w:rFonts w:eastAsia="Times New Roman" w:cs="Arial"/>
                  <w:color w:val="000000"/>
                  <w:sz w:val="22"/>
                </w:rPr>
                <w:t>0% (0/48,894)</w:t>
              </w:r>
            </w:ins>
          </w:p>
        </w:tc>
      </w:tr>
      <w:tr w:rsidR="001249C4" w:rsidRPr="00622A7F" w14:paraId="267CA5DE" w14:textId="77777777" w:rsidTr="003C003C">
        <w:trPr>
          <w:cantSplit/>
          <w:trHeight w:val="300"/>
          <w:ins w:id="4839" w:author="Haskamp, Stefan (extern)" w:date="2022-01-15T14:18:00Z"/>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14:paraId="66CE269C" w14:textId="77777777" w:rsidR="001249C4" w:rsidRPr="00622A7F" w:rsidRDefault="001249C4" w:rsidP="003C003C">
            <w:pPr>
              <w:spacing w:after="0" w:line="240" w:lineRule="auto"/>
              <w:jc w:val="left"/>
              <w:rPr>
                <w:ins w:id="4840" w:author="Haskamp, Stefan (extern)" w:date="2022-01-15T14:18:00Z"/>
                <w:rFonts w:eastAsia="Times New Roman" w:cs="Arial"/>
                <w:i/>
                <w:iCs/>
                <w:color w:val="000000"/>
                <w:sz w:val="22"/>
              </w:rPr>
            </w:pPr>
            <w:ins w:id="4841" w:author="Haskamp, Stefan (extern)" w:date="2022-01-15T14:18:00Z">
              <w:r w:rsidRPr="00622A7F">
                <w:rPr>
                  <w:rFonts w:eastAsia="Times New Roman" w:cs="Arial"/>
                  <w:i/>
                  <w:iCs/>
                  <w:color w:val="000000"/>
                  <w:sz w:val="22"/>
                </w:rPr>
                <w:t>MUC4</w:t>
              </w:r>
            </w:ins>
          </w:p>
        </w:tc>
        <w:tc>
          <w:tcPr>
            <w:tcW w:w="2467" w:type="dxa"/>
            <w:tcBorders>
              <w:top w:val="nil"/>
              <w:left w:val="nil"/>
              <w:bottom w:val="single" w:sz="8" w:space="0" w:color="auto"/>
              <w:right w:val="single" w:sz="8" w:space="0" w:color="auto"/>
            </w:tcBorders>
            <w:shd w:val="clear" w:color="auto" w:fill="auto"/>
            <w:noWrap/>
            <w:vAlign w:val="center"/>
            <w:hideMark/>
          </w:tcPr>
          <w:p w14:paraId="0DAC0B5D" w14:textId="77777777" w:rsidR="001249C4" w:rsidRPr="00622A7F" w:rsidRDefault="001249C4" w:rsidP="003C003C">
            <w:pPr>
              <w:spacing w:after="0" w:line="240" w:lineRule="auto"/>
              <w:jc w:val="left"/>
              <w:rPr>
                <w:ins w:id="4842" w:author="Haskamp, Stefan (extern)" w:date="2022-01-15T14:18:00Z"/>
                <w:rFonts w:eastAsia="Times New Roman" w:cs="Arial"/>
                <w:color w:val="000000"/>
                <w:sz w:val="22"/>
              </w:rPr>
            </w:pPr>
            <w:ins w:id="4843" w:author="Haskamp, Stefan (extern)" w:date="2022-01-15T14:18:00Z">
              <w:r w:rsidRPr="00622A7F">
                <w:rPr>
                  <w:rFonts w:eastAsia="Times New Roman" w:cs="Arial"/>
                  <w:color w:val="000000"/>
                  <w:sz w:val="22"/>
                </w:rPr>
                <w:t>c.7792A&gt;G/ p.Thr2598Ala (NM_018406.7)</w:t>
              </w:r>
            </w:ins>
          </w:p>
        </w:tc>
        <w:tc>
          <w:tcPr>
            <w:tcW w:w="1936" w:type="dxa"/>
            <w:tcBorders>
              <w:top w:val="nil"/>
              <w:left w:val="nil"/>
              <w:bottom w:val="single" w:sz="8" w:space="0" w:color="auto"/>
              <w:right w:val="single" w:sz="8" w:space="0" w:color="auto"/>
            </w:tcBorders>
            <w:shd w:val="clear" w:color="auto" w:fill="auto"/>
            <w:noWrap/>
            <w:vAlign w:val="center"/>
            <w:hideMark/>
          </w:tcPr>
          <w:p w14:paraId="1C3C965A" w14:textId="77777777" w:rsidR="001249C4" w:rsidRPr="00622A7F" w:rsidRDefault="001249C4" w:rsidP="003C003C">
            <w:pPr>
              <w:spacing w:after="0" w:line="240" w:lineRule="auto"/>
              <w:jc w:val="left"/>
              <w:rPr>
                <w:ins w:id="4844" w:author="Haskamp, Stefan (extern)" w:date="2022-01-15T14:18:00Z"/>
                <w:rFonts w:eastAsia="Times New Roman" w:cs="Arial"/>
                <w:color w:val="000000"/>
                <w:sz w:val="22"/>
              </w:rPr>
            </w:pPr>
            <w:ins w:id="4845" w:author="Haskamp, Stefan (extern)" w:date="2022-01-15T14:18:00Z">
              <w:r w:rsidRPr="00622A7F">
                <w:rPr>
                  <w:rFonts w:eastAsia="Times New Roman" w:cs="Arial"/>
                  <w:color w:val="000000"/>
                  <w:sz w:val="22"/>
                </w:rPr>
                <w:t>Chr3: 195,510,659 (rs200280829)</w:t>
              </w:r>
            </w:ins>
          </w:p>
        </w:tc>
        <w:tc>
          <w:tcPr>
            <w:tcW w:w="3875" w:type="dxa"/>
            <w:tcBorders>
              <w:top w:val="nil"/>
              <w:left w:val="nil"/>
              <w:bottom w:val="single" w:sz="8" w:space="0" w:color="auto"/>
              <w:right w:val="single" w:sz="8" w:space="0" w:color="auto"/>
            </w:tcBorders>
            <w:shd w:val="clear" w:color="auto" w:fill="auto"/>
            <w:noWrap/>
            <w:vAlign w:val="center"/>
            <w:hideMark/>
          </w:tcPr>
          <w:p w14:paraId="5B60AA93" w14:textId="77777777" w:rsidR="001249C4" w:rsidRPr="00622A7F" w:rsidRDefault="001249C4" w:rsidP="003C003C">
            <w:pPr>
              <w:spacing w:after="0" w:line="240" w:lineRule="auto"/>
              <w:jc w:val="left"/>
              <w:rPr>
                <w:ins w:id="4846" w:author="Haskamp, Stefan (extern)" w:date="2022-01-15T14:18:00Z"/>
                <w:rFonts w:eastAsia="Times New Roman" w:cs="Arial"/>
                <w:color w:val="000000"/>
                <w:sz w:val="22"/>
              </w:rPr>
            </w:pPr>
            <w:ins w:id="4847" w:author="Haskamp, Stefan (extern)" w:date="2022-01-15T14:18:00Z">
              <w:r w:rsidRPr="00622A7F">
                <w:rPr>
                  <w:rFonts w:eastAsia="Times New Roman" w:cs="Arial"/>
                  <w:color w:val="000000"/>
                  <w:sz w:val="22"/>
                </w:rPr>
                <w:t>0.0071% (3/42,206)</w:t>
              </w:r>
            </w:ins>
          </w:p>
        </w:tc>
      </w:tr>
    </w:tbl>
    <w:p w14:paraId="16F3EEAC" w14:textId="77777777" w:rsidR="001249C4" w:rsidRPr="00622A7F" w:rsidRDefault="001249C4" w:rsidP="001249C4">
      <w:pPr>
        <w:rPr>
          <w:ins w:id="4848" w:author="Haskamp, Stefan (extern)" w:date="2022-01-15T14:18:00Z"/>
          <w:rFonts w:cs="Arial"/>
        </w:rPr>
      </w:pPr>
    </w:p>
    <w:p w14:paraId="5285F9C4" w14:textId="77777777" w:rsidR="001249C4" w:rsidRPr="00622A7F" w:rsidRDefault="001249C4">
      <w:pPr>
        <w:pStyle w:val="berschrift2"/>
        <w:rPr>
          <w:ins w:id="4849" w:author="Haskamp, Stefan (extern)" w:date="2022-01-15T14:20:00Z"/>
        </w:rPr>
        <w:pPrChange w:id="4850" w:author="Haskamp, Stefan (extern)" w:date="2022-01-15T14:24:00Z">
          <w:pPr>
            <w:pStyle w:val="berschrift3"/>
          </w:pPr>
        </w:pPrChange>
      </w:pPr>
      <w:bookmarkStart w:id="4851" w:name="_Ref96679291"/>
      <w:ins w:id="4852" w:author="Haskamp, Stefan (extern)" w:date="2022-01-15T14:20:00Z">
        <w:r w:rsidRPr="00622A7F">
          <w:t xml:space="preserve">Number of variants in </w:t>
        </w:r>
        <w:r w:rsidRPr="00406D15">
          <w:rPr>
            <w:i/>
          </w:rPr>
          <w:t>MPO</w:t>
        </w:r>
        <w:r w:rsidRPr="00622A7F">
          <w:t xml:space="preserve"> or </w:t>
        </w:r>
        <w:r w:rsidRPr="00406D15">
          <w:rPr>
            <w:i/>
          </w:rPr>
          <w:t>MPO</w:t>
        </w:r>
        <w:r w:rsidRPr="00622A7F">
          <w:t xml:space="preserve"> and </w:t>
        </w:r>
        <w:r w:rsidRPr="00406D15">
          <w:rPr>
            <w:i/>
          </w:rPr>
          <w:t>IL36RN</w:t>
        </w:r>
        <w:r w:rsidRPr="00622A7F">
          <w:t xml:space="preserve"> in GPP </w:t>
        </w:r>
        <w:r>
          <w:t xml:space="preserve">patients </w:t>
        </w:r>
        <w:r w:rsidRPr="00622A7F">
          <w:t>and control individuals</w:t>
        </w:r>
        <w:bookmarkEnd w:id="4851"/>
      </w:ins>
    </w:p>
    <w:p w14:paraId="78CBA679" w14:textId="301836D5" w:rsidR="001249C4" w:rsidRPr="00622A7F" w:rsidRDefault="001249C4" w:rsidP="001249C4">
      <w:pPr>
        <w:rPr>
          <w:ins w:id="4853" w:author="Haskamp, Stefan (extern)" w:date="2022-01-15T14:20:00Z"/>
          <w:rFonts w:cs="Arial"/>
        </w:rPr>
      </w:pPr>
      <w:ins w:id="4854" w:author="Haskamp, Stefan (extern)" w:date="2022-01-15T14:20:00Z">
        <w:r w:rsidRPr="00622A7F">
          <w:rPr>
            <w:rFonts w:cs="Arial"/>
          </w:rPr>
          <w:t xml:space="preserve">To evaluate </w:t>
        </w:r>
        <w:r>
          <w:rPr>
            <w:rFonts w:cs="Arial"/>
          </w:rPr>
          <w:t>whether</w:t>
        </w:r>
        <w:r w:rsidRPr="00622A7F">
          <w:rPr>
            <w:rFonts w:cs="Arial"/>
          </w:rPr>
          <w:t xml:space="preserve"> the number of variants in </w:t>
        </w:r>
        <w:r w:rsidRPr="00406D15">
          <w:rPr>
            <w:rFonts w:cs="Arial"/>
            <w:i/>
          </w:rPr>
          <w:t>MPO</w:t>
        </w:r>
        <w:r w:rsidRPr="00622A7F">
          <w:rPr>
            <w:rFonts w:cs="Arial"/>
          </w:rPr>
          <w:t xml:space="preserve"> or </w:t>
        </w:r>
        <w:r w:rsidRPr="00406D15">
          <w:rPr>
            <w:rFonts w:cs="Arial"/>
            <w:i/>
          </w:rPr>
          <w:t>MPO</w:t>
        </w:r>
        <w:r w:rsidRPr="00622A7F">
          <w:rPr>
            <w:rFonts w:cs="Arial"/>
          </w:rPr>
          <w:t xml:space="preserve"> and </w:t>
        </w:r>
        <w:r w:rsidRPr="00406D15">
          <w:rPr>
            <w:rFonts w:cs="Arial"/>
            <w:i/>
          </w:rPr>
          <w:t>IL36RN</w:t>
        </w:r>
        <w:r w:rsidRPr="00622A7F">
          <w:rPr>
            <w:rFonts w:cs="Arial"/>
          </w:rPr>
          <w:t xml:space="preserve"> is a predictor for GPP, the number of functionally relevant variants in 82 GPP patients and 4,937 control individuals was determined. The group of control individuals consist</w:t>
        </w:r>
        <w:r>
          <w:rPr>
            <w:rFonts w:cs="Arial"/>
          </w:rPr>
          <w:t>ed</w:t>
        </w:r>
        <w:r w:rsidRPr="00622A7F">
          <w:rPr>
            <w:rFonts w:cs="Arial"/>
          </w:rPr>
          <w:t xml:space="preserve"> of 2,504 individuals from the 1</w:t>
        </w:r>
        <w:r>
          <w:rPr>
            <w:rFonts w:cs="Arial"/>
          </w:rPr>
          <w:t>,</w:t>
        </w:r>
        <w:r w:rsidRPr="00622A7F">
          <w:rPr>
            <w:rFonts w:cs="Arial"/>
          </w:rPr>
          <w:t xml:space="preserve">000 Genomes project (phase 3 </w:t>
        </w:r>
        <w:r>
          <w:rPr>
            <w:rFonts w:cs="Arial"/>
          </w:rPr>
          <w:t>{Genomes Project, 2015 #1697}</w:t>
        </w:r>
        <w:r w:rsidRPr="00622A7F">
          <w:rPr>
            <w:rFonts w:cs="Arial"/>
          </w:rPr>
          <w:t>) and 2,433 individuals, who were sequenced in-</w:t>
        </w:r>
        <w:commentRangeStart w:id="4855"/>
        <w:r w:rsidRPr="00622A7F">
          <w:rPr>
            <w:rFonts w:cs="Arial"/>
          </w:rPr>
          <w:t xml:space="preserve">house </w:t>
        </w:r>
      </w:ins>
      <w:ins w:id="4856" w:author="Haskamp, Stefan (extern)" w:date="2022-01-15T14:53:00Z">
        <w:r w:rsidR="00B0643C">
          <w:rPr>
            <w:rFonts w:cs="Arial"/>
          </w:rPr>
          <w:t>using</w:t>
        </w:r>
      </w:ins>
      <w:ins w:id="4857" w:author="Haskamp, Stefan (extern)" w:date="2022-01-15T14:20:00Z">
        <w:r w:rsidRPr="00622A7F">
          <w:rPr>
            <w:rFonts w:cs="Arial"/>
          </w:rPr>
          <w:t xml:space="preserve"> the same </w:t>
        </w:r>
      </w:ins>
      <w:ins w:id="4858" w:author="Haskamp, Stefan (extern)" w:date="2022-01-15T14:52:00Z">
        <w:r w:rsidR="00043016">
          <w:rPr>
            <w:rFonts w:cs="Arial"/>
          </w:rPr>
          <w:t xml:space="preserve">enrichment </w:t>
        </w:r>
        <w:r w:rsidR="00B0643C">
          <w:rPr>
            <w:rFonts w:cs="Arial"/>
          </w:rPr>
          <w:t>method</w:t>
        </w:r>
      </w:ins>
      <w:ins w:id="4859" w:author="Haskamp, Stefan (extern)" w:date="2022-01-15T14:20:00Z">
        <w:r w:rsidRPr="00622A7F">
          <w:rPr>
            <w:rFonts w:cs="Arial"/>
          </w:rPr>
          <w:t xml:space="preserve"> as the </w:t>
        </w:r>
        <w:commentRangeEnd w:id="4855"/>
        <w:r>
          <w:rPr>
            <w:rStyle w:val="Kommentarzeichen"/>
          </w:rPr>
          <w:commentReference w:id="4855"/>
        </w:r>
        <w:r w:rsidRPr="00622A7F">
          <w:rPr>
            <w:rFonts w:cs="Arial"/>
          </w:rPr>
          <w:t xml:space="preserve">GPP patients and did not have inflammatory disease. To identify all functionally relevant variants in </w:t>
        </w:r>
        <w:r w:rsidRPr="00406D15">
          <w:rPr>
            <w:rFonts w:cs="Arial"/>
            <w:i/>
          </w:rPr>
          <w:t>MPO</w:t>
        </w:r>
        <w:r w:rsidRPr="00622A7F">
          <w:rPr>
            <w:rFonts w:cs="Arial"/>
          </w:rPr>
          <w:t xml:space="preserve"> and </w:t>
        </w:r>
        <w:r w:rsidRPr="00406D15">
          <w:rPr>
            <w:rFonts w:cs="Arial"/>
            <w:i/>
          </w:rPr>
          <w:t>IL36RN</w:t>
        </w:r>
        <w:r w:rsidRPr="00622A7F">
          <w:rPr>
            <w:rFonts w:cs="Arial"/>
          </w:rPr>
          <w:t xml:space="preserve">, all variants with an MAF of less than 2% were preselected. Of those, </w:t>
        </w:r>
        <w:commentRangeStart w:id="4860"/>
        <w:commentRangeStart w:id="4861"/>
        <w:r w:rsidRPr="00622A7F">
          <w:rPr>
            <w:rFonts w:cs="Arial"/>
          </w:rPr>
          <w:t>splice variants</w:t>
        </w:r>
      </w:ins>
      <w:ins w:id="4862" w:author="Haskamp, Stefan (extern)" w:date="2022-01-15T14:56:00Z">
        <w:r w:rsidR="00B0643C">
          <w:rPr>
            <w:rFonts w:cs="Arial"/>
          </w:rPr>
          <w:t xml:space="preserve"> (</w:t>
        </w:r>
        <w:r w:rsidR="00B0643C" w:rsidRPr="00B0643C">
          <w:rPr>
            <w:rFonts w:cs="Arial"/>
          </w:rPr>
          <w:t>splice acceptor sites</w:t>
        </w:r>
        <w:r w:rsidR="00B0643C">
          <w:rPr>
            <w:rFonts w:cs="Arial"/>
          </w:rPr>
          <w:t xml:space="preserve"> (-1/-2), </w:t>
        </w:r>
        <w:r w:rsidR="00B0643C" w:rsidRPr="00B0643C">
          <w:rPr>
            <w:rFonts w:cs="Arial"/>
          </w:rPr>
          <w:t>splice donor sites</w:t>
        </w:r>
        <w:r w:rsidR="00B0643C">
          <w:rPr>
            <w:rFonts w:cs="Arial"/>
          </w:rPr>
          <w:t xml:space="preserve"> (+1/+2)</w:t>
        </w:r>
      </w:ins>
      <w:ins w:id="4863" w:author="Haskamp, Stefan (extern)" w:date="2022-01-15T14:57:00Z">
        <w:r w:rsidR="00B0643C">
          <w:rPr>
            <w:rFonts w:cs="Arial"/>
          </w:rPr>
          <w:t>)</w:t>
        </w:r>
      </w:ins>
      <w:ins w:id="4864" w:author="Haskamp, Stefan (extern)" w:date="2022-01-15T14:20:00Z">
        <w:r w:rsidRPr="00622A7F">
          <w:rPr>
            <w:rFonts w:cs="Arial"/>
          </w:rPr>
          <w:t xml:space="preserve"> and truncating variants </w:t>
        </w:r>
        <w:commentRangeEnd w:id="4860"/>
        <w:r>
          <w:rPr>
            <w:rStyle w:val="Kommentarzeichen"/>
          </w:rPr>
          <w:commentReference w:id="4860"/>
        </w:r>
      </w:ins>
      <w:commentRangeEnd w:id="4861"/>
      <w:ins w:id="4865" w:author="Haskamp, Stefan (extern)" w:date="2022-01-15T14:58:00Z">
        <w:r w:rsidR="00B0643C">
          <w:rPr>
            <w:rStyle w:val="Kommentarzeichen"/>
          </w:rPr>
          <w:commentReference w:id="4861"/>
        </w:r>
      </w:ins>
      <w:ins w:id="4866" w:author="Haskamp, Stefan (extern)" w:date="2022-01-15T14:20:00Z">
        <w:r w:rsidRPr="00622A7F">
          <w:rPr>
            <w:rFonts w:cs="Arial"/>
          </w:rPr>
          <w:t>were considered functional</w:t>
        </w:r>
        <w:r>
          <w:rPr>
            <w:rFonts w:cs="Arial"/>
          </w:rPr>
          <w:t>ly</w:t>
        </w:r>
        <w:r w:rsidRPr="00622A7F">
          <w:rPr>
            <w:rFonts w:cs="Arial"/>
          </w:rPr>
          <w:t xml:space="preserve"> relevant. After a systematic literature search using NCBI’s Pubmed (“IL36RN AND mutat</w:t>
        </w:r>
        <w:r w:rsidRPr="00622A7F">
          <w:rPr>
            <w:rFonts w:ascii="Cambria Math" w:hAnsi="Cambria Math" w:cs="Cambria Math"/>
            <w:vertAlign w:val="superscript"/>
          </w:rPr>
          <w:t>∗</w:t>
        </w:r>
        <w:r w:rsidRPr="00622A7F">
          <w:rPr>
            <w:rFonts w:cs="Arial"/>
          </w:rPr>
          <w:t xml:space="preserve"> AND deficien</w:t>
        </w:r>
        <w:r w:rsidRPr="00622A7F">
          <w:rPr>
            <w:rFonts w:ascii="Cambria Math" w:hAnsi="Cambria Math" w:cs="Cambria Math"/>
            <w:vertAlign w:val="superscript"/>
          </w:rPr>
          <w:t>∗</w:t>
        </w:r>
        <w:r w:rsidRPr="00622A7F">
          <w:rPr>
            <w:rFonts w:cs="Arial"/>
          </w:rPr>
          <w:t>.” and “MPO AND mutat</w:t>
        </w:r>
        <w:r w:rsidRPr="00622A7F">
          <w:rPr>
            <w:rFonts w:ascii="Cambria Math" w:hAnsi="Cambria Math" w:cs="Cambria Math"/>
          </w:rPr>
          <w:t>∗</w:t>
        </w:r>
        <w:r w:rsidRPr="00622A7F">
          <w:rPr>
            <w:rFonts w:cs="Arial"/>
          </w:rPr>
          <w:t xml:space="preserve"> AND deficien</w:t>
        </w:r>
        <w:r w:rsidRPr="00622A7F">
          <w:rPr>
            <w:rFonts w:ascii="Cambria Math" w:hAnsi="Cambria Math" w:cs="Cambria Math"/>
          </w:rPr>
          <w:t>∗</w:t>
        </w:r>
        <w:r w:rsidRPr="00622A7F">
          <w:rPr>
            <w:rFonts w:cs="Arial"/>
          </w:rPr>
          <w:t>.”)</w:t>
        </w:r>
        <w:r>
          <w:rPr>
            <w:rFonts w:cs="Arial"/>
          </w:rPr>
          <w:t>,</w:t>
        </w:r>
        <w:r w:rsidRPr="00622A7F">
          <w:rPr>
            <w:rFonts w:cs="Arial"/>
          </w:rPr>
          <w:t xml:space="preserve"> the remaining ones were only considered relevant</w:t>
        </w:r>
        <w:r>
          <w:rPr>
            <w:rFonts w:cs="Arial"/>
          </w:rPr>
          <w:t>,</w:t>
        </w:r>
        <w:r w:rsidRPr="00622A7F">
          <w:rPr>
            <w:rFonts w:cs="Arial"/>
          </w:rPr>
          <w:t xml:space="preserve"> if evidence was provided. </w:t>
        </w:r>
        <w:commentRangeStart w:id="4867"/>
        <w:r w:rsidRPr="00622A7F">
          <w:rPr>
            <w:rFonts w:cs="Arial"/>
          </w:rPr>
          <w:t xml:space="preserve">A list of all functionally relevant variants is </w:t>
        </w:r>
        <w:r>
          <w:rPr>
            <w:rFonts w:cs="Arial"/>
          </w:rPr>
          <w:t xml:space="preserve">given </w:t>
        </w:r>
        <w:r w:rsidRPr="00622A7F">
          <w:rPr>
            <w:rFonts w:cs="Arial"/>
          </w:rPr>
          <w:t xml:space="preserve">in the </w:t>
        </w:r>
        <w:r>
          <w:rPr>
            <w:rFonts w:cs="Arial"/>
          </w:rPr>
          <w:t>supplements (</w:t>
        </w:r>
      </w:ins>
      <w:ins w:id="4868" w:author="Haskamp, Stefan (extern)" w:date="2022-01-29T14:43:00Z">
        <w:r w:rsidR="008477D6">
          <w:rPr>
            <w:rFonts w:cs="Arial"/>
          </w:rPr>
          <w:fldChar w:fldCharType="begin"/>
        </w:r>
        <w:r w:rsidR="008477D6">
          <w:rPr>
            <w:rFonts w:cs="Arial"/>
          </w:rPr>
          <w:instrText xml:space="preserve"> REF _Ref94359312 \h </w:instrText>
        </w:r>
      </w:ins>
      <w:r w:rsidR="008477D6">
        <w:rPr>
          <w:rFonts w:cs="Arial"/>
        </w:rPr>
      </w:r>
      <w:r w:rsidR="008477D6">
        <w:rPr>
          <w:rFonts w:cs="Arial"/>
        </w:rPr>
        <w:fldChar w:fldCharType="separate"/>
      </w:r>
      <w:ins w:id="4869" w:author="Haskamp, Stefan (extern)" w:date="2022-01-29T14:43:00Z">
        <w:r w:rsidR="008477D6">
          <w:t xml:space="preserve">Table S </w:t>
        </w:r>
        <w:r w:rsidR="008477D6">
          <w:rPr>
            <w:noProof/>
          </w:rPr>
          <w:t>1</w:t>
        </w:r>
        <w:r w:rsidR="008477D6">
          <w:rPr>
            <w:rFonts w:cs="Arial"/>
          </w:rPr>
          <w:fldChar w:fldCharType="end"/>
        </w:r>
        <w:r w:rsidR="008477D6">
          <w:rPr>
            <w:rFonts w:cs="Arial"/>
          </w:rPr>
          <w:t xml:space="preserve">, page </w:t>
        </w:r>
        <w:r w:rsidR="008477D6">
          <w:rPr>
            <w:rFonts w:cs="Arial"/>
          </w:rPr>
          <w:fldChar w:fldCharType="begin"/>
        </w:r>
        <w:r w:rsidR="008477D6">
          <w:rPr>
            <w:rFonts w:cs="Arial"/>
          </w:rPr>
          <w:instrText xml:space="preserve"> PAGEREF _Ref94359724 \h </w:instrText>
        </w:r>
      </w:ins>
      <w:r w:rsidR="008477D6">
        <w:rPr>
          <w:rFonts w:cs="Arial"/>
        </w:rPr>
      </w:r>
      <w:r w:rsidR="008477D6">
        <w:rPr>
          <w:rFonts w:cs="Arial"/>
        </w:rPr>
        <w:fldChar w:fldCharType="separate"/>
      </w:r>
      <w:ins w:id="4870" w:author="Haskamp, Stefan (extern)" w:date="2022-01-29T14:43:00Z">
        <w:r w:rsidR="008477D6">
          <w:rPr>
            <w:rFonts w:cs="Arial"/>
            <w:noProof/>
          </w:rPr>
          <w:t>126</w:t>
        </w:r>
        <w:r w:rsidR="008477D6">
          <w:rPr>
            <w:rFonts w:cs="Arial"/>
          </w:rPr>
          <w:fldChar w:fldCharType="end"/>
        </w:r>
      </w:ins>
      <w:ins w:id="4871" w:author="Haskamp, Stefan (extern)" w:date="2022-01-15T14:20:00Z">
        <w:del w:id="4872" w:author="Haskamp, Stefan (extern)" w:date="2022-01-29T14:43:00Z">
          <w:r w:rsidDel="008477D6">
            <w:rPr>
              <w:rFonts w:cs="Arial"/>
            </w:rPr>
            <w:delText>Table S1</w:delText>
          </w:r>
        </w:del>
        <w:r>
          <w:rPr>
            <w:rFonts w:cs="Arial"/>
          </w:rPr>
          <w:t>)</w:t>
        </w:r>
        <w:r w:rsidRPr="00622A7F">
          <w:rPr>
            <w:rFonts w:cs="Arial"/>
          </w:rPr>
          <w:t xml:space="preserve">. </w:t>
        </w:r>
      </w:ins>
      <w:commentRangeEnd w:id="4867"/>
      <w:ins w:id="4873" w:author="Haskamp, Stefan (extern)" w:date="2022-01-15T15:00:00Z">
        <w:r w:rsidR="00B0643C">
          <w:rPr>
            <w:rFonts w:cs="Arial"/>
          </w:rPr>
          <w:t xml:space="preserve">In total, </w:t>
        </w:r>
      </w:ins>
      <w:ins w:id="4874" w:author="Haskamp, Stefan (extern)" w:date="2022-01-15T15:02:00Z">
        <w:r w:rsidR="00865D95">
          <w:rPr>
            <w:rFonts w:cs="Arial"/>
          </w:rPr>
          <w:t>eight</w:t>
        </w:r>
      </w:ins>
      <w:ins w:id="4875" w:author="Haskamp, Stefan (extern)" w:date="2022-01-15T15:01:00Z">
        <w:r w:rsidR="00B0643C">
          <w:rPr>
            <w:rFonts w:cs="Arial"/>
          </w:rPr>
          <w:t xml:space="preserve"> and 16 different functional variants</w:t>
        </w:r>
      </w:ins>
      <w:ins w:id="4876" w:author="Haskamp, Stefan (extern)" w:date="2022-01-15T15:03:00Z">
        <w:r w:rsidR="00865D95">
          <w:rPr>
            <w:rFonts w:cs="Arial"/>
          </w:rPr>
          <w:t xml:space="preserve"> in </w:t>
        </w:r>
        <w:r w:rsidR="00865D95" w:rsidRPr="00865D95">
          <w:rPr>
            <w:rFonts w:cs="Arial"/>
            <w:i/>
            <w:rPrChange w:id="4877" w:author="Haskamp, Stefan (extern)" w:date="2022-01-15T15:03:00Z">
              <w:rPr>
                <w:rFonts w:cs="Arial"/>
              </w:rPr>
            </w:rPrChange>
          </w:rPr>
          <w:t>MPO</w:t>
        </w:r>
      </w:ins>
      <w:ins w:id="4878" w:author="Haskamp, Stefan (extern)" w:date="2022-01-15T15:01:00Z">
        <w:r w:rsidR="00B0643C">
          <w:rPr>
            <w:rFonts w:cs="Arial"/>
          </w:rPr>
          <w:t xml:space="preserve"> were found in all </w:t>
        </w:r>
      </w:ins>
      <w:ins w:id="4879" w:author="Haskamp, Stefan (extern)" w:date="2022-01-15T15:02:00Z">
        <w:r w:rsidR="00B0643C">
          <w:rPr>
            <w:rFonts w:cs="Arial"/>
          </w:rPr>
          <w:t xml:space="preserve">patients and </w:t>
        </w:r>
      </w:ins>
      <w:ins w:id="4880" w:author="Haskamp, Stefan (extern)" w:date="2022-01-15T15:01:00Z">
        <w:r w:rsidR="00B0643C">
          <w:rPr>
            <w:rFonts w:cs="Arial"/>
          </w:rPr>
          <w:t xml:space="preserve">control individuals, </w:t>
        </w:r>
      </w:ins>
      <w:ins w:id="4881" w:author="Haskamp, Stefan (extern)" w:date="2022-01-15T15:02:00Z">
        <w:r w:rsidR="00B0643C">
          <w:rPr>
            <w:rFonts w:cs="Arial"/>
          </w:rPr>
          <w:lastRenderedPageBreak/>
          <w:t>respectively.</w:t>
        </w:r>
      </w:ins>
      <w:ins w:id="4882" w:author="Haskamp, Stefan (extern)" w:date="2022-01-15T14:20:00Z">
        <w:r>
          <w:rPr>
            <w:rStyle w:val="Kommentarzeichen"/>
          </w:rPr>
          <w:commentReference w:id="4867"/>
        </w:r>
      </w:ins>
      <w:ins w:id="4883" w:author="Haskamp, Stefan (extern)" w:date="2022-01-15T15:12:00Z">
        <w:r w:rsidR="00865D95">
          <w:rPr>
            <w:rFonts w:cs="Arial"/>
          </w:rPr>
          <w:t xml:space="preserve"> </w:t>
        </w:r>
      </w:ins>
      <w:ins w:id="4884" w:author="Haskamp, Stefan (extern)" w:date="2022-01-15T15:46:00Z">
        <w:r w:rsidR="006A4C09">
          <w:rPr>
            <w:rFonts w:cs="Arial"/>
          </w:rPr>
          <w:t>Six</w:t>
        </w:r>
      </w:ins>
      <w:ins w:id="4885" w:author="Haskamp, Stefan (extern)" w:date="2022-01-15T15:12:00Z">
        <w:r w:rsidR="00865D95">
          <w:rPr>
            <w:rFonts w:cs="Arial"/>
          </w:rPr>
          <w:t xml:space="preserve"> </w:t>
        </w:r>
      </w:ins>
      <w:ins w:id="4886" w:author="Haskamp, Stefan (extern)" w:date="2022-01-15T15:47:00Z">
        <w:r w:rsidR="006A4C09">
          <w:rPr>
            <w:rFonts w:cs="Arial"/>
          </w:rPr>
          <w:t>different</w:t>
        </w:r>
      </w:ins>
      <w:r w:rsidR="0081463C">
        <w:rPr>
          <w:rFonts w:cs="Arial"/>
        </w:rPr>
        <w:t xml:space="preserve"> functional </w:t>
      </w:r>
      <w:ins w:id="4887" w:author="Haskamp, Stefan (extern)" w:date="2022-01-15T15:12:00Z">
        <w:r w:rsidR="00865D95" w:rsidRPr="006A4C09">
          <w:rPr>
            <w:rFonts w:cs="Arial"/>
            <w:i/>
            <w:rPrChange w:id="4888" w:author="Haskamp, Stefan (extern)" w:date="2022-01-15T15:46:00Z">
              <w:rPr>
                <w:rFonts w:cs="Arial"/>
              </w:rPr>
            </w:rPrChange>
          </w:rPr>
          <w:t>IL</w:t>
        </w:r>
      </w:ins>
      <w:ins w:id="4889" w:author="Haskamp, Stefan (extern)" w:date="2022-01-15T15:13:00Z">
        <w:r w:rsidR="00865D95" w:rsidRPr="006A4C09">
          <w:rPr>
            <w:rFonts w:cs="Arial"/>
            <w:i/>
            <w:rPrChange w:id="4890" w:author="Haskamp, Stefan (extern)" w:date="2022-01-15T15:46:00Z">
              <w:rPr>
                <w:rFonts w:cs="Arial"/>
              </w:rPr>
            </w:rPrChange>
          </w:rPr>
          <w:t>36RN</w:t>
        </w:r>
        <w:r w:rsidR="00865D95">
          <w:rPr>
            <w:rFonts w:cs="Arial"/>
          </w:rPr>
          <w:t xml:space="preserve"> variants </w:t>
        </w:r>
      </w:ins>
      <w:ins w:id="4891" w:author="Haskamp, Stefan (extern)" w:date="2022-01-15T15:46:00Z">
        <w:r w:rsidR="006A4C09">
          <w:rPr>
            <w:rFonts w:cs="Arial"/>
          </w:rPr>
          <w:t xml:space="preserve">were identified in </w:t>
        </w:r>
      </w:ins>
      <w:ins w:id="4892" w:author="Haskamp, Stefan (extern)" w:date="2022-01-15T15:47:00Z">
        <w:r w:rsidR="006A4C09">
          <w:rPr>
            <w:rFonts w:cs="Arial"/>
          </w:rPr>
          <w:t>control individuals, while four of them were found in patients.</w:t>
        </w:r>
      </w:ins>
    </w:p>
    <w:p w14:paraId="49E988F1" w14:textId="03550F1A" w:rsidR="00242696" w:rsidRPr="00622A7F" w:rsidRDefault="00C45F94" w:rsidP="001022FA">
      <w:pPr>
        <w:pStyle w:val="berschrift2"/>
        <w:rPr>
          <w:rFonts w:cs="Arial"/>
        </w:rPr>
      </w:pPr>
      <w:r w:rsidRPr="00622A7F">
        <w:rPr>
          <w:rFonts w:cs="Arial"/>
        </w:rPr>
        <w:t>Polymerase</w:t>
      </w:r>
      <w:r w:rsidR="00242696" w:rsidRPr="00622A7F">
        <w:rPr>
          <w:rFonts w:cs="Arial"/>
        </w:rPr>
        <w:t xml:space="preserve"> chain reaction (PCR)</w:t>
      </w:r>
      <w:bookmarkEnd w:id="4762"/>
    </w:p>
    <w:p w14:paraId="0BD5E423" w14:textId="2B592175" w:rsidR="00B055E2" w:rsidRPr="00622A7F" w:rsidRDefault="00C45F94" w:rsidP="001022FA">
      <w:pPr>
        <w:rPr>
          <w:rFonts w:cs="Arial"/>
        </w:rPr>
      </w:pPr>
      <w:r w:rsidRPr="00622A7F">
        <w:rPr>
          <w:rFonts w:cs="Arial"/>
        </w:rPr>
        <w:t xml:space="preserve">Polymerase chain reaction (PCR) was performed in order </w:t>
      </w:r>
      <w:commentRangeStart w:id="4893"/>
      <w:commentRangeStart w:id="4894"/>
      <w:r w:rsidRPr="00622A7F">
        <w:rPr>
          <w:rFonts w:cs="Arial"/>
        </w:rPr>
        <w:t>to</w:t>
      </w:r>
      <w:commentRangeEnd w:id="4893"/>
      <w:r w:rsidR="005A02CF" w:rsidRPr="00622A7F">
        <w:rPr>
          <w:rStyle w:val="Kommentarzeichen"/>
          <w:rFonts w:cs="Arial"/>
        </w:rPr>
        <w:commentReference w:id="4893"/>
      </w:r>
      <w:commentRangeEnd w:id="4894"/>
      <w:r w:rsidR="00F7373E">
        <w:rPr>
          <w:rStyle w:val="Kommentarzeichen"/>
        </w:rPr>
        <w:commentReference w:id="4894"/>
      </w:r>
      <w:r w:rsidRPr="00622A7F">
        <w:rPr>
          <w:rFonts w:cs="Arial"/>
        </w:rPr>
        <w:t xml:space="preserve"> amplify DNA.</w:t>
      </w:r>
      <w:ins w:id="4895" w:author="Haskamp, Stefan (extern)" w:date="2022-01-15T15:56:00Z">
        <w:r w:rsidR="006A4C09">
          <w:rPr>
            <w:rFonts w:cs="Arial"/>
          </w:rPr>
          <w:t xml:space="preserve"> </w:t>
        </w:r>
      </w:ins>
      <w:ins w:id="4896" w:author="Haskamp, Stefan (extern)" w:date="2022-01-15T15:57:00Z">
        <w:r w:rsidR="007B2448" w:rsidRPr="007B2448">
          <w:rPr>
            <w:rFonts w:cs="Arial"/>
          </w:rPr>
          <w:t>Concentration and quality of DNA w</w:t>
        </w:r>
        <w:r w:rsidR="007B2448">
          <w:rPr>
            <w:rFonts w:cs="Arial"/>
          </w:rPr>
          <w:t>as</w:t>
        </w:r>
        <w:r w:rsidR="007B2448" w:rsidRPr="007B2448">
          <w:rPr>
            <w:rFonts w:cs="Arial"/>
          </w:rPr>
          <w:t xml:space="preserve"> measured photometrically using the Infinite 200 NanoQuant (Tecan)</w:t>
        </w:r>
      </w:ins>
      <w:ins w:id="4897" w:author="Haskamp, Stefan (extern)" w:date="2022-01-15T15:58:00Z">
        <w:r w:rsidR="007B2448">
          <w:rPr>
            <w:rFonts w:cs="Arial"/>
          </w:rPr>
          <w:t>.</w:t>
        </w:r>
      </w:ins>
      <w:ins w:id="4898" w:author="Stefan" w:date="2021-10-05T10:12:00Z">
        <w:r w:rsidR="00D47297" w:rsidRPr="00622A7F">
          <w:rPr>
            <w:rFonts w:cs="Arial"/>
          </w:rPr>
          <w:t xml:space="preserve"> The working solution of a DNA had a concentration of 20ng/</w:t>
        </w:r>
      </w:ins>
      <w:ins w:id="4899" w:author="Stefan" w:date="2021-10-05T10:13:00Z">
        <w:r w:rsidR="00D47297" w:rsidRPr="00622A7F">
          <w:rPr>
            <w:rFonts w:cs="Arial"/>
          </w:rPr>
          <w:t>µl.</w:t>
        </w:r>
      </w:ins>
      <w:r w:rsidRPr="00622A7F">
        <w:rPr>
          <w:rFonts w:cs="Arial"/>
        </w:rPr>
        <w:t xml:space="preserve"> A standard approach was used</w:t>
      </w:r>
      <w:ins w:id="4900" w:author="Hüffmeier, Ulrike" w:date="2021-10-01T10:59:00Z">
        <w:r w:rsidR="00C7607F" w:rsidRPr="00622A7F">
          <w:rPr>
            <w:rFonts w:cs="Arial"/>
          </w:rPr>
          <w:t>,</w:t>
        </w:r>
      </w:ins>
      <w:r w:rsidRPr="00622A7F">
        <w:rPr>
          <w:rFonts w:cs="Arial"/>
        </w:rPr>
        <w:t xml:space="preserve"> i</w:t>
      </w:r>
      <w:r w:rsidR="00A22BCE" w:rsidRPr="00622A7F">
        <w:rPr>
          <w:rFonts w:cs="Arial"/>
        </w:rPr>
        <w:t>f not indicated otherwise (</w:t>
      </w:r>
      <w:r w:rsidR="00A22BCE" w:rsidRPr="00622A7F">
        <w:rPr>
          <w:rFonts w:cs="Arial"/>
        </w:rPr>
        <w:fldChar w:fldCharType="begin"/>
      </w:r>
      <w:r w:rsidR="00A22BCE" w:rsidRPr="00622A7F">
        <w:rPr>
          <w:rFonts w:cs="Arial"/>
        </w:rPr>
        <w:instrText xml:space="preserve"> REF _Ref72142284 \h </w:instrText>
      </w:r>
      <w:r w:rsidR="00622A7F">
        <w:rPr>
          <w:rFonts w:cs="Arial"/>
        </w:rPr>
        <w:instrText xml:space="preserve"> \* MERGEFORMAT </w:instrText>
      </w:r>
      <w:r w:rsidR="00A22BCE" w:rsidRPr="00622A7F">
        <w:rPr>
          <w:rFonts w:cs="Arial"/>
        </w:rPr>
      </w:r>
      <w:r w:rsidR="00A22BCE" w:rsidRPr="00622A7F">
        <w:rPr>
          <w:rFonts w:cs="Arial"/>
        </w:rPr>
        <w:fldChar w:fldCharType="separate"/>
      </w:r>
      <w:ins w:id="4901" w:author="Haskamp, Stefan (extern)" w:date="2022-01-29T13:25:00Z">
        <w:r w:rsidR="002D4AD7" w:rsidRPr="00622A7F">
          <w:rPr>
            <w:rFonts w:cs="Arial"/>
          </w:rPr>
          <w:t xml:space="preserve">Table </w:t>
        </w:r>
        <w:r w:rsidR="002D4AD7">
          <w:rPr>
            <w:rFonts w:cs="Arial"/>
            <w:noProof/>
          </w:rPr>
          <w:t>16</w:t>
        </w:r>
      </w:ins>
      <w:r w:rsidR="00A22BCE" w:rsidRPr="00622A7F">
        <w:rPr>
          <w:rFonts w:cs="Arial"/>
        </w:rPr>
        <w:fldChar w:fldCharType="end"/>
      </w:r>
      <w:r w:rsidRPr="00622A7F">
        <w:rPr>
          <w:rFonts w:cs="Arial"/>
        </w:rPr>
        <w:t>)</w:t>
      </w:r>
      <w:r w:rsidR="004E74EA" w:rsidRPr="00622A7F">
        <w:rPr>
          <w:rFonts w:cs="Arial"/>
        </w:rPr>
        <w:t>.</w:t>
      </w:r>
    </w:p>
    <w:p w14:paraId="2FCAACA8" w14:textId="7EC018EE" w:rsidR="0076546C" w:rsidRPr="00622A7F" w:rsidRDefault="0076546C" w:rsidP="001022FA">
      <w:pPr>
        <w:pStyle w:val="Beschriftung"/>
        <w:rPr>
          <w:rFonts w:cs="Arial"/>
        </w:rPr>
      </w:pPr>
      <w:bookmarkStart w:id="4902" w:name="_Ref72142284"/>
      <w:bookmarkStart w:id="4903" w:name="_Toc72141989"/>
      <w:bookmarkStart w:id="4904" w:name="_Toc94355266"/>
      <w:r w:rsidRPr="00622A7F">
        <w:rPr>
          <w:rFonts w:cs="Arial"/>
        </w:rPr>
        <w:t xml:space="preserve">Table </w:t>
      </w:r>
      <w:ins w:id="4905"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4906" w:author="Haskamp, Stefan" w:date="2022-02-05T20:56:00Z">
        <w:r w:rsidR="005A4AC0">
          <w:rPr>
            <w:rFonts w:cs="Arial"/>
            <w:noProof/>
          </w:rPr>
          <w:t>17</w:t>
        </w:r>
        <w:r w:rsidR="005A4AC0">
          <w:rPr>
            <w:rFonts w:cs="Arial"/>
          </w:rPr>
          <w:fldChar w:fldCharType="end"/>
        </w:r>
      </w:ins>
      <w:del w:id="4907"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16</w:delText>
        </w:r>
        <w:r w:rsidRPr="00622A7F" w:rsidDel="005A4AC0">
          <w:rPr>
            <w:rFonts w:cs="Arial"/>
          </w:rPr>
          <w:fldChar w:fldCharType="end"/>
        </w:r>
      </w:del>
      <w:bookmarkEnd w:id="4902"/>
      <w:r w:rsidRPr="00622A7F">
        <w:rPr>
          <w:rFonts w:cs="Arial"/>
        </w:rPr>
        <w:t>: PCR reaction</w:t>
      </w:r>
      <w:bookmarkEnd w:id="4903"/>
      <w:bookmarkEnd w:id="4904"/>
    </w:p>
    <w:tbl>
      <w:tblPr>
        <w:tblW w:w="3823" w:type="dxa"/>
        <w:tblLook w:val="04A0" w:firstRow="1" w:lastRow="0" w:firstColumn="1" w:lastColumn="0" w:noHBand="0" w:noVBand="1"/>
      </w:tblPr>
      <w:tblGrid>
        <w:gridCol w:w="2263"/>
        <w:gridCol w:w="1560"/>
      </w:tblGrid>
      <w:tr w:rsidR="00B055E2" w:rsidRPr="00622A7F" w14:paraId="0D6CF437" w14:textId="77777777" w:rsidTr="00B055E2">
        <w:trPr>
          <w:trHeight w:val="300"/>
        </w:trPr>
        <w:tc>
          <w:tcPr>
            <w:tcW w:w="22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31FABD" w14:textId="77777777" w:rsidR="00B055E2" w:rsidRPr="00622A7F" w:rsidRDefault="00B055E2" w:rsidP="001022FA">
            <w:pPr>
              <w:pStyle w:val="Titel"/>
              <w:rPr>
                <w:b/>
              </w:rPr>
            </w:pPr>
            <w:r w:rsidRPr="00622A7F">
              <w:rPr>
                <w:b/>
              </w:rPr>
              <w:t>Reagent</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156CE3D4" w14:textId="77777777" w:rsidR="00B055E2" w:rsidRPr="00622A7F" w:rsidRDefault="00B055E2" w:rsidP="001022FA">
            <w:pPr>
              <w:pStyle w:val="Titel"/>
              <w:rPr>
                <w:b/>
              </w:rPr>
            </w:pPr>
            <w:r w:rsidRPr="00622A7F">
              <w:rPr>
                <w:b/>
              </w:rPr>
              <w:t>Volume [µl]</w:t>
            </w:r>
          </w:p>
        </w:tc>
      </w:tr>
      <w:tr w:rsidR="00B055E2" w:rsidRPr="00622A7F" w14:paraId="510A15D6" w14:textId="77777777" w:rsidTr="00B055E2">
        <w:trPr>
          <w:trHeight w:val="285"/>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27E19E4D" w14:textId="77777777" w:rsidR="00B055E2" w:rsidRPr="00622A7F" w:rsidRDefault="00B055E2" w:rsidP="001022FA">
            <w:pPr>
              <w:pStyle w:val="Titel"/>
            </w:pPr>
            <w:r w:rsidRPr="00622A7F">
              <w:t>dNTPS</w:t>
            </w:r>
          </w:p>
        </w:tc>
        <w:tc>
          <w:tcPr>
            <w:tcW w:w="1560" w:type="dxa"/>
            <w:tcBorders>
              <w:top w:val="nil"/>
              <w:left w:val="nil"/>
              <w:bottom w:val="single" w:sz="4" w:space="0" w:color="auto"/>
              <w:right w:val="single" w:sz="4" w:space="0" w:color="auto"/>
            </w:tcBorders>
            <w:shd w:val="clear" w:color="auto" w:fill="auto"/>
            <w:noWrap/>
            <w:vAlign w:val="bottom"/>
            <w:hideMark/>
          </w:tcPr>
          <w:p w14:paraId="1582ABEB" w14:textId="534DB0C8" w:rsidR="00B055E2" w:rsidRPr="00622A7F" w:rsidRDefault="00B055E2" w:rsidP="001022FA">
            <w:pPr>
              <w:pStyle w:val="Titel"/>
            </w:pPr>
            <w:del w:id="4908" w:author="Haskamp, Stefan (extern)" w:date="2022-01-15T16:06:00Z">
              <w:r w:rsidRPr="00622A7F" w:rsidDel="007B2448">
                <w:delText>0,</w:delText>
              </w:r>
            </w:del>
            <w:ins w:id="4909" w:author="Haskamp, Stefan (extern)" w:date="2022-01-15T16:06:00Z">
              <w:r w:rsidR="007B2448">
                <w:t>0.</w:t>
              </w:r>
            </w:ins>
            <w:r w:rsidRPr="00622A7F">
              <w:t>3</w:t>
            </w:r>
          </w:p>
        </w:tc>
      </w:tr>
      <w:tr w:rsidR="00B055E2" w:rsidRPr="00622A7F" w14:paraId="1C9E1549" w14:textId="77777777" w:rsidTr="00B055E2">
        <w:trPr>
          <w:trHeight w:val="285"/>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0AF486D1" w14:textId="77777777" w:rsidR="00B055E2" w:rsidRPr="00622A7F" w:rsidRDefault="00B055E2" w:rsidP="001022FA">
            <w:pPr>
              <w:pStyle w:val="Titel"/>
            </w:pPr>
            <w:r w:rsidRPr="00622A7F">
              <w:t>Reaction Buffer</w:t>
            </w:r>
          </w:p>
        </w:tc>
        <w:tc>
          <w:tcPr>
            <w:tcW w:w="1560" w:type="dxa"/>
            <w:tcBorders>
              <w:top w:val="nil"/>
              <w:left w:val="nil"/>
              <w:bottom w:val="single" w:sz="4" w:space="0" w:color="auto"/>
              <w:right w:val="single" w:sz="4" w:space="0" w:color="auto"/>
            </w:tcBorders>
            <w:shd w:val="clear" w:color="auto" w:fill="auto"/>
            <w:noWrap/>
            <w:vAlign w:val="bottom"/>
            <w:hideMark/>
          </w:tcPr>
          <w:p w14:paraId="61E4ABC2" w14:textId="273AAD34" w:rsidR="00B055E2" w:rsidRPr="00622A7F" w:rsidRDefault="00B055E2" w:rsidP="001022FA">
            <w:pPr>
              <w:pStyle w:val="Titel"/>
            </w:pPr>
            <w:del w:id="4910" w:author="Haskamp, Stefan (extern)" w:date="2022-01-15T16:07:00Z">
              <w:r w:rsidRPr="00622A7F" w:rsidDel="007B2448">
                <w:delText>1,</w:delText>
              </w:r>
            </w:del>
            <w:ins w:id="4911" w:author="Haskamp, Stefan (extern)" w:date="2022-01-15T16:07:00Z">
              <w:r w:rsidR="007B2448">
                <w:t>1.</w:t>
              </w:r>
            </w:ins>
            <w:r w:rsidRPr="00622A7F">
              <w:t>5</w:t>
            </w:r>
          </w:p>
        </w:tc>
      </w:tr>
      <w:tr w:rsidR="00B055E2" w:rsidRPr="00622A7F" w14:paraId="3483674D" w14:textId="77777777" w:rsidTr="00B055E2">
        <w:trPr>
          <w:trHeight w:val="285"/>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77A342E5" w14:textId="77777777" w:rsidR="00B055E2" w:rsidRPr="00622A7F" w:rsidRDefault="00B055E2" w:rsidP="001022FA">
            <w:pPr>
              <w:pStyle w:val="Titel"/>
            </w:pPr>
            <w:r w:rsidRPr="00622A7F">
              <w:t>ddH2O</w:t>
            </w:r>
          </w:p>
        </w:tc>
        <w:tc>
          <w:tcPr>
            <w:tcW w:w="1560" w:type="dxa"/>
            <w:tcBorders>
              <w:top w:val="nil"/>
              <w:left w:val="nil"/>
              <w:bottom w:val="single" w:sz="4" w:space="0" w:color="auto"/>
              <w:right w:val="single" w:sz="4" w:space="0" w:color="auto"/>
            </w:tcBorders>
            <w:shd w:val="clear" w:color="auto" w:fill="auto"/>
            <w:noWrap/>
            <w:vAlign w:val="bottom"/>
            <w:hideMark/>
          </w:tcPr>
          <w:p w14:paraId="4D4A3FEE" w14:textId="77777777" w:rsidR="00B055E2" w:rsidRPr="00622A7F" w:rsidRDefault="00B055E2" w:rsidP="001022FA">
            <w:pPr>
              <w:pStyle w:val="Titel"/>
            </w:pPr>
            <w:r w:rsidRPr="00622A7F">
              <w:t>4,7</w:t>
            </w:r>
          </w:p>
        </w:tc>
      </w:tr>
      <w:tr w:rsidR="00B055E2" w:rsidRPr="00622A7F" w14:paraId="45E9681B" w14:textId="77777777" w:rsidTr="00B055E2">
        <w:trPr>
          <w:trHeight w:val="285"/>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301EC6A5" w14:textId="6559F38C" w:rsidR="00B055E2" w:rsidRPr="00622A7F" w:rsidRDefault="00B055E2" w:rsidP="001022FA">
            <w:pPr>
              <w:pStyle w:val="Titel"/>
            </w:pPr>
            <w:r w:rsidRPr="00622A7F">
              <w:t>Taq Polymerase</w:t>
            </w:r>
          </w:p>
        </w:tc>
        <w:tc>
          <w:tcPr>
            <w:tcW w:w="1560" w:type="dxa"/>
            <w:tcBorders>
              <w:top w:val="nil"/>
              <w:left w:val="nil"/>
              <w:bottom w:val="single" w:sz="4" w:space="0" w:color="auto"/>
              <w:right w:val="single" w:sz="4" w:space="0" w:color="auto"/>
            </w:tcBorders>
            <w:shd w:val="clear" w:color="auto" w:fill="auto"/>
            <w:noWrap/>
            <w:vAlign w:val="bottom"/>
            <w:hideMark/>
          </w:tcPr>
          <w:p w14:paraId="27B78155" w14:textId="7FABED6C" w:rsidR="00B055E2" w:rsidRPr="00622A7F" w:rsidRDefault="00B055E2" w:rsidP="001022FA">
            <w:pPr>
              <w:pStyle w:val="Titel"/>
            </w:pPr>
            <w:del w:id="4912" w:author="Haskamp, Stefan (extern)" w:date="2022-01-15T16:06:00Z">
              <w:r w:rsidRPr="00622A7F" w:rsidDel="007B2448">
                <w:delText>0,</w:delText>
              </w:r>
            </w:del>
            <w:ins w:id="4913" w:author="Haskamp, Stefan (extern)" w:date="2022-01-15T16:06:00Z">
              <w:r w:rsidR="007B2448">
                <w:t>0.</w:t>
              </w:r>
            </w:ins>
            <w:r w:rsidRPr="00622A7F">
              <w:t>07</w:t>
            </w:r>
          </w:p>
        </w:tc>
      </w:tr>
      <w:tr w:rsidR="00B055E2" w:rsidRPr="00622A7F" w14:paraId="1797AEC5" w14:textId="77777777" w:rsidTr="00B055E2">
        <w:trPr>
          <w:trHeight w:val="285"/>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264B9F90" w14:textId="77777777" w:rsidR="00B055E2" w:rsidRPr="00622A7F" w:rsidRDefault="00B055E2" w:rsidP="001022FA">
            <w:pPr>
              <w:pStyle w:val="Titel"/>
            </w:pPr>
            <w:r w:rsidRPr="00622A7F">
              <w:t>MgCl2</w:t>
            </w:r>
          </w:p>
        </w:tc>
        <w:tc>
          <w:tcPr>
            <w:tcW w:w="1560" w:type="dxa"/>
            <w:tcBorders>
              <w:top w:val="nil"/>
              <w:left w:val="nil"/>
              <w:bottom w:val="single" w:sz="4" w:space="0" w:color="auto"/>
              <w:right w:val="single" w:sz="4" w:space="0" w:color="auto"/>
            </w:tcBorders>
            <w:shd w:val="clear" w:color="auto" w:fill="auto"/>
            <w:noWrap/>
            <w:vAlign w:val="bottom"/>
            <w:hideMark/>
          </w:tcPr>
          <w:p w14:paraId="3E35234A" w14:textId="627552C9" w:rsidR="00B055E2" w:rsidRPr="00622A7F" w:rsidRDefault="00B055E2" w:rsidP="001022FA">
            <w:pPr>
              <w:pStyle w:val="Titel"/>
            </w:pPr>
            <w:del w:id="4914" w:author="Haskamp, Stefan (extern)" w:date="2022-01-15T16:06:00Z">
              <w:r w:rsidRPr="00622A7F" w:rsidDel="007B2448">
                <w:delText>0,</w:delText>
              </w:r>
            </w:del>
            <w:ins w:id="4915" w:author="Haskamp, Stefan (extern)" w:date="2022-01-15T16:06:00Z">
              <w:r w:rsidR="007B2448">
                <w:t>0.</w:t>
              </w:r>
            </w:ins>
            <w:r w:rsidRPr="00622A7F">
              <w:t>45</w:t>
            </w:r>
          </w:p>
        </w:tc>
      </w:tr>
      <w:tr w:rsidR="00B055E2" w:rsidRPr="00622A7F" w14:paraId="66AC7D45" w14:textId="77777777" w:rsidTr="00B055E2">
        <w:trPr>
          <w:trHeight w:val="285"/>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311869B9" w14:textId="779BDB3B" w:rsidR="00B055E2" w:rsidRPr="00622A7F" w:rsidRDefault="00B055E2" w:rsidP="001022FA">
            <w:pPr>
              <w:pStyle w:val="Titel"/>
            </w:pPr>
            <w:r w:rsidRPr="00622A7F">
              <w:t>Betaine</w:t>
            </w:r>
          </w:p>
        </w:tc>
        <w:tc>
          <w:tcPr>
            <w:tcW w:w="1560" w:type="dxa"/>
            <w:tcBorders>
              <w:top w:val="nil"/>
              <w:left w:val="nil"/>
              <w:bottom w:val="single" w:sz="4" w:space="0" w:color="auto"/>
              <w:right w:val="single" w:sz="4" w:space="0" w:color="auto"/>
            </w:tcBorders>
            <w:shd w:val="clear" w:color="auto" w:fill="auto"/>
            <w:noWrap/>
            <w:vAlign w:val="bottom"/>
            <w:hideMark/>
          </w:tcPr>
          <w:p w14:paraId="109CB3DA" w14:textId="77777777" w:rsidR="00B055E2" w:rsidRPr="00622A7F" w:rsidRDefault="00B055E2" w:rsidP="001022FA">
            <w:pPr>
              <w:pStyle w:val="Titel"/>
            </w:pPr>
            <w:r w:rsidRPr="00622A7F">
              <w:t>3</w:t>
            </w:r>
          </w:p>
        </w:tc>
      </w:tr>
      <w:tr w:rsidR="00B055E2" w:rsidRPr="00622A7F" w14:paraId="72A447D5" w14:textId="77777777" w:rsidTr="00B055E2">
        <w:trPr>
          <w:trHeight w:val="285"/>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024EC06C" w14:textId="46E13613" w:rsidR="00B055E2" w:rsidRPr="00622A7F" w:rsidRDefault="00B055E2" w:rsidP="001022FA">
            <w:pPr>
              <w:pStyle w:val="Titel"/>
            </w:pPr>
            <w:r w:rsidRPr="00622A7F">
              <w:t>DNA</w:t>
            </w:r>
          </w:p>
        </w:tc>
        <w:tc>
          <w:tcPr>
            <w:tcW w:w="1560" w:type="dxa"/>
            <w:tcBorders>
              <w:top w:val="nil"/>
              <w:left w:val="nil"/>
              <w:bottom w:val="single" w:sz="4" w:space="0" w:color="auto"/>
              <w:right w:val="single" w:sz="4" w:space="0" w:color="auto"/>
            </w:tcBorders>
            <w:shd w:val="clear" w:color="auto" w:fill="auto"/>
            <w:noWrap/>
            <w:vAlign w:val="bottom"/>
            <w:hideMark/>
          </w:tcPr>
          <w:p w14:paraId="2238A87B" w14:textId="77777777" w:rsidR="00B055E2" w:rsidRPr="00622A7F" w:rsidRDefault="00B055E2" w:rsidP="001022FA">
            <w:pPr>
              <w:pStyle w:val="Titel"/>
            </w:pPr>
            <w:r w:rsidRPr="00622A7F">
              <w:t>4 (20ng)</w:t>
            </w:r>
          </w:p>
        </w:tc>
      </w:tr>
      <w:tr w:rsidR="00B055E2" w:rsidRPr="00622A7F" w14:paraId="589D0300" w14:textId="77777777" w:rsidTr="00B055E2">
        <w:trPr>
          <w:trHeight w:val="285"/>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23649C5C" w14:textId="77777777" w:rsidR="00B055E2" w:rsidRPr="00622A7F" w:rsidRDefault="00B055E2" w:rsidP="001022FA">
            <w:pPr>
              <w:pStyle w:val="Titel"/>
            </w:pPr>
            <w:r w:rsidRPr="00622A7F">
              <w:t>forward primer</w:t>
            </w:r>
          </w:p>
        </w:tc>
        <w:tc>
          <w:tcPr>
            <w:tcW w:w="1560" w:type="dxa"/>
            <w:tcBorders>
              <w:top w:val="nil"/>
              <w:left w:val="nil"/>
              <w:bottom w:val="single" w:sz="4" w:space="0" w:color="auto"/>
              <w:right w:val="single" w:sz="4" w:space="0" w:color="auto"/>
            </w:tcBorders>
            <w:shd w:val="clear" w:color="auto" w:fill="auto"/>
            <w:noWrap/>
            <w:vAlign w:val="bottom"/>
            <w:hideMark/>
          </w:tcPr>
          <w:p w14:paraId="65CF3123" w14:textId="2143442E" w:rsidR="00B055E2" w:rsidRPr="00622A7F" w:rsidRDefault="00B055E2" w:rsidP="001022FA">
            <w:pPr>
              <w:pStyle w:val="Titel"/>
            </w:pPr>
            <w:del w:id="4916" w:author="Haskamp, Stefan (extern)" w:date="2022-01-15T16:06:00Z">
              <w:r w:rsidRPr="00622A7F" w:rsidDel="007B2448">
                <w:delText>0,</w:delText>
              </w:r>
            </w:del>
            <w:ins w:id="4917" w:author="Haskamp, Stefan (extern)" w:date="2022-01-15T16:06:00Z">
              <w:r w:rsidR="007B2448">
                <w:t>0.</w:t>
              </w:r>
            </w:ins>
            <w:r w:rsidRPr="00622A7F">
              <w:t>5</w:t>
            </w:r>
          </w:p>
        </w:tc>
      </w:tr>
      <w:tr w:rsidR="00B055E2" w:rsidRPr="00622A7F" w14:paraId="10C5C710" w14:textId="77777777" w:rsidTr="00B055E2">
        <w:trPr>
          <w:trHeight w:val="285"/>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14:paraId="1A88F76F" w14:textId="77777777" w:rsidR="00B055E2" w:rsidRPr="00622A7F" w:rsidRDefault="00B055E2" w:rsidP="001022FA">
            <w:pPr>
              <w:pStyle w:val="Titel"/>
            </w:pPr>
            <w:r w:rsidRPr="00622A7F">
              <w:t>reverse primer</w:t>
            </w:r>
          </w:p>
        </w:tc>
        <w:tc>
          <w:tcPr>
            <w:tcW w:w="1560" w:type="dxa"/>
            <w:tcBorders>
              <w:top w:val="nil"/>
              <w:left w:val="nil"/>
              <w:bottom w:val="single" w:sz="4" w:space="0" w:color="auto"/>
              <w:right w:val="single" w:sz="4" w:space="0" w:color="auto"/>
            </w:tcBorders>
            <w:shd w:val="clear" w:color="auto" w:fill="auto"/>
            <w:noWrap/>
            <w:vAlign w:val="bottom"/>
            <w:hideMark/>
          </w:tcPr>
          <w:p w14:paraId="13892E66" w14:textId="3EABF07D" w:rsidR="00B055E2" w:rsidRPr="00622A7F" w:rsidRDefault="00B055E2" w:rsidP="001022FA">
            <w:pPr>
              <w:pStyle w:val="Titel"/>
            </w:pPr>
            <w:del w:id="4918" w:author="Haskamp, Stefan (extern)" w:date="2022-01-15T16:06:00Z">
              <w:r w:rsidRPr="00622A7F" w:rsidDel="007B2448">
                <w:delText>0,</w:delText>
              </w:r>
            </w:del>
            <w:ins w:id="4919" w:author="Haskamp, Stefan (extern)" w:date="2022-01-15T16:06:00Z">
              <w:r w:rsidR="007B2448">
                <w:t>0.</w:t>
              </w:r>
            </w:ins>
            <w:r w:rsidRPr="00622A7F">
              <w:t>5</w:t>
            </w:r>
          </w:p>
        </w:tc>
      </w:tr>
    </w:tbl>
    <w:p w14:paraId="71311270" w14:textId="10E0F4FA" w:rsidR="00C45F94" w:rsidRPr="00622A7F" w:rsidRDefault="00C45F94" w:rsidP="001022FA">
      <w:pPr>
        <w:rPr>
          <w:rFonts w:cs="Arial"/>
        </w:rPr>
      </w:pPr>
    </w:p>
    <w:p w14:paraId="2122CDB3" w14:textId="1FE06E26" w:rsidR="004E74EA" w:rsidRPr="00622A7F" w:rsidRDefault="004E74EA" w:rsidP="001022FA">
      <w:pPr>
        <w:rPr>
          <w:rFonts w:cs="Arial"/>
        </w:rPr>
      </w:pPr>
      <w:r w:rsidRPr="00622A7F">
        <w:rPr>
          <w:rFonts w:cs="Arial"/>
        </w:rPr>
        <w:t xml:space="preserve">Incubation took place in a </w:t>
      </w:r>
      <w:r w:rsidR="00F625BB" w:rsidRPr="00622A7F">
        <w:rPr>
          <w:rFonts w:cs="Arial"/>
        </w:rPr>
        <w:t>thermo</w:t>
      </w:r>
      <w:r w:rsidRPr="00622A7F">
        <w:rPr>
          <w:rFonts w:cs="Arial"/>
        </w:rPr>
        <w:t>cycler using the program Cx32</w:t>
      </w:r>
      <w:r w:rsidR="00A22BCE" w:rsidRPr="00622A7F">
        <w:rPr>
          <w:rFonts w:cs="Arial"/>
        </w:rPr>
        <w:t xml:space="preserve"> (</w:t>
      </w:r>
      <w:r w:rsidR="00A22BCE" w:rsidRPr="00622A7F">
        <w:rPr>
          <w:rFonts w:cs="Arial"/>
        </w:rPr>
        <w:fldChar w:fldCharType="begin"/>
      </w:r>
      <w:r w:rsidR="00A22BCE" w:rsidRPr="00622A7F">
        <w:rPr>
          <w:rFonts w:cs="Arial"/>
        </w:rPr>
        <w:instrText xml:space="preserve"> REF _Ref72142301 \h </w:instrText>
      </w:r>
      <w:r w:rsidR="00622A7F">
        <w:rPr>
          <w:rFonts w:cs="Arial"/>
        </w:rPr>
        <w:instrText xml:space="preserve"> \* MERGEFORMAT </w:instrText>
      </w:r>
      <w:r w:rsidR="00A22BCE" w:rsidRPr="00622A7F">
        <w:rPr>
          <w:rFonts w:cs="Arial"/>
        </w:rPr>
      </w:r>
      <w:r w:rsidR="00A22BCE" w:rsidRPr="00622A7F">
        <w:rPr>
          <w:rFonts w:cs="Arial"/>
        </w:rPr>
        <w:fldChar w:fldCharType="separate"/>
      </w:r>
      <w:ins w:id="4920" w:author="Haskamp, Stefan (extern)" w:date="2022-01-29T13:25:00Z">
        <w:r w:rsidR="002D4AD7" w:rsidRPr="00622A7F">
          <w:rPr>
            <w:rFonts w:cs="Arial"/>
          </w:rPr>
          <w:t xml:space="preserve">Table </w:t>
        </w:r>
        <w:r w:rsidR="002D4AD7">
          <w:rPr>
            <w:rFonts w:cs="Arial"/>
            <w:noProof/>
          </w:rPr>
          <w:t>17</w:t>
        </w:r>
      </w:ins>
      <w:r w:rsidR="00A22BCE" w:rsidRPr="00622A7F">
        <w:rPr>
          <w:rFonts w:cs="Arial"/>
        </w:rPr>
        <w:fldChar w:fldCharType="end"/>
      </w:r>
      <w:r w:rsidR="00A22BCE" w:rsidRPr="00622A7F">
        <w:rPr>
          <w:rFonts w:cs="Arial"/>
        </w:rPr>
        <w:t>)</w:t>
      </w:r>
      <w:r w:rsidRPr="00622A7F">
        <w:rPr>
          <w:rFonts w:cs="Arial"/>
        </w:rPr>
        <w:t>.</w:t>
      </w:r>
    </w:p>
    <w:p w14:paraId="6043469E" w14:textId="55CAA3D6" w:rsidR="0076546C" w:rsidRPr="00622A7F" w:rsidRDefault="0076546C" w:rsidP="001022FA">
      <w:pPr>
        <w:pStyle w:val="Beschriftung"/>
        <w:rPr>
          <w:rFonts w:cs="Arial"/>
        </w:rPr>
      </w:pPr>
      <w:bookmarkStart w:id="4921" w:name="_Ref72142301"/>
      <w:bookmarkStart w:id="4922" w:name="_Toc72141990"/>
      <w:bookmarkStart w:id="4923" w:name="_Toc94355267"/>
      <w:r w:rsidRPr="00622A7F">
        <w:rPr>
          <w:rFonts w:cs="Arial"/>
        </w:rPr>
        <w:t xml:space="preserve">Table </w:t>
      </w:r>
      <w:ins w:id="4924"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4925" w:author="Haskamp, Stefan" w:date="2022-02-05T20:56:00Z">
        <w:r w:rsidR="005A4AC0">
          <w:rPr>
            <w:rFonts w:cs="Arial"/>
            <w:noProof/>
          </w:rPr>
          <w:t>18</w:t>
        </w:r>
        <w:r w:rsidR="005A4AC0">
          <w:rPr>
            <w:rFonts w:cs="Arial"/>
          </w:rPr>
          <w:fldChar w:fldCharType="end"/>
        </w:r>
      </w:ins>
      <w:del w:id="4926"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17</w:delText>
        </w:r>
        <w:r w:rsidRPr="00622A7F" w:rsidDel="005A4AC0">
          <w:rPr>
            <w:rFonts w:cs="Arial"/>
          </w:rPr>
          <w:fldChar w:fldCharType="end"/>
        </w:r>
      </w:del>
      <w:bookmarkEnd w:id="4921"/>
      <w:r w:rsidR="00F625BB" w:rsidRPr="00622A7F">
        <w:rPr>
          <w:rFonts w:cs="Arial"/>
        </w:rPr>
        <w:t xml:space="preserve">: </w:t>
      </w:r>
      <w:del w:id="4927" w:author="ulrike.hueffmeier@gmail.com" w:date="2021-11-26T14:24:00Z">
        <w:r w:rsidR="00F625BB" w:rsidRPr="00622A7F" w:rsidDel="00783D92">
          <w:rPr>
            <w:rFonts w:cs="Arial"/>
          </w:rPr>
          <w:delText>thermo</w:delText>
        </w:r>
        <w:r w:rsidRPr="00622A7F" w:rsidDel="00783D92">
          <w:rPr>
            <w:rFonts w:cs="Arial"/>
          </w:rPr>
          <w:delText xml:space="preserve">cycler </w:delText>
        </w:r>
      </w:del>
      <w:ins w:id="4928" w:author="ulrike.hueffmeier@gmail.com" w:date="2021-11-26T14:24:00Z">
        <w:r w:rsidR="00783D92">
          <w:rPr>
            <w:rFonts w:cs="Arial"/>
          </w:rPr>
          <w:t>T</w:t>
        </w:r>
        <w:r w:rsidR="00783D92" w:rsidRPr="00622A7F">
          <w:rPr>
            <w:rFonts w:cs="Arial"/>
          </w:rPr>
          <w:t xml:space="preserve">hermocycler </w:t>
        </w:r>
      </w:ins>
      <w:r w:rsidRPr="00622A7F">
        <w:rPr>
          <w:rFonts w:cs="Arial"/>
        </w:rPr>
        <w:t>program Cx32</w:t>
      </w:r>
      <w:bookmarkEnd w:id="4922"/>
      <w:bookmarkEnd w:id="4923"/>
    </w:p>
    <w:tbl>
      <w:tblPr>
        <w:tblW w:w="4460" w:type="dxa"/>
        <w:tblInd w:w="-5" w:type="dxa"/>
        <w:tblLook w:val="04A0" w:firstRow="1" w:lastRow="0" w:firstColumn="1" w:lastColumn="0" w:noHBand="0" w:noVBand="1"/>
      </w:tblPr>
      <w:tblGrid>
        <w:gridCol w:w="2060"/>
        <w:gridCol w:w="1120"/>
        <w:gridCol w:w="1280"/>
      </w:tblGrid>
      <w:tr w:rsidR="00516F62" w:rsidRPr="00622A7F" w14:paraId="1AF131D2" w14:textId="77777777" w:rsidTr="00516F62">
        <w:trPr>
          <w:trHeight w:val="300"/>
        </w:trPr>
        <w:tc>
          <w:tcPr>
            <w:tcW w:w="2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161A0A" w14:textId="77777777" w:rsidR="00516F62" w:rsidRPr="00622A7F" w:rsidRDefault="00516F62" w:rsidP="00516F62">
            <w:pPr>
              <w:spacing w:after="0" w:line="240" w:lineRule="auto"/>
              <w:jc w:val="left"/>
              <w:rPr>
                <w:rFonts w:eastAsia="Times New Roman" w:cs="Arial"/>
                <w:b/>
                <w:bCs/>
                <w:color w:val="000000"/>
                <w:sz w:val="22"/>
              </w:rPr>
            </w:pPr>
            <w:r w:rsidRPr="00622A7F">
              <w:rPr>
                <w:rFonts w:eastAsia="Times New Roman" w:cs="Arial"/>
                <w:b/>
                <w:bCs/>
                <w:color w:val="000000"/>
                <w:sz w:val="22"/>
                <w:lang w:eastAsia="en-GB"/>
              </w:rPr>
              <w:t>Temperature</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47F19DEA" w14:textId="77777777" w:rsidR="00516F62" w:rsidRPr="00622A7F" w:rsidRDefault="00516F62" w:rsidP="00516F62">
            <w:pPr>
              <w:spacing w:after="0" w:line="240" w:lineRule="auto"/>
              <w:jc w:val="left"/>
              <w:rPr>
                <w:rFonts w:eastAsia="Times New Roman" w:cs="Arial"/>
                <w:b/>
                <w:bCs/>
                <w:color w:val="000000"/>
                <w:sz w:val="22"/>
              </w:rPr>
            </w:pPr>
            <w:r w:rsidRPr="00622A7F">
              <w:rPr>
                <w:rFonts w:eastAsia="Times New Roman" w:cs="Arial"/>
                <w:b/>
                <w:bCs/>
                <w:color w:val="000000"/>
                <w:sz w:val="22"/>
                <w:lang w:eastAsia="en-GB"/>
              </w:rPr>
              <w:t>Time</w:t>
            </w:r>
          </w:p>
        </w:tc>
        <w:tc>
          <w:tcPr>
            <w:tcW w:w="1280" w:type="dxa"/>
            <w:tcBorders>
              <w:top w:val="single" w:sz="4" w:space="0" w:color="auto"/>
              <w:left w:val="nil"/>
              <w:bottom w:val="single" w:sz="4" w:space="0" w:color="auto"/>
              <w:right w:val="single" w:sz="4" w:space="0" w:color="auto"/>
            </w:tcBorders>
            <w:shd w:val="clear" w:color="auto" w:fill="auto"/>
            <w:noWrap/>
            <w:vAlign w:val="bottom"/>
            <w:hideMark/>
          </w:tcPr>
          <w:p w14:paraId="1B440143" w14:textId="77777777" w:rsidR="00516F62" w:rsidRPr="00622A7F" w:rsidRDefault="00516F62" w:rsidP="00516F62">
            <w:pPr>
              <w:spacing w:after="0" w:line="240" w:lineRule="auto"/>
              <w:jc w:val="left"/>
              <w:rPr>
                <w:rFonts w:eastAsia="Times New Roman" w:cs="Arial"/>
                <w:b/>
                <w:bCs/>
                <w:color w:val="000000"/>
                <w:sz w:val="22"/>
              </w:rPr>
            </w:pPr>
            <w:r w:rsidRPr="00622A7F">
              <w:rPr>
                <w:rFonts w:eastAsia="Times New Roman" w:cs="Arial"/>
                <w:b/>
                <w:bCs/>
                <w:color w:val="000000"/>
                <w:sz w:val="22"/>
                <w:lang w:eastAsia="en-GB"/>
              </w:rPr>
              <w:t>Cycles</w:t>
            </w:r>
          </w:p>
        </w:tc>
      </w:tr>
      <w:tr w:rsidR="00516F62" w:rsidRPr="00622A7F" w14:paraId="6E77909B" w14:textId="77777777" w:rsidTr="00516F62">
        <w:trPr>
          <w:trHeight w:val="285"/>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32110DE5"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94°C</w:t>
            </w:r>
          </w:p>
        </w:tc>
        <w:tc>
          <w:tcPr>
            <w:tcW w:w="1120" w:type="dxa"/>
            <w:tcBorders>
              <w:top w:val="nil"/>
              <w:left w:val="nil"/>
              <w:bottom w:val="single" w:sz="4" w:space="0" w:color="auto"/>
              <w:right w:val="single" w:sz="4" w:space="0" w:color="auto"/>
            </w:tcBorders>
            <w:shd w:val="clear" w:color="auto" w:fill="auto"/>
            <w:noWrap/>
            <w:vAlign w:val="bottom"/>
            <w:hideMark/>
          </w:tcPr>
          <w:p w14:paraId="534EE467"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3 min</w:t>
            </w:r>
          </w:p>
        </w:tc>
        <w:tc>
          <w:tcPr>
            <w:tcW w:w="1280" w:type="dxa"/>
            <w:tcBorders>
              <w:top w:val="nil"/>
              <w:left w:val="nil"/>
              <w:bottom w:val="single" w:sz="4" w:space="0" w:color="auto"/>
              <w:right w:val="single" w:sz="4" w:space="0" w:color="auto"/>
            </w:tcBorders>
            <w:shd w:val="clear" w:color="auto" w:fill="auto"/>
            <w:noWrap/>
            <w:vAlign w:val="bottom"/>
            <w:hideMark/>
          </w:tcPr>
          <w:p w14:paraId="149D37EF"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 </w:t>
            </w:r>
          </w:p>
        </w:tc>
      </w:tr>
      <w:tr w:rsidR="00516F62" w:rsidRPr="00622A7F" w14:paraId="15A6D790" w14:textId="77777777" w:rsidTr="00516F62">
        <w:trPr>
          <w:trHeight w:val="300"/>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7BF380C4"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94°C</w:t>
            </w:r>
          </w:p>
        </w:tc>
        <w:tc>
          <w:tcPr>
            <w:tcW w:w="1120" w:type="dxa"/>
            <w:tcBorders>
              <w:top w:val="nil"/>
              <w:left w:val="nil"/>
              <w:bottom w:val="single" w:sz="4" w:space="0" w:color="auto"/>
              <w:right w:val="single" w:sz="4" w:space="0" w:color="auto"/>
            </w:tcBorders>
            <w:shd w:val="clear" w:color="auto" w:fill="auto"/>
            <w:noWrap/>
            <w:vAlign w:val="bottom"/>
            <w:hideMark/>
          </w:tcPr>
          <w:p w14:paraId="479FE626"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20 sec</w:t>
            </w:r>
          </w:p>
        </w:tc>
        <w:tc>
          <w:tcPr>
            <w:tcW w:w="12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C4D1EE3" w14:textId="77777777" w:rsidR="00516F62" w:rsidRPr="00622A7F" w:rsidRDefault="00516F62" w:rsidP="00516F62">
            <w:pPr>
              <w:spacing w:after="0" w:line="240" w:lineRule="auto"/>
              <w:jc w:val="center"/>
              <w:rPr>
                <w:rFonts w:eastAsia="Times New Roman" w:cs="Arial"/>
                <w:color w:val="000000"/>
                <w:sz w:val="22"/>
              </w:rPr>
            </w:pPr>
            <w:r w:rsidRPr="00622A7F">
              <w:rPr>
                <w:rFonts w:eastAsia="Times New Roman" w:cs="Arial"/>
                <w:color w:val="000000"/>
                <w:sz w:val="22"/>
              </w:rPr>
              <w:t>9 Cycles</w:t>
            </w:r>
          </w:p>
        </w:tc>
      </w:tr>
      <w:tr w:rsidR="00516F62" w:rsidRPr="00622A7F" w14:paraId="0EAE2A36" w14:textId="77777777" w:rsidTr="00516F62">
        <w:trPr>
          <w:trHeight w:val="285"/>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3CA874C6"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65°C – 1°C/Cycle</w:t>
            </w:r>
          </w:p>
        </w:tc>
        <w:tc>
          <w:tcPr>
            <w:tcW w:w="1120" w:type="dxa"/>
            <w:tcBorders>
              <w:top w:val="nil"/>
              <w:left w:val="nil"/>
              <w:bottom w:val="single" w:sz="4" w:space="0" w:color="auto"/>
              <w:right w:val="single" w:sz="4" w:space="0" w:color="auto"/>
            </w:tcBorders>
            <w:shd w:val="clear" w:color="auto" w:fill="auto"/>
            <w:noWrap/>
            <w:vAlign w:val="bottom"/>
            <w:hideMark/>
          </w:tcPr>
          <w:p w14:paraId="25949205"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60 sec</w:t>
            </w:r>
          </w:p>
        </w:tc>
        <w:tc>
          <w:tcPr>
            <w:tcW w:w="1280" w:type="dxa"/>
            <w:vMerge/>
            <w:tcBorders>
              <w:top w:val="nil"/>
              <w:left w:val="single" w:sz="4" w:space="0" w:color="auto"/>
              <w:bottom w:val="single" w:sz="4" w:space="0" w:color="000000"/>
              <w:right w:val="single" w:sz="4" w:space="0" w:color="auto"/>
            </w:tcBorders>
            <w:vAlign w:val="center"/>
            <w:hideMark/>
          </w:tcPr>
          <w:p w14:paraId="4FB2853C" w14:textId="77777777" w:rsidR="00516F62" w:rsidRPr="00622A7F" w:rsidRDefault="00516F62" w:rsidP="00516F62">
            <w:pPr>
              <w:spacing w:after="0" w:line="240" w:lineRule="auto"/>
              <w:jc w:val="left"/>
              <w:rPr>
                <w:rFonts w:eastAsia="Times New Roman" w:cs="Arial"/>
                <w:color w:val="000000"/>
                <w:sz w:val="22"/>
              </w:rPr>
            </w:pPr>
          </w:p>
        </w:tc>
      </w:tr>
      <w:tr w:rsidR="00516F62" w:rsidRPr="00622A7F" w14:paraId="67EEBB98" w14:textId="77777777" w:rsidTr="00516F62">
        <w:trPr>
          <w:trHeight w:val="285"/>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4A96242C"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68°C</w:t>
            </w:r>
          </w:p>
        </w:tc>
        <w:tc>
          <w:tcPr>
            <w:tcW w:w="1120" w:type="dxa"/>
            <w:tcBorders>
              <w:top w:val="nil"/>
              <w:left w:val="nil"/>
              <w:bottom w:val="single" w:sz="4" w:space="0" w:color="auto"/>
              <w:right w:val="single" w:sz="4" w:space="0" w:color="auto"/>
            </w:tcBorders>
            <w:shd w:val="clear" w:color="auto" w:fill="auto"/>
            <w:noWrap/>
            <w:vAlign w:val="bottom"/>
            <w:hideMark/>
          </w:tcPr>
          <w:p w14:paraId="7CF67B8E"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60 sec</w:t>
            </w:r>
          </w:p>
        </w:tc>
        <w:tc>
          <w:tcPr>
            <w:tcW w:w="1280" w:type="dxa"/>
            <w:vMerge/>
            <w:tcBorders>
              <w:top w:val="nil"/>
              <w:left w:val="single" w:sz="4" w:space="0" w:color="auto"/>
              <w:bottom w:val="single" w:sz="4" w:space="0" w:color="000000"/>
              <w:right w:val="single" w:sz="4" w:space="0" w:color="auto"/>
            </w:tcBorders>
            <w:vAlign w:val="center"/>
            <w:hideMark/>
          </w:tcPr>
          <w:p w14:paraId="16EEF30B" w14:textId="77777777" w:rsidR="00516F62" w:rsidRPr="00622A7F" w:rsidRDefault="00516F62" w:rsidP="00516F62">
            <w:pPr>
              <w:spacing w:after="0" w:line="240" w:lineRule="auto"/>
              <w:jc w:val="left"/>
              <w:rPr>
                <w:rFonts w:eastAsia="Times New Roman" w:cs="Arial"/>
                <w:color w:val="000000"/>
                <w:sz w:val="22"/>
              </w:rPr>
            </w:pPr>
          </w:p>
        </w:tc>
      </w:tr>
      <w:tr w:rsidR="00516F62" w:rsidRPr="00622A7F" w14:paraId="7FC68C0E" w14:textId="77777777" w:rsidTr="00516F62">
        <w:trPr>
          <w:trHeight w:val="285"/>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4C9FA4D0"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94°C</w:t>
            </w:r>
          </w:p>
        </w:tc>
        <w:tc>
          <w:tcPr>
            <w:tcW w:w="1120" w:type="dxa"/>
            <w:tcBorders>
              <w:top w:val="nil"/>
              <w:left w:val="nil"/>
              <w:bottom w:val="single" w:sz="4" w:space="0" w:color="auto"/>
              <w:right w:val="single" w:sz="4" w:space="0" w:color="auto"/>
            </w:tcBorders>
            <w:shd w:val="clear" w:color="auto" w:fill="auto"/>
            <w:noWrap/>
            <w:vAlign w:val="bottom"/>
            <w:hideMark/>
          </w:tcPr>
          <w:p w14:paraId="23829D4D"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20 sec</w:t>
            </w:r>
          </w:p>
        </w:tc>
        <w:tc>
          <w:tcPr>
            <w:tcW w:w="12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4D94F5D" w14:textId="77777777" w:rsidR="00516F62" w:rsidRPr="00622A7F" w:rsidRDefault="00516F62" w:rsidP="00516F62">
            <w:pPr>
              <w:spacing w:after="0" w:line="240" w:lineRule="auto"/>
              <w:jc w:val="center"/>
              <w:rPr>
                <w:rFonts w:eastAsia="Times New Roman" w:cs="Arial"/>
                <w:color w:val="000000"/>
                <w:sz w:val="22"/>
              </w:rPr>
            </w:pPr>
            <w:r w:rsidRPr="00622A7F">
              <w:rPr>
                <w:rFonts w:eastAsia="Times New Roman" w:cs="Arial"/>
                <w:color w:val="000000"/>
                <w:sz w:val="22"/>
              </w:rPr>
              <w:t>29 Cycles</w:t>
            </w:r>
          </w:p>
        </w:tc>
      </w:tr>
      <w:tr w:rsidR="00516F62" w:rsidRPr="00622A7F" w14:paraId="06F49B36" w14:textId="77777777" w:rsidTr="00516F62">
        <w:trPr>
          <w:trHeight w:val="300"/>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7EF7FD27"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55°C</w:t>
            </w:r>
          </w:p>
        </w:tc>
        <w:tc>
          <w:tcPr>
            <w:tcW w:w="1120" w:type="dxa"/>
            <w:tcBorders>
              <w:top w:val="nil"/>
              <w:left w:val="nil"/>
              <w:bottom w:val="single" w:sz="4" w:space="0" w:color="auto"/>
              <w:right w:val="single" w:sz="4" w:space="0" w:color="auto"/>
            </w:tcBorders>
            <w:shd w:val="clear" w:color="auto" w:fill="auto"/>
            <w:noWrap/>
            <w:vAlign w:val="bottom"/>
            <w:hideMark/>
          </w:tcPr>
          <w:p w14:paraId="0AB7BBFB"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60 sec</w:t>
            </w:r>
          </w:p>
        </w:tc>
        <w:tc>
          <w:tcPr>
            <w:tcW w:w="1280" w:type="dxa"/>
            <w:vMerge/>
            <w:tcBorders>
              <w:top w:val="nil"/>
              <w:left w:val="single" w:sz="4" w:space="0" w:color="auto"/>
              <w:bottom w:val="single" w:sz="4" w:space="0" w:color="000000"/>
              <w:right w:val="single" w:sz="4" w:space="0" w:color="auto"/>
            </w:tcBorders>
            <w:vAlign w:val="center"/>
            <w:hideMark/>
          </w:tcPr>
          <w:p w14:paraId="45B33492" w14:textId="77777777" w:rsidR="00516F62" w:rsidRPr="00622A7F" w:rsidRDefault="00516F62" w:rsidP="00516F62">
            <w:pPr>
              <w:spacing w:after="0" w:line="240" w:lineRule="auto"/>
              <w:jc w:val="left"/>
              <w:rPr>
                <w:rFonts w:eastAsia="Times New Roman" w:cs="Arial"/>
                <w:color w:val="000000"/>
                <w:sz w:val="22"/>
              </w:rPr>
            </w:pPr>
          </w:p>
        </w:tc>
      </w:tr>
      <w:tr w:rsidR="00516F62" w:rsidRPr="00622A7F" w14:paraId="59CD524F" w14:textId="77777777" w:rsidTr="00516F62">
        <w:trPr>
          <w:trHeight w:val="285"/>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70F315BF"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68°C</w:t>
            </w:r>
          </w:p>
        </w:tc>
        <w:tc>
          <w:tcPr>
            <w:tcW w:w="1120" w:type="dxa"/>
            <w:tcBorders>
              <w:top w:val="nil"/>
              <w:left w:val="nil"/>
              <w:bottom w:val="single" w:sz="4" w:space="0" w:color="auto"/>
              <w:right w:val="single" w:sz="4" w:space="0" w:color="auto"/>
            </w:tcBorders>
            <w:shd w:val="clear" w:color="auto" w:fill="auto"/>
            <w:noWrap/>
            <w:vAlign w:val="bottom"/>
            <w:hideMark/>
          </w:tcPr>
          <w:p w14:paraId="389623E4"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60 sec</w:t>
            </w:r>
          </w:p>
        </w:tc>
        <w:tc>
          <w:tcPr>
            <w:tcW w:w="1280" w:type="dxa"/>
            <w:vMerge/>
            <w:tcBorders>
              <w:top w:val="nil"/>
              <w:left w:val="single" w:sz="4" w:space="0" w:color="auto"/>
              <w:bottom w:val="single" w:sz="4" w:space="0" w:color="000000"/>
              <w:right w:val="single" w:sz="4" w:space="0" w:color="auto"/>
            </w:tcBorders>
            <w:vAlign w:val="center"/>
            <w:hideMark/>
          </w:tcPr>
          <w:p w14:paraId="72EBC40E" w14:textId="77777777" w:rsidR="00516F62" w:rsidRPr="00622A7F" w:rsidRDefault="00516F62" w:rsidP="00516F62">
            <w:pPr>
              <w:spacing w:after="0" w:line="240" w:lineRule="auto"/>
              <w:jc w:val="left"/>
              <w:rPr>
                <w:rFonts w:eastAsia="Times New Roman" w:cs="Arial"/>
                <w:color w:val="000000"/>
                <w:sz w:val="22"/>
              </w:rPr>
            </w:pPr>
          </w:p>
        </w:tc>
      </w:tr>
      <w:tr w:rsidR="00516F62" w:rsidRPr="00622A7F" w14:paraId="0BFA2C3E" w14:textId="77777777" w:rsidTr="00516F62">
        <w:trPr>
          <w:trHeight w:val="285"/>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34DB790A"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68°C</w:t>
            </w:r>
          </w:p>
        </w:tc>
        <w:tc>
          <w:tcPr>
            <w:tcW w:w="1120" w:type="dxa"/>
            <w:tcBorders>
              <w:top w:val="nil"/>
              <w:left w:val="nil"/>
              <w:bottom w:val="single" w:sz="4" w:space="0" w:color="auto"/>
              <w:right w:val="single" w:sz="4" w:space="0" w:color="auto"/>
            </w:tcBorders>
            <w:shd w:val="clear" w:color="auto" w:fill="auto"/>
            <w:noWrap/>
            <w:vAlign w:val="bottom"/>
            <w:hideMark/>
          </w:tcPr>
          <w:p w14:paraId="62BF5464"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10 min</w:t>
            </w:r>
          </w:p>
        </w:tc>
        <w:tc>
          <w:tcPr>
            <w:tcW w:w="1280" w:type="dxa"/>
            <w:tcBorders>
              <w:top w:val="nil"/>
              <w:left w:val="nil"/>
              <w:bottom w:val="single" w:sz="4" w:space="0" w:color="auto"/>
              <w:right w:val="single" w:sz="4" w:space="0" w:color="auto"/>
            </w:tcBorders>
            <w:shd w:val="clear" w:color="auto" w:fill="auto"/>
            <w:noWrap/>
            <w:vAlign w:val="bottom"/>
            <w:hideMark/>
          </w:tcPr>
          <w:p w14:paraId="61155F69"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 </w:t>
            </w:r>
          </w:p>
        </w:tc>
      </w:tr>
      <w:tr w:rsidR="00516F62" w:rsidRPr="00622A7F" w14:paraId="6C884E43" w14:textId="77777777" w:rsidTr="00516F62">
        <w:trPr>
          <w:trHeight w:val="285"/>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17800BFC"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15°C</w:t>
            </w:r>
          </w:p>
        </w:tc>
        <w:tc>
          <w:tcPr>
            <w:tcW w:w="1120" w:type="dxa"/>
            <w:tcBorders>
              <w:top w:val="nil"/>
              <w:left w:val="nil"/>
              <w:bottom w:val="single" w:sz="4" w:space="0" w:color="auto"/>
              <w:right w:val="single" w:sz="4" w:space="0" w:color="auto"/>
            </w:tcBorders>
            <w:shd w:val="clear" w:color="auto" w:fill="auto"/>
            <w:noWrap/>
            <w:vAlign w:val="bottom"/>
            <w:hideMark/>
          </w:tcPr>
          <w:p w14:paraId="265884A3"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5 min</w:t>
            </w:r>
          </w:p>
        </w:tc>
        <w:tc>
          <w:tcPr>
            <w:tcW w:w="1280" w:type="dxa"/>
            <w:tcBorders>
              <w:top w:val="nil"/>
              <w:left w:val="nil"/>
              <w:bottom w:val="single" w:sz="4" w:space="0" w:color="auto"/>
              <w:right w:val="single" w:sz="4" w:space="0" w:color="auto"/>
            </w:tcBorders>
            <w:shd w:val="clear" w:color="auto" w:fill="auto"/>
            <w:noWrap/>
            <w:vAlign w:val="bottom"/>
            <w:hideMark/>
          </w:tcPr>
          <w:p w14:paraId="2CE51CA2" w14:textId="77777777" w:rsidR="00516F62" w:rsidRPr="00622A7F" w:rsidRDefault="00516F62" w:rsidP="00516F62">
            <w:pPr>
              <w:spacing w:after="0" w:line="240" w:lineRule="auto"/>
              <w:jc w:val="left"/>
              <w:rPr>
                <w:rFonts w:eastAsia="Times New Roman" w:cs="Arial"/>
                <w:color w:val="000000"/>
                <w:sz w:val="22"/>
              </w:rPr>
            </w:pPr>
            <w:r w:rsidRPr="00622A7F">
              <w:rPr>
                <w:rFonts w:eastAsia="Times New Roman" w:cs="Arial"/>
                <w:color w:val="000000"/>
                <w:sz w:val="22"/>
              </w:rPr>
              <w:t> </w:t>
            </w:r>
          </w:p>
        </w:tc>
      </w:tr>
    </w:tbl>
    <w:p w14:paraId="47992FC9" w14:textId="77777777" w:rsidR="004E74EA" w:rsidRPr="00622A7F" w:rsidRDefault="004E74EA" w:rsidP="001022FA">
      <w:pPr>
        <w:rPr>
          <w:rFonts w:cs="Arial"/>
        </w:rPr>
      </w:pPr>
    </w:p>
    <w:p w14:paraId="63443B53" w14:textId="0213943F" w:rsidR="00B055E2" w:rsidRPr="00622A7F" w:rsidRDefault="004E74EA" w:rsidP="001022FA">
      <w:pPr>
        <w:rPr>
          <w:rFonts w:cs="Arial"/>
        </w:rPr>
      </w:pPr>
      <w:r w:rsidRPr="00622A7F">
        <w:rPr>
          <w:rFonts w:cs="Arial"/>
        </w:rPr>
        <w:t>For longer fragments (&gt;1kbp)</w:t>
      </w:r>
      <w:ins w:id="4929" w:author="Hüffmeier, Ulrike" w:date="2021-10-01T11:01:00Z">
        <w:r w:rsidR="00C7607F" w:rsidRPr="00622A7F">
          <w:rPr>
            <w:rFonts w:cs="Arial"/>
          </w:rPr>
          <w:t>,</w:t>
        </w:r>
      </w:ins>
      <w:r w:rsidRPr="00622A7F">
        <w:rPr>
          <w:rFonts w:cs="Arial"/>
        </w:rPr>
        <w:t xml:space="preserve"> the elongation temperature was adjusted (1min per 1kb</w:t>
      </w:r>
      <w:del w:id="4930" w:author="Hüffmeier, Ulrike" w:date="2021-10-01T11:01:00Z">
        <w:r w:rsidRPr="00622A7F" w:rsidDel="00C7607F">
          <w:rPr>
            <w:rFonts w:cs="Arial"/>
          </w:rPr>
          <w:delText>p</w:delText>
        </w:r>
      </w:del>
      <w:r w:rsidRPr="00622A7F">
        <w:rPr>
          <w:rFonts w:cs="Arial"/>
        </w:rPr>
        <w:t xml:space="preserve">). All </w:t>
      </w:r>
      <w:commentRangeStart w:id="4931"/>
      <w:r w:rsidRPr="00622A7F">
        <w:rPr>
          <w:rFonts w:cs="Arial"/>
        </w:rPr>
        <w:t>primer</w:t>
      </w:r>
      <w:r w:rsidR="00F625BB" w:rsidRPr="00622A7F">
        <w:rPr>
          <w:rFonts w:cs="Arial"/>
        </w:rPr>
        <w:t>s</w:t>
      </w:r>
      <w:r w:rsidRPr="00622A7F">
        <w:rPr>
          <w:rFonts w:cs="Arial"/>
        </w:rPr>
        <w:t xml:space="preserve"> used </w:t>
      </w:r>
      <w:commentRangeEnd w:id="4931"/>
      <w:r w:rsidR="00C7607F" w:rsidRPr="00622A7F">
        <w:rPr>
          <w:rStyle w:val="Kommentarzeichen"/>
          <w:rFonts w:cs="Arial"/>
        </w:rPr>
        <w:commentReference w:id="4931"/>
      </w:r>
      <w:r w:rsidRPr="00622A7F">
        <w:rPr>
          <w:rFonts w:cs="Arial"/>
        </w:rPr>
        <w:t>(</w:t>
      </w:r>
      <w:commentRangeStart w:id="4932"/>
      <w:r w:rsidR="00F625BB" w:rsidRPr="00622A7F">
        <w:rPr>
          <w:rFonts w:cs="Arial"/>
        </w:rPr>
        <w:fldChar w:fldCharType="begin"/>
      </w:r>
      <w:r w:rsidR="00F625BB" w:rsidRPr="00622A7F">
        <w:rPr>
          <w:rFonts w:cs="Arial"/>
        </w:rPr>
        <w:instrText xml:space="preserve"> REF _Ref75422440 \h </w:instrText>
      </w:r>
      <w:r w:rsidR="00622A7F">
        <w:rPr>
          <w:rFonts w:cs="Arial"/>
        </w:rPr>
        <w:instrText xml:space="preserve"> \* MERGEFORMAT </w:instrText>
      </w:r>
      <w:r w:rsidR="00F625BB" w:rsidRPr="00622A7F">
        <w:rPr>
          <w:rFonts w:cs="Arial"/>
        </w:rPr>
      </w:r>
      <w:r w:rsidR="00F625BB" w:rsidRPr="00622A7F">
        <w:rPr>
          <w:rFonts w:cs="Arial"/>
        </w:rPr>
        <w:fldChar w:fldCharType="separate"/>
      </w:r>
      <w:ins w:id="4933" w:author="Haskamp, Stefan (extern)" w:date="2022-01-29T13:25:00Z">
        <w:r w:rsidR="002D4AD7" w:rsidRPr="00622A7F">
          <w:rPr>
            <w:rFonts w:cs="Arial"/>
          </w:rPr>
          <w:t xml:space="preserve">Table </w:t>
        </w:r>
        <w:r w:rsidR="002D4AD7">
          <w:rPr>
            <w:rFonts w:cs="Arial"/>
            <w:noProof/>
          </w:rPr>
          <w:t>32</w:t>
        </w:r>
      </w:ins>
      <w:r w:rsidR="00F625BB" w:rsidRPr="00622A7F">
        <w:rPr>
          <w:rFonts w:cs="Arial"/>
        </w:rPr>
        <w:fldChar w:fldCharType="end"/>
      </w:r>
      <w:commentRangeEnd w:id="4932"/>
      <w:r w:rsidR="007F19D7" w:rsidRPr="00622A7F">
        <w:rPr>
          <w:rStyle w:val="Kommentarzeichen"/>
          <w:rFonts w:cs="Arial"/>
        </w:rPr>
        <w:commentReference w:id="4932"/>
      </w:r>
      <w:r w:rsidRPr="00622A7F">
        <w:rPr>
          <w:rFonts w:cs="Arial"/>
        </w:rPr>
        <w:t>) were purchased from Thermo</w:t>
      </w:r>
      <w:ins w:id="4934" w:author="Haskamp, Stefan (extern)" w:date="2022-01-29T12:57:00Z">
        <w:r w:rsidR="007E7A4A">
          <w:rPr>
            <w:rFonts w:cs="Arial"/>
          </w:rPr>
          <w:t xml:space="preserve"> Fisher</w:t>
        </w:r>
      </w:ins>
      <w:r w:rsidRPr="00622A7F">
        <w:rPr>
          <w:rFonts w:cs="Arial"/>
        </w:rPr>
        <w:t xml:space="preserve"> Scientific </w:t>
      </w:r>
      <w:del w:id="4935" w:author="Haskamp, Stefan (extern)" w:date="2022-01-29T12:56:00Z">
        <w:r w:rsidRPr="00622A7F" w:rsidDel="007E7A4A">
          <w:rPr>
            <w:rFonts w:cs="Arial"/>
          </w:rPr>
          <w:delText>F</w:delText>
        </w:r>
      </w:del>
      <w:del w:id="4936" w:author="Haskamp, Stefan (extern)" w:date="2022-01-29T12:57:00Z">
        <w:r w:rsidRPr="00622A7F" w:rsidDel="007E7A4A">
          <w:rPr>
            <w:rFonts w:cs="Arial"/>
          </w:rPr>
          <w:delText xml:space="preserve">isher </w:delText>
        </w:r>
      </w:del>
      <w:r w:rsidRPr="00622A7F">
        <w:rPr>
          <w:rFonts w:cs="Arial"/>
        </w:rPr>
        <w:t xml:space="preserve">and stock solutions (100ng/µl) were generated by dissolving the oligonucleotides in </w:t>
      </w:r>
      <w:commentRangeStart w:id="4937"/>
      <w:r w:rsidRPr="00622A7F">
        <w:rPr>
          <w:rFonts w:cs="Arial"/>
        </w:rPr>
        <w:t>ddH</w:t>
      </w:r>
      <w:r w:rsidRPr="00622A7F">
        <w:rPr>
          <w:rFonts w:cs="Arial"/>
          <w:vertAlign w:val="subscript"/>
        </w:rPr>
        <w:t>2</w:t>
      </w:r>
      <w:r w:rsidRPr="00622A7F">
        <w:rPr>
          <w:rFonts w:cs="Arial"/>
        </w:rPr>
        <w:t>O</w:t>
      </w:r>
      <w:commentRangeEnd w:id="4937"/>
      <w:r w:rsidR="00C7607F" w:rsidRPr="00622A7F">
        <w:rPr>
          <w:rStyle w:val="Kommentarzeichen"/>
          <w:rFonts w:cs="Arial"/>
        </w:rPr>
        <w:commentReference w:id="4937"/>
      </w:r>
      <w:ins w:id="4938" w:author="Haskamp, Stefan (extern)" w:date="2022-01-15T16:01:00Z">
        <w:r w:rsidR="007B2448">
          <w:rPr>
            <w:rFonts w:cs="Arial"/>
          </w:rPr>
          <w:t xml:space="preserve"> (</w:t>
        </w:r>
        <w:r w:rsidR="007B2448" w:rsidRPr="007B2448">
          <w:rPr>
            <w:rFonts w:cs="Arial"/>
          </w:rPr>
          <w:t>double-distilled water</w:t>
        </w:r>
        <w:r w:rsidR="007B2448">
          <w:rPr>
            <w:rFonts w:cs="Arial"/>
          </w:rPr>
          <w:t>)</w:t>
        </w:r>
      </w:ins>
      <w:r w:rsidRPr="00622A7F">
        <w:rPr>
          <w:rFonts w:cs="Arial"/>
        </w:rPr>
        <w:t>. For working solutions, a conce</w:t>
      </w:r>
      <w:r w:rsidR="008300E2" w:rsidRPr="00622A7F">
        <w:rPr>
          <w:rFonts w:cs="Arial"/>
        </w:rPr>
        <w:t xml:space="preserve">ntration of 20ng/µl </w:t>
      </w:r>
      <w:r w:rsidR="00F625BB" w:rsidRPr="00622A7F">
        <w:rPr>
          <w:rFonts w:cs="Arial"/>
        </w:rPr>
        <w:t>was</w:t>
      </w:r>
      <w:r w:rsidR="008300E2" w:rsidRPr="00622A7F">
        <w:rPr>
          <w:rFonts w:cs="Arial"/>
        </w:rPr>
        <w:t xml:space="preserve"> used. </w:t>
      </w:r>
      <w:ins w:id="4939" w:author="Stefan" w:date="2021-10-05T10:26:00Z">
        <w:r w:rsidR="005D6492" w:rsidRPr="00622A7F">
          <w:rPr>
            <w:rFonts w:cs="Arial"/>
          </w:rPr>
          <w:lastRenderedPageBreak/>
          <w:t xml:space="preserve">The primers were designed with the tool </w:t>
        </w:r>
      </w:ins>
      <w:ins w:id="4940" w:author="Stefan" w:date="2021-10-05T10:28:00Z">
        <w:r w:rsidR="005D6492" w:rsidRPr="00622A7F">
          <w:rPr>
            <w:rFonts w:cs="Arial"/>
          </w:rPr>
          <w:t xml:space="preserve">Primer3web and tested with the </w:t>
        </w:r>
        <w:r w:rsidR="005D6492" w:rsidRPr="00622A7F">
          <w:rPr>
            <w:rFonts w:cs="Arial"/>
            <w:i/>
            <w:rPrChange w:id="4941" w:author="Stefan" w:date="2021-10-05T10:29:00Z">
              <w:rPr>
                <w:rFonts w:cs="Arial"/>
              </w:rPr>
            </w:rPrChange>
          </w:rPr>
          <w:t>in-</w:t>
        </w:r>
      </w:ins>
      <w:ins w:id="4942" w:author="Stefan" w:date="2021-10-05T10:29:00Z">
        <w:r w:rsidR="005D6492" w:rsidRPr="00622A7F">
          <w:rPr>
            <w:rFonts w:cs="Arial"/>
            <w:i/>
            <w:rPrChange w:id="4943" w:author="Stefan" w:date="2021-10-05T10:29:00Z">
              <w:rPr>
                <w:rFonts w:cs="Arial"/>
              </w:rPr>
            </w:rPrChange>
          </w:rPr>
          <w:t>silico</w:t>
        </w:r>
        <w:r w:rsidR="005D6492" w:rsidRPr="00622A7F">
          <w:rPr>
            <w:rFonts w:cs="Arial"/>
          </w:rPr>
          <w:t xml:space="preserve"> PCR tool from the UCSC genome browser. </w:t>
        </w:r>
      </w:ins>
    </w:p>
    <w:p w14:paraId="126D82FF" w14:textId="77777777" w:rsidR="004E74EA" w:rsidRPr="00622A7F" w:rsidRDefault="004E74EA" w:rsidP="001022FA">
      <w:pPr>
        <w:rPr>
          <w:rFonts w:cs="Arial"/>
        </w:rPr>
      </w:pPr>
    </w:p>
    <w:p w14:paraId="2F33F383" w14:textId="540BF647" w:rsidR="00242696" w:rsidRPr="00622A7F" w:rsidRDefault="00242696" w:rsidP="001022FA">
      <w:pPr>
        <w:pStyle w:val="berschrift2"/>
        <w:rPr>
          <w:rFonts w:cs="Arial"/>
        </w:rPr>
      </w:pPr>
      <w:bookmarkStart w:id="4944" w:name="_Toc91488909"/>
      <w:r w:rsidRPr="00622A7F">
        <w:rPr>
          <w:rFonts w:cs="Arial"/>
        </w:rPr>
        <w:t>Agarose gel electrophoresis</w:t>
      </w:r>
      <w:bookmarkEnd w:id="4944"/>
    </w:p>
    <w:p w14:paraId="69F3F0E9" w14:textId="6BB977EB" w:rsidR="004E74EA" w:rsidRPr="00622A7F" w:rsidRDefault="000F3403" w:rsidP="001022FA">
      <w:pPr>
        <w:rPr>
          <w:rFonts w:cs="Arial"/>
        </w:rPr>
      </w:pPr>
      <w:r w:rsidRPr="00622A7F">
        <w:rPr>
          <w:rFonts w:cs="Arial"/>
        </w:rPr>
        <w:t xml:space="preserve">To test whether PCR </w:t>
      </w:r>
      <w:r w:rsidR="008300E2" w:rsidRPr="00622A7F">
        <w:rPr>
          <w:rFonts w:cs="Arial"/>
        </w:rPr>
        <w:t>fragments</w:t>
      </w:r>
      <w:r w:rsidRPr="00622A7F">
        <w:rPr>
          <w:rFonts w:cs="Arial"/>
        </w:rPr>
        <w:t xml:space="preserve"> have the expected size</w:t>
      </w:r>
      <w:r w:rsidR="004E74EA" w:rsidRPr="00622A7F">
        <w:rPr>
          <w:rFonts w:cs="Arial"/>
        </w:rPr>
        <w:t xml:space="preserve">, agarose gel electrophoresis was performed. </w:t>
      </w:r>
      <w:r w:rsidRPr="00622A7F">
        <w:rPr>
          <w:rFonts w:cs="Arial"/>
        </w:rPr>
        <w:t>The</w:t>
      </w:r>
      <w:r w:rsidR="004E74EA" w:rsidRPr="00622A7F">
        <w:rPr>
          <w:rFonts w:cs="Arial"/>
        </w:rPr>
        <w:t xml:space="preserve"> agarose content of gels was </w:t>
      </w:r>
      <w:r w:rsidRPr="00622A7F">
        <w:rPr>
          <w:rFonts w:cs="Arial"/>
        </w:rPr>
        <w:t>1.5</w:t>
      </w:r>
      <w:r w:rsidR="004E74EA" w:rsidRPr="00622A7F">
        <w:rPr>
          <w:rFonts w:cs="Arial"/>
        </w:rPr>
        <w:t>%. peqGREEN DNA/RNA binding dye</w:t>
      </w:r>
      <w:ins w:id="4945" w:author="Stefan" w:date="2021-10-05T11:51:00Z">
        <w:r w:rsidR="000401D6" w:rsidRPr="00622A7F">
          <w:rPr>
            <w:rFonts w:cs="Arial"/>
          </w:rPr>
          <w:t xml:space="preserve"> (Peqlab)</w:t>
        </w:r>
      </w:ins>
      <w:r w:rsidR="004E74EA" w:rsidRPr="00622A7F">
        <w:rPr>
          <w:rFonts w:cs="Arial"/>
        </w:rPr>
        <w:t xml:space="preserve"> was added</w:t>
      </w:r>
      <w:r w:rsidRPr="00622A7F">
        <w:rPr>
          <w:rFonts w:cs="Arial"/>
        </w:rPr>
        <w:t xml:space="preserve"> and</w:t>
      </w:r>
      <w:r w:rsidR="00F625BB" w:rsidRPr="00622A7F">
        <w:rPr>
          <w:rFonts w:cs="Arial"/>
        </w:rPr>
        <w:t xml:space="preserve"> the</w:t>
      </w:r>
      <w:r w:rsidRPr="00622A7F">
        <w:rPr>
          <w:rFonts w:cs="Arial"/>
        </w:rPr>
        <w:t xml:space="preserve"> gel was stored at 65 °C until use.</w:t>
      </w:r>
      <w:r w:rsidR="004E74EA" w:rsidRPr="00622A7F">
        <w:rPr>
          <w:rFonts w:cs="Arial"/>
        </w:rPr>
        <w:t xml:space="preserve"> Before loading,</w:t>
      </w:r>
      <w:r w:rsidRPr="00622A7F">
        <w:rPr>
          <w:rFonts w:cs="Arial"/>
        </w:rPr>
        <w:t xml:space="preserve"> </w:t>
      </w:r>
      <w:del w:id="4946" w:author="Hüffmeier, Ulrike" w:date="2021-11-25T19:43:00Z">
        <w:r w:rsidRPr="00622A7F" w:rsidDel="000A40BB">
          <w:rPr>
            <w:rFonts w:cs="Arial"/>
          </w:rPr>
          <w:delText>3µL</w:delText>
        </w:r>
        <w:r w:rsidR="004E74EA" w:rsidRPr="00622A7F" w:rsidDel="000A40BB">
          <w:rPr>
            <w:rFonts w:cs="Arial"/>
          </w:rPr>
          <w:delText xml:space="preserve"> </w:delText>
        </w:r>
      </w:del>
      <w:ins w:id="4947" w:author="Hüffmeier, Ulrike" w:date="2021-11-25T19:43:00Z">
        <w:r w:rsidR="000A40BB" w:rsidRPr="00622A7F">
          <w:rPr>
            <w:rFonts w:cs="Arial"/>
          </w:rPr>
          <w:t>3µ</w:t>
        </w:r>
        <w:r w:rsidR="000A40BB">
          <w:rPr>
            <w:rFonts w:cs="Arial"/>
          </w:rPr>
          <w:t>l</w:t>
        </w:r>
        <w:r w:rsidR="000A40BB" w:rsidRPr="00622A7F">
          <w:rPr>
            <w:rFonts w:cs="Arial"/>
          </w:rPr>
          <w:t xml:space="preserve"> </w:t>
        </w:r>
      </w:ins>
      <w:r w:rsidR="004E74EA" w:rsidRPr="00622A7F">
        <w:rPr>
          <w:rFonts w:cs="Arial"/>
        </w:rPr>
        <w:t>loading dye was added to</w:t>
      </w:r>
      <w:r w:rsidRPr="00622A7F">
        <w:rPr>
          <w:rFonts w:cs="Arial"/>
        </w:rPr>
        <w:t xml:space="preserve"> 3µl of </w:t>
      </w:r>
      <w:r w:rsidR="004E74EA" w:rsidRPr="00622A7F">
        <w:rPr>
          <w:rFonts w:cs="Arial"/>
        </w:rPr>
        <w:t xml:space="preserve">PCR product. Gels were </w:t>
      </w:r>
      <w:r w:rsidRPr="00622A7F">
        <w:rPr>
          <w:rFonts w:cs="Arial"/>
        </w:rPr>
        <w:t>performed</w:t>
      </w:r>
      <w:r w:rsidR="004E74EA" w:rsidRPr="00622A7F">
        <w:rPr>
          <w:rFonts w:cs="Arial"/>
        </w:rPr>
        <w:t xml:space="preserve"> in TBE-filled electrophoresis chambers and </w:t>
      </w:r>
      <w:r w:rsidRPr="00622A7F">
        <w:rPr>
          <w:rFonts w:cs="Arial"/>
        </w:rPr>
        <w:t xml:space="preserve">a picture was taken </w:t>
      </w:r>
      <w:r w:rsidR="004E74EA" w:rsidRPr="00622A7F">
        <w:rPr>
          <w:rFonts w:cs="Arial"/>
        </w:rPr>
        <w:t xml:space="preserve">on a ChemiDoc™ Touch Imaging System </w:t>
      </w:r>
      <w:commentRangeStart w:id="4948"/>
      <w:r w:rsidR="004E74EA" w:rsidRPr="00622A7F">
        <w:rPr>
          <w:rFonts w:cs="Arial"/>
        </w:rPr>
        <w:t>(Bio-Rad)</w:t>
      </w:r>
      <w:commentRangeEnd w:id="4948"/>
      <w:r w:rsidR="00C7607F" w:rsidRPr="00622A7F">
        <w:rPr>
          <w:rStyle w:val="Kommentarzeichen"/>
          <w:rFonts w:cs="Arial"/>
        </w:rPr>
        <w:commentReference w:id="4948"/>
      </w:r>
      <w:r w:rsidR="004E74EA" w:rsidRPr="00622A7F">
        <w:rPr>
          <w:rFonts w:cs="Arial"/>
        </w:rPr>
        <w:t>.</w:t>
      </w:r>
    </w:p>
    <w:p w14:paraId="6D6E1204" w14:textId="4D30C5DF" w:rsidR="004E74EA" w:rsidRPr="00622A7F" w:rsidRDefault="000F3403" w:rsidP="001022FA">
      <w:pPr>
        <w:pStyle w:val="berschrift2"/>
        <w:rPr>
          <w:rFonts w:cs="Arial"/>
        </w:rPr>
      </w:pPr>
      <w:bookmarkStart w:id="4949" w:name="_Toc91488910"/>
      <w:r w:rsidRPr="00622A7F">
        <w:rPr>
          <w:rFonts w:cs="Arial"/>
        </w:rPr>
        <w:t>Sanger sequencing</w:t>
      </w:r>
      <w:bookmarkEnd w:id="4949"/>
    </w:p>
    <w:p w14:paraId="6323CD3B" w14:textId="659D41EE" w:rsidR="000F3403" w:rsidRPr="00622A7F" w:rsidRDefault="000F3403" w:rsidP="001022FA">
      <w:pPr>
        <w:rPr>
          <w:rFonts w:cs="Arial"/>
        </w:rPr>
      </w:pPr>
      <w:r w:rsidRPr="00622A7F">
        <w:rPr>
          <w:rFonts w:cs="Arial"/>
        </w:rPr>
        <w:t>Sanger sequencing was used to determine the sequence of base</w:t>
      </w:r>
      <w:r w:rsidR="00C64120" w:rsidRPr="00622A7F">
        <w:rPr>
          <w:rFonts w:cs="Arial"/>
        </w:rPr>
        <w:t xml:space="preserve"> </w:t>
      </w:r>
      <w:r w:rsidRPr="00622A7F">
        <w:rPr>
          <w:rFonts w:cs="Arial"/>
        </w:rPr>
        <w:t xml:space="preserve">pairs on specific DNA fragments, as introduced by Sanger </w:t>
      </w:r>
      <w:ins w:id="4950" w:author="Hüffmeier, Ulrike" w:date="2021-10-01T11:35:00Z">
        <w:r w:rsidR="00E11272" w:rsidRPr="00622A7F">
          <w:rPr>
            <w:rFonts w:cs="Arial"/>
          </w:rPr>
          <w:t xml:space="preserve">et al. </w:t>
        </w:r>
      </w:ins>
      <w:del w:id="4951" w:author="Haskamp, Stefan (extern)" w:date="2021-10-17T15:03:00Z">
        <w:r w:rsidRPr="00622A7F" w:rsidDel="002A29D9">
          <w:rPr>
            <w:rFonts w:cs="Arial"/>
          </w:rPr>
          <w:delText>in 1977</w:delText>
        </w:r>
      </w:del>
      <w:r w:rsidR="009A7AD4">
        <w:rPr>
          <w:rFonts w:cs="Arial"/>
        </w:rPr>
        <w:t>{, 1977 #1030}</w:t>
      </w:r>
      <w:del w:id="4952" w:author="Haskamp, Stefan (extern)" w:date="2021-10-17T15:03:00Z">
        <w:r w:rsidRPr="00622A7F" w:rsidDel="002A29D9">
          <w:rPr>
            <w:rFonts w:cs="Arial"/>
          </w:rPr>
          <w:delText xml:space="preserve"> </w:delText>
        </w:r>
      </w:del>
      <w:commentRangeStart w:id="4953"/>
      <w:commentRangeEnd w:id="4953"/>
      <w:r w:rsidR="00E11272" w:rsidRPr="00622A7F">
        <w:rPr>
          <w:rStyle w:val="Kommentarzeichen"/>
          <w:rFonts w:cs="Arial"/>
        </w:rPr>
        <w:commentReference w:id="4953"/>
      </w:r>
      <w:r w:rsidRPr="00622A7F">
        <w:rPr>
          <w:rFonts w:cs="Arial"/>
        </w:rPr>
        <w:t>.</w:t>
      </w:r>
    </w:p>
    <w:p w14:paraId="02B6581F" w14:textId="49EC39D4" w:rsidR="00C64120" w:rsidRPr="00622A7F" w:rsidRDefault="00C64120" w:rsidP="001022FA">
      <w:pPr>
        <w:rPr>
          <w:rFonts w:cs="Arial"/>
        </w:rPr>
      </w:pPr>
      <w:commentRangeStart w:id="4954"/>
      <w:commentRangeStart w:id="4955"/>
      <w:del w:id="4956" w:author="Haskamp, Stefan (extern)" w:date="2022-01-15T16:04:00Z">
        <w:r w:rsidRPr="00622A7F" w:rsidDel="007B2448">
          <w:rPr>
            <w:rFonts w:cs="Arial"/>
          </w:rPr>
          <w:delText>To prevent contamination</w:delText>
        </w:r>
        <w:commentRangeEnd w:id="4954"/>
        <w:r w:rsidR="000A40BB" w:rsidDel="007B2448">
          <w:rPr>
            <w:rStyle w:val="Kommentarzeichen"/>
          </w:rPr>
          <w:commentReference w:id="4954"/>
        </w:r>
        <w:commentRangeEnd w:id="4955"/>
        <w:r w:rsidR="007B2448" w:rsidDel="007B2448">
          <w:rPr>
            <w:rStyle w:val="Kommentarzeichen"/>
          </w:rPr>
          <w:commentReference w:id="4955"/>
        </w:r>
        <w:r w:rsidRPr="00622A7F" w:rsidDel="007B2448">
          <w:rPr>
            <w:rFonts w:cs="Arial"/>
          </w:rPr>
          <w:delText xml:space="preserve">, we purified </w:delText>
        </w:r>
      </w:del>
      <w:r w:rsidRPr="00622A7F">
        <w:rPr>
          <w:rFonts w:cs="Arial"/>
        </w:rPr>
        <w:t xml:space="preserve">PCR products </w:t>
      </w:r>
      <w:ins w:id="4957" w:author="Haskamp, Stefan (extern)" w:date="2022-01-15T16:04:00Z">
        <w:r w:rsidR="007B2448">
          <w:rPr>
            <w:rFonts w:cs="Arial"/>
          </w:rPr>
          <w:t xml:space="preserve">were purified </w:t>
        </w:r>
      </w:ins>
      <w:r w:rsidRPr="00622A7F">
        <w:rPr>
          <w:rFonts w:cs="Arial"/>
        </w:rPr>
        <w:t>with the Agencourt® AMPure® kit (Beckman Coulter) using the pipetting robot Biomek® NXP (Beckman Coulter). The sequencing reaction was performed using the BigDye® Terminator v3.1 cycle sequencing kit (Thermo Fisher Scientific</w:t>
      </w:r>
      <w:r w:rsidR="002551B5" w:rsidRPr="00622A7F">
        <w:rPr>
          <w:rFonts w:cs="Arial"/>
        </w:rPr>
        <w:t xml:space="preserve">, </w:t>
      </w:r>
      <w:r w:rsidR="00A22BCE" w:rsidRPr="00622A7F">
        <w:rPr>
          <w:rFonts w:cs="Arial"/>
        </w:rPr>
        <w:fldChar w:fldCharType="begin"/>
      </w:r>
      <w:r w:rsidR="00A22BCE" w:rsidRPr="00622A7F">
        <w:rPr>
          <w:rFonts w:cs="Arial"/>
        </w:rPr>
        <w:instrText xml:space="preserve"> REF _Ref72142333 \h </w:instrText>
      </w:r>
      <w:r w:rsidR="00622A7F">
        <w:rPr>
          <w:rFonts w:cs="Arial"/>
        </w:rPr>
        <w:instrText xml:space="preserve"> \* MERGEFORMAT </w:instrText>
      </w:r>
      <w:r w:rsidR="00A22BCE" w:rsidRPr="00622A7F">
        <w:rPr>
          <w:rFonts w:cs="Arial"/>
        </w:rPr>
      </w:r>
      <w:r w:rsidR="00A22BCE" w:rsidRPr="00622A7F">
        <w:rPr>
          <w:rFonts w:cs="Arial"/>
        </w:rPr>
        <w:fldChar w:fldCharType="separate"/>
      </w:r>
      <w:ins w:id="4958" w:author="Haskamp, Stefan (extern)" w:date="2022-01-29T13:25:00Z">
        <w:r w:rsidR="002D4AD7" w:rsidRPr="00622A7F">
          <w:rPr>
            <w:rFonts w:cs="Arial"/>
          </w:rPr>
          <w:t xml:space="preserve">Table </w:t>
        </w:r>
        <w:r w:rsidR="002D4AD7">
          <w:rPr>
            <w:rFonts w:cs="Arial"/>
            <w:noProof/>
          </w:rPr>
          <w:t>18</w:t>
        </w:r>
      </w:ins>
      <w:r w:rsidR="00A22BCE" w:rsidRPr="00622A7F">
        <w:rPr>
          <w:rFonts w:cs="Arial"/>
        </w:rPr>
        <w:fldChar w:fldCharType="end"/>
      </w:r>
      <w:r w:rsidRPr="00622A7F">
        <w:rPr>
          <w:rFonts w:cs="Arial"/>
        </w:rPr>
        <w:t>)</w:t>
      </w:r>
      <w:r w:rsidR="002551B5" w:rsidRPr="00622A7F">
        <w:rPr>
          <w:rFonts w:cs="Arial"/>
        </w:rPr>
        <w:t>.</w:t>
      </w:r>
    </w:p>
    <w:p w14:paraId="40D8D227" w14:textId="451DB456" w:rsidR="00DA42F8" w:rsidRPr="00622A7F" w:rsidRDefault="00DA42F8" w:rsidP="001022FA">
      <w:pPr>
        <w:pStyle w:val="Beschriftung"/>
        <w:rPr>
          <w:rFonts w:cs="Arial"/>
        </w:rPr>
      </w:pPr>
      <w:bookmarkStart w:id="4959" w:name="_Ref72142333"/>
      <w:bookmarkStart w:id="4960" w:name="_Toc72141991"/>
      <w:bookmarkStart w:id="4961" w:name="_Toc94355268"/>
      <w:r w:rsidRPr="00622A7F">
        <w:rPr>
          <w:rFonts w:cs="Arial"/>
        </w:rPr>
        <w:t xml:space="preserve">Table </w:t>
      </w:r>
      <w:ins w:id="4962"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4963" w:author="Haskamp, Stefan" w:date="2022-02-05T20:56:00Z">
        <w:r w:rsidR="005A4AC0">
          <w:rPr>
            <w:rFonts w:cs="Arial"/>
            <w:noProof/>
          </w:rPr>
          <w:t>19</w:t>
        </w:r>
        <w:r w:rsidR="005A4AC0">
          <w:rPr>
            <w:rFonts w:cs="Arial"/>
          </w:rPr>
          <w:fldChar w:fldCharType="end"/>
        </w:r>
      </w:ins>
      <w:del w:id="4964"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18</w:delText>
        </w:r>
        <w:r w:rsidRPr="00622A7F" w:rsidDel="005A4AC0">
          <w:rPr>
            <w:rFonts w:cs="Arial"/>
          </w:rPr>
          <w:fldChar w:fldCharType="end"/>
        </w:r>
      </w:del>
      <w:bookmarkEnd w:id="4959"/>
      <w:r w:rsidR="0076546C" w:rsidRPr="00622A7F">
        <w:rPr>
          <w:rFonts w:cs="Arial"/>
        </w:rPr>
        <w:t xml:space="preserve">: </w:t>
      </w:r>
      <w:del w:id="4965" w:author="ulrike.hueffmeier@gmail.com" w:date="2021-11-26T14:24:00Z">
        <w:r w:rsidR="0076546C" w:rsidRPr="00622A7F" w:rsidDel="00783D92">
          <w:rPr>
            <w:rFonts w:cs="Arial"/>
          </w:rPr>
          <w:delText xml:space="preserve">sequencing </w:delText>
        </w:r>
      </w:del>
      <w:ins w:id="4966" w:author="ulrike.hueffmeier@gmail.com" w:date="2021-11-26T14:24:00Z">
        <w:r w:rsidR="00783D92">
          <w:rPr>
            <w:rFonts w:cs="Arial"/>
          </w:rPr>
          <w:t>S</w:t>
        </w:r>
        <w:r w:rsidR="00783D92" w:rsidRPr="00622A7F">
          <w:rPr>
            <w:rFonts w:cs="Arial"/>
          </w:rPr>
          <w:t xml:space="preserve">equencing </w:t>
        </w:r>
      </w:ins>
      <w:r w:rsidR="0076546C" w:rsidRPr="00622A7F">
        <w:rPr>
          <w:rFonts w:cs="Arial"/>
        </w:rPr>
        <w:t>reaction</w:t>
      </w:r>
      <w:bookmarkEnd w:id="4960"/>
      <w:bookmarkEnd w:id="4961"/>
    </w:p>
    <w:tbl>
      <w:tblPr>
        <w:tblW w:w="4248" w:type="dxa"/>
        <w:tblLook w:val="04A0" w:firstRow="1" w:lastRow="0" w:firstColumn="1" w:lastColumn="0" w:noHBand="0" w:noVBand="1"/>
      </w:tblPr>
      <w:tblGrid>
        <w:gridCol w:w="2620"/>
        <w:gridCol w:w="1628"/>
      </w:tblGrid>
      <w:tr w:rsidR="007447D4" w:rsidRPr="00622A7F" w14:paraId="1F5EFFC0" w14:textId="77777777" w:rsidTr="00DA42F8">
        <w:trPr>
          <w:trHeight w:val="300"/>
        </w:trPr>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7B3452" w14:textId="77777777" w:rsidR="007447D4" w:rsidRPr="00622A7F" w:rsidRDefault="007447D4" w:rsidP="001022FA">
            <w:pPr>
              <w:pStyle w:val="Titel"/>
              <w:rPr>
                <w:b/>
              </w:rPr>
            </w:pPr>
            <w:r w:rsidRPr="00622A7F">
              <w:rPr>
                <w:b/>
              </w:rPr>
              <w:t>Reagent</w:t>
            </w:r>
          </w:p>
        </w:tc>
        <w:tc>
          <w:tcPr>
            <w:tcW w:w="1628" w:type="dxa"/>
            <w:tcBorders>
              <w:top w:val="single" w:sz="4" w:space="0" w:color="auto"/>
              <w:left w:val="nil"/>
              <w:bottom w:val="single" w:sz="4" w:space="0" w:color="auto"/>
              <w:right w:val="single" w:sz="4" w:space="0" w:color="auto"/>
            </w:tcBorders>
            <w:shd w:val="clear" w:color="auto" w:fill="auto"/>
            <w:noWrap/>
            <w:vAlign w:val="bottom"/>
            <w:hideMark/>
          </w:tcPr>
          <w:p w14:paraId="2C930622" w14:textId="77777777" w:rsidR="007447D4" w:rsidRPr="00622A7F" w:rsidRDefault="007447D4" w:rsidP="001022FA">
            <w:pPr>
              <w:pStyle w:val="Titel"/>
              <w:rPr>
                <w:b/>
              </w:rPr>
            </w:pPr>
            <w:r w:rsidRPr="00622A7F">
              <w:rPr>
                <w:b/>
              </w:rPr>
              <w:t>Volume [µl]</w:t>
            </w:r>
          </w:p>
        </w:tc>
      </w:tr>
      <w:tr w:rsidR="007447D4" w:rsidRPr="00622A7F" w14:paraId="047E7CC3" w14:textId="77777777" w:rsidTr="00DA42F8">
        <w:trPr>
          <w:trHeight w:val="28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1A862179" w14:textId="77777777" w:rsidR="007447D4" w:rsidRPr="00622A7F" w:rsidRDefault="007447D4" w:rsidP="001022FA">
            <w:pPr>
              <w:pStyle w:val="Titel"/>
            </w:pPr>
            <w:r w:rsidRPr="00622A7F">
              <w:t>Sequencing Buffer</w:t>
            </w:r>
          </w:p>
        </w:tc>
        <w:tc>
          <w:tcPr>
            <w:tcW w:w="1628" w:type="dxa"/>
            <w:tcBorders>
              <w:top w:val="nil"/>
              <w:left w:val="nil"/>
              <w:bottom w:val="single" w:sz="4" w:space="0" w:color="auto"/>
              <w:right w:val="single" w:sz="4" w:space="0" w:color="auto"/>
            </w:tcBorders>
            <w:shd w:val="clear" w:color="auto" w:fill="auto"/>
            <w:noWrap/>
            <w:vAlign w:val="bottom"/>
            <w:hideMark/>
          </w:tcPr>
          <w:p w14:paraId="26BEE5B1" w14:textId="77777777" w:rsidR="007447D4" w:rsidRPr="00622A7F" w:rsidRDefault="007447D4" w:rsidP="001022FA">
            <w:pPr>
              <w:pStyle w:val="Titel"/>
            </w:pPr>
            <w:r w:rsidRPr="00622A7F">
              <w:t>2</w:t>
            </w:r>
          </w:p>
        </w:tc>
      </w:tr>
      <w:tr w:rsidR="007447D4" w:rsidRPr="00622A7F" w14:paraId="1DA0FA27" w14:textId="77777777" w:rsidTr="00DA42F8">
        <w:trPr>
          <w:trHeight w:val="28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038506EE" w14:textId="77777777" w:rsidR="007447D4" w:rsidRPr="00622A7F" w:rsidRDefault="007447D4" w:rsidP="001022FA">
            <w:pPr>
              <w:pStyle w:val="Titel"/>
            </w:pPr>
            <w:r w:rsidRPr="00622A7F">
              <w:t>Premix</w:t>
            </w:r>
          </w:p>
        </w:tc>
        <w:tc>
          <w:tcPr>
            <w:tcW w:w="1628" w:type="dxa"/>
            <w:tcBorders>
              <w:top w:val="nil"/>
              <w:left w:val="nil"/>
              <w:bottom w:val="single" w:sz="4" w:space="0" w:color="auto"/>
              <w:right w:val="single" w:sz="4" w:space="0" w:color="auto"/>
            </w:tcBorders>
            <w:shd w:val="clear" w:color="auto" w:fill="auto"/>
            <w:noWrap/>
            <w:vAlign w:val="bottom"/>
            <w:hideMark/>
          </w:tcPr>
          <w:p w14:paraId="216793E2" w14:textId="38AC0FF4" w:rsidR="007447D4" w:rsidRPr="00622A7F" w:rsidRDefault="007447D4" w:rsidP="00A047A2">
            <w:pPr>
              <w:pStyle w:val="Titel"/>
            </w:pPr>
            <w:r w:rsidRPr="00622A7F">
              <w:t>0</w:t>
            </w:r>
            <w:ins w:id="4967" w:author="Haskamp, Stefan (extern)" w:date="2022-01-15T16:05:00Z">
              <w:r w:rsidR="007B2448">
                <w:t>.</w:t>
              </w:r>
            </w:ins>
            <w:commentRangeStart w:id="4968"/>
            <w:del w:id="4969" w:author="Haskamp, Stefan (extern)" w:date="2022-01-15T16:05:00Z">
              <w:r w:rsidRPr="00622A7F" w:rsidDel="007B2448">
                <w:delText>,</w:delText>
              </w:r>
            </w:del>
            <w:commentRangeEnd w:id="4968"/>
            <w:r w:rsidR="000A40BB">
              <w:rPr>
                <w:rStyle w:val="Kommentarzeichen"/>
                <w:rFonts w:eastAsiaTheme="minorHAnsi" w:cstheme="minorBidi"/>
                <w:color w:val="auto"/>
                <w:lang w:eastAsia="en-US"/>
              </w:rPr>
              <w:commentReference w:id="4968"/>
            </w:r>
            <w:r w:rsidRPr="00622A7F">
              <w:t>25</w:t>
            </w:r>
          </w:p>
        </w:tc>
      </w:tr>
      <w:tr w:rsidR="007447D4" w:rsidRPr="00622A7F" w14:paraId="43C44AC0" w14:textId="77777777" w:rsidTr="00DA42F8">
        <w:trPr>
          <w:trHeight w:val="28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43A974B9" w14:textId="77777777" w:rsidR="007447D4" w:rsidRPr="00622A7F" w:rsidRDefault="007447D4" w:rsidP="001022FA">
            <w:pPr>
              <w:pStyle w:val="Titel"/>
            </w:pPr>
            <w:r w:rsidRPr="00622A7F">
              <w:t>H2O</w:t>
            </w:r>
          </w:p>
        </w:tc>
        <w:tc>
          <w:tcPr>
            <w:tcW w:w="1628" w:type="dxa"/>
            <w:tcBorders>
              <w:top w:val="nil"/>
              <w:left w:val="nil"/>
              <w:bottom w:val="single" w:sz="4" w:space="0" w:color="auto"/>
              <w:right w:val="single" w:sz="4" w:space="0" w:color="auto"/>
            </w:tcBorders>
            <w:shd w:val="clear" w:color="auto" w:fill="auto"/>
            <w:noWrap/>
            <w:vAlign w:val="bottom"/>
            <w:hideMark/>
          </w:tcPr>
          <w:p w14:paraId="56EFACC8" w14:textId="77777777" w:rsidR="007447D4" w:rsidRPr="00622A7F" w:rsidRDefault="007447D4" w:rsidP="001022FA">
            <w:pPr>
              <w:pStyle w:val="Titel"/>
            </w:pPr>
            <w:r w:rsidRPr="00622A7F">
              <w:t>2</w:t>
            </w:r>
          </w:p>
        </w:tc>
      </w:tr>
      <w:tr w:rsidR="007447D4" w:rsidRPr="00622A7F" w14:paraId="081B51F2" w14:textId="77777777" w:rsidTr="00DA42F8">
        <w:trPr>
          <w:trHeight w:val="28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5C747646" w14:textId="77777777" w:rsidR="007447D4" w:rsidRPr="00622A7F" w:rsidRDefault="007447D4" w:rsidP="001022FA">
            <w:pPr>
              <w:pStyle w:val="Titel"/>
            </w:pPr>
            <w:r w:rsidRPr="00622A7F">
              <w:t>DMSO</w:t>
            </w:r>
          </w:p>
        </w:tc>
        <w:tc>
          <w:tcPr>
            <w:tcW w:w="1628" w:type="dxa"/>
            <w:tcBorders>
              <w:top w:val="nil"/>
              <w:left w:val="nil"/>
              <w:bottom w:val="single" w:sz="4" w:space="0" w:color="auto"/>
              <w:right w:val="single" w:sz="4" w:space="0" w:color="auto"/>
            </w:tcBorders>
            <w:shd w:val="clear" w:color="auto" w:fill="auto"/>
            <w:noWrap/>
            <w:vAlign w:val="bottom"/>
            <w:hideMark/>
          </w:tcPr>
          <w:p w14:paraId="7AEA430D" w14:textId="0C74923A" w:rsidR="007447D4" w:rsidRPr="00622A7F" w:rsidRDefault="007447D4" w:rsidP="00A047A2">
            <w:pPr>
              <w:pStyle w:val="Titel"/>
            </w:pPr>
            <w:r w:rsidRPr="00622A7F">
              <w:t>0</w:t>
            </w:r>
            <w:del w:id="4970" w:author="Haskamp, Stefan (extern)" w:date="2022-01-15T16:05:00Z">
              <w:r w:rsidRPr="00622A7F" w:rsidDel="007B2448">
                <w:delText>,</w:delText>
              </w:r>
            </w:del>
            <w:ins w:id="4971" w:author="Haskamp, Stefan (extern)" w:date="2022-01-15T16:05:00Z">
              <w:r w:rsidR="007B2448">
                <w:t>.</w:t>
              </w:r>
            </w:ins>
            <w:r w:rsidRPr="00622A7F">
              <w:t>25</w:t>
            </w:r>
          </w:p>
        </w:tc>
      </w:tr>
      <w:tr w:rsidR="007447D4" w:rsidRPr="00622A7F" w14:paraId="18402EB6" w14:textId="77777777" w:rsidTr="00DA42F8">
        <w:trPr>
          <w:trHeight w:val="28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1B236D16" w14:textId="77777777" w:rsidR="007447D4" w:rsidRPr="00622A7F" w:rsidRDefault="007447D4" w:rsidP="001022FA">
            <w:pPr>
              <w:pStyle w:val="Titel"/>
            </w:pPr>
            <w:r w:rsidRPr="00622A7F">
              <w:t>forward or reverse primer</w:t>
            </w:r>
          </w:p>
        </w:tc>
        <w:tc>
          <w:tcPr>
            <w:tcW w:w="1628" w:type="dxa"/>
            <w:tcBorders>
              <w:top w:val="nil"/>
              <w:left w:val="nil"/>
              <w:bottom w:val="single" w:sz="4" w:space="0" w:color="auto"/>
              <w:right w:val="single" w:sz="4" w:space="0" w:color="auto"/>
            </w:tcBorders>
            <w:shd w:val="clear" w:color="auto" w:fill="auto"/>
            <w:noWrap/>
            <w:vAlign w:val="bottom"/>
            <w:hideMark/>
          </w:tcPr>
          <w:p w14:paraId="391C9300" w14:textId="7481AE0F" w:rsidR="007447D4" w:rsidRPr="00622A7F" w:rsidRDefault="007447D4" w:rsidP="00A047A2">
            <w:pPr>
              <w:pStyle w:val="Titel"/>
            </w:pPr>
            <w:r w:rsidRPr="00622A7F">
              <w:t>0</w:t>
            </w:r>
            <w:del w:id="4972" w:author="Haskamp, Stefan (extern)" w:date="2022-01-15T16:05:00Z">
              <w:r w:rsidRPr="00622A7F" w:rsidDel="007B2448">
                <w:delText>,</w:delText>
              </w:r>
            </w:del>
            <w:ins w:id="4973" w:author="Haskamp, Stefan (extern)" w:date="2022-01-15T16:05:00Z">
              <w:r w:rsidR="007B2448">
                <w:t>.</w:t>
              </w:r>
            </w:ins>
            <w:r w:rsidRPr="00622A7F">
              <w:t>5</w:t>
            </w:r>
          </w:p>
        </w:tc>
      </w:tr>
      <w:tr w:rsidR="007447D4" w:rsidRPr="00622A7F" w14:paraId="6927A6CD" w14:textId="77777777" w:rsidTr="00DA42F8">
        <w:trPr>
          <w:trHeight w:val="28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14:paraId="714CA912" w14:textId="77777777" w:rsidR="007447D4" w:rsidRPr="00622A7F" w:rsidRDefault="007447D4" w:rsidP="001022FA">
            <w:pPr>
              <w:pStyle w:val="Titel"/>
            </w:pPr>
            <w:r w:rsidRPr="00622A7F">
              <w:t>purified PCR product</w:t>
            </w:r>
          </w:p>
        </w:tc>
        <w:tc>
          <w:tcPr>
            <w:tcW w:w="1628" w:type="dxa"/>
            <w:tcBorders>
              <w:top w:val="nil"/>
              <w:left w:val="nil"/>
              <w:bottom w:val="single" w:sz="4" w:space="0" w:color="auto"/>
              <w:right w:val="single" w:sz="4" w:space="0" w:color="auto"/>
            </w:tcBorders>
            <w:shd w:val="clear" w:color="auto" w:fill="auto"/>
            <w:noWrap/>
            <w:vAlign w:val="bottom"/>
            <w:hideMark/>
          </w:tcPr>
          <w:p w14:paraId="24FF1725" w14:textId="77777777" w:rsidR="007447D4" w:rsidRPr="00622A7F" w:rsidRDefault="007447D4" w:rsidP="001022FA">
            <w:pPr>
              <w:pStyle w:val="Titel"/>
            </w:pPr>
            <w:r w:rsidRPr="00622A7F">
              <w:t>5</w:t>
            </w:r>
          </w:p>
        </w:tc>
      </w:tr>
    </w:tbl>
    <w:p w14:paraId="6B2A5744" w14:textId="27B04F10" w:rsidR="00C64120" w:rsidRPr="00622A7F" w:rsidRDefault="00C64120" w:rsidP="001022FA">
      <w:pPr>
        <w:rPr>
          <w:rFonts w:cs="Arial"/>
        </w:rPr>
      </w:pPr>
    </w:p>
    <w:p w14:paraId="31D5CE50" w14:textId="682638A5" w:rsidR="002551B5" w:rsidRPr="00622A7F" w:rsidRDefault="002551B5" w:rsidP="001022FA">
      <w:pPr>
        <w:rPr>
          <w:rFonts w:cs="Arial"/>
        </w:rPr>
      </w:pPr>
      <w:r w:rsidRPr="00622A7F">
        <w:rPr>
          <w:rFonts w:cs="Arial"/>
        </w:rPr>
        <w:t>The reaction was performed using the thermocycler program BigDye55 (</w:t>
      </w:r>
      <w:r w:rsidR="00A22BCE" w:rsidRPr="00622A7F">
        <w:rPr>
          <w:rFonts w:cs="Arial"/>
        </w:rPr>
        <w:fldChar w:fldCharType="begin"/>
      </w:r>
      <w:r w:rsidR="00A22BCE" w:rsidRPr="00622A7F">
        <w:rPr>
          <w:rFonts w:cs="Arial"/>
        </w:rPr>
        <w:instrText xml:space="preserve"> REF _Ref72142354 \h  \* MERGEFORMAT </w:instrText>
      </w:r>
      <w:r w:rsidR="00A22BCE" w:rsidRPr="00622A7F">
        <w:rPr>
          <w:rFonts w:cs="Arial"/>
        </w:rPr>
      </w:r>
      <w:r w:rsidR="00A22BCE" w:rsidRPr="00622A7F">
        <w:rPr>
          <w:rFonts w:cs="Arial"/>
        </w:rPr>
        <w:fldChar w:fldCharType="separate"/>
      </w:r>
      <w:ins w:id="4974" w:author="Haskamp, Stefan (extern)" w:date="2022-01-29T13:25:00Z">
        <w:r w:rsidR="002D4AD7" w:rsidRPr="00622A7F">
          <w:rPr>
            <w:rFonts w:cs="Arial"/>
          </w:rPr>
          <w:t xml:space="preserve">Table </w:t>
        </w:r>
        <w:r w:rsidR="002D4AD7">
          <w:rPr>
            <w:rFonts w:cs="Arial"/>
            <w:noProof/>
          </w:rPr>
          <w:t>19</w:t>
        </w:r>
      </w:ins>
      <w:r w:rsidR="00A22BCE" w:rsidRPr="00622A7F">
        <w:rPr>
          <w:rFonts w:cs="Arial"/>
        </w:rPr>
        <w:fldChar w:fldCharType="end"/>
      </w:r>
      <w:r w:rsidRPr="00622A7F">
        <w:rPr>
          <w:rFonts w:cs="Arial"/>
        </w:rPr>
        <w:t xml:space="preserve">). </w:t>
      </w:r>
      <w:r w:rsidR="00A22BCE" w:rsidRPr="00622A7F">
        <w:rPr>
          <w:rFonts w:cs="Arial"/>
        </w:rPr>
        <w:t xml:space="preserve">For longer transcripts (&gt;750bp), the step at 60°C were prolonged to four minutes. </w:t>
      </w:r>
      <w:r w:rsidR="00276665" w:rsidRPr="00622A7F">
        <w:rPr>
          <w:rFonts w:cs="Arial"/>
        </w:rPr>
        <w:t xml:space="preserve">The sequencing product </w:t>
      </w:r>
      <w:r w:rsidR="00A22BCE" w:rsidRPr="00622A7F">
        <w:rPr>
          <w:rFonts w:cs="Arial"/>
        </w:rPr>
        <w:t>was purified using the Agencourt® CleanSEQ® kit (Beckman Coulter) and analyzed on an ABI 3730 DNA Analyzer (Thermo Fisher Scientific).</w:t>
      </w:r>
    </w:p>
    <w:p w14:paraId="608B736D" w14:textId="2B2D35D7" w:rsidR="0076546C" w:rsidRPr="00622A7F" w:rsidRDefault="0076546C" w:rsidP="001022FA">
      <w:pPr>
        <w:pStyle w:val="Beschriftung"/>
        <w:rPr>
          <w:rFonts w:cs="Arial"/>
        </w:rPr>
      </w:pPr>
      <w:bookmarkStart w:id="4975" w:name="_Ref72142354"/>
      <w:bookmarkStart w:id="4976" w:name="_Toc72141992"/>
      <w:bookmarkStart w:id="4977" w:name="_Toc94355269"/>
      <w:r w:rsidRPr="00622A7F">
        <w:rPr>
          <w:rFonts w:cs="Arial"/>
        </w:rPr>
        <w:t xml:space="preserve">Table </w:t>
      </w:r>
      <w:ins w:id="4978"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4979" w:author="Haskamp, Stefan" w:date="2022-02-05T20:56:00Z">
        <w:r w:rsidR="005A4AC0">
          <w:rPr>
            <w:rFonts w:cs="Arial"/>
            <w:noProof/>
          </w:rPr>
          <w:t>20</w:t>
        </w:r>
        <w:r w:rsidR="005A4AC0">
          <w:rPr>
            <w:rFonts w:cs="Arial"/>
          </w:rPr>
          <w:fldChar w:fldCharType="end"/>
        </w:r>
      </w:ins>
      <w:del w:id="4980"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19</w:delText>
        </w:r>
        <w:r w:rsidRPr="00622A7F" w:rsidDel="005A4AC0">
          <w:rPr>
            <w:rFonts w:cs="Arial"/>
          </w:rPr>
          <w:fldChar w:fldCharType="end"/>
        </w:r>
      </w:del>
      <w:bookmarkEnd w:id="4975"/>
      <w:r w:rsidR="00F625BB" w:rsidRPr="00622A7F">
        <w:rPr>
          <w:rFonts w:cs="Arial"/>
        </w:rPr>
        <w:t>: thermo</w:t>
      </w:r>
      <w:r w:rsidRPr="00622A7F">
        <w:rPr>
          <w:rFonts w:cs="Arial"/>
        </w:rPr>
        <w:t>cycler program BigDye55</w:t>
      </w:r>
      <w:bookmarkEnd w:id="4976"/>
      <w:bookmarkEnd w:id="4977"/>
    </w:p>
    <w:tbl>
      <w:tblPr>
        <w:tblW w:w="3589" w:type="dxa"/>
        <w:tblInd w:w="-5" w:type="dxa"/>
        <w:tblLook w:val="04A0" w:firstRow="1" w:lastRow="0" w:firstColumn="1" w:lastColumn="0" w:noHBand="0" w:noVBand="1"/>
      </w:tblPr>
      <w:tblGrid>
        <w:gridCol w:w="1549"/>
        <w:gridCol w:w="1080"/>
        <w:gridCol w:w="960"/>
      </w:tblGrid>
      <w:tr w:rsidR="002551B5" w:rsidRPr="00622A7F" w14:paraId="16BDF805" w14:textId="77777777" w:rsidTr="0076546C">
        <w:trPr>
          <w:trHeight w:val="300"/>
        </w:trPr>
        <w:tc>
          <w:tcPr>
            <w:tcW w:w="15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703CE6" w14:textId="77777777" w:rsidR="002551B5" w:rsidRPr="00622A7F" w:rsidRDefault="002551B5" w:rsidP="001022FA">
            <w:pPr>
              <w:pStyle w:val="Titel"/>
              <w:rPr>
                <w:b/>
              </w:rPr>
            </w:pPr>
            <w:r w:rsidRPr="00622A7F">
              <w:rPr>
                <w:b/>
              </w:rPr>
              <w:lastRenderedPageBreak/>
              <w:t>Temperature</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22DD16A7" w14:textId="77777777" w:rsidR="002551B5" w:rsidRPr="00622A7F" w:rsidRDefault="002551B5" w:rsidP="001022FA">
            <w:pPr>
              <w:pStyle w:val="Titel"/>
              <w:rPr>
                <w:b/>
              </w:rPr>
            </w:pPr>
            <w:r w:rsidRPr="00622A7F">
              <w:rPr>
                <w:b/>
              </w:rPr>
              <w:t>Time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6BAC901" w14:textId="77777777" w:rsidR="002551B5" w:rsidRPr="00622A7F" w:rsidRDefault="002551B5" w:rsidP="001022FA">
            <w:pPr>
              <w:pStyle w:val="Titel"/>
              <w:rPr>
                <w:b/>
              </w:rPr>
            </w:pPr>
            <w:r w:rsidRPr="00622A7F">
              <w:rPr>
                <w:b/>
              </w:rPr>
              <w:t>Cycles</w:t>
            </w:r>
          </w:p>
        </w:tc>
      </w:tr>
      <w:tr w:rsidR="002551B5" w:rsidRPr="00622A7F" w14:paraId="377A6935" w14:textId="77777777" w:rsidTr="0076546C">
        <w:trPr>
          <w:trHeight w:val="285"/>
        </w:trPr>
        <w:tc>
          <w:tcPr>
            <w:tcW w:w="1549" w:type="dxa"/>
            <w:tcBorders>
              <w:top w:val="nil"/>
              <w:left w:val="single" w:sz="4" w:space="0" w:color="auto"/>
              <w:bottom w:val="single" w:sz="4" w:space="0" w:color="auto"/>
              <w:right w:val="single" w:sz="4" w:space="0" w:color="auto"/>
            </w:tcBorders>
            <w:shd w:val="clear" w:color="auto" w:fill="auto"/>
            <w:noWrap/>
            <w:vAlign w:val="bottom"/>
            <w:hideMark/>
          </w:tcPr>
          <w:p w14:paraId="10E08454" w14:textId="77777777" w:rsidR="002551B5" w:rsidRPr="00622A7F" w:rsidRDefault="002551B5" w:rsidP="001022FA">
            <w:pPr>
              <w:pStyle w:val="Titel"/>
            </w:pPr>
            <w:r w:rsidRPr="00622A7F">
              <w:t>96°C</w:t>
            </w:r>
          </w:p>
        </w:tc>
        <w:tc>
          <w:tcPr>
            <w:tcW w:w="1080" w:type="dxa"/>
            <w:tcBorders>
              <w:top w:val="nil"/>
              <w:left w:val="nil"/>
              <w:bottom w:val="single" w:sz="4" w:space="0" w:color="auto"/>
              <w:right w:val="single" w:sz="4" w:space="0" w:color="auto"/>
            </w:tcBorders>
            <w:shd w:val="clear" w:color="auto" w:fill="auto"/>
            <w:noWrap/>
            <w:vAlign w:val="bottom"/>
            <w:hideMark/>
          </w:tcPr>
          <w:p w14:paraId="104139F3" w14:textId="77777777" w:rsidR="002551B5" w:rsidRPr="00622A7F" w:rsidRDefault="002551B5" w:rsidP="001022FA">
            <w:pPr>
              <w:pStyle w:val="Titel"/>
            </w:pPr>
            <w:r w:rsidRPr="00622A7F">
              <w:t>10 sec</w:t>
            </w:r>
          </w:p>
        </w:tc>
        <w:tc>
          <w:tcPr>
            <w:tcW w:w="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158D1EE" w14:textId="77777777" w:rsidR="002551B5" w:rsidRPr="00622A7F" w:rsidRDefault="002551B5" w:rsidP="001022FA">
            <w:pPr>
              <w:pStyle w:val="Titel"/>
            </w:pPr>
            <w:r w:rsidRPr="00622A7F">
              <w:t>25 Cycles</w:t>
            </w:r>
          </w:p>
        </w:tc>
      </w:tr>
      <w:tr w:rsidR="002551B5" w:rsidRPr="00622A7F" w14:paraId="6B28CD94" w14:textId="77777777" w:rsidTr="0076546C">
        <w:trPr>
          <w:trHeight w:val="285"/>
        </w:trPr>
        <w:tc>
          <w:tcPr>
            <w:tcW w:w="1549" w:type="dxa"/>
            <w:tcBorders>
              <w:top w:val="nil"/>
              <w:left w:val="single" w:sz="4" w:space="0" w:color="auto"/>
              <w:bottom w:val="single" w:sz="4" w:space="0" w:color="auto"/>
              <w:right w:val="single" w:sz="4" w:space="0" w:color="auto"/>
            </w:tcBorders>
            <w:shd w:val="clear" w:color="auto" w:fill="auto"/>
            <w:noWrap/>
            <w:vAlign w:val="bottom"/>
            <w:hideMark/>
          </w:tcPr>
          <w:p w14:paraId="6E22F69C" w14:textId="77777777" w:rsidR="002551B5" w:rsidRPr="00622A7F" w:rsidRDefault="002551B5" w:rsidP="001022FA">
            <w:pPr>
              <w:pStyle w:val="Titel"/>
            </w:pPr>
            <w:r w:rsidRPr="00622A7F">
              <w:t>55°C</w:t>
            </w:r>
          </w:p>
        </w:tc>
        <w:tc>
          <w:tcPr>
            <w:tcW w:w="1080" w:type="dxa"/>
            <w:tcBorders>
              <w:top w:val="nil"/>
              <w:left w:val="nil"/>
              <w:bottom w:val="single" w:sz="4" w:space="0" w:color="auto"/>
              <w:right w:val="single" w:sz="4" w:space="0" w:color="auto"/>
            </w:tcBorders>
            <w:shd w:val="clear" w:color="auto" w:fill="auto"/>
            <w:noWrap/>
            <w:vAlign w:val="bottom"/>
            <w:hideMark/>
          </w:tcPr>
          <w:p w14:paraId="4E5BAF24" w14:textId="77777777" w:rsidR="002551B5" w:rsidRPr="00622A7F" w:rsidRDefault="002551B5" w:rsidP="001022FA">
            <w:pPr>
              <w:pStyle w:val="Titel"/>
            </w:pPr>
            <w:r w:rsidRPr="00622A7F">
              <w:t>10 sec</w:t>
            </w:r>
          </w:p>
        </w:tc>
        <w:tc>
          <w:tcPr>
            <w:tcW w:w="960" w:type="dxa"/>
            <w:vMerge/>
            <w:tcBorders>
              <w:top w:val="nil"/>
              <w:left w:val="single" w:sz="4" w:space="0" w:color="auto"/>
              <w:bottom w:val="single" w:sz="4" w:space="0" w:color="auto"/>
              <w:right w:val="single" w:sz="4" w:space="0" w:color="auto"/>
            </w:tcBorders>
            <w:vAlign w:val="center"/>
            <w:hideMark/>
          </w:tcPr>
          <w:p w14:paraId="2E5AC448" w14:textId="77777777" w:rsidR="002551B5" w:rsidRPr="00622A7F" w:rsidRDefault="002551B5" w:rsidP="001022FA">
            <w:pPr>
              <w:pStyle w:val="Titel"/>
            </w:pPr>
          </w:p>
        </w:tc>
      </w:tr>
      <w:tr w:rsidR="002551B5" w:rsidRPr="00622A7F" w14:paraId="47E5B87B" w14:textId="77777777" w:rsidTr="0076546C">
        <w:trPr>
          <w:trHeight w:val="285"/>
        </w:trPr>
        <w:tc>
          <w:tcPr>
            <w:tcW w:w="1549" w:type="dxa"/>
            <w:tcBorders>
              <w:top w:val="nil"/>
              <w:left w:val="single" w:sz="4" w:space="0" w:color="auto"/>
              <w:bottom w:val="single" w:sz="4" w:space="0" w:color="auto"/>
              <w:right w:val="single" w:sz="4" w:space="0" w:color="auto"/>
            </w:tcBorders>
            <w:shd w:val="clear" w:color="auto" w:fill="auto"/>
            <w:noWrap/>
            <w:vAlign w:val="bottom"/>
            <w:hideMark/>
          </w:tcPr>
          <w:p w14:paraId="1763954A" w14:textId="77777777" w:rsidR="002551B5" w:rsidRPr="00622A7F" w:rsidRDefault="002551B5" w:rsidP="001022FA">
            <w:pPr>
              <w:pStyle w:val="Titel"/>
            </w:pPr>
            <w:r w:rsidRPr="00622A7F">
              <w:t>60°C</w:t>
            </w:r>
          </w:p>
        </w:tc>
        <w:tc>
          <w:tcPr>
            <w:tcW w:w="1080" w:type="dxa"/>
            <w:tcBorders>
              <w:top w:val="nil"/>
              <w:left w:val="nil"/>
              <w:bottom w:val="single" w:sz="4" w:space="0" w:color="auto"/>
              <w:right w:val="single" w:sz="4" w:space="0" w:color="auto"/>
            </w:tcBorders>
            <w:shd w:val="clear" w:color="auto" w:fill="auto"/>
            <w:noWrap/>
            <w:vAlign w:val="bottom"/>
            <w:hideMark/>
          </w:tcPr>
          <w:p w14:paraId="6262E85C" w14:textId="77777777" w:rsidR="002551B5" w:rsidRPr="00622A7F" w:rsidRDefault="002551B5" w:rsidP="001022FA">
            <w:pPr>
              <w:pStyle w:val="Titel"/>
            </w:pPr>
            <w:r w:rsidRPr="00622A7F">
              <w:t>2 min</w:t>
            </w:r>
          </w:p>
        </w:tc>
        <w:tc>
          <w:tcPr>
            <w:tcW w:w="960" w:type="dxa"/>
            <w:vMerge/>
            <w:tcBorders>
              <w:top w:val="nil"/>
              <w:left w:val="single" w:sz="4" w:space="0" w:color="auto"/>
              <w:bottom w:val="single" w:sz="4" w:space="0" w:color="auto"/>
              <w:right w:val="single" w:sz="4" w:space="0" w:color="auto"/>
            </w:tcBorders>
            <w:vAlign w:val="center"/>
            <w:hideMark/>
          </w:tcPr>
          <w:p w14:paraId="0778FF45" w14:textId="77777777" w:rsidR="002551B5" w:rsidRPr="00622A7F" w:rsidRDefault="002551B5" w:rsidP="001022FA">
            <w:pPr>
              <w:pStyle w:val="Titel"/>
            </w:pPr>
          </w:p>
        </w:tc>
      </w:tr>
      <w:tr w:rsidR="002551B5" w:rsidRPr="00622A7F" w14:paraId="0244BE35" w14:textId="77777777" w:rsidTr="0076546C">
        <w:trPr>
          <w:trHeight w:val="285"/>
        </w:trPr>
        <w:tc>
          <w:tcPr>
            <w:tcW w:w="1549" w:type="dxa"/>
            <w:tcBorders>
              <w:top w:val="nil"/>
              <w:left w:val="single" w:sz="4" w:space="0" w:color="auto"/>
              <w:bottom w:val="single" w:sz="4" w:space="0" w:color="auto"/>
              <w:right w:val="single" w:sz="4" w:space="0" w:color="auto"/>
            </w:tcBorders>
            <w:shd w:val="clear" w:color="auto" w:fill="auto"/>
            <w:noWrap/>
            <w:vAlign w:val="bottom"/>
            <w:hideMark/>
          </w:tcPr>
          <w:p w14:paraId="52E32C49" w14:textId="77777777" w:rsidR="002551B5" w:rsidRPr="00622A7F" w:rsidRDefault="002551B5" w:rsidP="001022FA">
            <w:pPr>
              <w:pStyle w:val="Titel"/>
            </w:pPr>
            <w:r w:rsidRPr="00622A7F">
              <w:t>15°C</w:t>
            </w:r>
          </w:p>
        </w:tc>
        <w:tc>
          <w:tcPr>
            <w:tcW w:w="1080" w:type="dxa"/>
            <w:tcBorders>
              <w:top w:val="nil"/>
              <w:left w:val="nil"/>
              <w:bottom w:val="single" w:sz="4" w:space="0" w:color="auto"/>
              <w:right w:val="single" w:sz="4" w:space="0" w:color="auto"/>
            </w:tcBorders>
            <w:shd w:val="clear" w:color="auto" w:fill="auto"/>
            <w:noWrap/>
            <w:vAlign w:val="bottom"/>
            <w:hideMark/>
          </w:tcPr>
          <w:p w14:paraId="7026D20B" w14:textId="77777777" w:rsidR="002551B5" w:rsidRPr="00622A7F" w:rsidRDefault="002551B5" w:rsidP="001022FA">
            <w:pPr>
              <w:pStyle w:val="Titel"/>
            </w:pPr>
            <w:r w:rsidRPr="00622A7F">
              <w:t>10 min</w:t>
            </w:r>
          </w:p>
        </w:tc>
        <w:tc>
          <w:tcPr>
            <w:tcW w:w="960" w:type="dxa"/>
            <w:tcBorders>
              <w:top w:val="nil"/>
              <w:left w:val="nil"/>
              <w:bottom w:val="single" w:sz="4" w:space="0" w:color="auto"/>
              <w:right w:val="single" w:sz="4" w:space="0" w:color="auto"/>
            </w:tcBorders>
            <w:shd w:val="clear" w:color="auto" w:fill="auto"/>
            <w:noWrap/>
            <w:vAlign w:val="bottom"/>
            <w:hideMark/>
          </w:tcPr>
          <w:p w14:paraId="1C54F4EC" w14:textId="77777777" w:rsidR="002551B5" w:rsidRPr="00622A7F" w:rsidRDefault="002551B5" w:rsidP="001022FA">
            <w:pPr>
              <w:pStyle w:val="Titel"/>
            </w:pPr>
            <w:r w:rsidRPr="00622A7F">
              <w:t> </w:t>
            </w:r>
          </w:p>
        </w:tc>
      </w:tr>
    </w:tbl>
    <w:p w14:paraId="36444821" w14:textId="748FECB5" w:rsidR="002551B5" w:rsidRPr="00622A7F" w:rsidRDefault="002551B5" w:rsidP="001022FA">
      <w:pPr>
        <w:rPr>
          <w:rFonts w:cs="Arial"/>
        </w:rPr>
      </w:pPr>
    </w:p>
    <w:p w14:paraId="362FAA98" w14:textId="76871DEF" w:rsidR="000F3403" w:rsidRPr="00622A7F" w:rsidRDefault="00822B70" w:rsidP="001022FA">
      <w:pPr>
        <w:pStyle w:val="berschrift2"/>
        <w:rPr>
          <w:rFonts w:cs="Arial"/>
        </w:rPr>
      </w:pPr>
      <w:bookmarkStart w:id="4981" w:name="_Toc91488911"/>
      <w:r w:rsidRPr="00622A7F">
        <w:rPr>
          <w:rFonts w:cs="Arial"/>
        </w:rPr>
        <w:t>Synthesis of cDNA</w:t>
      </w:r>
      <w:bookmarkEnd w:id="4981"/>
    </w:p>
    <w:p w14:paraId="37B18A9D" w14:textId="1F73BA8E" w:rsidR="00F25A72" w:rsidRPr="00622A7F" w:rsidRDefault="00F25A72" w:rsidP="001022FA">
      <w:pPr>
        <w:rPr>
          <w:rFonts w:cs="Arial"/>
        </w:rPr>
      </w:pPr>
      <w:r w:rsidRPr="00622A7F">
        <w:rPr>
          <w:rFonts w:cs="Arial"/>
        </w:rPr>
        <w:t>SuperScript III™ reverse transcriptase (Thermo Fisher Scientific) and oligo dT primers (</w:t>
      </w:r>
      <w:del w:id="4982" w:author="Stefan" w:date="2021-10-07T16:10:00Z">
        <w:r w:rsidRPr="00622A7F" w:rsidDel="00155456">
          <w:rPr>
            <w:rFonts w:cs="Arial"/>
          </w:rPr>
          <w:delText>Life Technologies</w:delText>
        </w:r>
      </w:del>
      <w:ins w:id="4983" w:author="Stefan" w:date="2021-10-07T16:10:00Z">
        <w:r w:rsidR="00155456" w:rsidRPr="00622A7F">
          <w:rPr>
            <w:rFonts w:cs="Arial"/>
          </w:rPr>
          <w:t>Life Technologies (Thermo Fisher Scientific)</w:t>
        </w:r>
      </w:ins>
      <w:r w:rsidRPr="00622A7F">
        <w:rPr>
          <w:rFonts w:cs="Arial"/>
        </w:rPr>
        <w:t xml:space="preserve">) were utilized to synthesize cDNA from RNA following </w:t>
      </w:r>
      <w:ins w:id="4984" w:author="Hüffmeier, Ulrike" w:date="2021-11-25T19:46:00Z">
        <w:r w:rsidR="000A40BB">
          <w:rPr>
            <w:rFonts w:cs="Arial"/>
          </w:rPr>
          <w:t xml:space="preserve">the </w:t>
        </w:r>
      </w:ins>
      <w:r w:rsidRPr="00622A7F">
        <w:rPr>
          <w:rFonts w:cs="Arial"/>
        </w:rPr>
        <w:t xml:space="preserve">manufacturer’s instruction. For cDNA synthesis of neutrophils, we used 100 ng of RNA and the product was diluted to a total volume of 200 </w:t>
      </w:r>
      <w:del w:id="4985" w:author="Hüffmeier, Ulrike" w:date="2021-11-25T19:46:00Z">
        <w:r w:rsidRPr="00622A7F" w:rsidDel="000A40BB">
          <w:rPr>
            <w:rFonts w:cs="Arial"/>
          </w:rPr>
          <w:delText>µL</w:delText>
        </w:r>
      </w:del>
      <w:ins w:id="4986" w:author="Hüffmeier, Ulrike" w:date="2021-11-25T19:46:00Z">
        <w:r w:rsidR="000A40BB" w:rsidRPr="00622A7F">
          <w:rPr>
            <w:rFonts w:cs="Arial"/>
          </w:rPr>
          <w:t>µ</w:t>
        </w:r>
        <w:r w:rsidR="000A40BB">
          <w:rPr>
            <w:rFonts w:cs="Arial"/>
          </w:rPr>
          <w:t>l</w:t>
        </w:r>
      </w:ins>
      <w:r w:rsidRPr="00622A7F">
        <w:rPr>
          <w:rFonts w:cs="Arial"/>
        </w:rPr>
        <w:t xml:space="preserve">. Otherwise, we used 1µl of RNA per sample. </w:t>
      </w:r>
    </w:p>
    <w:p w14:paraId="38944160" w14:textId="77777777" w:rsidR="00F25A72" w:rsidRPr="00622A7F" w:rsidRDefault="00F25A72" w:rsidP="001022FA">
      <w:pPr>
        <w:rPr>
          <w:rFonts w:cs="Arial"/>
        </w:rPr>
      </w:pPr>
    </w:p>
    <w:p w14:paraId="164742B7" w14:textId="4CF996B2" w:rsidR="00822B70" w:rsidRPr="00622A7F" w:rsidDel="001249C4" w:rsidRDefault="00822B70" w:rsidP="001022FA">
      <w:pPr>
        <w:pStyle w:val="berschrift2"/>
        <w:rPr>
          <w:del w:id="4987" w:author="Haskamp, Stefan (extern)" w:date="2022-01-15T14:17:00Z"/>
          <w:rFonts w:cs="Arial"/>
        </w:rPr>
      </w:pPr>
      <w:bookmarkStart w:id="4988" w:name="_Toc91488912"/>
      <w:del w:id="4989" w:author="Haskamp, Stefan (extern)" w:date="2022-01-15T14:17:00Z">
        <w:r w:rsidRPr="00622A7F" w:rsidDel="001249C4">
          <w:rPr>
            <w:rFonts w:cs="Arial"/>
          </w:rPr>
          <w:delText xml:space="preserve">Targeted </w:delText>
        </w:r>
        <w:commentRangeStart w:id="4990"/>
        <w:r w:rsidRPr="00622A7F" w:rsidDel="001249C4">
          <w:rPr>
            <w:rFonts w:cs="Arial"/>
          </w:rPr>
          <w:delText>gene expression analysis</w:delText>
        </w:r>
        <w:commentRangeEnd w:id="4990"/>
        <w:r w:rsidR="00627213" w:rsidRPr="00622A7F" w:rsidDel="001249C4">
          <w:rPr>
            <w:rStyle w:val="Kommentarzeichen"/>
            <w:rFonts w:cs="Arial"/>
          </w:rPr>
          <w:commentReference w:id="4990"/>
        </w:r>
        <w:bookmarkEnd w:id="4988"/>
      </w:del>
    </w:p>
    <w:p w14:paraId="2FA0FE32" w14:textId="308BB3C7" w:rsidR="0044101B" w:rsidRPr="00622A7F" w:rsidDel="001249C4" w:rsidRDefault="00276665" w:rsidP="001022FA">
      <w:pPr>
        <w:rPr>
          <w:ins w:id="4991" w:author="Stefan" w:date="2021-10-05T10:49:00Z"/>
          <w:del w:id="4992" w:author="Haskamp, Stefan (extern)" w:date="2022-01-15T14:17:00Z"/>
          <w:rFonts w:cs="Arial"/>
        </w:rPr>
      </w:pPr>
      <w:del w:id="4993" w:author="Haskamp, Stefan (extern)" w:date="2022-01-15T14:17:00Z">
        <w:r w:rsidRPr="00622A7F" w:rsidDel="001249C4">
          <w:rPr>
            <w:rFonts w:cs="Arial"/>
          </w:rPr>
          <w:delText>Targeted gene expression analysis, also called q</w:delText>
        </w:r>
        <w:r w:rsidR="00F625BB" w:rsidRPr="00622A7F" w:rsidDel="001249C4">
          <w:rPr>
            <w:rFonts w:cs="Arial"/>
          </w:rPr>
          <w:delText>uantitative real-</w:delText>
        </w:r>
        <w:r w:rsidRPr="00622A7F" w:rsidDel="001249C4">
          <w:rPr>
            <w:rFonts w:cs="Arial"/>
          </w:rPr>
          <w:delText xml:space="preserve">time PCR (qPCR), is a method to determine the abundance of a specific PCR product compared to a reference gene. Taqman gene expression assays (Thermo Fisher Scientific) were utilized and all probe IDs are shown in </w:delText>
        </w:r>
      </w:del>
      <w:ins w:id="4994" w:author="Stefan" w:date="2021-10-05T10:56:00Z">
        <w:del w:id="4995" w:author="Haskamp, Stefan (extern)" w:date="2022-01-15T14:17:00Z">
          <w:r w:rsidR="00C2709F" w:rsidRPr="00622A7F" w:rsidDel="001249C4">
            <w:rPr>
              <w:rFonts w:cs="Arial"/>
            </w:rPr>
            <w:fldChar w:fldCharType="begin"/>
          </w:r>
          <w:r w:rsidR="00C2709F" w:rsidRPr="00622A7F" w:rsidDel="001249C4">
            <w:rPr>
              <w:rFonts w:cs="Arial"/>
            </w:rPr>
            <w:delInstrText xml:space="preserve"> REF _Ref84323824 \h </w:delInstrText>
          </w:r>
        </w:del>
      </w:ins>
      <w:del w:id="4996" w:author="Haskamp, Stefan (extern)" w:date="2022-01-15T14:17:00Z">
        <w:r w:rsidR="00622A7F" w:rsidDel="001249C4">
          <w:rPr>
            <w:rFonts w:cs="Arial"/>
          </w:rPr>
          <w:delInstrText xml:space="preserve"> \* MERGEFORMAT </w:delInstrText>
        </w:r>
        <w:r w:rsidR="00C2709F" w:rsidRPr="00622A7F" w:rsidDel="001249C4">
          <w:rPr>
            <w:rFonts w:cs="Arial"/>
          </w:rPr>
        </w:r>
        <w:r w:rsidR="00C2709F" w:rsidRPr="00622A7F" w:rsidDel="001249C4">
          <w:rPr>
            <w:rFonts w:cs="Arial"/>
          </w:rPr>
          <w:fldChar w:fldCharType="separate"/>
        </w:r>
      </w:del>
      <w:ins w:id="4997" w:author="Haskamp, Stefan" w:date="2021-12-30T18:41:00Z">
        <w:del w:id="4998" w:author="Haskamp, Stefan (extern)" w:date="2022-01-15T14:17:00Z">
          <w:r w:rsidR="00030D93" w:rsidRPr="00622A7F" w:rsidDel="001249C4">
            <w:rPr>
              <w:rFonts w:cs="Arial"/>
            </w:rPr>
            <w:delText xml:space="preserve">Table </w:delText>
          </w:r>
          <w:r w:rsidR="00030D93" w:rsidDel="001249C4">
            <w:rPr>
              <w:rFonts w:cs="Arial"/>
              <w:noProof/>
            </w:rPr>
            <w:delText>19</w:delText>
          </w:r>
        </w:del>
      </w:ins>
      <w:ins w:id="4999" w:author="Stefan" w:date="2021-10-05T10:51:00Z">
        <w:del w:id="5000" w:author="Haskamp, Stefan (extern)" w:date="2022-01-15T14:17:00Z">
          <w:r w:rsidR="00A53077" w:rsidRPr="00622A7F" w:rsidDel="001249C4">
            <w:rPr>
              <w:rFonts w:cs="Arial"/>
            </w:rPr>
            <w:delText xml:space="preserve">Table </w:delText>
          </w:r>
        </w:del>
      </w:ins>
      <w:del w:id="5001" w:author="Haskamp, Stefan (extern)" w:date="2022-01-15T14:17:00Z">
        <w:r w:rsidR="00A53077" w:rsidDel="001249C4">
          <w:rPr>
            <w:rFonts w:cs="Arial"/>
            <w:noProof/>
          </w:rPr>
          <w:delText>19</w:delText>
        </w:r>
      </w:del>
      <w:ins w:id="5002" w:author="Stefan" w:date="2021-10-05T10:56:00Z">
        <w:del w:id="5003" w:author="Haskamp, Stefan (extern)" w:date="2022-01-15T14:17:00Z">
          <w:r w:rsidR="00C2709F" w:rsidRPr="00622A7F" w:rsidDel="001249C4">
            <w:rPr>
              <w:rFonts w:cs="Arial"/>
            </w:rPr>
            <w:fldChar w:fldCharType="end"/>
          </w:r>
        </w:del>
      </w:ins>
      <w:commentRangeStart w:id="5004"/>
      <w:del w:id="5005" w:author="Haskamp, Stefan (extern)" w:date="2022-01-15T14:17:00Z">
        <w:r w:rsidRPr="00622A7F" w:rsidDel="001249C4">
          <w:rPr>
            <w:rFonts w:cs="Arial"/>
          </w:rPr>
          <w:delText>Table XXX</w:delText>
        </w:r>
        <w:commentRangeEnd w:id="5004"/>
        <w:r w:rsidR="005A02CF" w:rsidRPr="00622A7F" w:rsidDel="001249C4">
          <w:rPr>
            <w:rStyle w:val="Kommentarzeichen"/>
            <w:rFonts w:cs="Arial"/>
          </w:rPr>
          <w:commentReference w:id="5004"/>
        </w:r>
        <w:r w:rsidRPr="00622A7F" w:rsidDel="001249C4">
          <w:rPr>
            <w:rFonts w:cs="Arial"/>
          </w:rPr>
          <w:delText xml:space="preserve">. </w:delText>
        </w:r>
      </w:del>
      <w:ins w:id="5006" w:author="Stefan" w:date="2021-10-05T10:58:00Z">
        <w:del w:id="5007" w:author="Haskamp, Stefan (extern)" w:date="2022-01-15T14:17:00Z">
          <w:r w:rsidR="00C2709F" w:rsidRPr="00622A7F" w:rsidDel="001249C4">
            <w:rPr>
              <w:rFonts w:cs="Arial"/>
            </w:rPr>
            <w:delText xml:space="preserve">The gene expression of </w:delText>
          </w:r>
          <w:r w:rsidR="00C2709F" w:rsidRPr="00622A7F" w:rsidDel="001249C4">
            <w:rPr>
              <w:rFonts w:cs="Arial"/>
              <w:i/>
              <w:rPrChange w:id="5008" w:author="Stefan" w:date="2021-10-05T10:59:00Z">
                <w:rPr/>
              </w:rPrChange>
            </w:rPr>
            <w:delText>FBFBP2</w:delText>
          </w:r>
          <w:r w:rsidR="00C2709F" w:rsidRPr="00622A7F" w:rsidDel="001249C4">
            <w:rPr>
              <w:rFonts w:cs="Arial"/>
            </w:rPr>
            <w:delText xml:space="preserve"> was analysed in 20 individuals in order to confirm</w:delText>
          </w:r>
        </w:del>
      </w:ins>
      <w:ins w:id="5009" w:author="ulrike.hueffmeier@gmail.com" w:date="2021-11-26T14:12:00Z">
        <w:del w:id="5010" w:author="Haskamp, Stefan (extern)" w:date="2022-01-15T14:17:00Z">
          <w:r w:rsidR="00650697" w:rsidDel="001249C4">
            <w:rPr>
              <w:rFonts w:cs="Arial"/>
            </w:rPr>
            <w:delText>test,</w:delText>
          </w:r>
        </w:del>
      </w:ins>
      <w:ins w:id="5011" w:author="Stefan" w:date="2021-10-05T10:58:00Z">
        <w:del w:id="5012" w:author="Haskamp, Stefan (extern)" w:date="2022-01-15T14:17:00Z">
          <w:r w:rsidR="00C2709F" w:rsidRPr="00622A7F" w:rsidDel="001249C4">
            <w:rPr>
              <w:rFonts w:cs="Arial"/>
            </w:rPr>
            <w:delText xml:space="preserve"> if </w:delText>
          </w:r>
        </w:del>
      </w:ins>
      <w:ins w:id="5013" w:author="Stefan" w:date="2021-10-05T11:00:00Z">
        <w:del w:id="5014" w:author="Haskamp, Stefan (extern)" w:date="2022-01-15T14:17:00Z">
          <w:r w:rsidR="006E4C47" w:rsidRPr="00622A7F" w:rsidDel="001249C4">
            <w:rPr>
              <w:rFonts w:cs="Arial"/>
            </w:rPr>
            <w:delText>CD4</w:delText>
          </w:r>
          <w:r w:rsidR="006E4C47" w:rsidRPr="00622A7F" w:rsidDel="001249C4">
            <w:rPr>
              <w:rFonts w:cs="Arial"/>
              <w:vertAlign w:val="superscript"/>
              <w:rPrChange w:id="5015" w:author="Stefan" w:date="2021-10-05T11:03:00Z">
                <w:rPr/>
              </w:rPrChange>
            </w:rPr>
            <w:delText>+</w:delText>
          </w:r>
          <w:r w:rsidR="006E4C47" w:rsidRPr="00622A7F" w:rsidDel="001249C4">
            <w:rPr>
              <w:rFonts w:cs="Arial"/>
            </w:rPr>
            <w:delText xml:space="preserve"> cytotoxic T cells and to a lesser degree CD8</w:delText>
          </w:r>
          <w:r w:rsidR="006E4C47" w:rsidRPr="00622A7F" w:rsidDel="001249C4">
            <w:rPr>
              <w:rFonts w:cs="Arial"/>
              <w:vertAlign w:val="superscript"/>
              <w:rPrChange w:id="5016" w:author="Stefan" w:date="2021-10-05T11:02:00Z">
                <w:rPr/>
              </w:rPrChange>
            </w:rPr>
            <w:delText>+</w:delText>
          </w:r>
          <w:r w:rsidR="006E4C47" w:rsidRPr="00622A7F" w:rsidDel="001249C4">
            <w:rPr>
              <w:rFonts w:cs="Arial"/>
            </w:rPr>
            <w:delText xml:space="preserve"> effector memory </w:delText>
          </w:r>
        </w:del>
      </w:ins>
      <w:ins w:id="5017" w:author="Stefan" w:date="2021-10-05T11:02:00Z">
        <w:del w:id="5018" w:author="Haskamp, Stefan (extern)" w:date="2022-01-15T14:17:00Z">
          <w:r w:rsidR="006E4C47" w:rsidRPr="00622A7F" w:rsidDel="001249C4">
            <w:rPr>
              <w:rFonts w:cs="Arial"/>
            </w:rPr>
            <w:delText>T cell</w:delText>
          </w:r>
        </w:del>
      </w:ins>
      <w:ins w:id="5019" w:author="Stefan" w:date="2021-10-05T11:03:00Z">
        <w:del w:id="5020" w:author="Haskamp, Stefan (extern)" w:date="2022-01-15T14:17:00Z">
          <w:r w:rsidR="006E4C47" w:rsidRPr="00622A7F" w:rsidDel="001249C4">
            <w:rPr>
              <w:rFonts w:cs="Arial"/>
            </w:rPr>
            <w:delText>s</w:delText>
          </w:r>
        </w:del>
      </w:ins>
      <w:ins w:id="5021" w:author="Stefan" w:date="2021-10-05T11:02:00Z">
        <w:del w:id="5022" w:author="Haskamp, Stefan (extern)" w:date="2022-01-15T14:17:00Z">
          <w:r w:rsidR="006E4C47" w:rsidRPr="00622A7F" w:rsidDel="001249C4">
            <w:rPr>
              <w:rFonts w:cs="Arial"/>
            </w:rPr>
            <w:delText xml:space="preserve"> </w:delText>
          </w:r>
        </w:del>
      </w:ins>
      <w:ins w:id="5023" w:author="Stefan" w:date="2021-10-05T11:00:00Z">
        <w:del w:id="5024" w:author="Haskamp, Stefan (extern)" w:date="2022-01-15T14:17:00Z">
          <w:r w:rsidR="006E4C47" w:rsidRPr="00622A7F" w:rsidDel="001249C4">
            <w:rPr>
              <w:rFonts w:cs="Arial"/>
            </w:rPr>
            <w:delText>are more frequent in GPP patients with</w:delText>
          </w:r>
        </w:del>
      </w:ins>
      <w:ins w:id="5025" w:author="ulrike.hueffmeier@gmail.com" w:date="2021-11-26T14:13:00Z">
        <w:del w:id="5026" w:author="Haskamp, Stefan (extern)" w:date="2022-01-15T14:17:00Z">
          <w:r w:rsidR="00650697" w:rsidDel="001249C4">
            <w:rPr>
              <w:rFonts w:cs="Arial"/>
            </w:rPr>
            <w:delText>carrying</w:delText>
          </w:r>
        </w:del>
      </w:ins>
      <w:ins w:id="5027" w:author="Stefan" w:date="2021-10-05T11:00:00Z">
        <w:del w:id="5028" w:author="Haskamp, Stefan (extern)" w:date="2022-01-15T14:17:00Z">
          <w:r w:rsidR="006E4C47" w:rsidRPr="00622A7F" w:rsidDel="001249C4">
            <w:rPr>
              <w:rFonts w:cs="Arial"/>
            </w:rPr>
            <w:delText xml:space="preserve"> disease</w:delText>
          </w:r>
        </w:del>
      </w:ins>
      <w:ins w:id="5029" w:author="ulrike.hueffmeier@gmail.com" w:date="2021-11-26T14:13:00Z">
        <w:del w:id="5030" w:author="Haskamp, Stefan (extern)" w:date="2022-01-15T14:17:00Z">
          <w:r w:rsidR="00650697" w:rsidDel="001249C4">
            <w:rPr>
              <w:rFonts w:cs="Arial"/>
            </w:rPr>
            <w:delText>-</w:delText>
          </w:r>
        </w:del>
      </w:ins>
      <w:ins w:id="5031" w:author="Stefan" w:date="2021-10-05T11:00:00Z">
        <w:del w:id="5032" w:author="Haskamp, Stefan (extern)" w:date="2022-01-15T14:17:00Z">
          <w:r w:rsidR="006E4C47" w:rsidRPr="00622A7F" w:rsidDel="001249C4">
            <w:rPr>
              <w:rFonts w:cs="Arial"/>
            </w:rPr>
            <w:delText xml:space="preserve"> relevant </w:delText>
          </w:r>
        </w:del>
      </w:ins>
      <w:ins w:id="5033" w:author="ulrike.hueffmeier@gmail.com" w:date="2021-11-26T14:13:00Z">
        <w:del w:id="5034" w:author="Haskamp, Stefan (extern)" w:date="2022-01-15T14:17:00Z">
          <w:r w:rsidR="00650697" w:rsidDel="001249C4">
            <w:rPr>
              <w:rFonts w:cs="Arial"/>
            </w:rPr>
            <w:delText xml:space="preserve">contributing </w:delText>
          </w:r>
        </w:del>
      </w:ins>
      <w:ins w:id="5035" w:author="Stefan" w:date="2021-10-05T11:00:00Z">
        <w:del w:id="5036" w:author="Haskamp, Stefan (extern)" w:date="2022-01-15T14:17:00Z">
          <w:r w:rsidR="006E4C47" w:rsidRPr="00622A7F" w:rsidDel="001249C4">
            <w:rPr>
              <w:rFonts w:cs="Arial"/>
            </w:rPr>
            <w:delText xml:space="preserve">variants compared to </w:delText>
          </w:r>
        </w:del>
      </w:ins>
      <w:ins w:id="5037" w:author="Stefan" w:date="2021-10-05T11:01:00Z">
        <w:del w:id="5038" w:author="Haskamp, Stefan (extern)" w:date="2022-01-15T14:17:00Z">
          <w:r w:rsidR="006E4C47" w:rsidRPr="00622A7F" w:rsidDel="001249C4">
            <w:rPr>
              <w:rFonts w:cs="Arial"/>
            </w:rPr>
            <w:delText xml:space="preserve">patients </w:delText>
          </w:r>
        </w:del>
      </w:ins>
      <w:ins w:id="5039" w:author="ulrike.hueffmeier@gmail.com" w:date="2021-11-26T14:13:00Z">
        <w:del w:id="5040" w:author="Haskamp, Stefan (extern)" w:date="2022-01-15T14:17:00Z">
          <w:r w:rsidR="00650697" w:rsidDel="001249C4">
            <w:rPr>
              <w:rFonts w:cs="Arial"/>
            </w:rPr>
            <w:delText xml:space="preserve">affected and healthy non-carriers. </w:delText>
          </w:r>
        </w:del>
      </w:ins>
      <w:ins w:id="5041" w:author="Stefan" w:date="2021-10-05T11:01:00Z">
        <w:del w:id="5042" w:author="Haskamp, Stefan (extern)" w:date="2022-01-15T14:17:00Z">
          <w:r w:rsidR="006E4C47" w:rsidRPr="00622A7F" w:rsidDel="001249C4">
            <w:rPr>
              <w:rFonts w:cs="Arial"/>
            </w:rPr>
            <w:delText xml:space="preserve">without and </w:delText>
          </w:r>
        </w:del>
      </w:ins>
      <w:ins w:id="5043" w:author="Stefan" w:date="2021-10-05T11:00:00Z">
        <w:del w:id="5044" w:author="Haskamp, Stefan (extern)" w:date="2022-01-15T14:17:00Z">
          <w:r w:rsidR="006E4C47" w:rsidRPr="00622A7F" w:rsidDel="001249C4">
            <w:rPr>
              <w:rFonts w:cs="Arial"/>
            </w:rPr>
            <w:delText>healthy donors</w:delText>
          </w:r>
        </w:del>
      </w:ins>
      <w:ins w:id="5045" w:author="Stefan" w:date="2021-10-05T11:01:00Z">
        <w:del w:id="5046" w:author="Haskamp, Stefan (extern)" w:date="2022-01-15T14:17:00Z">
          <w:r w:rsidR="006E4C47" w:rsidRPr="00622A7F" w:rsidDel="001249C4">
            <w:rPr>
              <w:rFonts w:cs="Arial"/>
            </w:rPr>
            <w:delText>.</w:delText>
          </w:r>
        </w:del>
      </w:ins>
    </w:p>
    <w:p w14:paraId="1D7F8F7B" w14:textId="7F4DD21D" w:rsidR="00C2709F" w:rsidRPr="00622A7F" w:rsidDel="001249C4" w:rsidRDefault="00C2709F" w:rsidP="00620CC0">
      <w:pPr>
        <w:pStyle w:val="Beschriftung"/>
        <w:keepNext/>
        <w:rPr>
          <w:ins w:id="5047" w:author="Stefan" w:date="2021-10-05T10:51:00Z"/>
          <w:del w:id="5048" w:author="Haskamp, Stefan (extern)" w:date="2022-01-15T14:17:00Z"/>
          <w:rFonts w:cs="Arial"/>
        </w:rPr>
      </w:pPr>
      <w:bookmarkStart w:id="5049" w:name="_Ref84323824"/>
      <w:ins w:id="5050" w:author="Stefan" w:date="2021-10-05T10:51:00Z">
        <w:del w:id="5051" w:author="Haskamp, Stefan (extern)" w:date="2022-01-15T14:17:00Z">
          <w:r w:rsidRPr="00622A7F" w:rsidDel="001249C4">
            <w:rPr>
              <w:rFonts w:cs="Arial"/>
            </w:rPr>
            <w:delText xml:space="preserve">Table </w:delText>
          </w:r>
          <w:r w:rsidRPr="00622A7F" w:rsidDel="001249C4">
            <w:rPr>
              <w:rFonts w:cs="Arial"/>
            </w:rPr>
            <w:fldChar w:fldCharType="begin"/>
          </w:r>
          <w:r w:rsidRPr="00622A7F" w:rsidDel="001249C4">
            <w:rPr>
              <w:rFonts w:cs="Arial"/>
            </w:rPr>
            <w:delInstrText xml:space="preserve"> SEQ Table \* ARABIC </w:delInstrText>
          </w:r>
        </w:del>
      </w:ins>
      <w:del w:id="5052" w:author="Haskamp, Stefan (extern)" w:date="2022-01-15T14:17:00Z">
        <w:r w:rsidRPr="00622A7F" w:rsidDel="001249C4">
          <w:rPr>
            <w:rFonts w:cs="Arial"/>
          </w:rPr>
          <w:fldChar w:fldCharType="separate"/>
        </w:r>
        <w:r w:rsidR="00030D93" w:rsidDel="001249C4">
          <w:rPr>
            <w:rFonts w:cs="Arial"/>
            <w:noProof/>
          </w:rPr>
          <w:delText>19</w:delText>
        </w:r>
      </w:del>
      <w:ins w:id="5053" w:author="Stefan" w:date="2021-10-05T10:51:00Z">
        <w:del w:id="5054" w:author="Haskamp, Stefan (extern)" w:date="2022-01-15T14:17:00Z">
          <w:r w:rsidRPr="00622A7F" w:rsidDel="001249C4">
            <w:rPr>
              <w:rFonts w:cs="Arial"/>
            </w:rPr>
            <w:fldChar w:fldCharType="end"/>
          </w:r>
          <w:bookmarkEnd w:id="5049"/>
          <w:r w:rsidRPr="00622A7F" w:rsidDel="001249C4">
            <w:rPr>
              <w:rFonts w:cs="Arial"/>
            </w:rPr>
            <w:delText>: Taqman gene expression assays obtained from Thermo Fisher Scientific</w:delText>
          </w:r>
        </w:del>
      </w:ins>
    </w:p>
    <w:tbl>
      <w:tblPr>
        <w:tblW w:w="0" w:type="auto"/>
        <w:tblLook w:val="04A0" w:firstRow="1" w:lastRow="0" w:firstColumn="1" w:lastColumn="0" w:noHBand="0" w:noVBand="1"/>
        <w:tblPrChange w:id="5055" w:author="Stefan" w:date="2021-10-05T10:51:00Z">
          <w:tblPr>
            <w:tblW w:w="0" w:type="auto"/>
            <w:tblLook w:val="04A0" w:firstRow="1" w:lastRow="0" w:firstColumn="1" w:lastColumn="0" w:noHBand="0" w:noVBand="1"/>
          </w:tblPr>
        </w:tblPrChange>
      </w:tblPr>
      <w:tblGrid>
        <w:gridCol w:w="1150"/>
        <w:gridCol w:w="2720"/>
        <w:tblGridChange w:id="5056">
          <w:tblGrid>
            <w:gridCol w:w="1072"/>
            <w:gridCol w:w="2720"/>
          </w:tblGrid>
        </w:tblGridChange>
      </w:tblGrid>
      <w:tr w:rsidR="0081577E" w:rsidRPr="00622A7F" w:rsidDel="001249C4" w14:paraId="7375780F" w14:textId="48B5E7F6" w:rsidTr="00C2709F">
        <w:trPr>
          <w:trHeight w:val="300"/>
          <w:ins w:id="5057" w:author="Stefan" w:date="2021-10-05T10:49:00Z"/>
          <w:del w:id="5058" w:author="Haskamp, Stefan (extern)" w:date="2022-01-15T14:17:00Z"/>
          <w:trPrChange w:id="5059" w:author="Stefan" w:date="2021-10-05T10:51:00Z">
            <w:trPr>
              <w:trHeight w:val="300"/>
            </w:trPr>
          </w:trPrChange>
        </w:trPr>
        <w:tc>
          <w:tcPr>
            <w:tcW w:w="1072" w:type="dxa"/>
            <w:noWrap/>
            <w:hideMark/>
            <w:tcPrChange w:id="5060" w:author="Stefan" w:date="2021-10-05T10:51:00Z">
              <w:tcPr>
                <w:tcW w:w="960" w:type="dxa"/>
                <w:noWrap/>
                <w:hideMark/>
              </w:tcPr>
            </w:tcPrChange>
          </w:tcPr>
          <w:p w14:paraId="025D76D3" w14:textId="7A8E56C6" w:rsidR="0081577E" w:rsidRPr="004C42DB" w:rsidDel="001249C4" w:rsidRDefault="0081577E">
            <w:pPr>
              <w:rPr>
                <w:ins w:id="5061" w:author="Stefan" w:date="2021-10-05T10:49:00Z"/>
                <w:del w:id="5062" w:author="Haskamp, Stefan (extern)" w:date="2022-01-15T14:17:00Z"/>
                <w:b/>
                <w:rPrChange w:id="5063" w:author="Stefan" w:date="2022-01-31T14:11:00Z">
                  <w:rPr>
                    <w:ins w:id="5064" w:author="Stefan" w:date="2021-10-05T10:49:00Z"/>
                    <w:del w:id="5065" w:author="Haskamp, Stefan (extern)" w:date="2022-01-15T14:17:00Z"/>
                    <w:lang w:val="de-DE"/>
                  </w:rPr>
                </w:rPrChange>
              </w:rPr>
            </w:pPr>
            <w:ins w:id="5066" w:author="Stefan" w:date="2021-10-05T10:49:00Z">
              <w:del w:id="5067" w:author="Haskamp, Stefan (extern)" w:date="2022-01-15T14:17:00Z">
                <w:r w:rsidRPr="00622A7F" w:rsidDel="001249C4">
                  <w:rPr>
                    <w:b/>
                    <w:rPrChange w:id="5068" w:author="Stefan" w:date="2021-10-05T10:50:00Z">
                      <w:rPr/>
                    </w:rPrChange>
                  </w:rPr>
                  <w:delText>Gene</w:delText>
                </w:r>
              </w:del>
            </w:ins>
          </w:p>
        </w:tc>
        <w:tc>
          <w:tcPr>
            <w:tcW w:w="2720" w:type="dxa"/>
            <w:noWrap/>
            <w:hideMark/>
            <w:tcPrChange w:id="5069" w:author="Stefan" w:date="2021-10-05T10:51:00Z">
              <w:tcPr>
                <w:tcW w:w="2720" w:type="dxa"/>
                <w:noWrap/>
                <w:hideMark/>
              </w:tcPr>
            </w:tcPrChange>
          </w:tcPr>
          <w:p w14:paraId="56A42D94" w14:textId="41A3EC88" w:rsidR="0081577E" w:rsidRPr="00622A7F" w:rsidDel="001249C4" w:rsidRDefault="0081577E">
            <w:pPr>
              <w:rPr>
                <w:ins w:id="5070" w:author="Stefan" w:date="2021-10-05T10:49:00Z"/>
                <w:del w:id="5071" w:author="Haskamp, Stefan (extern)" w:date="2022-01-15T14:17:00Z"/>
                <w:b/>
                <w:rPrChange w:id="5072" w:author="Stefan" w:date="2021-10-05T10:50:00Z">
                  <w:rPr>
                    <w:ins w:id="5073" w:author="Stefan" w:date="2021-10-05T10:49:00Z"/>
                    <w:del w:id="5074" w:author="Haskamp, Stefan (extern)" w:date="2022-01-15T14:17:00Z"/>
                  </w:rPr>
                </w:rPrChange>
              </w:rPr>
            </w:pPr>
            <w:ins w:id="5075" w:author="Stefan" w:date="2021-10-05T10:49:00Z">
              <w:del w:id="5076" w:author="Haskamp, Stefan (extern)" w:date="2022-01-15T14:17:00Z">
                <w:r w:rsidRPr="00622A7F" w:rsidDel="001249C4">
                  <w:rPr>
                    <w:b/>
                    <w:rPrChange w:id="5077" w:author="Stefan" w:date="2021-10-05T10:50:00Z">
                      <w:rPr/>
                    </w:rPrChange>
                  </w:rPr>
                  <w:delText>Taqman probe</w:delText>
                </w:r>
              </w:del>
            </w:ins>
          </w:p>
        </w:tc>
      </w:tr>
      <w:tr w:rsidR="0081577E" w:rsidRPr="00622A7F" w:rsidDel="001249C4" w14:paraId="75770257" w14:textId="07015E78" w:rsidTr="00C2709F">
        <w:trPr>
          <w:trHeight w:val="285"/>
          <w:ins w:id="5078" w:author="Stefan" w:date="2021-10-05T10:49:00Z"/>
          <w:del w:id="5079" w:author="Haskamp, Stefan (extern)" w:date="2022-01-15T14:17:00Z"/>
          <w:trPrChange w:id="5080" w:author="Stefan" w:date="2021-10-05T10:51:00Z">
            <w:trPr>
              <w:trHeight w:val="285"/>
            </w:trPr>
          </w:trPrChange>
        </w:trPr>
        <w:tc>
          <w:tcPr>
            <w:tcW w:w="1072" w:type="dxa"/>
            <w:noWrap/>
            <w:hideMark/>
            <w:tcPrChange w:id="5081" w:author="Stefan" w:date="2021-10-05T10:51:00Z">
              <w:tcPr>
                <w:tcW w:w="960" w:type="dxa"/>
                <w:noWrap/>
                <w:hideMark/>
              </w:tcPr>
            </w:tcPrChange>
          </w:tcPr>
          <w:p w14:paraId="7C8BBA80" w14:textId="059097F2" w:rsidR="0081577E" w:rsidRPr="00622A7F" w:rsidDel="001249C4" w:rsidRDefault="0081577E">
            <w:pPr>
              <w:rPr>
                <w:ins w:id="5082" w:author="Stefan" w:date="2021-10-05T10:49:00Z"/>
                <w:del w:id="5083" w:author="Haskamp, Stefan (extern)" w:date="2022-01-15T14:17:00Z"/>
              </w:rPr>
            </w:pPr>
            <w:ins w:id="5084" w:author="Stefan" w:date="2021-10-05T10:49:00Z">
              <w:del w:id="5085" w:author="Haskamp, Stefan (extern)" w:date="2022-01-15T14:17:00Z">
                <w:r w:rsidRPr="00622A7F" w:rsidDel="001249C4">
                  <w:delText>FGFBP2</w:delText>
                </w:r>
              </w:del>
            </w:ins>
          </w:p>
        </w:tc>
        <w:tc>
          <w:tcPr>
            <w:tcW w:w="2720" w:type="dxa"/>
            <w:noWrap/>
            <w:hideMark/>
            <w:tcPrChange w:id="5086" w:author="Stefan" w:date="2021-10-05T10:51:00Z">
              <w:tcPr>
                <w:tcW w:w="2720" w:type="dxa"/>
                <w:noWrap/>
                <w:hideMark/>
              </w:tcPr>
            </w:tcPrChange>
          </w:tcPr>
          <w:p w14:paraId="177EC5CD" w14:textId="1721CEA5" w:rsidR="0081577E" w:rsidRPr="00622A7F" w:rsidDel="001249C4" w:rsidRDefault="0081577E">
            <w:pPr>
              <w:rPr>
                <w:ins w:id="5087" w:author="Stefan" w:date="2021-10-05T10:49:00Z"/>
                <w:del w:id="5088" w:author="Haskamp, Stefan (extern)" w:date="2022-01-15T14:17:00Z"/>
              </w:rPr>
            </w:pPr>
            <w:ins w:id="5089" w:author="Stefan" w:date="2021-10-05T10:49:00Z">
              <w:del w:id="5090" w:author="Haskamp, Stefan (extern)" w:date="2022-01-15T14:17:00Z">
                <w:r w:rsidRPr="00622A7F" w:rsidDel="001249C4">
                  <w:delText xml:space="preserve">Hs00230605_m1 </w:delText>
                </w:r>
              </w:del>
            </w:ins>
          </w:p>
        </w:tc>
      </w:tr>
      <w:tr w:rsidR="0081577E" w:rsidRPr="00622A7F" w:rsidDel="001249C4" w14:paraId="64E352C2" w14:textId="31AD3DE4" w:rsidTr="00C2709F">
        <w:trPr>
          <w:trHeight w:val="300"/>
          <w:ins w:id="5091" w:author="Stefan" w:date="2021-10-05T10:49:00Z"/>
          <w:del w:id="5092" w:author="Haskamp, Stefan (extern)" w:date="2022-01-15T14:17:00Z"/>
          <w:trPrChange w:id="5093" w:author="Stefan" w:date="2021-10-05T10:51:00Z">
            <w:trPr>
              <w:trHeight w:val="300"/>
            </w:trPr>
          </w:trPrChange>
        </w:trPr>
        <w:tc>
          <w:tcPr>
            <w:tcW w:w="1072" w:type="dxa"/>
            <w:noWrap/>
            <w:hideMark/>
            <w:tcPrChange w:id="5094" w:author="Stefan" w:date="2021-10-05T10:51:00Z">
              <w:tcPr>
                <w:tcW w:w="960" w:type="dxa"/>
                <w:noWrap/>
                <w:hideMark/>
              </w:tcPr>
            </w:tcPrChange>
          </w:tcPr>
          <w:p w14:paraId="71A1BEA3" w14:textId="5A91E2DB" w:rsidR="0081577E" w:rsidRPr="00622A7F" w:rsidDel="001249C4" w:rsidRDefault="0081577E">
            <w:pPr>
              <w:rPr>
                <w:ins w:id="5095" w:author="Stefan" w:date="2021-10-05T10:49:00Z"/>
                <w:del w:id="5096" w:author="Haskamp, Stefan (extern)" w:date="2022-01-15T14:17:00Z"/>
              </w:rPr>
            </w:pPr>
            <w:ins w:id="5097" w:author="Stefan" w:date="2021-10-05T10:49:00Z">
              <w:del w:id="5098" w:author="Haskamp, Stefan (extern)" w:date="2022-01-15T14:17:00Z">
                <w:r w:rsidRPr="00622A7F" w:rsidDel="001249C4">
                  <w:delText>ACTB</w:delText>
                </w:r>
              </w:del>
            </w:ins>
          </w:p>
        </w:tc>
        <w:tc>
          <w:tcPr>
            <w:tcW w:w="2720" w:type="dxa"/>
            <w:noWrap/>
            <w:hideMark/>
            <w:tcPrChange w:id="5099" w:author="Stefan" w:date="2021-10-05T10:51:00Z">
              <w:tcPr>
                <w:tcW w:w="2720" w:type="dxa"/>
                <w:noWrap/>
                <w:hideMark/>
              </w:tcPr>
            </w:tcPrChange>
          </w:tcPr>
          <w:p w14:paraId="651B56F1" w14:textId="29B8CD6B" w:rsidR="0081577E" w:rsidRPr="00622A7F" w:rsidDel="001249C4" w:rsidRDefault="0081577E">
            <w:pPr>
              <w:rPr>
                <w:ins w:id="5100" w:author="Stefan" w:date="2021-10-05T10:49:00Z"/>
                <w:del w:id="5101" w:author="Haskamp, Stefan (extern)" w:date="2022-01-15T14:17:00Z"/>
              </w:rPr>
            </w:pPr>
            <w:ins w:id="5102" w:author="Stefan" w:date="2021-10-05T10:49:00Z">
              <w:del w:id="5103" w:author="Haskamp, Stefan (extern)" w:date="2022-01-15T14:17:00Z">
                <w:r w:rsidRPr="00622A7F" w:rsidDel="001249C4">
                  <w:delText>Order No. 4352935E</w:delText>
                </w:r>
              </w:del>
            </w:ins>
          </w:p>
        </w:tc>
      </w:tr>
      <w:tr w:rsidR="0081577E" w:rsidRPr="00622A7F" w:rsidDel="001249C4" w14:paraId="0E9A361E" w14:textId="3C938574" w:rsidTr="00C2709F">
        <w:trPr>
          <w:trHeight w:val="285"/>
          <w:ins w:id="5104" w:author="Stefan" w:date="2021-10-05T10:49:00Z"/>
          <w:del w:id="5105" w:author="Haskamp, Stefan (extern)" w:date="2022-01-15T14:17:00Z"/>
          <w:trPrChange w:id="5106" w:author="Stefan" w:date="2021-10-05T10:51:00Z">
            <w:trPr>
              <w:trHeight w:val="285"/>
            </w:trPr>
          </w:trPrChange>
        </w:trPr>
        <w:tc>
          <w:tcPr>
            <w:tcW w:w="1072" w:type="dxa"/>
            <w:noWrap/>
            <w:hideMark/>
            <w:tcPrChange w:id="5107" w:author="Stefan" w:date="2021-10-05T10:51:00Z">
              <w:tcPr>
                <w:tcW w:w="960" w:type="dxa"/>
                <w:noWrap/>
                <w:hideMark/>
              </w:tcPr>
            </w:tcPrChange>
          </w:tcPr>
          <w:p w14:paraId="7FEADC4D" w14:textId="5E2C1A42" w:rsidR="0081577E" w:rsidRPr="00622A7F" w:rsidDel="001249C4" w:rsidRDefault="0081577E">
            <w:pPr>
              <w:rPr>
                <w:ins w:id="5108" w:author="Stefan" w:date="2021-10-05T10:49:00Z"/>
                <w:del w:id="5109" w:author="Haskamp, Stefan (extern)" w:date="2022-01-15T14:17:00Z"/>
              </w:rPr>
            </w:pPr>
            <w:ins w:id="5110" w:author="Stefan" w:date="2021-10-05T10:49:00Z">
              <w:del w:id="5111" w:author="Haskamp, Stefan (extern)" w:date="2022-01-15T14:17:00Z">
                <w:r w:rsidRPr="00622A7F" w:rsidDel="001249C4">
                  <w:delText>B2M</w:delText>
                </w:r>
              </w:del>
            </w:ins>
          </w:p>
        </w:tc>
        <w:tc>
          <w:tcPr>
            <w:tcW w:w="2720" w:type="dxa"/>
            <w:noWrap/>
            <w:hideMark/>
            <w:tcPrChange w:id="5112" w:author="Stefan" w:date="2021-10-05T10:51:00Z">
              <w:tcPr>
                <w:tcW w:w="2720" w:type="dxa"/>
                <w:noWrap/>
                <w:hideMark/>
              </w:tcPr>
            </w:tcPrChange>
          </w:tcPr>
          <w:p w14:paraId="70127187" w14:textId="5CF84C49" w:rsidR="0081577E" w:rsidRPr="00622A7F" w:rsidDel="001249C4" w:rsidRDefault="0081577E">
            <w:pPr>
              <w:rPr>
                <w:ins w:id="5113" w:author="Stefan" w:date="2021-10-05T10:49:00Z"/>
                <w:del w:id="5114" w:author="Haskamp, Stefan (extern)" w:date="2022-01-15T14:17:00Z"/>
              </w:rPr>
            </w:pPr>
            <w:ins w:id="5115" w:author="Stefan" w:date="2021-10-05T10:49:00Z">
              <w:del w:id="5116" w:author="Haskamp, Stefan (extern)" w:date="2022-01-15T14:17:00Z">
                <w:r w:rsidRPr="00622A7F" w:rsidDel="001249C4">
                  <w:delText>Order No. 4326319E</w:delText>
                </w:r>
              </w:del>
            </w:ins>
          </w:p>
        </w:tc>
      </w:tr>
      <w:tr w:rsidR="0081577E" w:rsidRPr="00622A7F" w:rsidDel="001249C4" w14:paraId="77B175A6" w14:textId="00BE36A7" w:rsidTr="00C2709F">
        <w:trPr>
          <w:trHeight w:val="285"/>
          <w:ins w:id="5117" w:author="Stefan" w:date="2021-10-05T10:49:00Z"/>
          <w:del w:id="5118" w:author="Haskamp, Stefan (extern)" w:date="2022-01-15T14:17:00Z"/>
          <w:trPrChange w:id="5119" w:author="Stefan" w:date="2021-10-05T10:51:00Z">
            <w:trPr>
              <w:trHeight w:val="285"/>
            </w:trPr>
          </w:trPrChange>
        </w:trPr>
        <w:tc>
          <w:tcPr>
            <w:tcW w:w="1072" w:type="dxa"/>
            <w:noWrap/>
            <w:hideMark/>
            <w:tcPrChange w:id="5120" w:author="Stefan" w:date="2021-10-05T10:51:00Z">
              <w:tcPr>
                <w:tcW w:w="960" w:type="dxa"/>
                <w:noWrap/>
                <w:hideMark/>
              </w:tcPr>
            </w:tcPrChange>
          </w:tcPr>
          <w:p w14:paraId="4D1AC9EE" w14:textId="0273936D" w:rsidR="0081577E" w:rsidRPr="00622A7F" w:rsidDel="001249C4" w:rsidRDefault="0081577E">
            <w:pPr>
              <w:rPr>
                <w:ins w:id="5121" w:author="Stefan" w:date="2021-10-05T10:49:00Z"/>
                <w:del w:id="5122" w:author="Haskamp, Stefan (extern)" w:date="2022-01-15T14:17:00Z"/>
              </w:rPr>
            </w:pPr>
            <w:ins w:id="5123" w:author="Stefan" w:date="2021-10-05T10:49:00Z">
              <w:del w:id="5124" w:author="Haskamp, Stefan (extern)" w:date="2022-01-15T14:17:00Z">
                <w:r w:rsidRPr="00622A7F" w:rsidDel="001249C4">
                  <w:delText>PGK1</w:delText>
                </w:r>
              </w:del>
            </w:ins>
          </w:p>
        </w:tc>
        <w:tc>
          <w:tcPr>
            <w:tcW w:w="2720" w:type="dxa"/>
            <w:noWrap/>
            <w:hideMark/>
            <w:tcPrChange w:id="5125" w:author="Stefan" w:date="2021-10-05T10:51:00Z">
              <w:tcPr>
                <w:tcW w:w="2720" w:type="dxa"/>
                <w:noWrap/>
                <w:hideMark/>
              </w:tcPr>
            </w:tcPrChange>
          </w:tcPr>
          <w:p w14:paraId="17C18FAC" w14:textId="3B171CF2" w:rsidR="0081577E" w:rsidRPr="00622A7F" w:rsidDel="001249C4" w:rsidRDefault="0081577E">
            <w:pPr>
              <w:rPr>
                <w:ins w:id="5126" w:author="Stefan" w:date="2021-10-05T10:49:00Z"/>
                <w:del w:id="5127" w:author="Haskamp, Stefan (extern)" w:date="2022-01-15T14:17:00Z"/>
              </w:rPr>
            </w:pPr>
            <w:commentRangeStart w:id="5128"/>
            <w:ins w:id="5129" w:author="Stefan" w:date="2021-10-05T10:49:00Z">
              <w:del w:id="5130" w:author="Haskamp, Stefan (extern)" w:date="2022-01-15T14:17:00Z">
                <w:r w:rsidRPr="00622A7F" w:rsidDel="001249C4">
                  <w:delText>Order No. 4326318E</w:delText>
                </w:r>
              </w:del>
            </w:ins>
            <w:commentRangeEnd w:id="5128"/>
            <w:del w:id="5131" w:author="Haskamp, Stefan (extern)" w:date="2022-01-15T14:17:00Z">
              <w:r w:rsidR="00650697" w:rsidDel="001249C4">
                <w:rPr>
                  <w:rStyle w:val="Kommentarzeichen"/>
                </w:rPr>
                <w:commentReference w:id="5128"/>
              </w:r>
            </w:del>
          </w:p>
        </w:tc>
      </w:tr>
    </w:tbl>
    <w:p w14:paraId="3F58047F" w14:textId="1C4343C4" w:rsidR="0081577E" w:rsidRPr="00622A7F" w:rsidDel="001249C4" w:rsidRDefault="0081577E" w:rsidP="001022FA">
      <w:pPr>
        <w:rPr>
          <w:ins w:id="5132" w:author="Stefan" w:date="2021-10-05T10:39:00Z"/>
          <w:del w:id="5133" w:author="Haskamp, Stefan (extern)" w:date="2022-01-15T14:17:00Z"/>
          <w:rFonts w:cs="Arial"/>
        </w:rPr>
      </w:pPr>
    </w:p>
    <w:p w14:paraId="7537F112" w14:textId="5E29953B" w:rsidR="00276665" w:rsidRPr="00622A7F" w:rsidDel="001249C4" w:rsidRDefault="00276665" w:rsidP="001022FA">
      <w:pPr>
        <w:rPr>
          <w:del w:id="5134" w:author="Haskamp, Stefan (extern)" w:date="2022-01-15T14:17:00Z"/>
          <w:rFonts w:cs="Arial"/>
        </w:rPr>
      </w:pPr>
      <w:del w:id="5135" w:author="Haskamp, Stefan (extern)" w:date="2022-01-15T14:17:00Z">
        <w:r w:rsidRPr="00622A7F" w:rsidDel="001249C4">
          <w:rPr>
            <w:rFonts w:cs="Arial"/>
          </w:rPr>
          <w:delText>Reactions were performed in quadruplicates in 384-well plates on the QuantStudio™ 12K Flex System (Life Technologies</w:delText>
        </w:r>
      </w:del>
      <w:ins w:id="5136" w:author="Stefan" w:date="2021-10-07T16:10:00Z">
        <w:del w:id="5137" w:author="Haskamp, Stefan (extern)" w:date="2022-01-15T14:17:00Z">
          <w:r w:rsidR="00155456" w:rsidRPr="00622A7F" w:rsidDel="001249C4">
            <w:rPr>
              <w:rFonts w:cs="Arial"/>
            </w:rPr>
            <w:delText>Life Technologies (Thermo Fisher Scientific)</w:delText>
          </w:r>
        </w:del>
      </w:ins>
      <w:del w:id="5138" w:author="Haskamp, Stefan (extern)" w:date="2022-01-15T14:17:00Z">
        <w:r w:rsidRPr="00622A7F" w:rsidDel="001249C4">
          <w:rPr>
            <w:rFonts w:cs="Arial"/>
          </w:rPr>
          <w:delText xml:space="preserve">) </w:delText>
        </w:r>
      </w:del>
      <w:ins w:id="5139" w:author="ulrike.hueffmeier@gmail.com" w:date="2021-11-26T14:15:00Z">
        <w:del w:id="5140" w:author="Haskamp, Stefan (extern)" w:date="2022-01-15T14:17:00Z">
          <w:r w:rsidR="00650697" w:rsidRPr="00622A7F" w:rsidDel="001249C4">
            <w:rPr>
              <w:rFonts w:cs="Arial"/>
            </w:rPr>
            <w:delText>(</w:delText>
          </w:r>
          <w:r w:rsidR="00650697" w:rsidRPr="00622A7F" w:rsidDel="001249C4">
            <w:rPr>
              <w:rFonts w:cs="Arial"/>
            </w:rPr>
            <w:fldChar w:fldCharType="begin"/>
          </w:r>
          <w:r w:rsidR="00650697" w:rsidRPr="00622A7F" w:rsidDel="001249C4">
            <w:rPr>
              <w:rFonts w:cs="Arial"/>
            </w:rPr>
            <w:delInstrText xml:space="preserve"> REF _Ref72143634 \h </w:delInstrText>
          </w:r>
          <w:r w:rsidR="00650697" w:rsidDel="001249C4">
            <w:rPr>
              <w:rFonts w:cs="Arial"/>
            </w:rPr>
            <w:delInstrText xml:space="preserve"> \* MERGEFORMAT </w:delInstrText>
          </w:r>
        </w:del>
      </w:ins>
      <w:del w:id="5141" w:author="Haskamp, Stefan (extern)" w:date="2022-01-15T14:17:00Z">
        <w:r w:rsidR="00650697" w:rsidRPr="00622A7F" w:rsidDel="001249C4">
          <w:rPr>
            <w:rFonts w:cs="Arial"/>
          </w:rPr>
        </w:r>
      </w:del>
      <w:ins w:id="5142" w:author="ulrike.hueffmeier@gmail.com" w:date="2021-11-26T14:15:00Z">
        <w:del w:id="5143" w:author="Haskamp, Stefan (extern)" w:date="2022-01-15T14:17:00Z">
          <w:r w:rsidR="00650697" w:rsidRPr="00622A7F" w:rsidDel="001249C4">
            <w:rPr>
              <w:rFonts w:cs="Arial"/>
            </w:rPr>
            <w:fldChar w:fldCharType="separate"/>
          </w:r>
        </w:del>
      </w:ins>
      <w:ins w:id="5144" w:author="Haskamp, Stefan" w:date="2021-12-30T18:41:00Z">
        <w:del w:id="5145" w:author="Haskamp, Stefan (extern)" w:date="2022-01-15T14:17:00Z">
          <w:r w:rsidR="00030D93" w:rsidRPr="00622A7F" w:rsidDel="001249C4">
            <w:rPr>
              <w:rFonts w:cs="Arial"/>
            </w:rPr>
            <w:delText xml:space="preserve">Table </w:delText>
          </w:r>
          <w:r w:rsidR="00030D93" w:rsidDel="001249C4">
            <w:rPr>
              <w:rFonts w:cs="Arial"/>
              <w:noProof/>
            </w:rPr>
            <w:delText>20</w:delText>
          </w:r>
        </w:del>
      </w:ins>
      <w:ins w:id="5146" w:author="ulrike.hueffmeier@gmail.com" w:date="2021-11-26T14:15:00Z">
        <w:del w:id="5147" w:author="Haskamp, Stefan (extern)" w:date="2022-01-15T14:17:00Z">
          <w:r w:rsidR="00650697" w:rsidRPr="00622A7F" w:rsidDel="001249C4">
            <w:rPr>
              <w:rFonts w:cs="Arial"/>
            </w:rPr>
            <w:delText xml:space="preserve">Table </w:delText>
          </w:r>
          <w:r w:rsidR="00650697" w:rsidDel="001249C4">
            <w:rPr>
              <w:rFonts w:cs="Arial"/>
              <w:noProof/>
            </w:rPr>
            <w:delText>20</w:delText>
          </w:r>
          <w:r w:rsidR="00650697" w:rsidRPr="00622A7F" w:rsidDel="001249C4">
            <w:rPr>
              <w:rFonts w:cs="Arial"/>
            </w:rPr>
            <w:fldChar w:fldCharType="end"/>
          </w:r>
          <w:r w:rsidR="00650697" w:rsidRPr="00622A7F" w:rsidDel="001249C4">
            <w:rPr>
              <w:rFonts w:cs="Arial"/>
            </w:rPr>
            <w:delText>)</w:delText>
          </w:r>
          <w:r w:rsidR="00650697" w:rsidDel="001249C4">
            <w:rPr>
              <w:rFonts w:cs="Arial"/>
            </w:rPr>
            <w:delText xml:space="preserve"> </w:delText>
          </w:r>
        </w:del>
      </w:ins>
      <w:del w:id="5148" w:author="Haskamp, Stefan (extern)" w:date="2022-01-15T14:17:00Z">
        <w:r w:rsidRPr="00622A7F" w:rsidDel="001249C4">
          <w:rPr>
            <w:rFonts w:cs="Arial"/>
          </w:rPr>
          <w:delText>and evaluated using die ExpressionSuite Software v1.0.3 (Life Technologies</w:delText>
        </w:r>
      </w:del>
      <w:ins w:id="5149" w:author="Stefan" w:date="2021-10-07T16:10:00Z">
        <w:del w:id="5150" w:author="Haskamp, Stefan (extern)" w:date="2022-01-15T14:17:00Z">
          <w:r w:rsidR="00155456" w:rsidRPr="00622A7F" w:rsidDel="001249C4">
            <w:rPr>
              <w:rFonts w:cs="Arial"/>
            </w:rPr>
            <w:delText>Life Technologies (Thermo Fisher Scientific)</w:delText>
          </w:r>
        </w:del>
      </w:ins>
      <w:del w:id="5151" w:author="Haskamp, Stefan (extern)" w:date="2022-01-15T14:17:00Z">
        <w:r w:rsidRPr="00622A7F" w:rsidDel="001249C4">
          <w:rPr>
            <w:rFonts w:cs="Arial"/>
          </w:rPr>
          <w:delText>)</w:delText>
        </w:r>
        <w:r w:rsidR="00822B70" w:rsidRPr="00622A7F" w:rsidDel="001249C4">
          <w:rPr>
            <w:rFonts w:cs="Arial"/>
          </w:rPr>
          <w:delText xml:space="preserve"> (</w:delText>
        </w:r>
        <w:r w:rsidR="00822B70" w:rsidRPr="00622A7F" w:rsidDel="001249C4">
          <w:rPr>
            <w:rFonts w:cs="Arial"/>
          </w:rPr>
          <w:fldChar w:fldCharType="begin"/>
        </w:r>
        <w:r w:rsidR="00822B70" w:rsidRPr="00622A7F" w:rsidDel="001249C4">
          <w:rPr>
            <w:rFonts w:cs="Arial"/>
          </w:rPr>
          <w:delInstrText xml:space="preserve"> REF _Ref72143634 \h </w:delInstrText>
        </w:r>
        <w:r w:rsidR="00622A7F" w:rsidDel="001249C4">
          <w:rPr>
            <w:rFonts w:cs="Arial"/>
          </w:rPr>
          <w:delInstrText xml:space="preserve"> \* MERGEFORMAT </w:delInstrText>
        </w:r>
        <w:r w:rsidR="00822B70" w:rsidRPr="00622A7F" w:rsidDel="001249C4">
          <w:rPr>
            <w:rFonts w:cs="Arial"/>
          </w:rPr>
        </w:r>
        <w:r w:rsidR="00822B70" w:rsidRPr="00622A7F" w:rsidDel="001249C4">
          <w:rPr>
            <w:rFonts w:cs="Arial"/>
          </w:rPr>
          <w:fldChar w:fldCharType="separate"/>
        </w:r>
        <w:r w:rsidR="00A53077" w:rsidRPr="00622A7F" w:rsidDel="001249C4">
          <w:rPr>
            <w:rFonts w:cs="Arial"/>
          </w:rPr>
          <w:delText xml:space="preserve">Table </w:delText>
        </w:r>
        <w:r w:rsidR="00A53077" w:rsidDel="001249C4">
          <w:rPr>
            <w:rFonts w:cs="Arial"/>
            <w:noProof/>
          </w:rPr>
          <w:delText>20</w:delText>
        </w:r>
        <w:r w:rsidR="00822B70" w:rsidRPr="00622A7F" w:rsidDel="001249C4">
          <w:rPr>
            <w:rFonts w:cs="Arial"/>
          </w:rPr>
          <w:fldChar w:fldCharType="end"/>
        </w:r>
        <w:r w:rsidR="00822B70" w:rsidRPr="00622A7F" w:rsidDel="001249C4">
          <w:rPr>
            <w:rFonts w:cs="Arial"/>
          </w:rPr>
          <w:delText>)</w:delText>
        </w:r>
        <w:r w:rsidRPr="00622A7F" w:rsidDel="001249C4">
          <w:rPr>
            <w:rFonts w:cs="Arial"/>
          </w:rPr>
          <w:delText xml:space="preserve">. </w:delText>
        </w:r>
      </w:del>
    </w:p>
    <w:p w14:paraId="15A928CE" w14:textId="1405DD9B" w:rsidR="00822B70" w:rsidRPr="00622A7F" w:rsidDel="001249C4" w:rsidRDefault="00822B70" w:rsidP="001022FA">
      <w:pPr>
        <w:pStyle w:val="Beschriftung"/>
        <w:rPr>
          <w:del w:id="5152" w:author="Haskamp, Stefan (extern)" w:date="2022-01-15T14:17:00Z"/>
          <w:rFonts w:cs="Arial"/>
        </w:rPr>
      </w:pPr>
      <w:bookmarkStart w:id="5153" w:name="_Ref72143634"/>
      <w:del w:id="5154" w:author="Haskamp, Stefan (extern)" w:date="2022-01-15T14:17:00Z">
        <w:r w:rsidRPr="00622A7F" w:rsidDel="001249C4">
          <w:rPr>
            <w:rFonts w:cs="Arial"/>
          </w:rPr>
          <w:delText xml:space="preserve">Table </w:delText>
        </w:r>
        <w:r w:rsidRPr="00622A7F" w:rsidDel="001249C4">
          <w:rPr>
            <w:rFonts w:cs="Arial"/>
          </w:rPr>
          <w:fldChar w:fldCharType="begin"/>
        </w:r>
        <w:r w:rsidRPr="00622A7F" w:rsidDel="001249C4">
          <w:rPr>
            <w:rFonts w:cs="Arial"/>
          </w:rPr>
          <w:delInstrText xml:space="preserve"> SEQ Table \* ARABIC </w:delInstrText>
        </w:r>
        <w:r w:rsidRPr="00622A7F" w:rsidDel="001249C4">
          <w:rPr>
            <w:rFonts w:cs="Arial"/>
          </w:rPr>
          <w:fldChar w:fldCharType="separate"/>
        </w:r>
        <w:r w:rsidR="00030D93" w:rsidDel="001249C4">
          <w:rPr>
            <w:rFonts w:cs="Arial"/>
            <w:noProof/>
          </w:rPr>
          <w:delText>20</w:delText>
        </w:r>
        <w:r w:rsidRPr="00622A7F" w:rsidDel="001249C4">
          <w:rPr>
            <w:rFonts w:cs="Arial"/>
          </w:rPr>
          <w:fldChar w:fldCharType="end"/>
        </w:r>
        <w:bookmarkEnd w:id="5153"/>
        <w:r w:rsidRPr="00622A7F" w:rsidDel="001249C4">
          <w:rPr>
            <w:rFonts w:cs="Arial"/>
          </w:rPr>
          <w:delText xml:space="preserve">: </w:delText>
        </w:r>
      </w:del>
      <w:ins w:id="5155" w:author="ulrike.hueffmeier@gmail.com" w:date="2021-11-26T14:24:00Z">
        <w:del w:id="5156" w:author="Haskamp, Stefan (extern)" w:date="2022-01-15T14:17:00Z">
          <w:r w:rsidR="00783D92" w:rsidRPr="00622A7F" w:rsidDel="001249C4">
            <w:rPr>
              <w:rFonts w:cs="Arial"/>
            </w:rPr>
            <w:delText xml:space="preserve">qPCR </w:delText>
          </w:r>
        </w:del>
      </w:ins>
      <w:del w:id="5157" w:author="Haskamp, Stefan (extern)" w:date="2022-01-15T14:17:00Z">
        <w:r w:rsidRPr="00622A7F" w:rsidDel="001249C4">
          <w:rPr>
            <w:rFonts w:cs="Arial"/>
          </w:rPr>
          <w:delText>reaction mixture for qPCR</w:delText>
        </w:r>
      </w:del>
    </w:p>
    <w:tbl>
      <w:tblPr>
        <w:tblW w:w="5646" w:type="dxa"/>
        <w:tblInd w:w="-5" w:type="dxa"/>
        <w:tblLook w:val="04A0" w:firstRow="1" w:lastRow="0" w:firstColumn="1" w:lastColumn="0" w:noHBand="0" w:noVBand="1"/>
      </w:tblPr>
      <w:tblGrid>
        <w:gridCol w:w="4117"/>
        <w:gridCol w:w="1529"/>
      </w:tblGrid>
      <w:tr w:rsidR="00822B70" w:rsidRPr="00622A7F" w:rsidDel="001249C4" w14:paraId="2C578C1D" w14:textId="0F010F36" w:rsidTr="00822B70">
        <w:trPr>
          <w:trHeight w:val="300"/>
          <w:del w:id="5158" w:author="Haskamp, Stefan (extern)" w:date="2022-01-15T14:17:00Z"/>
        </w:trPr>
        <w:tc>
          <w:tcPr>
            <w:tcW w:w="41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3EF70F" w14:textId="1CDF6592" w:rsidR="00822B70" w:rsidRPr="00622A7F" w:rsidDel="001249C4" w:rsidRDefault="00822B70" w:rsidP="001022FA">
            <w:pPr>
              <w:pStyle w:val="Titel"/>
              <w:rPr>
                <w:del w:id="5159" w:author="Haskamp, Stefan (extern)" w:date="2022-01-15T14:17:00Z"/>
                <w:b/>
              </w:rPr>
            </w:pPr>
            <w:del w:id="5160" w:author="Haskamp, Stefan (extern)" w:date="2022-01-15T14:17:00Z">
              <w:r w:rsidRPr="00622A7F" w:rsidDel="001249C4">
                <w:rPr>
                  <w:b/>
                </w:rPr>
                <w:delText>Reagent</w:delText>
              </w:r>
            </w:del>
          </w:p>
        </w:tc>
        <w:tc>
          <w:tcPr>
            <w:tcW w:w="1529" w:type="dxa"/>
            <w:tcBorders>
              <w:top w:val="single" w:sz="4" w:space="0" w:color="auto"/>
              <w:left w:val="nil"/>
              <w:bottom w:val="single" w:sz="4" w:space="0" w:color="auto"/>
              <w:right w:val="single" w:sz="4" w:space="0" w:color="auto"/>
            </w:tcBorders>
            <w:shd w:val="clear" w:color="auto" w:fill="auto"/>
            <w:noWrap/>
            <w:vAlign w:val="bottom"/>
            <w:hideMark/>
          </w:tcPr>
          <w:p w14:paraId="1198C202" w14:textId="41485566" w:rsidR="00822B70" w:rsidRPr="00622A7F" w:rsidDel="001249C4" w:rsidRDefault="00822B70" w:rsidP="001022FA">
            <w:pPr>
              <w:pStyle w:val="Titel"/>
              <w:rPr>
                <w:del w:id="5161" w:author="Haskamp, Stefan (extern)" w:date="2022-01-15T14:17:00Z"/>
                <w:b/>
              </w:rPr>
            </w:pPr>
            <w:del w:id="5162" w:author="Haskamp, Stefan (extern)" w:date="2022-01-15T14:17:00Z">
              <w:r w:rsidRPr="00622A7F" w:rsidDel="001249C4">
                <w:rPr>
                  <w:b/>
                </w:rPr>
                <w:delText>Volume [µl]</w:delText>
              </w:r>
            </w:del>
          </w:p>
        </w:tc>
      </w:tr>
      <w:tr w:rsidR="00822B70" w:rsidRPr="00622A7F" w:rsidDel="001249C4" w14:paraId="48761F14" w14:textId="4FFF85B1" w:rsidTr="00822B70">
        <w:trPr>
          <w:trHeight w:val="285"/>
          <w:del w:id="5163" w:author="Haskamp, Stefan (extern)" w:date="2022-01-15T14:17:00Z"/>
        </w:trPr>
        <w:tc>
          <w:tcPr>
            <w:tcW w:w="4117" w:type="dxa"/>
            <w:tcBorders>
              <w:top w:val="nil"/>
              <w:left w:val="single" w:sz="4" w:space="0" w:color="auto"/>
              <w:bottom w:val="single" w:sz="4" w:space="0" w:color="auto"/>
              <w:right w:val="single" w:sz="4" w:space="0" w:color="auto"/>
            </w:tcBorders>
            <w:shd w:val="clear" w:color="auto" w:fill="auto"/>
            <w:noWrap/>
            <w:vAlign w:val="bottom"/>
            <w:hideMark/>
          </w:tcPr>
          <w:p w14:paraId="35A6EFA8" w14:textId="36B14656" w:rsidR="00822B70" w:rsidRPr="00622A7F" w:rsidDel="001249C4" w:rsidRDefault="00822B70" w:rsidP="001022FA">
            <w:pPr>
              <w:pStyle w:val="Titel"/>
              <w:rPr>
                <w:del w:id="5164" w:author="Haskamp, Stefan (extern)" w:date="2022-01-15T14:17:00Z"/>
              </w:rPr>
            </w:pPr>
            <w:del w:id="5165" w:author="Haskamp, Stefan (extern)" w:date="2022-01-15T14:17:00Z">
              <w:r w:rsidRPr="00622A7F" w:rsidDel="001249C4">
                <w:delText>TaqMan Gene Expression MM (2x)</w:delText>
              </w:r>
            </w:del>
          </w:p>
        </w:tc>
        <w:tc>
          <w:tcPr>
            <w:tcW w:w="1529" w:type="dxa"/>
            <w:tcBorders>
              <w:top w:val="nil"/>
              <w:left w:val="nil"/>
              <w:bottom w:val="single" w:sz="4" w:space="0" w:color="auto"/>
              <w:right w:val="single" w:sz="4" w:space="0" w:color="auto"/>
            </w:tcBorders>
            <w:shd w:val="clear" w:color="auto" w:fill="auto"/>
            <w:noWrap/>
            <w:vAlign w:val="bottom"/>
            <w:hideMark/>
          </w:tcPr>
          <w:p w14:paraId="6044BF92" w14:textId="49E4222A" w:rsidR="00822B70" w:rsidRPr="00622A7F" w:rsidDel="001249C4" w:rsidRDefault="00822B70" w:rsidP="001022FA">
            <w:pPr>
              <w:pStyle w:val="Titel"/>
              <w:rPr>
                <w:del w:id="5166" w:author="Haskamp, Stefan (extern)" w:date="2022-01-15T14:17:00Z"/>
              </w:rPr>
            </w:pPr>
            <w:del w:id="5167" w:author="Haskamp, Stefan (extern)" w:date="2022-01-15T14:17:00Z">
              <w:r w:rsidRPr="00622A7F" w:rsidDel="001249C4">
                <w:delText>7.5</w:delText>
              </w:r>
            </w:del>
          </w:p>
        </w:tc>
      </w:tr>
      <w:tr w:rsidR="00822B70" w:rsidRPr="00622A7F" w:rsidDel="001249C4" w14:paraId="690B9C50" w14:textId="114CD0EF" w:rsidTr="00822B70">
        <w:trPr>
          <w:trHeight w:val="285"/>
          <w:del w:id="5168" w:author="Haskamp, Stefan (extern)" w:date="2022-01-15T14:17:00Z"/>
        </w:trPr>
        <w:tc>
          <w:tcPr>
            <w:tcW w:w="4117" w:type="dxa"/>
            <w:tcBorders>
              <w:top w:val="nil"/>
              <w:left w:val="single" w:sz="4" w:space="0" w:color="auto"/>
              <w:bottom w:val="single" w:sz="4" w:space="0" w:color="auto"/>
              <w:right w:val="single" w:sz="4" w:space="0" w:color="auto"/>
            </w:tcBorders>
            <w:shd w:val="clear" w:color="auto" w:fill="auto"/>
            <w:noWrap/>
            <w:vAlign w:val="bottom"/>
            <w:hideMark/>
          </w:tcPr>
          <w:p w14:paraId="76931057" w14:textId="18B8A860" w:rsidR="00822B70" w:rsidRPr="00622A7F" w:rsidDel="001249C4" w:rsidRDefault="00822B70" w:rsidP="001022FA">
            <w:pPr>
              <w:pStyle w:val="Titel"/>
              <w:rPr>
                <w:del w:id="5169" w:author="Haskamp, Stefan (extern)" w:date="2022-01-15T14:17:00Z"/>
              </w:rPr>
            </w:pPr>
            <w:del w:id="5170" w:author="Haskamp, Stefan (extern)" w:date="2022-01-15T14:17:00Z">
              <w:r w:rsidRPr="00622A7F" w:rsidDel="001249C4">
                <w:delText>TaqMan Gene Expression Assay (20x)</w:delText>
              </w:r>
            </w:del>
          </w:p>
        </w:tc>
        <w:tc>
          <w:tcPr>
            <w:tcW w:w="1529" w:type="dxa"/>
            <w:tcBorders>
              <w:top w:val="nil"/>
              <w:left w:val="nil"/>
              <w:bottom w:val="single" w:sz="4" w:space="0" w:color="auto"/>
              <w:right w:val="single" w:sz="4" w:space="0" w:color="auto"/>
            </w:tcBorders>
            <w:shd w:val="clear" w:color="auto" w:fill="auto"/>
            <w:noWrap/>
            <w:vAlign w:val="bottom"/>
            <w:hideMark/>
          </w:tcPr>
          <w:p w14:paraId="02E6BDCA" w14:textId="7F2032E1" w:rsidR="00822B70" w:rsidRPr="00622A7F" w:rsidDel="001249C4" w:rsidRDefault="00822B70" w:rsidP="001022FA">
            <w:pPr>
              <w:pStyle w:val="Titel"/>
              <w:rPr>
                <w:del w:id="5171" w:author="Haskamp, Stefan (extern)" w:date="2022-01-15T14:17:00Z"/>
              </w:rPr>
            </w:pPr>
            <w:del w:id="5172" w:author="Haskamp, Stefan (extern)" w:date="2022-01-15T14:17:00Z">
              <w:r w:rsidRPr="00622A7F" w:rsidDel="001249C4">
                <w:delText>0.75</w:delText>
              </w:r>
            </w:del>
          </w:p>
        </w:tc>
      </w:tr>
      <w:tr w:rsidR="00822B70" w:rsidRPr="00622A7F" w:rsidDel="001249C4" w14:paraId="41928E57" w14:textId="5629CF47" w:rsidTr="00822B70">
        <w:trPr>
          <w:trHeight w:val="285"/>
          <w:del w:id="5173" w:author="Haskamp, Stefan (extern)" w:date="2022-01-15T14:17:00Z"/>
        </w:trPr>
        <w:tc>
          <w:tcPr>
            <w:tcW w:w="4117" w:type="dxa"/>
            <w:tcBorders>
              <w:top w:val="nil"/>
              <w:left w:val="single" w:sz="4" w:space="0" w:color="auto"/>
              <w:bottom w:val="single" w:sz="4" w:space="0" w:color="auto"/>
              <w:right w:val="single" w:sz="4" w:space="0" w:color="auto"/>
            </w:tcBorders>
            <w:shd w:val="clear" w:color="auto" w:fill="auto"/>
            <w:noWrap/>
            <w:vAlign w:val="bottom"/>
            <w:hideMark/>
          </w:tcPr>
          <w:p w14:paraId="7D78902A" w14:textId="4AF82994" w:rsidR="00822B70" w:rsidRPr="00622A7F" w:rsidDel="001249C4" w:rsidRDefault="00822B70" w:rsidP="001022FA">
            <w:pPr>
              <w:pStyle w:val="Titel"/>
              <w:rPr>
                <w:del w:id="5174" w:author="Haskamp, Stefan (extern)" w:date="2022-01-15T14:17:00Z"/>
              </w:rPr>
            </w:pPr>
            <w:del w:id="5175" w:author="Haskamp, Stefan (extern)" w:date="2022-01-15T14:17:00Z">
              <w:r w:rsidRPr="00622A7F" w:rsidDel="001249C4">
                <w:delText>H2O</w:delText>
              </w:r>
            </w:del>
          </w:p>
        </w:tc>
        <w:tc>
          <w:tcPr>
            <w:tcW w:w="1529" w:type="dxa"/>
            <w:tcBorders>
              <w:top w:val="nil"/>
              <w:left w:val="nil"/>
              <w:bottom w:val="single" w:sz="4" w:space="0" w:color="auto"/>
              <w:right w:val="single" w:sz="4" w:space="0" w:color="auto"/>
            </w:tcBorders>
            <w:shd w:val="clear" w:color="auto" w:fill="auto"/>
            <w:noWrap/>
            <w:vAlign w:val="bottom"/>
            <w:hideMark/>
          </w:tcPr>
          <w:p w14:paraId="153F89B4" w14:textId="2D5FFAEB" w:rsidR="00822B70" w:rsidRPr="00622A7F" w:rsidDel="001249C4" w:rsidRDefault="00822B70" w:rsidP="001022FA">
            <w:pPr>
              <w:pStyle w:val="Titel"/>
              <w:rPr>
                <w:del w:id="5176" w:author="Haskamp, Stefan (extern)" w:date="2022-01-15T14:17:00Z"/>
              </w:rPr>
            </w:pPr>
            <w:del w:id="5177" w:author="Haskamp, Stefan (extern)" w:date="2022-01-15T14:17:00Z">
              <w:r w:rsidRPr="00622A7F" w:rsidDel="001249C4">
                <w:delText>1.75</w:delText>
              </w:r>
            </w:del>
          </w:p>
        </w:tc>
      </w:tr>
      <w:tr w:rsidR="00822B70" w:rsidRPr="00622A7F" w:rsidDel="001249C4" w14:paraId="2E3FF1FD" w14:textId="1EB785B9" w:rsidTr="00822B70">
        <w:trPr>
          <w:trHeight w:val="285"/>
          <w:del w:id="5178" w:author="Haskamp, Stefan (extern)" w:date="2022-01-15T14:17:00Z"/>
        </w:trPr>
        <w:tc>
          <w:tcPr>
            <w:tcW w:w="4117" w:type="dxa"/>
            <w:tcBorders>
              <w:top w:val="nil"/>
              <w:left w:val="single" w:sz="4" w:space="0" w:color="auto"/>
              <w:bottom w:val="single" w:sz="4" w:space="0" w:color="auto"/>
              <w:right w:val="single" w:sz="4" w:space="0" w:color="auto"/>
            </w:tcBorders>
            <w:shd w:val="clear" w:color="auto" w:fill="auto"/>
            <w:noWrap/>
            <w:vAlign w:val="bottom"/>
            <w:hideMark/>
          </w:tcPr>
          <w:p w14:paraId="2E6B722E" w14:textId="1D01C2B1" w:rsidR="00822B70" w:rsidRPr="00622A7F" w:rsidDel="001249C4" w:rsidRDefault="00822B70" w:rsidP="001022FA">
            <w:pPr>
              <w:pStyle w:val="Titel"/>
              <w:rPr>
                <w:del w:id="5179" w:author="Haskamp, Stefan (extern)" w:date="2022-01-15T14:17:00Z"/>
              </w:rPr>
            </w:pPr>
            <w:del w:id="5180" w:author="Haskamp, Stefan (extern)" w:date="2022-01-15T14:17:00Z">
              <w:r w:rsidRPr="00622A7F" w:rsidDel="001249C4">
                <w:delText>cDNA (1:5)</w:delText>
              </w:r>
            </w:del>
          </w:p>
        </w:tc>
        <w:tc>
          <w:tcPr>
            <w:tcW w:w="1529" w:type="dxa"/>
            <w:tcBorders>
              <w:top w:val="nil"/>
              <w:left w:val="nil"/>
              <w:bottom w:val="single" w:sz="4" w:space="0" w:color="auto"/>
              <w:right w:val="single" w:sz="4" w:space="0" w:color="auto"/>
            </w:tcBorders>
            <w:shd w:val="clear" w:color="auto" w:fill="auto"/>
            <w:noWrap/>
            <w:vAlign w:val="bottom"/>
            <w:hideMark/>
          </w:tcPr>
          <w:p w14:paraId="6B0808A1" w14:textId="6796C95B" w:rsidR="00822B70" w:rsidRPr="00622A7F" w:rsidDel="001249C4" w:rsidRDefault="00822B70" w:rsidP="001022FA">
            <w:pPr>
              <w:pStyle w:val="Titel"/>
              <w:rPr>
                <w:del w:id="5181" w:author="Haskamp, Stefan (extern)" w:date="2022-01-15T14:17:00Z"/>
              </w:rPr>
            </w:pPr>
            <w:del w:id="5182" w:author="Haskamp, Stefan (extern)" w:date="2022-01-15T14:17:00Z">
              <w:r w:rsidRPr="00622A7F" w:rsidDel="001249C4">
                <w:delText>5</w:delText>
              </w:r>
            </w:del>
          </w:p>
        </w:tc>
      </w:tr>
    </w:tbl>
    <w:p w14:paraId="2F67D4BB" w14:textId="0191BFA3" w:rsidR="00822B70" w:rsidRPr="00622A7F" w:rsidDel="001249C4" w:rsidRDefault="00822B70" w:rsidP="001022FA">
      <w:pPr>
        <w:rPr>
          <w:del w:id="5183" w:author="Haskamp, Stefan (extern)" w:date="2022-01-15T14:17:00Z"/>
          <w:rFonts w:cs="Arial"/>
        </w:rPr>
      </w:pPr>
    </w:p>
    <w:p w14:paraId="3378D880" w14:textId="73C7F1E1" w:rsidR="00D038ED" w:rsidRPr="00622A7F" w:rsidDel="001249C4" w:rsidRDefault="00FF28ED" w:rsidP="001022FA">
      <w:pPr>
        <w:rPr>
          <w:del w:id="5184" w:author="Haskamp, Stefan (extern)" w:date="2022-01-15T14:17:00Z"/>
          <w:rFonts w:cs="Arial"/>
        </w:rPr>
      </w:pPr>
      <w:del w:id="5185" w:author="Haskamp, Stefan (extern)" w:date="2022-01-15T14:17:00Z">
        <w:r w:rsidRPr="00622A7F" w:rsidDel="001249C4">
          <w:rPr>
            <w:rFonts w:cs="Arial"/>
          </w:rPr>
          <w:delText>In general, three housekeeping genes were used (</w:delText>
        </w:r>
        <w:r w:rsidRPr="00622A7F" w:rsidDel="001249C4">
          <w:rPr>
            <w:rFonts w:cs="Arial"/>
            <w:i/>
          </w:rPr>
          <w:delText>ACTB, PGK1, B2M</w:delText>
        </w:r>
        <w:r w:rsidRPr="00622A7F" w:rsidDel="001249C4">
          <w:rPr>
            <w:rFonts w:cs="Arial"/>
          </w:rPr>
          <w:delText xml:space="preserve">). </w:delText>
        </w:r>
        <w:r w:rsidR="00D038ED" w:rsidRPr="00622A7F" w:rsidDel="001249C4">
          <w:rPr>
            <w:rFonts w:cs="Arial"/>
          </w:rPr>
          <w:delText>To quantify relative gene expression levels, the ΔΔC</w:delText>
        </w:r>
        <w:r w:rsidR="00D038ED" w:rsidRPr="00622A7F" w:rsidDel="001249C4">
          <w:rPr>
            <w:rFonts w:cs="Arial"/>
            <w:vertAlign w:val="subscript"/>
          </w:rPr>
          <w:delText xml:space="preserve">T </w:delText>
        </w:r>
        <w:r w:rsidR="00D038ED" w:rsidRPr="00622A7F" w:rsidDel="001249C4">
          <w:rPr>
            <w:rFonts w:cs="Arial"/>
          </w:rPr>
          <w:delText>method was used. The CT values were obtained from the software and normalized by the housekeeping genes (ΔC</w:delText>
        </w:r>
        <w:r w:rsidR="00D038ED" w:rsidRPr="00622A7F" w:rsidDel="001249C4">
          <w:rPr>
            <w:rFonts w:cs="Arial"/>
            <w:vertAlign w:val="subscript"/>
          </w:rPr>
          <w:delText>T</w:delText>
        </w:r>
        <w:r w:rsidR="00D038ED" w:rsidRPr="00622A7F" w:rsidDel="001249C4">
          <w:rPr>
            <w:rFonts w:cs="Arial"/>
          </w:rPr>
          <w:delText xml:space="preserve"> = C</w:delText>
        </w:r>
        <w:r w:rsidR="00D038ED" w:rsidRPr="00622A7F" w:rsidDel="001249C4">
          <w:rPr>
            <w:rFonts w:cs="Arial"/>
            <w:vertAlign w:val="subscript"/>
          </w:rPr>
          <w:delText xml:space="preserve">T,target </w:delText>
        </w:r>
        <w:r w:rsidR="00D038ED" w:rsidRPr="00622A7F" w:rsidDel="001249C4">
          <w:rPr>
            <w:rFonts w:cs="Arial"/>
          </w:rPr>
          <w:delText>– C</w:delText>
        </w:r>
        <w:r w:rsidR="00D038ED" w:rsidRPr="00622A7F" w:rsidDel="001249C4">
          <w:rPr>
            <w:rFonts w:cs="Arial"/>
            <w:vertAlign w:val="subscript"/>
          </w:rPr>
          <w:delText>T,housekeeping genes</w:delText>
        </w:r>
        <w:r w:rsidR="00D038ED" w:rsidRPr="00622A7F" w:rsidDel="001249C4">
          <w:rPr>
            <w:rFonts w:cs="Arial"/>
          </w:rPr>
          <w:delText>). Consequently, the fold change between the reference and the sample was determined (ΔΔC</w:delText>
        </w:r>
        <w:r w:rsidR="00D038ED" w:rsidRPr="00622A7F" w:rsidDel="001249C4">
          <w:rPr>
            <w:rFonts w:cs="Arial"/>
            <w:vertAlign w:val="subscript"/>
          </w:rPr>
          <w:delText>T</w:delText>
        </w:r>
        <w:r w:rsidR="00D038ED" w:rsidRPr="00622A7F" w:rsidDel="001249C4">
          <w:rPr>
            <w:rFonts w:cs="Arial"/>
          </w:rPr>
          <w:delText xml:space="preserve"> = ΔC</w:delText>
        </w:r>
        <w:r w:rsidR="00D038ED" w:rsidRPr="00622A7F" w:rsidDel="001249C4">
          <w:rPr>
            <w:rFonts w:cs="Arial"/>
            <w:vertAlign w:val="subscript"/>
          </w:rPr>
          <w:delText>T,sample</w:delText>
        </w:r>
        <w:r w:rsidR="00D038ED" w:rsidRPr="00622A7F" w:rsidDel="001249C4">
          <w:rPr>
            <w:rFonts w:cs="Arial"/>
          </w:rPr>
          <w:delText xml:space="preserve"> - </w:delText>
        </w:r>
        <w:r w:rsidR="00D038ED" w:rsidRPr="00622A7F" w:rsidDel="001249C4">
          <w:rPr>
            <w:rFonts w:cs="Arial"/>
            <w:vertAlign w:val="subscript"/>
          </w:rPr>
          <w:delText xml:space="preserve"> </w:delText>
        </w:r>
        <w:r w:rsidR="00D038ED" w:rsidRPr="00622A7F" w:rsidDel="001249C4">
          <w:rPr>
            <w:rFonts w:cs="Arial"/>
          </w:rPr>
          <w:delText>ΔC</w:delText>
        </w:r>
        <w:r w:rsidR="00D038ED" w:rsidRPr="00622A7F" w:rsidDel="001249C4">
          <w:rPr>
            <w:rFonts w:cs="Arial"/>
            <w:vertAlign w:val="subscript"/>
          </w:rPr>
          <w:delText>T,control</w:delText>
        </w:r>
        <w:r w:rsidR="00D038ED" w:rsidRPr="00622A7F" w:rsidDel="001249C4">
          <w:rPr>
            <w:rFonts w:cs="Arial"/>
          </w:rPr>
          <w:delText>). In order to determine the relative expression values (RQ values)</w:delText>
        </w:r>
        <w:r w:rsidRPr="00622A7F" w:rsidDel="001249C4">
          <w:rPr>
            <w:rFonts w:cs="Arial"/>
          </w:rPr>
          <w:delText>, the following formula was used: RQ = 2</w:delText>
        </w:r>
        <w:r w:rsidRPr="00622A7F" w:rsidDel="001249C4">
          <w:rPr>
            <w:rFonts w:cs="Arial"/>
            <w:vertAlign w:val="superscript"/>
          </w:rPr>
          <w:delText>-ΔΔC</w:delText>
        </w:r>
        <w:r w:rsidRPr="00622A7F" w:rsidDel="001249C4">
          <w:rPr>
            <w:rFonts w:cs="Arial"/>
            <w:vertAlign w:val="subscript"/>
          </w:rPr>
          <w:delText>T</w:delText>
        </w:r>
        <w:r w:rsidRPr="00622A7F" w:rsidDel="001249C4">
          <w:rPr>
            <w:rFonts w:cs="Arial"/>
          </w:rPr>
          <w:delText>.</w:delText>
        </w:r>
        <w:r w:rsidR="00D038ED" w:rsidRPr="00622A7F" w:rsidDel="001249C4">
          <w:rPr>
            <w:rFonts w:cs="Arial"/>
          </w:rPr>
          <w:delText xml:space="preserve"> </w:delText>
        </w:r>
        <w:r w:rsidR="00EF3D7B" w:rsidRPr="00622A7F" w:rsidDel="001249C4">
          <w:rPr>
            <w:rFonts w:cs="Arial"/>
          </w:rPr>
          <w:delText>The Wilcoxon T-</w:delText>
        </w:r>
        <w:r w:rsidRPr="00622A7F" w:rsidDel="001249C4">
          <w:rPr>
            <w:rFonts w:cs="Arial"/>
          </w:rPr>
          <w:delText xml:space="preserve">test was used to </w:delText>
        </w:r>
        <w:commentRangeStart w:id="5186"/>
        <w:r w:rsidRPr="00622A7F" w:rsidDel="001249C4">
          <w:rPr>
            <w:rFonts w:cs="Arial"/>
          </w:rPr>
          <w:delText>determine</w:delText>
        </w:r>
      </w:del>
      <w:ins w:id="5187" w:author="ulrike.hueffmeier@gmail.com" w:date="2021-11-26T14:15:00Z">
        <w:del w:id="5188" w:author="Haskamp, Stefan (extern)" w:date="2022-01-15T14:17:00Z">
          <w:r w:rsidR="00650697" w:rsidDel="001249C4">
            <w:rPr>
              <w:rFonts w:cs="Arial"/>
            </w:rPr>
            <w:delText>,</w:delText>
          </w:r>
        </w:del>
      </w:ins>
      <w:del w:id="5189" w:author="Haskamp, Stefan (extern)" w:date="2022-01-15T14:17:00Z">
        <w:r w:rsidRPr="00622A7F" w:rsidDel="001249C4">
          <w:rPr>
            <w:rFonts w:cs="Arial"/>
          </w:rPr>
          <w:delText xml:space="preserve"> the </w:delText>
        </w:r>
      </w:del>
      <w:ins w:id="5190" w:author="Stefan" w:date="2021-10-05T11:04:00Z">
        <w:del w:id="5191" w:author="Haskamp, Stefan (extern)" w:date="2022-01-15T14:17:00Z">
          <w:r w:rsidR="006E4C47" w:rsidRPr="00622A7F" w:rsidDel="001249C4">
            <w:rPr>
              <w:rFonts w:cs="Arial"/>
            </w:rPr>
            <w:delText xml:space="preserve">if the difference was </w:delText>
          </w:r>
        </w:del>
      </w:ins>
      <w:del w:id="5192" w:author="Haskamp, Stefan (extern)" w:date="2022-01-15T14:17:00Z">
        <w:r w:rsidRPr="00622A7F" w:rsidDel="001249C4">
          <w:rPr>
            <w:rFonts w:cs="Arial"/>
          </w:rPr>
          <w:delText>significan</w:delText>
        </w:r>
      </w:del>
      <w:ins w:id="5193" w:author="Stefan" w:date="2021-10-05T11:04:00Z">
        <w:del w:id="5194" w:author="Haskamp, Stefan (extern)" w:date="2022-01-15T14:17:00Z">
          <w:r w:rsidR="006E4C47" w:rsidRPr="00622A7F" w:rsidDel="001249C4">
            <w:rPr>
              <w:rFonts w:cs="Arial"/>
            </w:rPr>
            <w:delText>t</w:delText>
          </w:r>
        </w:del>
      </w:ins>
      <w:del w:id="5195" w:author="Haskamp, Stefan (extern)" w:date="2022-01-15T14:17:00Z">
        <w:r w:rsidRPr="00622A7F" w:rsidDel="001249C4">
          <w:rPr>
            <w:rFonts w:cs="Arial"/>
          </w:rPr>
          <w:delText>ce</w:delText>
        </w:r>
        <w:commentRangeEnd w:id="5186"/>
        <w:r w:rsidR="005A02CF" w:rsidRPr="00622A7F" w:rsidDel="001249C4">
          <w:rPr>
            <w:rStyle w:val="Kommentarzeichen"/>
            <w:rFonts w:cs="Arial"/>
          </w:rPr>
          <w:commentReference w:id="5186"/>
        </w:r>
        <w:r w:rsidRPr="00622A7F" w:rsidDel="001249C4">
          <w:rPr>
            <w:rFonts w:cs="Arial"/>
          </w:rPr>
          <w:delText xml:space="preserve">, as a </w:delText>
        </w:r>
        <w:r w:rsidR="00EF3D7B" w:rsidRPr="00622A7F" w:rsidDel="001249C4">
          <w:rPr>
            <w:rFonts w:cs="Arial"/>
          </w:rPr>
          <w:delText>normal</w:delText>
        </w:r>
        <w:r w:rsidRPr="00622A7F" w:rsidDel="001249C4">
          <w:rPr>
            <w:rFonts w:cs="Arial"/>
          </w:rPr>
          <w:delText xml:space="preserve"> distribution was not assumed. </w:delText>
        </w:r>
      </w:del>
    </w:p>
    <w:p w14:paraId="5C1910BE" w14:textId="589732BB" w:rsidR="000F3403" w:rsidRPr="00622A7F" w:rsidDel="001249C4" w:rsidRDefault="000F3403" w:rsidP="001022FA">
      <w:pPr>
        <w:rPr>
          <w:del w:id="5196" w:author="Haskamp, Stefan (extern)" w:date="2022-01-15T14:17:00Z"/>
          <w:rFonts w:cs="Arial"/>
        </w:rPr>
      </w:pPr>
    </w:p>
    <w:p w14:paraId="3FBE8B95" w14:textId="7F0C14A9" w:rsidR="00242696" w:rsidRPr="00622A7F" w:rsidRDefault="00242696" w:rsidP="001022FA">
      <w:pPr>
        <w:pStyle w:val="berschrift2"/>
        <w:rPr>
          <w:rFonts w:cs="Arial"/>
        </w:rPr>
      </w:pPr>
      <w:bookmarkStart w:id="5197" w:name="_Toc91488913"/>
      <w:r w:rsidRPr="00622A7F">
        <w:rPr>
          <w:rFonts w:cs="Arial"/>
        </w:rPr>
        <w:t>Site-directed mutagenesis</w:t>
      </w:r>
      <w:bookmarkEnd w:id="5197"/>
    </w:p>
    <w:p w14:paraId="0D819C3F" w14:textId="44793587" w:rsidR="00F25A72" w:rsidRPr="00622A7F" w:rsidRDefault="00F25A72" w:rsidP="001022FA">
      <w:pPr>
        <w:rPr>
          <w:rFonts w:cs="Arial"/>
        </w:rPr>
      </w:pPr>
      <w:r w:rsidRPr="00622A7F">
        <w:rPr>
          <w:rFonts w:cs="Arial"/>
        </w:rPr>
        <w:t xml:space="preserve">In order to investigate </w:t>
      </w:r>
      <w:ins w:id="5198" w:author="ulrike.hueffmeier@gmail.com" w:date="2021-11-26T14:16:00Z">
        <w:r w:rsidR="00650697">
          <w:rPr>
            <w:rFonts w:cs="Arial"/>
          </w:rPr>
          <w:t xml:space="preserve">missense </w:t>
        </w:r>
      </w:ins>
      <w:r w:rsidRPr="00622A7F">
        <w:rPr>
          <w:rFonts w:cs="Arial"/>
        </w:rPr>
        <w:t xml:space="preserve">variants in </w:t>
      </w:r>
      <w:r w:rsidRPr="00622A7F">
        <w:rPr>
          <w:rFonts w:cs="Arial"/>
          <w:i/>
          <w:rPrChange w:id="5199" w:author="Hüffmeier, Ulrike" w:date="2021-10-01T11:27:00Z">
            <w:rPr/>
          </w:rPrChange>
        </w:rPr>
        <w:t>MPO</w:t>
      </w:r>
      <w:r w:rsidRPr="00622A7F">
        <w:rPr>
          <w:rFonts w:cs="Arial"/>
        </w:rPr>
        <w:t>, site-directed mutagenesis was performed to generate plasmids with specific variants.</w:t>
      </w:r>
      <w:r w:rsidR="00A11F8C" w:rsidRPr="00622A7F">
        <w:rPr>
          <w:rFonts w:cs="Arial"/>
        </w:rPr>
        <w:t xml:space="preserve"> Primers were designed </w:t>
      </w:r>
      <w:del w:id="5200" w:author="ulrike.hueffmeier@gmail.com" w:date="2021-11-26T14:16:00Z">
        <w:r w:rsidR="00A11F8C" w:rsidRPr="00622A7F" w:rsidDel="00650697">
          <w:rPr>
            <w:rFonts w:cs="Arial"/>
          </w:rPr>
          <w:delText>with the help of</w:delText>
        </w:r>
      </w:del>
      <w:ins w:id="5201" w:author="ulrike.hueffmeier@gmail.com" w:date="2021-11-26T14:16:00Z">
        <w:r w:rsidR="00650697">
          <w:rPr>
            <w:rFonts w:cs="Arial"/>
          </w:rPr>
          <w:t>using</w:t>
        </w:r>
      </w:ins>
      <w:r w:rsidR="00A11F8C" w:rsidRPr="00622A7F">
        <w:rPr>
          <w:rFonts w:cs="Arial"/>
        </w:rPr>
        <w:t xml:space="preserve"> a </w:t>
      </w:r>
      <w:del w:id="5202" w:author="ulrike.hueffmeier@gmail.com" w:date="2021-11-26T14:17:00Z">
        <w:r w:rsidR="00A11F8C" w:rsidRPr="00622A7F" w:rsidDel="00A01B9B">
          <w:rPr>
            <w:rFonts w:cs="Arial"/>
          </w:rPr>
          <w:delText>web</w:delText>
        </w:r>
        <w:r w:rsidR="00EF3D7B" w:rsidRPr="00622A7F" w:rsidDel="00A01B9B">
          <w:rPr>
            <w:rFonts w:cs="Arial"/>
          </w:rPr>
          <w:delText xml:space="preserve"> </w:delText>
        </w:r>
      </w:del>
      <w:ins w:id="5203" w:author="ulrike.hueffmeier@gmail.com" w:date="2021-11-26T14:17:00Z">
        <w:r w:rsidR="00A01B9B">
          <w:rPr>
            <w:rFonts w:cs="Arial"/>
          </w:rPr>
          <w:t>publicly available</w:t>
        </w:r>
        <w:r w:rsidR="00A01B9B" w:rsidRPr="00622A7F">
          <w:rPr>
            <w:rFonts w:cs="Arial"/>
          </w:rPr>
          <w:t xml:space="preserve"> </w:t>
        </w:r>
      </w:ins>
      <w:r w:rsidR="00A11F8C" w:rsidRPr="00622A7F">
        <w:rPr>
          <w:rFonts w:cs="Arial"/>
        </w:rPr>
        <w:t>tool</w:t>
      </w:r>
      <w:r w:rsidRPr="00622A7F">
        <w:rPr>
          <w:rFonts w:cs="Arial"/>
        </w:rPr>
        <w:t xml:space="preserve"> </w:t>
      </w:r>
      <w:r w:rsidR="00A11F8C" w:rsidRPr="00622A7F">
        <w:rPr>
          <w:rFonts w:cs="Arial"/>
        </w:rPr>
        <w:t>(</w:t>
      </w:r>
      <w:hyperlink r:id="rId52" w:history="1">
        <w:r w:rsidR="00A11F8C" w:rsidRPr="00622A7F">
          <w:rPr>
            <w:rStyle w:val="Hyperlink"/>
            <w:rFonts w:cs="Arial"/>
            <w:color w:val="auto"/>
            <w:u w:val="none"/>
          </w:rPr>
          <w:t>http://bioinformatics.org/primerx/cgi-bin/DNA_1.cgi</w:t>
        </w:r>
      </w:hyperlink>
      <w:r w:rsidR="00A11F8C" w:rsidRPr="00622A7F">
        <w:rPr>
          <w:rFonts w:cs="Arial"/>
        </w:rPr>
        <w:t xml:space="preserve">, access date: </w:t>
      </w:r>
      <w:commentRangeStart w:id="5204"/>
      <w:del w:id="5205" w:author="Haskamp, Stefan (extern)" w:date="2021-10-17T15:05:00Z">
        <w:r w:rsidR="00A11F8C" w:rsidRPr="00622A7F" w:rsidDel="002A29D9">
          <w:rPr>
            <w:rFonts w:cs="Arial"/>
          </w:rPr>
          <w:delText>17.05</w:delText>
        </w:r>
      </w:del>
      <w:ins w:id="5206" w:author="Haskamp, Stefan (extern)" w:date="2021-10-17T15:05:00Z">
        <w:r w:rsidR="002A29D9" w:rsidRPr="00622A7F">
          <w:rPr>
            <w:rFonts w:cs="Arial"/>
            <w:rPrChange w:id="5207" w:author="Haskamp, Stefan (extern)" w:date="2021-10-17T15:06:00Z">
              <w:rPr>
                <w:highlight w:val="yellow"/>
              </w:rPr>
            </w:rPrChange>
          </w:rPr>
          <w:t>23.02</w:t>
        </w:r>
      </w:ins>
      <w:r w:rsidR="00A11F8C" w:rsidRPr="00622A7F">
        <w:rPr>
          <w:rFonts w:cs="Arial"/>
        </w:rPr>
        <w:t>.20</w:t>
      </w:r>
      <w:ins w:id="5208" w:author="Haskamp, Stefan (extern)" w:date="2021-10-17T15:05:00Z">
        <w:r w:rsidR="002A29D9" w:rsidRPr="00622A7F">
          <w:rPr>
            <w:rFonts w:cs="Arial"/>
            <w:rPrChange w:id="5209" w:author="Haskamp, Stefan (extern)" w:date="2021-10-17T15:06:00Z">
              <w:rPr>
                <w:highlight w:val="yellow"/>
              </w:rPr>
            </w:rPrChange>
          </w:rPr>
          <w:t>18</w:t>
        </w:r>
      </w:ins>
      <w:del w:id="5210" w:author="Haskamp, Stefan (extern)" w:date="2021-10-17T15:05:00Z">
        <w:r w:rsidR="00A11F8C" w:rsidRPr="00622A7F" w:rsidDel="002A29D9">
          <w:rPr>
            <w:rFonts w:cs="Arial"/>
            <w:highlight w:val="yellow"/>
            <w:rPrChange w:id="5211" w:author="Stefan" w:date="2021-10-05T11:06:00Z">
              <w:rPr/>
            </w:rPrChange>
          </w:rPr>
          <w:delText>21</w:delText>
        </w:r>
      </w:del>
      <w:commentRangeEnd w:id="5204"/>
      <w:r w:rsidR="00E11272" w:rsidRPr="00622A7F">
        <w:rPr>
          <w:rStyle w:val="Kommentarzeichen"/>
          <w:rFonts w:cs="Arial"/>
          <w:highlight w:val="yellow"/>
          <w:rPrChange w:id="5212" w:author="Stefan" w:date="2021-10-05T11:06:00Z">
            <w:rPr>
              <w:rStyle w:val="Kommentarzeichen"/>
            </w:rPr>
          </w:rPrChange>
        </w:rPr>
        <w:commentReference w:id="5204"/>
      </w:r>
      <w:r w:rsidR="00A11F8C" w:rsidRPr="00622A7F">
        <w:rPr>
          <w:rFonts w:cs="Arial"/>
        </w:rPr>
        <w:t>)</w:t>
      </w:r>
      <w:r w:rsidR="009C7062" w:rsidRPr="00622A7F">
        <w:rPr>
          <w:rFonts w:cs="Arial"/>
        </w:rPr>
        <w:t xml:space="preserve">. </w:t>
      </w:r>
      <w:r w:rsidR="00516F62" w:rsidRPr="00622A7F">
        <w:rPr>
          <w:rFonts w:cs="Arial"/>
        </w:rPr>
        <w:t>The v</w:t>
      </w:r>
      <w:r w:rsidR="009C7062" w:rsidRPr="00622A7F">
        <w:rPr>
          <w:rFonts w:cs="Arial"/>
        </w:rPr>
        <w:t>ector was amplified with these specific primers using PfuUltra II Fusion High-Fidelity DNA polymerase (Agilent) (</w:t>
      </w:r>
      <w:r w:rsidR="009C7062" w:rsidRPr="00622A7F">
        <w:rPr>
          <w:rFonts w:cs="Arial"/>
        </w:rPr>
        <w:fldChar w:fldCharType="begin"/>
      </w:r>
      <w:r w:rsidR="009C7062" w:rsidRPr="00622A7F">
        <w:rPr>
          <w:rFonts w:cs="Arial"/>
        </w:rPr>
        <w:instrText xml:space="preserve"> REF _Ref72153638 \h </w:instrText>
      </w:r>
      <w:r w:rsidR="00622A7F">
        <w:rPr>
          <w:rFonts w:cs="Arial"/>
        </w:rPr>
        <w:instrText xml:space="preserve"> \* MERGEFORMAT </w:instrText>
      </w:r>
      <w:r w:rsidR="009C7062" w:rsidRPr="00622A7F">
        <w:rPr>
          <w:rFonts w:cs="Arial"/>
        </w:rPr>
      </w:r>
      <w:r w:rsidR="009C7062" w:rsidRPr="00622A7F">
        <w:rPr>
          <w:rFonts w:cs="Arial"/>
        </w:rPr>
        <w:fldChar w:fldCharType="separate"/>
      </w:r>
      <w:ins w:id="5213" w:author="Haskamp, Stefan (extern)" w:date="2022-01-29T13:25:00Z">
        <w:r w:rsidR="002D4AD7" w:rsidRPr="00622A7F">
          <w:rPr>
            <w:rFonts w:cs="Arial"/>
          </w:rPr>
          <w:t xml:space="preserve">Table </w:t>
        </w:r>
        <w:r w:rsidR="002D4AD7">
          <w:rPr>
            <w:rFonts w:cs="Arial"/>
            <w:noProof/>
          </w:rPr>
          <w:t>20</w:t>
        </w:r>
      </w:ins>
      <w:r w:rsidR="009C7062" w:rsidRPr="00622A7F">
        <w:rPr>
          <w:rFonts w:cs="Arial"/>
        </w:rPr>
        <w:fldChar w:fldCharType="end"/>
      </w:r>
      <w:r w:rsidR="009C7062" w:rsidRPr="00622A7F">
        <w:rPr>
          <w:rFonts w:cs="Arial"/>
        </w:rPr>
        <w:t>).</w:t>
      </w:r>
      <w:r w:rsidR="00516F62" w:rsidRPr="00622A7F">
        <w:rPr>
          <w:rFonts w:cs="Arial"/>
        </w:rPr>
        <w:t xml:space="preserve"> The PCR program was identical to Cx32 (</w:t>
      </w:r>
      <w:r w:rsidR="00516F62" w:rsidRPr="00622A7F">
        <w:rPr>
          <w:rFonts w:cs="Arial"/>
        </w:rPr>
        <w:fldChar w:fldCharType="begin"/>
      </w:r>
      <w:r w:rsidR="00516F62" w:rsidRPr="00622A7F">
        <w:rPr>
          <w:rFonts w:cs="Arial"/>
        </w:rPr>
        <w:instrText xml:space="preserve"> REF _Ref72142301 \h </w:instrText>
      </w:r>
      <w:r w:rsidR="00622A7F">
        <w:rPr>
          <w:rFonts w:cs="Arial"/>
        </w:rPr>
        <w:instrText xml:space="preserve"> \* MERGEFORMAT </w:instrText>
      </w:r>
      <w:r w:rsidR="00516F62" w:rsidRPr="00622A7F">
        <w:rPr>
          <w:rFonts w:cs="Arial"/>
        </w:rPr>
      </w:r>
      <w:r w:rsidR="00516F62" w:rsidRPr="00622A7F">
        <w:rPr>
          <w:rFonts w:cs="Arial"/>
        </w:rPr>
        <w:fldChar w:fldCharType="separate"/>
      </w:r>
      <w:ins w:id="5214" w:author="Haskamp, Stefan (extern)" w:date="2022-01-29T13:25:00Z">
        <w:r w:rsidR="002D4AD7" w:rsidRPr="00622A7F">
          <w:rPr>
            <w:rFonts w:cs="Arial"/>
          </w:rPr>
          <w:t xml:space="preserve">Table </w:t>
        </w:r>
        <w:r w:rsidR="002D4AD7">
          <w:rPr>
            <w:rFonts w:cs="Arial"/>
            <w:noProof/>
          </w:rPr>
          <w:t>17</w:t>
        </w:r>
      </w:ins>
      <w:r w:rsidR="00516F62" w:rsidRPr="00622A7F">
        <w:rPr>
          <w:rFonts w:cs="Arial"/>
        </w:rPr>
        <w:fldChar w:fldCharType="end"/>
      </w:r>
      <w:r w:rsidR="00516F62" w:rsidRPr="00622A7F">
        <w:rPr>
          <w:rFonts w:cs="Arial"/>
        </w:rPr>
        <w:t xml:space="preserve">) with </w:t>
      </w:r>
      <w:del w:id="5215" w:author="ulrike.hueffmeier@gmail.com" w:date="2021-11-26T14:17:00Z">
        <w:r w:rsidR="00516F62" w:rsidRPr="00622A7F" w:rsidDel="00A01B9B">
          <w:rPr>
            <w:rFonts w:cs="Arial"/>
          </w:rPr>
          <w:delText xml:space="preserve">the </w:delText>
        </w:r>
      </w:del>
      <w:ins w:id="5216" w:author="ulrike.hueffmeier@gmail.com" w:date="2021-11-26T14:17:00Z">
        <w:r w:rsidR="00A01B9B">
          <w:rPr>
            <w:rFonts w:cs="Arial"/>
          </w:rPr>
          <w:t>an</w:t>
        </w:r>
        <w:r w:rsidR="00A01B9B" w:rsidRPr="00622A7F">
          <w:rPr>
            <w:rFonts w:cs="Arial"/>
          </w:rPr>
          <w:t xml:space="preserve"> </w:t>
        </w:r>
      </w:ins>
      <w:r w:rsidR="00516F62" w:rsidRPr="00622A7F">
        <w:rPr>
          <w:rFonts w:cs="Arial"/>
        </w:rPr>
        <w:t xml:space="preserve">adjusted elongation time </w:t>
      </w:r>
      <w:del w:id="5217" w:author="ulrike.hueffmeier@gmail.com" w:date="2021-11-26T14:35:00Z">
        <w:r w:rsidR="00516F62" w:rsidRPr="00622A7F" w:rsidDel="006632AB">
          <w:rPr>
            <w:rFonts w:cs="Arial"/>
          </w:rPr>
          <w:delText>(</w:delText>
        </w:r>
      </w:del>
      <w:ins w:id="5218" w:author="ulrike.hueffmeier@gmail.com" w:date="2021-11-26T14:35:00Z">
        <w:r w:rsidR="006632AB">
          <w:rPr>
            <w:rFonts w:cs="Arial"/>
          </w:rPr>
          <w:t xml:space="preserve">of </w:t>
        </w:r>
      </w:ins>
      <w:r w:rsidR="00516F62" w:rsidRPr="00622A7F">
        <w:rPr>
          <w:rFonts w:cs="Arial"/>
        </w:rPr>
        <w:t>6 minutes</w:t>
      </w:r>
      <w:del w:id="5219" w:author="ulrike.hueffmeier@gmail.com" w:date="2021-11-26T14:17:00Z">
        <w:r w:rsidR="00516F62" w:rsidRPr="00622A7F" w:rsidDel="00A01B9B">
          <w:rPr>
            <w:rFonts w:cs="Arial"/>
          </w:rPr>
          <w:delText xml:space="preserve"> in case of MPO expression vector</w:delText>
        </w:r>
      </w:del>
      <w:del w:id="5220" w:author="ulrike.hueffmeier@gmail.com" w:date="2021-11-26T14:35:00Z">
        <w:r w:rsidR="00516F62" w:rsidRPr="00622A7F" w:rsidDel="006632AB">
          <w:rPr>
            <w:rFonts w:cs="Arial"/>
          </w:rPr>
          <w:delText>)</w:delText>
        </w:r>
      </w:del>
      <w:r w:rsidR="00516F62" w:rsidRPr="00622A7F">
        <w:rPr>
          <w:rFonts w:cs="Arial"/>
        </w:rPr>
        <w:t xml:space="preserve">. </w:t>
      </w:r>
    </w:p>
    <w:p w14:paraId="5EA8EF3D" w14:textId="731CBCE5" w:rsidR="009C7062" w:rsidRPr="00622A7F" w:rsidRDefault="009C7062" w:rsidP="009C7062">
      <w:pPr>
        <w:pStyle w:val="Beschriftung"/>
        <w:keepNext/>
        <w:rPr>
          <w:rFonts w:cs="Arial"/>
        </w:rPr>
      </w:pPr>
      <w:bookmarkStart w:id="5221" w:name="_Ref72153638"/>
      <w:bookmarkStart w:id="5222" w:name="_Toc94355270"/>
      <w:r w:rsidRPr="00622A7F">
        <w:rPr>
          <w:rFonts w:cs="Arial"/>
        </w:rPr>
        <w:t xml:space="preserve">Table </w:t>
      </w:r>
      <w:ins w:id="5223"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5224" w:author="Haskamp, Stefan" w:date="2022-02-05T20:56:00Z">
        <w:r w:rsidR="005A4AC0">
          <w:rPr>
            <w:rFonts w:cs="Arial"/>
            <w:noProof/>
          </w:rPr>
          <w:t>21</w:t>
        </w:r>
        <w:r w:rsidR="005A4AC0">
          <w:rPr>
            <w:rFonts w:cs="Arial"/>
          </w:rPr>
          <w:fldChar w:fldCharType="end"/>
        </w:r>
      </w:ins>
      <w:del w:id="5225"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20</w:delText>
        </w:r>
        <w:r w:rsidRPr="00622A7F" w:rsidDel="005A4AC0">
          <w:rPr>
            <w:rFonts w:cs="Arial"/>
          </w:rPr>
          <w:fldChar w:fldCharType="end"/>
        </w:r>
      </w:del>
      <w:bookmarkEnd w:id="5221"/>
      <w:r w:rsidRPr="00622A7F">
        <w:rPr>
          <w:rFonts w:cs="Arial"/>
        </w:rPr>
        <w:t xml:space="preserve">: </w:t>
      </w:r>
      <w:del w:id="5226" w:author="ulrike.hueffmeier@gmail.com" w:date="2021-11-26T14:17:00Z">
        <w:r w:rsidRPr="00622A7F" w:rsidDel="00A01B9B">
          <w:rPr>
            <w:rFonts w:cs="Arial"/>
          </w:rPr>
          <w:delText xml:space="preserve">reaction </w:delText>
        </w:r>
      </w:del>
      <w:ins w:id="5227" w:author="ulrike.hueffmeier@gmail.com" w:date="2021-11-26T14:17:00Z">
        <w:r w:rsidR="00A01B9B">
          <w:rPr>
            <w:rFonts w:cs="Arial"/>
          </w:rPr>
          <w:t>R</w:t>
        </w:r>
        <w:r w:rsidR="00A01B9B" w:rsidRPr="00622A7F">
          <w:rPr>
            <w:rFonts w:cs="Arial"/>
          </w:rPr>
          <w:t xml:space="preserve">eaction </w:t>
        </w:r>
      </w:ins>
      <w:del w:id="5228" w:author="ulrike.hueffmeier@gmail.com" w:date="2021-11-26T14:36:00Z">
        <w:r w:rsidRPr="00622A7F" w:rsidDel="006632AB">
          <w:rPr>
            <w:rFonts w:cs="Arial"/>
          </w:rPr>
          <w:delText xml:space="preserve">mixture </w:delText>
        </w:r>
      </w:del>
      <w:r w:rsidRPr="00622A7F">
        <w:rPr>
          <w:rFonts w:cs="Arial"/>
        </w:rPr>
        <w:t>of site-directed mutagenesis</w:t>
      </w:r>
      <w:bookmarkEnd w:id="5222"/>
    </w:p>
    <w:tbl>
      <w:tblPr>
        <w:tblW w:w="4248" w:type="dxa"/>
        <w:tblLook w:val="04A0" w:firstRow="1" w:lastRow="0" w:firstColumn="1" w:lastColumn="0" w:noHBand="0" w:noVBand="1"/>
      </w:tblPr>
      <w:tblGrid>
        <w:gridCol w:w="2500"/>
        <w:gridCol w:w="1748"/>
      </w:tblGrid>
      <w:tr w:rsidR="009C7062" w:rsidRPr="00622A7F" w14:paraId="2A29404A" w14:textId="77777777" w:rsidTr="009C7062">
        <w:trPr>
          <w:trHeight w:val="30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EBA7C5" w14:textId="77777777" w:rsidR="009C7062" w:rsidRPr="00622A7F" w:rsidRDefault="009C7062" w:rsidP="009C7062">
            <w:pPr>
              <w:pStyle w:val="Titel"/>
              <w:jc w:val="left"/>
              <w:rPr>
                <w:b/>
              </w:rPr>
            </w:pPr>
            <w:r w:rsidRPr="00622A7F">
              <w:rPr>
                <w:b/>
              </w:rPr>
              <w:t>Reagent</w:t>
            </w:r>
          </w:p>
        </w:tc>
        <w:tc>
          <w:tcPr>
            <w:tcW w:w="1748" w:type="dxa"/>
            <w:tcBorders>
              <w:top w:val="single" w:sz="4" w:space="0" w:color="auto"/>
              <w:left w:val="nil"/>
              <w:bottom w:val="single" w:sz="4" w:space="0" w:color="auto"/>
              <w:right w:val="single" w:sz="4" w:space="0" w:color="auto"/>
            </w:tcBorders>
            <w:shd w:val="clear" w:color="auto" w:fill="auto"/>
            <w:noWrap/>
            <w:vAlign w:val="center"/>
            <w:hideMark/>
          </w:tcPr>
          <w:p w14:paraId="168FEAA4" w14:textId="77777777" w:rsidR="009C7062" w:rsidRPr="00622A7F" w:rsidRDefault="009C7062" w:rsidP="009C7062">
            <w:pPr>
              <w:pStyle w:val="Titel"/>
              <w:jc w:val="left"/>
              <w:rPr>
                <w:b/>
              </w:rPr>
            </w:pPr>
            <w:r w:rsidRPr="00622A7F">
              <w:rPr>
                <w:b/>
              </w:rPr>
              <w:t>Volume [µl]</w:t>
            </w:r>
          </w:p>
        </w:tc>
      </w:tr>
      <w:tr w:rsidR="009C7062" w:rsidRPr="00622A7F" w14:paraId="46B7F126" w14:textId="77777777" w:rsidTr="009C7062">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0B941EE4" w14:textId="77777777" w:rsidR="009C7062" w:rsidRPr="00622A7F" w:rsidRDefault="009C7062" w:rsidP="009C7062">
            <w:pPr>
              <w:pStyle w:val="Titel"/>
              <w:jc w:val="left"/>
            </w:pPr>
            <w:r w:rsidRPr="00622A7F">
              <w:t>H2O</w:t>
            </w:r>
          </w:p>
        </w:tc>
        <w:tc>
          <w:tcPr>
            <w:tcW w:w="1748" w:type="dxa"/>
            <w:tcBorders>
              <w:top w:val="nil"/>
              <w:left w:val="nil"/>
              <w:bottom w:val="single" w:sz="4" w:space="0" w:color="auto"/>
              <w:right w:val="single" w:sz="4" w:space="0" w:color="auto"/>
            </w:tcBorders>
            <w:shd w:val="clear" w:color="auto" w:fill="auto"/>
            <w:noWrap/>
            <w:vAlign w:val="center"/>
            <w:hideMark/>
          </w:tcPr>
          <w:p w14:paraId="4C71D9A8" w14:textId="41782921" w:rsidR="009C7062" w:rsidRPr="00622A7F" w:rsidRDefault="009C7062" w:rsidP="009C7062">
            <w:pPr>
              <w:pStyle w:val="Titel"/>
              <w:jc w:val="left"/>
            </w:pPr>
            <w:r w:rsidRPr="00622A7F">
              <w:t>17.5</w:t>
            </w:r>
          </w:p>
        </w:tc>
      </w:tr>
      <w:tr w:rsidR="009C7062" w:rsidRPr="00622A7F" w14:paraId="3100B88B" w14:textId="77777777" w:rsidTr="009C7062">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19AB26F5" w14:textId="77777777" w:rsidR="009C7062" w:rsidRPr="00622A7F" w:rsidRDefault="009C7062" w:rsidP="009C7062">
            <w:pPr>
              <w:pStyle w:val="Titel"/>
              <w:jc w:val="left"/>
            </w:pPr>
            <w:r w:rsidRPr="00622A7F">
              <w:t>10× PfuUltra buffer</w:t>
            </w:r>
          </w:p>
        </w:tc>
        <w:tc>
          <w:tcPr>
            <w:tcW w:w="1748" w:type="dxa"/>
            <w:tcBorders>
              <w:top w:val="nil"/>
              <w:left w:val="nil"/>
              <w:bottom w:val="single" w:sz="4" w:space="0" w:color="auto"/>
              <w:right w:val="single" w:sz="4" w:space="0" w:color="auto"/>
            </w:tcBorders>
            <w:shd w:val="clear" w:color="auto" w:fill="auto"/>
            <w:noWrap/>
            <w:vAlign w:val="center"/>
            <w:hideMark/>
          </w:tcPr>
          <w:p w14:paraId="56024AE9" w14:textId="495CC6F2" w:rsidR="009C7062" w:rsidRPr="00622A7F" w:rsidRDefault="009C7062" w:rsidP="009C7062">
            <w:pPr>
              <w:pStyle w:val="Titel"/>
              <w:jc w:val="left"/>
            </w:pPr>
            <w:r w:rsidRPr="00622A7F">
              <w:t>2.5</w:t>
            </w:r>
          </w:p>
        </w:tc>
      </w:tr>
      <w:tr w:rsidR="009C7062" w:rsidRPr="00622A7F" w14:paraId="704CDCE3" w14:textId="77777777" w:rsidTr="009C7062">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03B4758E" w14:textId="77777777" w:rsidR="009C7062" w:rsidRPr="00622A7F" w:rsidRDefault="009C7062" w:rsidP="009C7062">
            <w:pPr>
              <w:pStyle w:val="Titel"/>
              <w:jc w:val="left"/>
            </w:pPr>
            <w:r w:rsidRPr="00622A7F">
              <w:t>dNTP(2,5mM)</w:t>
            </w:r>
          </w:p>
        </w:tc>
        <w:tc>
          <w:tcPr>
            <w:tcW w:w="1748" w:type="dxa"/>
            <w:tcBorders>
              <w:top w:val="nil"/>
              <w:left w:val="nil"/>
              <w:bottom w:val="single" w:sz="4" w:space="0" w:color="auto"/>
              <w:right w:val="single" w:sz="4" w:space="0" w:color="auto"/>
            </w:tcBorders>
            <w:shd w:val="clear" w:color="auto" w:fill="auto"/>
            <w:noWrap/>
            <w:vAlign w:val="center"/>
            <w:hideMark/>
          </w:tcPr>
          <w:p w14:paraId="3D0E7FE2" w14:textId="197FAF57" w:rsidR="009C7062" w:rsidRPr="00622A7F" w:rsidRDefault="009C7062" w:rsidP="009C7062">
            <w:pPr>
              <w:pStyle w:val="Titel"/>
              <w:jc w:val="left"/>
            </w:pPr>
            <w:r w:rsidRPr="00622A7F">
              <w:t>2.5</w:t>
            </w:r>
          </w:p>
        </w:tc>
      </w:tr>
      <w:tr w:rsidR="009C7062" w:rsidRPr="00622A7F" w14:paraId="291CEF95" w14:textId="77777777" w:rsidTr="009C7062">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4FC2DDDC" w14:textId="77777777" w:rsidR="009C7062" w:rsidRPr="00622A7F" w:rsidRDefault="009C7062" w:rsidP="009C7062">
            <w:pPr>
              <w:pStyle w:val="Titel"/>
              <w:jc w:val="left"/>
            </w:pPr>
            <w:r w:rsidRPr="00622A7F">
              <w:t>cDNA(100ng)</w:t>
            </w:r>
          </w:p>
        </w:tc>
        <w:tc>
          <w:tcPr>
            <w:tcW w:w="1748" w:type="dxa"/>
            <w:tcBorders>
              <w:top w:val="nil"/>
              <w:left w:val="nil"/>
              <w:bottom w:val="single" w:sz="4" w:space="0" w:color="auto"/>
              <w:right w:val="single" w:sz="4" w:space="0" w:color="auto"/>
            </w:tcBorders>
            <w:shd w:val="clear" w:color="auto" w:fill="auto"/>
            <w:noWrap/>
            <w:vAlign w:val="center"/>
            <w:hideMark/>
          </w:tcPr>
          <w:p w14:paraId="01C62242" w14:textId="77777777" w:rsidR="009C7062" w:rsidRPr="00622A7F" w:rsidRDefault="009C7062" w:rsidP="009C7062">
            <w:pPr>
              <w:pStyle w:val="Titel"/>
              <w:jc w:val="left"/>
            </w:pPr>
            <w:r w:rsidRPr="00622A7F">
              <w:t>2</w:t>
            </w:r>
          </w:p>
        </w:tc>
      </w:tr>
      <w:tr w:rsidR="009C7062" w:rsidRPr="00622A7F" w14:paraId="63FB3617" w14:textId="77777777" w:rsidTr="009C7062">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561FE40C" w14:textId="77777777" w:rsidR="009C7062" w:rsidRPr="00622A7F" w:rsidRDefault="009C7062" w:rsidP="009C7062">
            <w:pPr>
              <w:pStyle w:val="Titel"/>
              <w:jc w:val="left"/>
            </w:pPr>
            <w:r w:rsidRPr="00622A7F">
              <w:t>primer F</w:t>
            </w:r>
          </w:p>
        </w:tc>
        <w:tc>
          <w:tcPr>
            <w:tcW w:w="1748" w:type="dxa"/>
            <w:tcBorders>
              <w:top w:val="nil"/>
              <w:left w:val="nil"/>
              <w:bottom w:val="single" w:sz="4" w:space="0" w:color="auto"/>
              <w:right w:val="single" w:sz="4" w:space="0" w:color="auto"/>
            </w:tcBorders>
            <w:shd w:val="clear" w:color="auto" w:fill="auto"/>
            <w:noWrap/>
            <w:vAlign w:val="center"/>
            <w:hideMark/>
          </w:tcPr>
          <w:p w14:paraId="207C84B1" w14:textId="1EDCD376" w:rsidR="009C7062" w:rsidRPr="00622A7F" w:rsidRDefault="009C7062" w:rsidP="009C7062">
            <w:pPr>
              <w:pStyle w:val="Titel"/>
              <w:jc w:val="left"/>
            </w:pPr>
            <w:r w:rsidRPr="00622A7F">
              <w:t>0.5</w:t>
            </w:r>
          </w:p>
        </w:tc>
      </w:tr>
      <w:tr w:rsidR="009C7062" w:rsidRPr="00622A7F" w14:paraId="02F45EFF" w14:textId="77777777" w:rsidTr="009C7062">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37570E9C" w14:textId="77777777" w:rsidR="009C7062" w:rsidRPr="00622A7F" w:rsidRDefault="009C7062" w:rsidP="009C7062">
            <w:pPr>
              <w:pStyle w:val="Titel"/>
              <w:jc w:val="left"/>
            </w:pPr>
            <w:r w:rsidRPr="00622A7F">
              <w:t>primer R</w:t>
            </w:r>
          </w:p>
        </w:tc>
        <w:tc>
          <w:tcPr>
            <w:tcW w:w="1748" w:type="dxa"/>
            <w:tcBorders>
              <w:top w:val="nil"/>
              <w:left w:val="nil"/>
              <w:bottom w:val="single" w:sz="4" w:space="0" w:color="auto"/>
              <w:right w:val="single" w:sz="4" w:space="0" w:color="auto"/>
            </w:tcBorders>
            <w:shd w:val="clear" w:color="auto" w:fill="auto"/>
            <w:noWrap/>
            <w:vAlign w:val="center"/>
            <w:hideMark/>
          </w:tcPr>
          <w:p w14:paraId="21D852FC" w14:textId="2856C0F4" w:rsidR="009C7062" w:rsidRPr="00622A7F" w:rsidRDefault="009C7062" w:rsidP="009C7062">
            <w:pPr>
              <w:pStyle w:val="Titel"/>
              <w:jc w:val="left"/>
            </w:pPr>
            <w:r w:rsidRPr="00622A7F">
              <w:t>0.5</w:t>
            </w:r>
          </w:p>
        </w:tc>
      </w:tr>
      <w:tr w:rsidR="009C7062" w:rsidRPr="00622A7F" w14:paraId="3EEE98D4" w14:textId="77777777" w:rsidTr="009C7062">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73ED211E" w14:textId="77777777" w:rsidR="009C7062" w:rsidRPr="00622A7F" w:rsidRDefault="009C7062" w:rsidP="009C7062">
            <w:pPr>
              <w:pStyle w:val="Titel"/>
              <w:jc w:val="left"/>
            </w:pPr>
            <w:r w:rsidRPr="00622A7F">
              <w:t>PfuUltra polymerase</w:t>
            </w:r>
          </w:p>
        </w:tc>
        <w:tc>
          <w:tcPr>
            <w:tcW w:w="1748" w:type="dxa"/>
            <w:tcBorders>
              <w:top w:val="nil"/>
              <w:left w:val="nil"/>
              <w:bottom w:val="single" w:sz="4" w:space="0" w:color="auto"/>
              <w:right w:val="single" w:sz="4" w:space="0" w:color="auto"/>
            </w:tcBorders>
            <w:shd w:val="clear" w:color="auto" w:fill="auto"/>
            <w:noWrap/>
            <w:vAlign w:val="center"/>
            <w:hideMark/>
          </w:tcPr>
          <w:p w14:paraId="6B1C7CDA" w14:textId="456CF33E" w:rsidR="009C7062" w:rsidRPr="00622A7F" w:rsidRDefault="009C7062" w:rsidP="009C7062">
            <w:pPr>
              <w:pStyle w:val="Titel"/>
              <w:jc w:val="left"/>
            </w:pPr>
            <w:r w:rsidRPr="00622A7F">
              <w:t>0.5</w:t>
            </w:r>
          </w:p>
        </w:tc>
      </w:tr>
      <w:tr w:rsidR="009C7062" w:rsidRPr="00622A7F" w14:paraId="2DD717C1" w14:textId="77777777" w:rsidTr="009C7062">
        <w:trPr>
          <w:trHeight w:val="285"/>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6269CA91" w14:textId="77777777" w:rsidR="009C7062" w:rsidRPr="00622A7F" w:rsidRDefault="009C7062" w:rsidP="009C7062">
            <w:pPr>
              <w:pStyle w:val="Titel"/>
              <w:jc w:val="left"/>
            </w:pPr>
            <w:r w:rsidRPr="00622A7F">
              <w:t>total</w:t>
            </w:r>
          </w:p>
        </w:tc>
        <w:tc>
          <w:tcPr>
            <w:tcW w:w="1748" w:type="dxa"/>
            <w:tcBorders>
              <w:top w:val="nil"/>
              <w:left w:val="nil"/>
              <w:bottom w:val="single" w:sz="4" w:space="0" w:color="auto"/>
              <w:right w:val="single" w:sz="4" w:space="0" w:color="auto"/>
            </w:tcBorders>
            <w:shd w:val="clear" w:color="auto" w:fill="auto"/>
            <w:noWrap/>
            <w:vAlign w:val="center"/>
            <w:hideMark/>
          </w:tcPr>
          <w:p w14:paraId="0F8CF671" w14:textId="77777777" w:rsidR="009C7062" w:rsidRPr="00622A7F" w:rsidRDefault="009C7062" w:rsidP="009C7062">
            <w:pPr>
              <w:pStyle w:val="Titel"/>
              <w:jc w:val="left"/>
            </w:pPr>
            <w:r w:rsidRPr="00622A7F">
              <w:t>26</w:t>
            </w:r>
          </w:p>
        </w:tc>
      </w:tr>
    </w:tbl>
    <w:p w14:paraId="6E456EB5" w14:textId="77777777" w:rsidR="009C7062" w:rsidRPr="00622A7F" w:rsidRDefault="009C7062" w:rsidP="001022FA">
      <w:pPr>
        <w:rPr>
          <w:rFonts w:cs="Arial"/>
        </w:rPr>
      </w:pPr>
    </w:p>
    <w:p w14:paraId="465E1C3A" w14:textId="374EB3AF" w:rsidR="007B2A77" w:rsidRPr="00622A7F" w:rsidRDefault="001018D9" w:rsidP="001022FA">
      <w:pPr>
        <w:pStyle w:val="berschrift2"/>
        <w:rPr>
          <w:rFonts w:cs="Arial"/>
        </w:rPr>
      </w:pPr>
      <w:bookmarkStart w:id="5229" w:name="_Toc91488914"/>
      <w:r w:rsidRPr="00622A7F">
        <w:rPr>
          <w:rFonts w:cs="Arial"/>
        </w:rPr>
        <w:t>Transformation</w:t>
      </w:r>
      <w:r w:rsidR="00CB1494" w:rsidRPr="00622A7F">
        <w:rPr>
          <w:rFonts w:cs="Arial"/>
        </w:rPr>
        <w:t xml:space="preserve"> of bacteria</w:t>
      </w:r>
      <w:r w:rsidR="00967559" w:rsidRPr="00622A7F">
        <w:rPr>
          <w:rFonts w:cs="Arial"/>
        </w:rPr>
        <w:t xml:space="preserve"> and plasmid prepa</w:t>
      </w:r>
      <w:r w:rsidR="004F3DE8" w:rsidRPr="00622A7F">
        <w:rPr>
          <w:rFonts w:cs="Arial"/>
        </w:rPr>
        <w:t>ration</w:t>
      </w:r>
      <w:bookmarkEnd w:id="5229"/>
    </w:p>
    <w:p w14:paraId="4BF5168B" w14:textId="3965BBE3" w:rsidR="00CB1494" w:rsidRPr="00622A7F" w:rsidRDefault="001018D9" w:rsidP="001022FA">
      <w:pPr>
        <w:rPr>
          <w:rFonts w:cs="Arial"/>
        </w:rPr>
      </w:pPr>
      <w:r w:rsidRPr="00622A7F">
        <w:rPr>
          <w:rFonts w:cs="Arial"/>
        </w:rPr>
        <w:t xml:space="preserve">In order to amplify the plasmids with </w:t>
      </w:r>
      <w:r w:rsidRPr="00622A7F">
        <w:rPr>
          <w:rFonts w:cs="Arial"/>
          <w:i/>
        </w:rPr>
        <w:t>MPO</w:t>
      </w:r>
      <w:r w:rsidRPr="00622A7F">
        <w:rPr>
          <w:rFonts w:cs="Arial"/>
        </w:rPr>
        <w:t xml:space="preserve"> variants, One Shot™ TOP10 Chemically </w:t>
      </w:r>
      <w:del w:id="5230" w:author="Hüffmeier, Ulrike" w:date="2021-10-01T11:18:00Z">
        <w:r w:rsidRPr="00622A7F" w:rsidDel="005A02CF">
          <w:rPr>
            <w:rFonts w:cs="Arial"/>
          </w:rPr>
          <w:delText xml:space="preserve">Competent </w:delText>
        </w:r>
      </w:del>
      <w:ins w:id="5231" w:author="Hüffmeier, Ulrike" w:date="2021-10-01T11:18:00Z">
        <w:r w:rsidR="005A02CF" w:rsidRPr="00622A7F">
          <w:rPr>
            <w:rFonts w:cs="Arial"/>
          </w:rPr>
          <w:t xml:space="preserve">competent </w:t>
        </w:r>
      </w:ins>
      <w:r w:rsidRPr="00622A7F">
        <w:rPr>
          <w:rFonts w:cs="Arial"/>
        </w:rPr>
        <w:t xml:space="preserve">E. coli (Thermo fisher scientific) </w:t>
      </w:r>
      <w:del w:id="5232" w:author="ulrike.hueffmeier@gmail.com" w:date="2021-11-26T14:37:00Z">
        <w:r w:rsidRPr="00622A7F" w:rsidDel="006632AB">
          <w:rPr>
            <w:rFonts w:cs="Arial"/>
          </w:rPr>
          <w:delText xml:space="preserve">was </w:delText>
        </w:r>
      </w:del>
      <w:ins w:id="5233" w:author="ulrike.hueffmeier@gmail.com" w:date="2021-11-26T14:37:00Z">
        <w:r w:rsidR="006632AB" w:rsidRPr="00622A7F">
          <w:rPr>
            <w:rFonts w:cs="Arial"/>
          </w:rPr>
          <w:t>w</w:t>
        </w:r>
        <w:r w:rsidR="006632AB">
          <w:rPr>
            <w:rFonts w:cs="Arial"/>
          </w:rPr>
          <w:t>ere</w:t>
        </w:r>
        <w:r w:rsidR="006632AB" w:rsidRPr="00622A7F">
          <w:rPr>
            <w:rFonts w:cs="Arial"/>
          </w:rPr>
          <w:t xml:space="preserve"> </w:t>
        </w:r>
      </w:ins>
      <w:r w:rsidRPr="00622A7F">
        <w:rPr>
          <w:rFonts w:cs="Arial"/>
        </w:rPr>
        <w:t xml:space="preserve">used </w:t>
      </w:r>
      <w:r w:rsidR="00CB1494" w:rsidRPr="00622A7F">
        <w:rPr>
          <w:rFonts w:cs="Arial"/>
        </w:rPr>
        <w:t>according to the manufacture</w:t>
      </w:r>
      <w:ins w:id="5234" w:author="ulrike.hueffmeier@gmail.com" w:date="2021-11-26T14:38:00Z">
        <w:r w:rsidR="006632AB">
          <w:rPr>
            <w:rFonts w:cs="Arial"/>
          </w:rPr>
          <w:t>r</w:t>
        </w:r>
      </w:ins>
      <w:r w:rsidR="00CB1494" w:rsidRPr="00622A7F">
        <w:rPr>
          <w:rFonts w:cs="Arial"/>
        </w:rPr>
        <w:t xml:space="preserve">’s </w:t>
      </w:r>
      <w:r w:rsidR="00CB1494" w:rsidRPr="00622A7F">
        <w:rPr>
          <w:rFonts w:cs="Arial"/>
        </w:rPr>
        <w:lastRenderedPageBreak/>
        <w:t xml:space="preserve">protocol. 1µl of PCR product was used. After </w:t>
      </w:r>
      <w:ins w:id="5235" w:author="ulrike.hueffmeier@gmail.com" w:date="2021-11-26T14:43:00Z">
        <w:r w:rsidR="00621423">
          <w:rPr>
            <w:rFonts w:cs="Arial"/>
          </w:rPr>
          <w:t xml:space="preserve">an </w:t>
        </w:r>
        <w:r w:rsidR="00621423" w:rsidRPr="00622A7F">
          <w:rPr>
            <w:rFonts w:cs="Arial"/>
          </w:rPr>
          <w:t xml:space="preserve">overnight </w:t>
        </w:r>
      </w:ins>
      <w:r w:rsidR="00CB1494" w:rsidRPr="00622A7F">
        <w:rPr>
          <w:rFonts w:cs="Arial"/>
        </w:rPr>
        <w:t>incubation</w:t>
      </w:r>
      <w:del w:id="5236" w:author="ulrike.hueffmeier@gmail.com" w:date="2021-11-26T14:43:00Z">
        <w:r w:rsidR="00CB1494" w:rsidRPr="00622A7F" w:rsidDel="00621423">
          <w:rPr>
            <w:rFonts w:cs="Arial"/>
          </w:rPr>
          <w:delText xml:space="preserve"> overnight</w:delText>
        </w:r>
      </w:del>
      <w:r w:rsidR="00CB1494" w:rsidRPr="00622A7F">
        <w:rPr>
          <w:rFonts w:cs="Arial"/>
        </w:rPr>
        <w:t xml:space="preserve">, clones were selected and used directly for colony PCR (reaction </w:t>
      </w:r>
      <w:del w:id="5237" w:author="ulrike.hueffmeier@gmail.com" w:date="2021-11-26T14:39:00Z">
        <w:r w:rsidR="00CB1494" w:rsidRPr="00622A7F" w:rsidDel="006632AB">
          <w:rPr>
            <w:rFonts w:cs="Arial"/>
          </w:rPr>
          <w:delText xml:space="preserve">mixture </w:delText>
        </w:r>
      </w:del>
      <w:r w:rsidR="00CB1494" w:rsidRPr="00622A7F">
        <w:rPr>
          <w:rFonts w:cs="Arial"/>
        </w:rPr>
        <w:t xml:space="preserve">as in </w:t>
      </w:r>
      <w:r w:rsidR="00CB1494" w:rsidRPr="00622A7F">
        <w:rPr>
          <w:rFonts w:cs="Arial"/>
        </w:rPr>
        <w:fldChar w:fldCharType="begin"/>
      </w:r>
      <w:r w:rsidR="00CB1494" w:rsidRPr="00622A7F">
        <w:rPr>
          <w:rFonts w:cs="Arial"/>
        </w:rPr>
        <w:instrText xml:space="preserve"> REF _Ref72142284 \h </w:instrText>
      </w:r>
      <w:r w:rsidR="00622A7F">
        <w:rPr>
          <w:rFonts w:cs="Arial"/>
        </w:rPr>
        <w:instrText xml:space="preserve"> \* MERGEFORMAT </w:instrText>
      </w:r>
      <w:r w:rsidR="00CB1494" w:rsidRPr="00622A7F">
        <w:rPr>
          <w:rFonts w:cs="Arial"/>
        </w:rPr>
      </w:r>
      <w:r w:rsidR="00CB1494" w:rsidRPr="00622A7F">
        <w:rPr>
          <w:rFonts w:cs="Arial"/>
        </w:rPr>
        <w:fldChar w:fldCharType="separate"/>
      </w:r>
      <w:ins w:id="5238" w:author="Haskamp, Stefan (extern)" w:date="2022-01-29T13:25:00Z">
        <w:r w:rsidR="002D4AD7" w:rsidRPr="00622A7F">
          <w:rPr>
            <w:rFonts w:cs="Arial"/>
          </w:rPr>
          <w:t xml:space="preserve">Table </w:t>
        </w:r>
        <w:r w:rsidR="002D4AD7">
          <w:rPr>
            <w:rFonts w:cs="Arial"/>
            <w:noProof/>
          </w:rPr>
          <w:t>16</w:t>
        </w:r>
      </w:ins>
      <w:r w:rsidR="00CB1494" w:rsidRPr="00622A7F">
        <w:rPr>
          <w:rFonts w:cs="Arial"/>
        </w:rPr>
        <w:fldChar w:fldCharType="end"/>
      </w:r>
      <w:r w:rsidR="00CB1494" w:rsidRPr="00622A7F">
        <w:rPr>
          <w:rFonts w:cs="Arial"/>
        </w:rPr>
        <w:t xml:space="preserve">) </w:t>
      </w:r>
      <w:del w:id="5239" w:author="ulrike.hueffmeier@gmail.com" w:date="2021-11-26T14:44:00Z">
        <w:r w:rsidR="00CB1494" w:rsidRPr="00622A7F" w:rsidDel="00621423">
          <w:rPr>
            <w:rFonts w:cs="Arial"/>
          </w:rPr>
          <w:delText>as well as</w:delText>
        </w:r>
      </w:del>
      <w:ins w:id="5240" w:author="ulrike.hueffmeier@gmail.com" w:date="2021-11-26T14:44:00Z">
        <w:r w:rsidR="00621423">
          <w:rPr>
            <w:rFonts w:cs="Arial"/>
          </w:rPr>
          <w:t>and</w:t>
        </w:r>
      </w:ins>
      <w:r w:rsidR="00CB1494" w:rsidRPr="00622A7F">
        <w:rPr>
          <w:rFonts w:cs="Arial"/>
        </w:rPr>
        <w:t xml:space="preserve"> transferred to a </w:t>
      </w:r>
      <w:r w:rsidR="00CB1494" w:rsidRPr="00622A7F">
        <w:rPr>
          <w:rFonts w:cs="Arial"/>
          <w:szCs w:val="24"/>
        </w:rPr>
        <w:t>5</w:t>
      </w:r>
      <w:del w:id="5241" w:author="ulrike.hueffmeier@gmail.com" w:date="2021-11-26T14:39:00Z">
        <w:r w:rsidR="00CB1494" w:rsidRPr="00622A7F" w:rsidDel="006632AB">
          <w:rPr>
            <w:rFonts w:cs="Arial"/>
            <w:szCs w:val="24"/>
          </w:rPr>
          <w:delText xml:space="preserve"> </w:delText>
        </w:r>
      </w:del>
      <w:r w:rsidR="00CB1494" w:rsidRPr="00622A7F">
        <w:rPr>
          <w:rFonts w:cs="Arial"/>
          <w:szCs w:val="24"/>
        </w:rPr>
        <w:t>ml falcon containing 5</w:t>
      </w:r>
      <w:del w:id="5242" w:author="ulrike.hueffmeier@gmail.com" w:date="2021-11-26T14:40:00Z">
        <w:r w:rsidR="00CB1494" w:rsidRPr="00622A7F" w:rsidDel="006632AB">
          <w:rPr>
            <w:rFonts w:cs="Arial"/>
            <w:szCs w:val="24"/>
          </w:rPr>
          <w:delText xml:space="preserve"> </w:delText>
        </w:r>
      </w:del>
      <w:r w:rsidR="00CB1494" w:rsidRPr="00622A7F">
        <w:rPr>
          <w:rFonts w:cs="Arial"/>
          <w:szCs w:val="24"/>
        </w:rPr>
        <w:t xml:space="preserve">ml </w:t>
      </w:r>
      <w:commentRangeStart w:id="5243"/>
      <w:r w:rsidR="00CB1494" w:rsidRPr="00622A7F">
        <w:rPr>
          <w:rFonts w:cs="Arial"/>
          <w:szCs w:val="24"/>
        </w:rPr>
        <w:t>LB</w:t>
      </w:r>
      <w:commentRangeEnd w:id="5243"/>
      <w:r w:rsidR="00E11272" w:rsidRPr="00622A7F">
        <w:rPr>
          <w:rStyle w:val="Kommentarzeichen"/>
          <w:rFonts w:cs="Arial"/>
        </w:rPr>
        <w:commentReference w:id="5243"/>
      </w:r>
      <w:ins w:id="5244" w:author="Haskamp, Stefan (extern)" w:date="2022-01-15T16:10:00Z">
        <w:r w:rsidR="00A047A2">
          <w:rPr>
            <w:rFonts w:cs="Arial"/>
            <w:szCs w:val="24"/>
          </w:rPr>
          <w:t xml:space="preserve"> (</w:t>
        </w:r>
        <w:r w:rsidR="00A047A2" w:rsidRPr="00A047A2">
          <w:rPr>
            <w:rFonts w:cs="Arial"/>
            <w:szCs w:val="24"/>
          </w:rPr>
          <w:t>lysogeny broth</w:t>
        </w:r>
        <w:r w:rsidR="00A047A2">
          <w:rPr>
            <w:rFonts w:cs="Arial"/>
            <w:szCs w:val="24"/>
          </w:rPr>
          <w:t>)</w:t>
        </w:r>
      </w:ins>
      <w:r w:rsidR="00CB1494" w:rsidRPr="00622A7F">
        <w:rPr>
          <w:rFonts w:cs="Arial"/>
          <w:szCs w:val="24"/>
        </w:rPr>
        <w:t xml:space="preserve"> medium and 50</w:t>
      </w:r>
      <w:del w:id="5245" w:author="ulrike.hueffmeier@gmail.com" w:date="2021-11-26T14:40:00Z">
        <w:r w:rsidR="00CB1494" w:rsidRPr="00622A7F" w:rsidDel="00621423">
          <w:rPr>
            <w:rFonts w:cs="Arial"/>
            <w:szCs w:val="24"/>
          </w:rPr>
          <w:delText xml:space="preserve"> </w:delText>
        </w:r>
      </w:del>
      <w:r w:rsidR="00CB1494" w:rsidRPr="00622A7F">
        <w:rPr>
          <w:rFonts w:cs="Arial"/>
          <w:szCs w:val="24"/>
        </w:rPr>
        <w:t xml:space="preserve">µg/ml </w:t>
      </w:r>
      <w:del w:id="5246" w:author="ulrike.hueffmeier@gmail.com" w:date="2021-11-26T14:41:00Z">
        <w:r w:rsidR="00CB1494" w:rsidRPr="00622A7F" w:rsidDel="00621423">
          <w:rPr>
            <w:rFonts w:cs="Arial"/>
            <w:szCs w:val="24"/>
          </w:rPr>
          <w:delText>Ampicillin</w:delText>
        </w:r>
        <w:r w:rsidR="00EF3D7B" w:rsidRPr="00622A7F" w:rsidDel="00621423">
          <w:rPr>
            <w:rFonts w:cs="Arial"/>
            <w:szCs w:val="24"/>
          </w:rPr>
          <w:delText xml:space="preserve"> </w:delText>
        </w:r>
      </w:del>
      <w:ins w:id="5247" w:author="ulrike.hueffmeier@gmail.com" w:date="2021-11-26T14:41:00Z">
        <w:r w:rsidR="00621423">
          <w:rPr>
            <w:rFonts w:cs="Arial"/>
            <w:szCs w:val="24"/>
          </w:rPr>
          <w:t>a</w:t>
        </w:r>
        <w:r w:rsidR="00621423" w:rsidRPr="00622A7F">
          <w:rPr>
            <w:rFonts w:cs="Arial"/>
            <w:szCs w:val="24"/>
          </w:rPr>
          <w:t xml:space="preserve">mpicillin </w:t>
        </w:r>
      </w:ins>
      <w:r w:rsidR="00EF3D7B" w:rsidRPr="00622A7F">
        <w:rPr>
          <w:rFonts w:cs="Arial"/>
          <w:szCs w:val="24"/>
        </w:rPr>
        <w:t xml:space="preserve">for </w:t>
      </w:r>
      <w:ins w:id="5248" w:author="ulrike.hueffmeier@gmail.com" w:date="2021-11-26T14:41:00Z">
        <w:r w:rsidR="00621423">
          <w:rPr>
            <w:rFonts w:cs="Arial"/>
            <w:szCs w:val="24"/>
          </w:rPr>
          <w:t>a</w:t>
        </w:r>
      </w:ins>
      <w:ins w:id="5249" w:author="ulrike.hueffmeier@gmail.com" w:date="2021-11-26T14:42:00Z">
        <w:r w:rsidR="00621423">
          <w:rPr>
            <w:rFonts w:cs="Arial"/>
            <w:szCs w:val="24"/>
          </w:rPr>
          <w:t xml:space="preserve">n </w:t>
        </w:r>
      </w:ins>
      <w:del w:id="5250" w:author="ulrike.hueffmeier@gmail.com" w:date="2021-11-26T14:42:00Z">
        <w:r w:rsidR="00EF3D7B" w:rsidRPr="00622A7F" w:rsidDel="00621423">
          <w:rPr>
            <w:rFonts w:cs="Arial"/>
            <w:szCs w:val="24"/>
          </w:rPr>
          <w:delText>12-</w:delText>
        </w:r>
        <w:r w:rsidR="00CB1494" w:rsidRPr="00622A7F" w:rsidDel="00621423">
          <w:rPr>
            <w:rFonts w:cs="Arial"/>
            <w:szCs w:val="24"/>
          </w:rPr>
          <w:delText xml:space="preserve">hour </w:delText>
        </w:r>
      </w:del>
      <w:r w:rsidR="00CB1494" w:rsidRPr="00622A7F">
        <w:rPr>
          <w:rFonts w:cs="Arial"/>
          <w:szCs w:val="24"/>
        </w:rPr>
        <w:t>incubation</w:t>
      </w:r>
      <w:ins w:id="5251" w:author="ulrike.hueffmeier@gmail.com" w:date="2021-11-26T14:42:00Z">
        <w:r w:rsidR="00621423">
          <w:rPr>
            <w:rFonts w:cs="Arial"/>
            <w:szCs w:val="24"/>
          </w:rPr>
          <w:t xml:space="preserve"> phase of </w:t>
        </w:r>
        <w:r w:rsidR="00621423" w:rsidRPr="00622A7F">
          <w:rPr>
            <w:rFonts w:cs="Arial"/>
            <w:szCs w:val="24"/>
          </w:rPr>
          <w:t>12</w:t>
        </w:r>
        <w:r w:rsidR="00621423">
          <w:rPr>
            <w:rFonts w:cs="Arial"/>
            <w:szCs w:val="24"/>
          </w:rPr>
          <w:t xml:space="preserve"> </w:t>
        </w:r>
        <w:r w:rsidR="00621423" w:rsidRPr="00622A7F">
          <w:rPr>
            <w:rFonts w:cs="Arial"/>
            <w:szCs w:val="24"/>
          </w:rPr>
          <w:t>hour</w:t>
        </w:r>
        <w:r w:rsidR="00621423">
          <w:rPr>
            <w:rFonts w:cs="Arial"/>
            <w:szCs w:val="24"/>
          </w:rPr>
          <w:t>s</w:t>
        </w:r>
      </w:ins>
      <w:r w:rsidR="00CB1494" w:rsidRPr="00622A7F">
        <w:rPr>
          <w:rFonts w:cs="Arial"/>
          <w:szCs w:val="24"/>
        </w:rPr>
        <w:t xml:space="preserve">. </w:t>
      </w:r>
      <w:r w:rsidR="004F3DE8" w:rsidRPr="00622A7F">
        <w:rPr>
          <w:rFonts w:cs="Arial"/>
          <w:szCs w:val="24"/>
        </w:rPr>
        <w:t xml:space="preserve">The </w:t>
      </w:r>
      <w:r w:rsidR="004F3DE8" w:rsidRPr="00622A7F">
        <w:rPr>
          <w:rFonts w:cs="Arial"/>
          <w:szCs w:val="24"/>
          <w:lang w:val="en-GB"/>
        </w:rPr>
        <w:t xml:space="preserve">QIAprep Spin </w:t>
      </w:r>
      <w:r w:rsidR="004F3DE8" w:rsidRPr="00622A7F">
        <w:rPr>
          <w:rFonts w:cs="Arial"/>
          <w:szCs w:val="24"/>
        </w:rPr>
        <w:t xml:space="preserve">Miniprep Kit (Qiagen) was used for </w:t>
      </w:r>
      <w:del w:id="5252" w:author="ulrike.hueffmeier@gmail.com" w:date="2021-11-26T14:41:00Z">
        <w:r w:rsidR="004F3DE8" w:rsidRPr="00622A7F" w:rsidDel="00621423">
          <w:rPr>
            <w:rFonts w:cs="Arial"/>
            <w:szCs w:val="24"/>
          </w:rPr>
          <w:delText xml:space="preserve">isolating </w:delText>
        </w:r>
      </w:del>
      <w:ins w:id="5253" w:author="ulrike.hueffmeier@gmail.com" w:date="2021-11-26T14:41:00Z">
        <w:r w:rsidR="00621423" w:rsidRPr="00622A7F">
          <w:rPr>
            <w:rFonts w:cs="Arial"/>
            <w:szCs w:val="24"/>
          </w:rPr>
          <w:t>isolati</w:t>
        </w:r>
        <w:r w:rsidR="00621423">
          <w:rPr>
            <w:rFonts w:cs="Arial"/>
            <w:szCs w:val="24"/>
          </w:rPr>
          <w:t>on of</w:t>
        </w:r>
        <w:r w:rsidR="00621423" w:rsidRPr="00622A7F">
          <w:rPr>
            <w:rFonts w:cs="Arial"/>
            <w:szCs w:val="24"/>
          </w:rPr>
          <w:t xml:space="preserve"> </w:t>
        </w:r>
      </w:ins>
      <w:r w:rsidR="004F3DE8" w:rsidRPr="00622A7F">
        <w:rPr>
          <w:rFonts w:cs="Arial"/>
          <w:szCs w:val="24"/>
        </w:rPr>
        <w:t>p</w:t>
      </w:r>
      <w:r w:rsidR="004F3DE8" w:rsidRPr="00622A7F">
        <w:rPr>
          <w:rFonts w:cs="Arial"/>
          <w:szCs w:val="24"/>
          <w:lang w:val="en-GB"/>
        </w:rPr>
        <w:t xml:space="preserve">lasmid DNA following </w:t>
      </w:r>
      <w:r w:rsidR="00EF3D7B" w:rsidRPr="00622A7F">
        <w:rPr>
          <w:rFonts w:cs="Arial"/>
          <w:szCs w:val="24"/>
          <w:lang w:val="en-GB"/>
        </w:rPr>
        <w:t xml:space="preserve">the </w:t>
      </w:r>
      <w:r w:rsidR="004F3DE8" w:rsidRPr="00622A7F">
        <w:rPr>
          <w:rFonts w:cs="Arial"/>
          <w:szCs w:val="24"/>
          <w:lang w:val="en-GB"/>
        </w:rPr>
        <w:t xml:space="preserve">manufacturer’s instructions. </w:t>
      </w:r>
      <w:del w:id="5254" w:author="ulrike.hueffmeier@gmail.com" w:date="2021-11-26T14:51:00Z">
        <w:r w:rsidR="004F3DE8" w:rsidRPr="00622A7F" w:rsidDel="00FF2D10">
          <w:rPr>
            <w:rFonts w:cs="Arial"/>
            <w:szCs w:val="24"/>
          </w:rPr>
          <w:delText>DNA c</w:delText>
        </w:r>
      </w:del>
      <w:ins w:id="5255" w:author="ulrike.hueffmeier@gmail.com" w:date="2021-11-26T14:51:00Z">
        <w:r w:rsidR="00FF2D10">
          <w:rPr>
            <w:rFonts w:cs="Arial"/>
            <w:szCs w:val="24"/>
          </w:rPr>
          <w:t>C</w:t>
        </w:r>
      </w:ins>
      <w:r w:rsidR="004F3DE8" w:rsidRPr="00622A7F">
        <w:rPr>
          <w:rFonts w:cs="Arial"/>
          <w:szCs w:val="24"/>
        </w:rPr>
        <w:t xml:space="preserve">oncentration and quality </w:t>
      </w:r>
      <w:ins w:id="5256" w:author="ulrike.hueffmeier@gmail.com" w:date="2021-11-26T14:51:00Z">
        <w:r w:rsidR="00FF2D10">
          <w:rPr>
            <w:rFonts w:cs="Arial"/>
            <w:szCs w:val="24"/>
          </w:rPr>
          <w:t xml:space="preserve">of </w:t>
        </w:r>
        <w:r w:rsidR="00FF2D10" w:rsidRPr="00622A7F">
          <w:rPr>
            <w:rFonts w:cs="Arial"/>
            <w:szCs w:val="24"/>
          </w:rPr>
          <w:t>DNA</w:t>
        </w:r>
        <w:r w:rsidR="00FF2D10">
          <w:rPr>
            <w:rFonts w:cs="Arial"/>
            <w:szCs w:val="24"/>
          </w:rPr>
          <w:t>s</w:t>
        </w:r>
        <w:r w:rsidR="00FF2D10" w:rsidRPr="00622A7F">
          <w:rPr>
            <w:rFonts w:cs="Arial"/>
            <w:szCs w:val="24"/>
          </w:rPr>
          <w:t xml:space="preserve"> </w:t>
        </w:r>
      </w:ins>
      <w:r w:rsidR="004F3DE8" w:rsidRPr="00622A7F">
        <w:rPr>
          <w:rFonts w:cs="Arial"/>
          <w:szCs w:val="24"/>
        </w:rPr>
        <w:t>were measured photometrical</w:t>
      </w:r>
      <w:ins w:id="5257" w:author="ulrike.hueffmeier@gmail.com" w:date="2021-11-26T14:51:00Z">
        <w:r w:rsidR="00FF2D10">
          <w:rPr>
            <w:rFonts w:cs="Arial"/>
            <w:szCs w:val="24"/>
          </w:rPr>
          <w:t>ly</w:t>
        </w:r>
      </w:ins>
      <w:r w:rsidR="004F3DE8" w:rsidRPr="00622A7F">
        <w:rPr>
          <w:rFonts w:cs="Arial"/>
          <w:szCs w:val="24"/>
        </w:rPr>
        <w:t xml:space="preserve"> using the Infinite 200 NanoQuant (Tecan)</w:t>
      </w:r>
      <w:r w:rsidR="00CB1494" w:rsidRPr="00622A7F">
        <w:rPr>
          <w:rFonts w:cs="Arial"/>
        </w:rPr>
        <w:t xml:space="preserve">. All positive clones were </w:t>
      </w:r>
      <w:r w:rsidR="00C27722" w:rsidRPr="00622A7F">
        <w:rPr>
          <w:rFonts w:cs="Arial"/>
        </w:rPr>
        <w:t>sequenced</w:t>
      </w:r>
      <w:r w:rsidR="004F3DE8" w:rsidRPr="00622A7F">
        <w:rPr>
          <w:rFonts w:cs="Arial"/>
        </w:rPr>
        <w:t xml:space="preserve"> a second time for verification purposes. </w:t>
      </w:r>
    </w:p>
    <w:p w14:paraId="5B04D716" w14:textId="4751EA66" w:rsidR="00CB1494" w:rsidRPr="00622A7F" w:rsidRDefault="004F3DE8" w:rsidP="004F3DE8">
      <w:pPr>
        <w:pStyle w:val="berschrift2"/>
        <w:rPr>
          <w:rFonts w:cs="Arial"/>
        </w:rPr>
      </w:pPr>
      <w:bookmarkStart w:id="5258" w:name="_Toc91488915"/>
      <w:r w:rsidRPr="00622A7F">
        <w:rPr>
          <w:rFonts w:cs="Arial"/>
        </w:rPr>
        <w:t xml:space="preserve">Transfection of </w:t>
      </w:r>
      <w:r w:rsidRPr="00622A7F">
        <w:rPr>
          <w:rFonts w:cs="Arial"/>
          <w:szCs w:val="24"/>
        </w:rPr>
        <w:t>Human Embryonic Kidney (HEK)-293</w:t>
      </w:r>
      <w:ins w:id="5259" w:author="ulrike.hueffmeier@gmail.com" w:date="2021-11-26T14:51:00Z">
        <w:r w:rsidR="00FF2D10">
          <w:rPr>
            <w:rFonts w:cs="Arial"/>
            <w:szCs w:val="24"/>
          </w:rPr>
          <w:t>T</w:t>
        </w:r>
      </w:ins>
      <w:r w:rsidRPr="00622A7F">
        <w:rPr>
          <w:rFonts w:cs="Arial"/>
          <w:szCs w:val="24"/>
        </w:rPr>
        <w:t xml:space="preserve"> cells</w:t>
      </w:r>
      <w:bookmarkEnd w:id="5258"/>
    </w:p>
    <w:p w14:paraId="4CB676D6" w14:textId="3F397C47" w:rsidR="004F3DE8" w:rsidRPr="00622A7F" w:rsidRDefault="004F3DE8" w:rsidP="004F3DE8">
      <w:pPr>
        <w:rPr>
          <w:rFonts w:cs="Arial"/>
          <w:szCs w:val="24"/>
        </w:rPr>
      </w:pPr>
      <w:r w:rsidRPr="00622A7F">
        <w:rPr>
          <w:rFonts w:cs="Arial"/>
          <w:szCs w:val="24"/>
        </w:rPr>
        <w:t xml:space="preserve">Human Embryonic Kidney </w:t>
      </w:r>
      <w:commentRangeStart w:id="5260"/>
      <w:r w:rsidRPr="00622A7F">
        <w:rPr>
          <w:rFonts w:cs="Arial"/>
          <w:szCs w:val="24"/>
        </w:rPr>
        <w:t>(HEK)-293</w:t>
      </w:r>
      <w:ins w:id="5261" w:author="Stefan" w:date="2021-10-05T11:12:00Z">
        <w:r w:rsidR="00B80583" w:rsidRPr="00622A7F">
          <w:rPr>
            <w:rFonts w:cs="Arial"/>
            <w:szCs w:val="24"/>
          </w:rPr>
          <w:t>T</w:t>
        </w:r>
      </w:ins>
      <w:r w:rsidRPr="00622A7F">
        <w:rPr>
          <w:rFonts w:cs="Arial"/>
          <w:szCs w:val="24"/>
        </w:rPr>
        <w:t xml:space="preserve"> cells </w:t>
      </w:r>
      <w:commentRangeEnd w:id="5260"/>
      <w:r w:rsidR="00E11272" w:rsidRPr="00622A7F">
        <w:rPr>
          <w:rStyle w:val="Kommentarzeichen"/>
          <w:rFonts w:cs="Arial"/>
        </w:rPr>
        <w:commentReference w:id="5260"/>
      </w:r>
      <w:r w:rsidRPr="00622A7F">
        <w:rPr>
          <w:rFonts w:cs="Arial"/>
          <w:szCs w:val="24"/>
        </w:rPr>
        <w:t xml:space="preserve">were transfected with </w:t>
      </w:r>
      <w:r w:rsidRPr="00622A7F">
        <w:rPr>
          <w:rFonts w:cs="Arial"/>
          <w:i/>
          <w:szCs w:val="24"/>
        </w:rPr>
        <w:t>MPO</w:t>
      </w:r>
      <w:r w:rsidRPr="00622A7F">
        <w:rPr>
          <w:rFonts w:cs="Arial"/>
          <w:szCs w:val="24"/>
        </w:rPr>
        <w:t xml:space="preserve"> mutant constructs in order to assess the impact of </w:t>
      </w:r>
      <w:ins w:id="5262" w:author="ulrike.hueffmeier@gmail.com" w:date="2021-11-26T14:54:00Z">
        <w:r w:rsidR="00FF2D10">
          <w:rPr>
            <w:rFonts w:cs="Arial"/>
            <w:szCs w:val="24"/>
          </w:rPr>
          <w:t xml:space="preserve">missense </w:t>
        </w:r>
        <w:r w:rsidR="00FF2D10" w:rsidRPr="00622A7F">
          <w:rPr>
            <w:rFonts w:cs="Arial"/>
            <w:i/>
            <w:szCs w:val="24"/>
          </w:rPr>
          <w:t>MPO</w:t>
        </w:r>
        <w:r w:rsidR="00FF2D10" w:rsidRPr="00622A7F">
          <w:rPr>
            <w:rFonts w:cs="Arial"/>
            <w:szCs w:val="24"/>
          </w:rPr>
          <w:t xml:space="preserve"> </w:t>
        </w:r>
      </w:ins>
      <w:r w:rsidRPr="00622A7F">
        <w:rPr>
          <w:rFonts w:cs="Arial"/>
          <w:szCs w:val="24"/>
        </w:rPr>
        <w:t>variants</w:t>
      </w:r>
      <w:del w:id="5263" w:author="ulrike.hueffmeier@gmail.com" w:date="2021-11-26T14:54:00Z">
        <w:r w:rsidRPr="00622A7F" w:rsidDel="00FF2D10">
          <w:rPr>
            <w:rFonts w:cs="Arial"/>
            <w:szCs w:val="24"/>
          </w:rPr>
          <w:delText xml:space="preserve"> in </w:delText>
        </w:r>
        <w:r w:rsidRPr="00622A7F" w:rsidDel="00FF2D10">
          <w:rPr>
            <w:rFonts w:cs="Arial"/>
            <w:i/>
            <w:szCs w:val="24"/>
          </w:rPr>
          <w:delText>MPO</w:delText>
        </w:r>
      </w:del>
      <w:r w:rsidRPr="00622A7F">
        <w:rPr>
          <w:rFonts w:cs="Arial"/>
          <w:szCs w:val="24"/>
        </w:rPr>
        <w:t xml:space="preserve">. Originally, HEK cells derived from a human embryonic kidney of an </w:t>
      </w:r>
      <w:commentRangeStart w:id="5264"/>
      <w:del w:id="5265" w:author="Stefan" w:date="2021-10-05T11:16:00Z">
        <w:r w:rsidRPr="00622A7F" w:rsidDel="00B80583">
          <w:rPr>
            <w:rFonts w:cs="Arial"/>
            <w:szCs w:val="24"/>
          </w:rPr>
          <w:delText>aborted</w:delText>
        </w:r>
        <w:commentRangeEnd w:id="5264"/>
        <w:r w:rsidR="008E56C5" w:rsidRPr="00622A7F" w:rsidDel="00B80583">
          <w:rPr>
            <w:rStyle w:val="Kommentarzeichen"/>
            <w:rFonts w:cs="Arial"/>
          </w:rPr>
          <w:commentReference w:id="5264"/>
        </w:r>
        <w:r w:rsidRPr="00622A7F" w:rsidDel="00B80583">
          <w:rPr>
            <w:rFonts w:cs="Arial"/>
            <w:szCs w:val="24"/>
          </w:rPr>
          <w:delText xml:space="preserve"> </w:delText>
        </w:r>
      </w:del>
      <w:r w:rsidRPr="00622A7F">
        <w:rPr>
          <w:rFonts w:cs="Arial"/>
          <w:szCs w:val="24"/>
        </w:rPr>
        <w:t xml:space="preserve">embryo. </w:t>
      </w:r>
      <w:commentRangeStart w:id="5266"/>
      <w:r w:rsidR="00FF3112" w:rsidRPr="00622A7F">
        <w:rPr>
          <w:rFonts w:cs="Arial"/>
          <w:szCs w:val="24"/>
        </w:rPr>
        <w:t>The exposition to sheared DNA obtained from a</w:t>
      </w:r>
      <w:r w:rsidR="00EF3D7B" w:rsidRPr="00622A7F">
        <w:rPr>
          <w:rFonts w:cs="Arial"/>
          <w:szCs w:val="24"/>
        </w:rPr>
        <w:t>n</w:t>
      </w:r>
      <w:r w:rsidR="00FF3112" w:rsidRPr="00622A7F">
        <w:rPr>
          <w:rFonts w:cs="Arial"/>
          <w:szCs w:val="24"/>
        </w:rPr>
        <w:t xml:space="preserve"> adenovirus type 5 led to immortalization of those cells</w:t>
      </w:r>
      <w:ins w:id="5267" w:author="ulrike.hueffmeier@gmail.com" w:date="2021-11-26T14:54:00Z">
        <w:r w:rsidR="00FF2D10">
          <w:rPr>
            <w:rFonts w:cs="Arial"/>
            <w:szCs w:val="24"/>
          </w:rPr>
          <w:t>.</w:t>
        </w:r>
      </w:ins>
      <w:r w:rsidR="00FF3112" w:rsidRPr="00622A7F">
        <w:rPr>
          <w:rFonts w:cs="Arial"/>
          <w:szCs w:val="24"/>
        </w:rPr>
        <w:t xml:space="preserve"> </w:t>
      </w:r>
      <w:ins w:id="5268" w:author="Stefan" w:date="2021-10-05T11:31:00Z">
        <w:r w:rsidR="00FA1A6B" w:rsidRPr="00622A7F">
          <w:rPr>
            <w:rFonts w:cs="Arial"/>
            <w:szCs w:val="24"/>
          </w:rPr>
          <w:t>The “T” indicates the stable transfection of a plamid encoding</w:t>
        </w:r>
        <w:r w:rsidR="00FA1A6B" w:rsidRPr="00622A7F">
          <w:rPr>
            <w:rFonts w:cs="Arial"/>
          </w:rPr>
          <w:t xml:space="preserve"> </w:t>
        </w:r>
        <w:r w:rsidR="00FA1A6B" w:rsidRPr="00622A7F">
          <w:rPr>
            <w:rFonts w:cs="Arial"/>
            <w:szCs w:val="24"/>
          </w:rPr>
          <w:t xml:space="preserve">temperature-sensitive mutant of the SV40 large T antigen </w:t>
        </w:r>
      </w:ins>
      <w:r w:rsidR="009A7AD4">
        <w:rPr>
          <w:rFonts w:cs="Arial"/>
          <w:szCs w:val="24"/>
        </w:rPr>
        <w:t>{Graham, 1977 #1852}</w:t>
      </w:r>
      <w:r w:rsidR="00FF3112" w:rsidRPr="00622A7F">
        <w:rPr>
          <w:rFonts w:cs="Arial"/>
          <w:szCs w:val="24"/>
        </w:rPr>
        <w:t xml:space="preserve">. </w:t>
      </w:r>
      <w:commentRangeEnd w:id="5266"/>
      <w:r w:rsidR="00C675D5" w:rsidRPr="00622A7F">
        <w:rPr>
          <w:rStyle w:val="Kommentarzeichen"/>
          <w:rFonts w:cs="Arial"/>
        </w:rPr>
        <w:commentReference w:id="5266"/>
      </w:r>
      <w:ins w:id="5269" w:author="Stefan" w:date="2021-10-05T11:13:00Z">
        <w:r w:rsidR="00B80583" w:rsidRPr="00622A7F">
          <w:rPr>
            <w:rFonts w:cs="Arial"/>
            <w:szCs w:val="24"/>
          </w:rPr>
          <w:t xml:space="preserve">This cell line was kindly provided by the </w:t>
        </w:r>
        <w:del w:id="5270" w:author="ulrike.hueffmeier@gmail.com" w:date="2021-11-26T14:54:00Z">
          <w:r w:rsidR="00B80583" w:rsidRPr="00622A7F" w:rsidDel="00FF2D10">
            <w:rPr>
              <w:rFonts w:cs="Arial"/>
              <w:szCs w:val="24"/>
            </w:rPr>
            <w:delText>lab</w:delText>
          </w:r>
        </w:del>
      </w:ins>
      <w:ins w:id="5271" w:author="ulrike.hueffmeier@gmail.com" w:date="2021-11-26T14:54:00Z">
        <w:r w:rsidR="00FF2D10">
          <w:rPr>
            <w:rFonts w:cs="Arial"/>
            <w:szCs w:val="24"/>
          </w:rPr>
          <w:t>group</w:t>
        </w:r>
      </w:ins>
      <w:ins w:id="5272" w:author="Stefan" w:date="2021-10-05T11:13:00Z">
        <w:r w:rsidR="00B80583" w:rsidRPr="00622A7F">
          <w:rPr>
            <w:rFonts w:cs="Arial"/>
            <w:szCs w:val="24"/>
          </w:rPr>
          <w:t xml:space="preserve"> of Christaine Zweier.</w:t>
        </w:r>
      </w:ins>
    </w:p>
    <w:p w14:paraId="6D5D8F2D" w14:textId="5F20B648" w:rsidR="00FF3112" w:rsidRPr="00622A7F" w:rsidRDefault="00FF3112" w:rsidP="004F3DE8">
      <w:pPr>
        <w:rPr>
          <w:rFonts w:cs="Arial"/>
          <w:szCs w:val="24"/>
        </w:rPr>
      </w:pPr>
      <w:r w:rsidRPr="00622A7F">
        <w:rPr>
          <w:rFonts w:cs="Arial"/>
          <w:szCs w:val="24"/>
        </w:rPr>
        <w:t xml:space="preserve">Cells were cultured in </w:t>
      </w:r>
      <w:commentRangeStart w:id="5273"/>
      <w:r w:rsidRPr="00622A7F">
        <w:rPr>
          <w:rFonts w:cs="Arial"/>
          <w:szCs w:val="24"/>
        </w:rPr>
        <w:t>DMEM</w:t>
      </w:r>
      <w:commentRangeEnd w:id="5273"/>
      <w:r w:rsidR="008E56C5" w:rsidRPr="00622A7F">
        <w:rPr>
          <w:rStyle w:val="Kommentarzeichen"/>
          <w:rFonts w:cs="Arial"/>
        </w:rPr>
        <w:commentReference w:id="5273"/>
      </w:r>
      <w:ins w:id="5274" w:author="Stefan" w:date="2021-10-05T11:33:00Z">
        <w:r w:rsidR="00E211C3" w:rsidRPr="00622A7F">
          <w:rPr>
            <w:rFonts w:cs="Arial"/>
            <w:szCs w:val="24"/>
          </w:rPr>
          <w:t xml:space="preserve"> (Dulbecco's modified Eagle's medium)</w:t>
        </w:r>
      </w:ins>
      <w:r w:rsidRPr="00622A7F">
        <w:rPr>
          <w:rFonts w:cs="Arial"/>
          <w:szCs w:val="24"/>
        </w:rPr>
        <w:t xml:space="preserve"> ham’s F-12 (Thermo Fisher Scientific or Sigma Aldrich) growth medium containing 10% </w:t>
      </w:r>
      <w:commentRangeStart w:id="5275"/>
      <w:r w:rsidRPr="00622A7F">
        <w:rPr>
          <w:rFonts w:cs="Arial"/>
          <w:szCs w:val="24"/>
        </w:rPr>
        <w:t>FCS</w:t>
      </w:r>
      <w:commentRangeEnd w:id="5275"/>
      <w:r w:rsidR="008E56C5" w:rsidRPr="00622A7F">
        <w:rPr>
          <w:rStyle w:val="Kommentarzeichen"/>
          <w:rFonts w:cs="Arial"/>
        </w:rPr>
        <w:commentReference w:id="5275"/>
      </w:r>
      <w:r w:rsidRPr="00622A7F">
        <w:rPr>
          <w:rFonts w:cs="Arial"/>
          <w:szCs w:val="24"/>
        </w:rPr>
        <w:t xml:space="preserve"> </w:t>
      </w:r>
      <w:ins w:id="5276" w:author="Stefan" w:date="2021-10-05T11:33:00Z">
        <w:r w:rsidR="00E211C3" w:rsidRPr="00622A7F">
          <w:rPr>
            <w:rFonts w:cs="Arial"/>
            <w:szCs w:val="24"/>
          </w:rPr>
          <w:t xml:space="preserve">(Fetal calf serum) </w:t>
        </w:r>
      </w:ins>
      <w:r w:rsidRPr="00622A7F">
        <w:rPr>
          <w:rFonts w:cs="Arial"/>
          <w:szCs w:val="24"/>
        </w:rPr>
        <w:t>and 1% Penicillin-Streptomycin-Glutamine under sterile conditions at 5% CO</w:t>
      </w:r>
      <w:r w:rsidRPr="00622A7F">
        <w:rPr>
          <w:rFonts w:cs="Arial"/>
          <w:szCs w:val="24"/>
          <w:vertAlign w:val="subscript"/>
        </w:rPr>
        <w:t>2</w:t>
      </w:r>
      <w:r w:rsidRPr="00622A7F">
        <w:rPr>
          <w:rFonts w:cs="Arial"/>
          <w:szCs w:val="24"/>
        </w:rPr>
        <w:t>, 37 °C and 91% humidity. The passage of these cells took place every 3-4 days. The media was removed and 1xPBS</w:t>
      </w:r>
      <w:ins w:id="5277" w:author="Stefan" w:date="2021-10-05T11:35:00Z">
        <w:r w:rsidR="00E211C3" w:rsidRPr="00622A7F">
          <w:rPr>
            <w:rFonts w:cs="Arial"/>
            <w:szCs w:val="24"/>
          </w:rPr>
          <w:t xml:space="preserve"> (Phosphate-buffered saline)</w:t>
        </w:r>
      </w:ins>
      <w:r w:rsidRPr="00622A7F">
        <w:rPr>
          <w:rFonts w:cs="Arial"/>
          <w:szCs w:val="24"/>
        </w:rPr>
        <w:t xml:space="preserve"> was used for washing. Next, the cells were detached from the flask by incubation with </w:t>
      </w:r>
      <w:r w:rsidRPr="00622A7F">
        <w:rPr>
          <w:rFonts w:cs="Arial"/>
          <w:lang w:val="en-GB"/>
        </w:rPr>
        <w:t>0.05</w:t>
      </w:r>
      <w:del w:id="5278" w:author="ulrike.hueffmeier@gmail.com" w:date="2021-11-26T14:55:00Z">
        <w:r w:rsidRPr="00622A7F" w:rsidDel="00FF2D10">
          <w:rPr>
            <w:rFonts w:cs="Arial"/>
            <w:lang w:val="en-GB"/>
          </w:rPr>
          <w:delText> </w:delText>
        </w:r>
      </w:del>
      <w:r w:rsidRPr="00622A7F">
        <w:rPr>
          <w:rFonts w:cs="Arial"/>
          <w:lang w:val="en-GB"/>
        </w:rPr>
        <w:t>% Trypsin-EDTA</w:t>
      </w:r>
      <w:ins w:id="5279" w:author="Stefan" w:date="2021-10-05T11:35:00Z">
        <w:r w:rsidR="00E211C3" w:rsidRPr="00622A7F">
          <w:rPr>
            <w:rFonts w:cs="Arial"/>
            <w:lang w:val="en-GB"/>
          </w:rPr>
          <w:t xml:space="preserve"> (Ethylenediaminetetraacetic acid)</w:t>
        </w:r>
      </w:ins>
      <w:r w:rsidRPr="00622A7F">
        <w:rPr>
          <w:rFonts w:cs="Arial"/>
          <w:szCs w:val="24"/>
        </w:rPr>
        <w:t xml:space="preserve"> for 5 min at 37</w:t>
      </w:r>
      <w:del w:id="5280" w:author="ulrike.hueffmeier@gmail.com" w:date="2021-11-26T14:55:00Z">
        <w:r w:rsidRPr="00622A7F" w:rsidDel="00FF2D10">
          <w:rPr>
            <w:rFonts w:cs="Arial"/>
            <w:szCs w:val="24"/>
          </w:rPr>
          <w:delText xml:space="preserve"> </w:delText>
        </w:r>
      </w:del>
      <w:r w:rsidRPr="00622A7F">
        <w:rPr>
          <w:rFonts w:cs="Arial"/>
          <w:szCs w:val="24"/>
        </w:rPr>
        <w:t>°C. Subsequently, the cells were rinsed with fresh medium</w:t>
      </w:r>
      <w:ins w:id="5281" w:author="ulrike.hueffmeier@gmail.com" w:date="2021-11-26T14:55:00Z">
        <w:r w:rsidR="00FF2D10">
          <w:rPr>
            <w:rFonts w:cs="Arial"/>
            <w:szCs w:val="24"/>
          </w:rPr>
          <w:t>,</w:t>
        </w:r>
      </w:ins>
      <w:r w:rsidRPr="00622A7F">
        <w:rPr>
          <w:rFonts w:cs="Arial"/>
          <w:szCs w:val="24"/>
        </w:rPr>
        <w:t xml:space="preserve"> until clumps of cells were dissolved. 90% of the suspension was discarded, while 10</w:t>
      </w:r>
      <w:del w:id="5282" w:author="ulrike.hueffmeier@gmail.com" w:date="2021-11-26T14:55:00Z">
        <w:r w:rsidRPr="00622A7F" w:rsidDel="00FF2D10">
          <w:rPr>
            <w:rFonts w:cs="Arial"/>
            <w:szCs w:val="24"/>
          </w:rPr>
          <w:delText xml:space="preserve"> </w:delText>
        </w:r>
      </w:del>
      <w:r w:rsidRPr="00622A7F">
        <w:rPr>
          <w:rFonts w:cs="Arial"/>
          <w:szCs w:val="24"/>
        </w:rPr>
        <w:t>% remained in the bottle</w:t>
      </w:r>
      <w:ins w:id="5283" w:author="ulrike.hueffmeier@gmail.com" w:date="2021-11-26T14:55:00Z">
        <w:r w:rsidR="00FF2D10">
          <w:rPr>
            <w:rFonts w:cs="Arial"/>
            <w:szCs w:val="24"/>
          </w:rPr>
          <w:t>,</w:t>
        </w:r>
      </w:ins>
      <w:r w:rsidRPr="00622A7F">
        <w:rPr>
          <w:rFonts w:cs="Arial"/>
          <w:szCs w:val="24"/>
        </w:rPr>
        <w:t xml:space="preserve"> and new media was added.</w:t>
      </w:r>
    </w:p>
    <w:p w14:paraId="50639108" w14:textId="2A5E0C96" w:rsidR="00D02F4C" w:rsidRPr="00622A7F" w:rsidRDefault="00D02F4C" w:rsidP="004F3DE8">
      <w:pPr>
        <w:rPr>
          <w:rFonts w:cs="Arial"/>
          <w:szCs w:val="24"/>
        </w:rPr>
      </w:pPr>
      <w:r w:rsidRPr="00622A7F">
        <w:rPr>
          <w:rFonts w:cs="Arial"/>
          <w:szCs w:val="24"/>
        </w:rPr>
        <w:t xml:space="preserve">For transfection purposes, </w:t>
      </w:r>
      <w:r w:rsidR="001D7F54" w:rsidRPr="00622A7F">
        <w:rPr>
          <w:rFonts w:cs="Arial"/>
          <w:szCs w:val="24"/>
        </w:rPr>
        <w:t>HEK</w:t>
      </w:r>
      <w:ins w:id="5284" w:author="Hüffmeier, Ulrike" w:date="2021-10-01T11:44:00Z">
        <w:r w:rsidR="008E56C5" w:rsidRPr="00622A7F">
          <w:rPr>
            <w:rFonts w:cs="Arial"/>
            <w:szCs w:val="24"/>
          </w:rPr>
          <w:t>-</w:t>
        </w:r>
      </w:ins>
      <w:ins w:id="5285" w:author="Stefan" w:date="2021-10-05T11:36:00Z">
        <w:r w:rsidR="00E211C3" w:rsidRPr="00622A7F">
          <w:rPr>
            <w:rFonts w:cs="Arial"/>
            <w:szCs w:val="24"/>
          </w:rPr>
          <w:t>293T</w:t>
        </w:r>
      </w:ins>
      <w:ins w:id="5286" w:author="Hüffmeier, Ulrike" w:date="2021-10-01T11:44:00Z">
        <w:del w:id="5287" w:author="Stefan" w:date="2021-10-05T11:36:00Z">
          <w:r w:rsidR="008E56C5" w:rsidRPr="00622A7F" w:rsidDel="00E211C3">
            <w:rPr>
              <w:rFonts w:cs="Arial"/>
              <w:szCs w:val="24"/>
            </w:rPr>
            <w:delText>xxx</w:delText>
          </w:r>
        </w:del>
      </w:ins>
      <w:r w:rsidR="001D7F54" w:rsidRPr="00622A7F">
        <w:rPr>
          <w:rFonts w:cs="Arial"/>
          <w:szCs w:val="24"/>
        </w:rPr>
        <w:t xml:space="preserve"> cells were </w:t>
      </w:r>
      <w:r w:rsidR="00EF3D7B" w:rsidRPr="00622A7F">
        <w:rPr>
          <w:rFonts w:cs="Arial"/>
          <w:szCs w:val="24"/>
        </w:rPr>
        <w:t>grown</w:t>
      </w:r>
      <w:r w:rsidR="001D7F54" w:rsidRPr="00622A7F">
        <w:rPr>
          <w:rFonts w:cs="Arial"/>
          <w:szCs w:val="24"/>
        </w:rPr>
        <w:t xml:space="preserve"> to 80-90% confluency in a 6-well plate. In one 1.5ml Eppendorf tube, 100µl Opti-MEM (Thermo Fischer), 1µg of expression vector and </w:t>
      </w:r>
      <w:commentRangeStart w:id="5288"/>
      <w:r w:rsidR="001D7F54" w:rsidRPr="00622A7F">
        <w:rPr>
          <w:rFonts w:cs="Arial"/>
          <w:szCs w:val="24"/>
        </w:rPr>
        <w:t>3.75µ</w:t>
      </w:r>
      <w:ins w:id="5289" w:author="Stefan" w:date="2021-10-05T11:37:00Z">
        <w:r w:rsidR="00E211C3" w:rsidRPr="00622A7F">
          <w:rPr>
            <w:rFonts w:cs="Arial"/>
            <w:szCs w:val="24"/>
          </w:rPr>
          <w:t>l</w:t>
        </w:r>
      </w:ins>
      <w:r w:rsidR="001D7F54" w:rsidRPr="00622A7F">
        <w:rPr>
          <w:rFonts w:cs="Arial"/>
          <w:szCs w:val="24"/>
        </w:rPr>
        <w:t xml:space="preserve"> </w:t>
      </w:r>
      <w:commentRangeEnd w:id="5288"/>
      <w:r w:rsidR="008E56C5" w:rsidRPr="00622A7F">
        <w:rPr>
          <w:rStyle w:val="Kommentarzeichen"/>
          <w:rFonts w:cs="Arial"/>
        </w:rPr>
        <w:commentReference w:id="5288"/>
      </w:r>
      <w:r w:rsidR="001D7F54" w:rsidRPr="00622A7F">
        <w:rPr>
          <w:rFonts w:cs="Arial"/>
          <w:szCs w:val="24"/>
        </w:rPr>
        <w:t>of Reagent Plus (Thermo Fischer) was mixed and incubated for 15 minutes. In a second tube</w:t>
      </w:r>
      <w:ins w:id="5290" w:author="ulrike.hueffmeier@gmail.com" w:date="2021-11-26T14:58:00Z">
        <w:r w:rsidR="007E241B">
          <w:rPr>
            <w:rFonts w:cs="Arial"/>
            <w:szCs w:val="24"/>
          </w:rPr>
          <w:t>,</w:t>
        </w:r>
      </w:ins>
      <w:r w:rsidR="001D7F54" w:rsidRPr="00622A7F">
        <w:rPr>
          <w:rFonts w:cs="Arial"/>
          <w:szCs w:val="24"/>
        </w:rPr>
        <w:t xml:space="preserve"> 100µl of Opti-MEM and 2.5µl of Lipofectamin 2000 were mixed, added to the first Eppendorf tube and incubated for 15 minutes. In the meantime, cells were washed wit</w:t>
      </w:r>
      <w:r w:rsidR="00C27722" w:rsidRPr="00622A7F">
        <w:rPr>
          <w:rFonts w:cs="Arial"/>
          <w:szCs w:val="24"/>
        </w:rPr>
        <w:t xml:space="preserve">h 1ml of Opti-MEM. After the </w:t>
      </w:r>
      <w:del w:id="5291" w:author="ulrike.hueffmeier@gmail.com" w:date="2021-11-26T14:59:00Z">
        <w:r w:rsidR="00C27722" w:rsidRPr="00622A7F" w:rsidDel="007E241B">
          <w:rPr>
            <w:rFonts w:cs="Arial"/>
            <w:szCs w:val="24"/>
          </w:rPr>
          <w:lastRenderedPageBreak/>
          <w:delText>15-</w:delText>
        </w:r>
        <w:r w:rsidR="001D7F54" w:rsidRPr="00622A7F" w:rsidDel="007E241B">
          <w:rPr>
            <w:rFonts w:cs="Arial"/>
            <w:szCs w:val="24"/>
          </w:rPr>
          <w:delText xml:space="preserve">minute </w:delText>
        </w:r>
      </w:del>
      <w:r w:rsidR="001D7F54" w:rsidRPr="00622A7F">
        <w:rPr>
          <w:rFonts w:cs="Arial"/>
          <w:szCs w:val="24"/>
        </w:rPr>
        <w:t>incubation</w:t>
      </w:r>
      <w:ins w:id="5292" w:author="ulrike.hueffmeier@gmail.com" w:date="2021-11-26T14:58:00Z">
        <w:r w:rsidR="007E241B">
          <w:rPr>
            <w:rFonts w:cs="Arial"/>
            <w:szCs w:val="24"/>
          </w:rPr>
          <w:t xml:space="preserve"> phase</w:t>
        </w:r>
      </w:ins>
      <w:ins w:id="5293" w:author="ulrike.hueffmeier@gmail.com" w:date="2021-11-26T14:59:00Z">
        <w:r w:rsidR="007E241B">
          <w:rPr>
            <w:rFonts w:cs="Arial"/>
            <w:szCs w:val="24"/>
          </w:rPr>
          <w:t xml:space="preserve"> of </w:t>
        </w:r>
        <w:r w:rsidR="007E241B" w:rsidRPr="00622A7F">
          <w:rPr>
            <w:rFonts w:cs="Arial"/>
            <w:szCs w:val="24"/>
          </w:rPr>
          <w:t>15</w:t>
        </w:r>
        <w:r w:rsidR="007E241B">
          <w:rPr>
            <w:rFonts w:cs="Arial"/>
            <w:szCs w:val="24"/>
          </w:rPr>
          <w:t xml:space="preserve"> </w:t>
        </w:r>
        <w:r w:rsidR="007E241B" w:rsidRPr="00622A7F">
          <w:rPr>
            <w:rFonts w:cs="Arial"/>
            <w:szCs w:val="24"/>
          </w:rPr>
          <w:t>minute</w:t>
        </w:r>
        <w:r w:rsidR="007E241B">
          <w:rPr>
            <w:rFonts w:cs="Arial"/>
            <w:szCs w:val="24"/>
          </w:rPr>
          <w:t>s</w:t>
        </w:r>
      </w:ins>
      <w:r w:rsidR="001D7F54" w:rsidRPr="00622A7F">
        <w:rPr>
          <w:rFonts w:cs="Arial"/>
          <w:szCs w:val="24"/>
        </w:rPr>
        <w:t xml:space="preserve">, 800µl of Opti-MEM </w:t>
      </w:r>
      <w:r w:rsidR="00EF3D7B" w:rsidRPr="00622A7F">
        <w:rPr>
          <w:rFonts w:cs="Arial"/>
          <w:szCs w:val="24"/>
        </w:rPr>
        <w:t>was</w:t>
      </w:r>
      <w:r w:rsidR="001D7F54" w:rsidRPr="00622A7F">
        <w:rPr>
          <w:rFonts w:cs="Arial"/>
          <w:szCs w:val="24"/>
        </w:rPr>
        <w:t xml:space="preserve"> added to the mix without </w:t>
      </w:r>
      <w:del w:id="5294" w:author="ulrike.hueffmeier@gmail.com" w:date="2021-11-26T15:00:00Z">
        <w:r w:rsidR="00283574" w:rsidRPr="00622A7F" w:rsidDel="007E241B">
          <w:rPr>
            <w:rFonts w:cs="Arial"/>
            <w:szCs w:val="24"/>
          </w:rPr>
          <w:delText xml:space="preserve">mixing </w:delText>
        </w:r>
      </w:del>
      <w:ins w:id="5295" w:author="ulrike.hueffmeier@gmail.com" w:date="2021-11-26T15:00:00Z">
        <w:r w:rsidR="007E241B" w:rsidRPr="00622A7F">
          <w:rPr>
            <w:rFonts w:cs="Arial"/>
            <w:szCs w:val="24"/>
          </w:rPr>
          <w:t>mi</w:t>
        </w:r>
        <w:r w:rsidR="007E241B">
          <w:rPr>
            <w:rFonts w:cs="Arial"/>
            <w:szCs w:val="24"/>
          </w:rPr>
          <w:t>ngl</w:t>
        </w:r>
        <w:r w:rsidR="007E241B" w:rsidRPr="00622A7F">
          <w:rPr>
            <w:rFonts w:cs="Arial"/>
            <w:szCs w:val="24"/>
          </w:rPr>
          <w:t>ing</w:t>
        </w:r>
        <w:r w:rsidR="007E241B">
          <w:rPr>
            <w:rFonts w:cs="Arial"/>
            <w:szCs w:val="24"/>
          </w:rPr>
          <w:t>. T</w:t>
        </w:r>
      </w:ins>
      <w:del w:id="5296" w:author="ulrike.hueffmeier@gmail.com" w:date="2021-11-26T15:00:00Z">
        <w:r w:rsidR="00283574" w:rsidRPr="00622A7F" w:rsidDel="007E241B">
          <w:rPr>
            <w:rFonts w:cs="Arial"/>
            <w:szCs w:val="24"/>
          </w:rPr>
          <w:delText>and t</w:delText>
        </w:r>
      </w:del>
      <w:r w:rsidR="00283574" w:rsidRPr="00622A7F">
        <w:rPr>
          <w:rFonts w:cs="Arial"/>
          <w:szCs w:val="24"/>
        </w:rPr>
        <w:t xml:space="preserve">he total volume of 1ml was added carefully to the cells. After 4 hours, the media was replaced by DMEM with 20% FCS. The supernatant was harvested </w:t>
      </w:r>
      <w:del w:id="5297" w:author="Hüffmeier, Ulrike" w:date="2021-10-01T11:58:00Z">
        <w:r w:rsidR="00283574" w:rsidRPr="00622A7F" w:rsidDel="00CC6C0D">
          <w:rPr>
            <w:rFonts w:cs="Arial"/>
            <w:szCs w:val="24"/>
          </w:rPr>
          <w:delText xml:space="preserve">after three days </w:delText>
        </w:r>
      </w:del>
      <w:r w:rsidR="00283574" w:rsidRPr="00622A7F">
        <w:rPr>
          <w:rFonts w:cs="Arial"/>
          <w:szCs w:val="24"/>
        </w:rPr>
        <w:t>for enzyme activity tests</w:t>
      </w:r>
      <w:ins w:id="5298" w:author="Hüffmeier, Ulrike" w:date="2021-10-01T11:58:00Z">
        <w:r w:rsidR="00CC6C0D" w:rsidRPr="00622A7F">
          <w:rPr>
            <w:rFonts w:cs="Arial"/>
            <w:szCs w:val="24"/>
          </w:rPr>
          <w:t xml:space="preserve"> after three days</w:t>
        </w:r>
      </w:ins>
      <w:r w:rsidR="00283574" w:rsidRPr="00622A7F">
        <w:rPr>
          <w:rFonts w:cs="Arial"/>
          <w:szCs w:val="24"/>
        </w:rPr>
        <w:t xml:space="preserve">. For control </w:t>
      </w:r>
      <w:r w:rsidR="00C27722" w:rsidRPr="00622A7F">
        <w:rPr>
          <w:rFonts w:cs="Arial"/>
          <w:szCs w:val="24"/>
        </w:rPr>
        <w:t>purposes</w:t>
      </w:r>
      <w:r w:rsidR="00283574" w:rsidRPr="00622A7F">
        <w:rPr>
          <w:rFonts w:cs="Arial"/>
          <w:szCs w:val="24"/>
        </w:rPr>
        <w:t xml:space="preserve">, we used 0.5µg of MPO expression plasmid and 0.5µl of an OFP-expression plasmid and checked for fluorescent cells under the microscope before harvesting. </w:t>
      </w:r>
    </w:p>
    <w:p w14:paraId="1958C2A9" w14:textId="77777777" w:rsidR="001249C4" w:rsidRPr="00622A7F" w:rsidRDefault="001249C4" w:rsidP="001249C4">
      <w:pPr>
        <w:pStyle w:val="berschrift2"/>
        <w:rPr>
          <w:ins w:id="5299" w:author="Haskamp, Stefan (extern)" w:date="2022-01-15T14:13:00Z"/>
          <w:rFonts w:cs="Arial"/>
        </w:rPr>
      </w:pPr>
      <w:bookmarkStart w:id="5300" w:name="_Toc91488916"/>
      <w:ins w:id="5301" w:author="Haskamp, Stefan (extern)" w:date="2022-01-15T14:13:00Z">
        <w:r w:rsidRPr="00622A7F">
          <w:rPr>
            <w:rFonts w:cs="Arial"/>
          </w:rPr>
          <w:t>Isolation of immune cells from peripheral blood</w:t>
        </w:r>
      </w:ins>
    </w:p>
    <w:p w14:paraId="7D309D1D" w14:textId="77777777" w:rsidR="001249C4" w:rsidRPr="00622A7F" w:rsidRDefault="001249C4" w:rsidP="001249C4">
      <w:pPr>
        <w:pStyle w:val="berschrift3"/>
        <w:rPr>
          <w:ins w:id="5302" w:author="Haskamp, Stefan (extern)" w:date="2022-01-15T14:13:00Z"/>
          <w:rFonts w:cs="Arial"/>
        </w:rPr>
      </w:pPr>
      <w:ins w:id="5303" w:author="Haskamp, Stefan (extern)" w:date="2022-01-15T14:13:00Z">
        <w:r w:rsidRPr="00622A7F">
          <w:rPr>
            <w:rFonts w:cs="Arial"/>
          </w:rPr>
          <w:t>Isolation peripheral blood mononuclear cells (PBMCs) and neutrophils based on Ficoll</w:t>
        </w:r>
      </w:ins>
    </w:p>
    <w:p w14:paraId="4D086BED" w14:textId="20330452" w:rsidR="001249C4" w:rsidRPr="00622A7F" w:rsidRDefault="001249C4" w:rsidP="001249C4">
      <w:pPr>
        <w:rPr>
          <w:ins w:id="5304" w:author="Haskamp, Stefan (extern)" w:date="2022-01-15T14:13:00Z"/>
          <w:rFonts w:cs="Arial"/>
        </w:rPr>
      </w:pPr>
      <w:ins w:id="5305" w:author="Haskamp, Stefan (extern)" w:date="2022-01-15T14:13:00Z">
        <w:r w:rsidRPr="00622A7F">
          <w:rPr>
            <w:rFonts w:cs="Arial"/>
          </w:rPr>
          <w:t>For isolation of PBMCs and neutrophils, 20ml of EDTA blood was mixed with 10ml of PBS. 15ml of ficoll (Lymphoflot, Bio-Rad, Feldkirchen, Germany) were layered carefully over the blood without mixing. After centrifuging at 600g for 30min with the lowest acceleration and without brakes, the ring below the plasma containing PBMCs was transferred to a new falcon and washed twice with FACS buffer. The neutrophils located between the erythrocytes at the bottom and the ficol</w:t>
        </w:r>
        <w:r>
          <w:rPr>
            <w:rFonts w:cs="Arial"/>
          </w:rPr>
          <w:t>l</w:t>
        </w:r>
        <w:r w:rsidRPr="00622A7F">
          <w:rPr>
            <w:rFonts w:cs="Arial"/>
          </w:rPr>
          <w:t xml:space="preserve"> phase in the middle were transferred (6-8ml) to a new 50ml falcon. Depletion of </w:t>
        </w:r>
        <w:r>
          <w:rPr>
            <w:rFonts w:cs="Arial"/>
          </w:rPr>
          <w:t>e</w:t>
        </w:r>
        <w:r w:rsidRPr="00622A7F">
          <w:rPr>
            <w:rFonts w:cs="Arial"/>
          </w:rPr>
          <w:t>rythrocytes was performed by 30-second incubation with 36ml of chilled H</w:t>
        </w:r>
        <w:r w:rsidRPr="00622A7F">
          <w:rPr>
            <w:rFonts w:cs="Arial"/>
            <w:vertAlign w:val="subscript"/>
          </w:rPr>
          <w:t>2</w:t>
        </w:r>
        <w:r w:rsidRPr="00622A7F">
          <w:rPr>
            <w:rFonts w:cs="Arial"/>
          </w:rPr>
          <w:t>O. To stop the lysis, 4ml of 10x PBS was added. The lysis step was performed twice</w:t>
        </w:r>
        <w:r>
          <w:rPr>
            <w:rFonts w:cs="Arial"/>
          </w:rPr>
          <w:t>,</w:t>
        </w:r>
        <w:r w:rsidRPr="00622A7F">
          <w:rPr>
            <w:rFonts w:cs="Arial"/>
          </w:rPr>
          <w:t xml:space="preserve"> and centrifuging took place at 350g for 10min. Neutrophils and PBMC were counted using Neubauer chambers</w:t>
        </w:r>
        <w:r>
          <w:rPr>
            <w:rFonts w:cs="Arial"/>
          </w:rPr>
          <w:t>,</w:t>
        </w:r>
        <w:r w:rsidRPr="00622A7F">
          <w:rPr>
            <w:rFonts w:cs="Arial"/>
          </w:rPr>
          <w:t xml:space="preserve"> and purity was assessed by flow cytometry (antibodies are given in chapter </w:t>
        </w:r>
        <w:r w:rsidRPr="00622A7F">
          <w:rPr>
            <w:rFonts w:cs="Arial"/>
          </w:rPr>
          <w:fldChar w:fldCharType="begin"/>
        </w:r>
        <w:r w:rsidRPr="00622A7F">
          <w:rPr>
            <w:rFonts w:cs="Arial"/>
          </w:rPr>
          <w:instrText xml:space="preserve"> REF _Ref75183687 \r \h </w:instrText>
        </w:r>
        <w:r>
          <w:rPr>
            <w:rFonts w:cs="Arial"/>
          </w:rPr>
          <w:instrText xml:space="preserve"> \* MERGEFORMAT </w:instrText>
        </w:r>
      </w:ins>
      <w:r w:rsidRPr="00622A7F">
        <w:rPr>
          <w:rFonts w:cs="Arial"/>
        </w:rPr>
      </w:r>
      <w:ins w:id="5306" w:author="Haskamp, Stefan (extern)" w:date="2022-01-15T14:13:00Z">
        <w:r w:rsidRPr="00622A7F">
          <w:rPr>
            <w:rFonts w:cs="Arial"/>
          </w:rPr>
          <w:fldChar w:fldCharType="separate"/>
        </w:r>
      </w:ins>
      <w:r w:rsidR="002D4AD7">
        <w:rPr>
          <w:rFonts w:cs="Arial"/>
        </w:rPr>
        <w:t>6.25.6</w:t>
      </w:r>
      <w:ins w:id="5307" w:author="Haskamp, Stefan (extern)" w:date="2022-01-15T14:13:00Z">
        <w:r w:rsidRPr="00622A7F">
          <w:rPr>
            <w:rFonts w:cs="Arial"/>
          </w:rPr>
          <w:fldChar w:fldCharType="end"/>
        </w:r>
        <w:r w:rsidRPr="00622A7F">
          <w:rPr>
            <w:rFonts w:cs="Arial"/>
          </w:rPr>
          <w:t>). Neutrophils isolated via ficoll method were used for the analysis of NET formation, efferocytosis and enzyme activity. The purity of isolated living neutrophils (&gt;85%) was assessed by Madelaine Hahn (Department of Internal Medicine 3 – Rheumatology and Immunology</w:t>
        </w:r>
        <w:r>
          <w:rPr>
            <w:rFonts w:cs="Arial"/>
          </w:rPr>
          <w:t>, university hospital Erlangen</w:t>
        </w:r>
        <w:r w:rsidRPr="00622A7F">
          <w:rPr>
            <w:rFonts w:cs="Arial"/>
          </w:rPr>
          <w:t xml:space="preserve">) using flow </w:t>
        </w:r>
        <w:commentRangeStart w:id="5308"/>
        <w:r w:rsidRPr="00622A7F">
          <w:rPr>
            <w:rFonts w:cs="Arial"/>
          </w:rPr>
          <w:t>cytometry</w:t>
        </w:r>
        <w:commentRangeEnd w:id="5308"/>
        <w:r w:rsidRPr="00622A7F">
          <w:rPr>
            <w:rStyle w:val="Kommentarzeichen"/>
            <w:rFonts w:cs="Arial"/>
          </w:rPr>
          <w:commentReference w:id="5308"/>
        </w:r>
        <w:r w:rsidRPr="00622A7F">
          <w:rPr>
            <w:rFonts w:cs="Arial"/>
          </w:rPr>
          <w:t>. PBMCs were used for isolation of CD14</w:t>
        </w:r>
        <w:r w:rsidRPr="00176632">
          <w:rPr>
            <w:rFonts w:cs="Arial"/>
            <w:vertAlign w:val="superscript"/>
          </w:rPr>
          <w:t>+</w:t>
        </w:r>
        <w:r w:rsidRPr="00622A7F">
          <w:rPr>
            <w:rFonts w:cs="Arial"/>
          </w:rPr>
          <w:t xml:space="preserve"> monocytes,</w:t>
        </w:r>
      </w:ins>
    </w:p>
    <w:p w14:paraId="57214FD1" w14:textId="77777777" w:rsidR="001249C4" w:rsidRPr="00622A7F" w:rsidRDefault="001249C4" w:rsidP="001249C4">
      <w:pPr>
        <w:pStyle w:val="berschrift3"/>
        <w:rPr>
          <w:ins w:id="5309" w:author="Haskamp, Stefan (extern)" w:date="2022-01-15T14:13:00Z"/>
          <w:rFonts w:cs="Arial"/>
        </w:rPr>
      </w:pPr>
      <w:ins w:id="5310" w:author="Haskamp, Stefan (extern)" w:date="2022-01-15T14:13:00Z">
        <w:r w:rsidRPr="00622A7F">
          <w:rPr>
            <w:rFonts w:cs="Arial"/>
          </w:rPr>
          <w:t>Isolation of CD14</w:t>
        </w:r>
        <w:r w:rsidRPr="00176632">
          <w:rPr>
            <w:rFonts w:cs="Arial"/>
            <w:vertAlign w:val="superscript"/>
          </w:rPr>
          <w:t>+</w:t>
        </w:r>
        <w:r w:rsidRPr="00622A7F">
          <w:rPr>
            <w:rFonts w:cs="Arial"/>
          </w:rPr>
          <w:t xml:space="preserve"> monocytes from PBMCs</w:t>
        </w:r>
      </w:ins>
    </w:p>
    <w:p w14:paraId="33FFF445" w14:textId="1AE29F87" w:rsidR="001249C4" w:rsidRPr="00622A7F" w:rsidRDefault="001249C4" w:rsidP="001249C4">
      <w:pPr>
        <w:rPr>
          <w:ins w:id="5311" w:author="Haskamp, Stefan (extern)" w:date="2022-01-15T14:13:00Z"/>
          <w:rFonts w:cs="Arial"/>
        </w:rPr>
      </w:pPr>
      <w:ins w:id="5312" w:author="Haskamp, Stefan (extern)" w:date="2022-01-15T14:13:00Z">
        <w:r w:rsidRPr="00622A7F">
          <w:rPr>
            <w:rFonts w:cs="Arial"/>
          </w:rPr>
          <w:t>Isolation of CD14</w:t>
        </w:r>
        <w:r w:rsidRPr="00176632">
          <w:rPr>
            <w:rFonts w:cs="Arial"/>
            <w:vertAlign w:val="superscript"/>
          </w:rPr>
          <w:t>+</w:t>
        </w:r>
        <w:r w:rsidRPr="00622A7F">
          <w:rPr>
            <w:rFonts w:cs="Arial"/>
          </w:rPr>
          <w:t xml:space="preserve"> monocytes was performed with EasySep™ Human CD14 Positive Selection Kit II (Stemcell, Vancouver, BC, Canada) according to the manufacture</w:t>
        </w:r>
        <w:r>
          <w:rPr>
            <w:rFonts w:cs="Arial"/>
          </w:rPr>
          <w:t>r</w:t>
        </w:r>
        <w:r w:rsidRPr="00622A7F">
          <w:rPr>
            <w:rFonts w:cs="Arial"/>
          </w:rPr>
          <w:t>’s protocol. PBMCs isolated by ficoll were used as a source (see previous chapter</w:t>
        </w:r>
        <w:r>
          <w:rPr>
            <w:rFonts w:cs="Arial"/>
          </w:rPr>
          <w:t xml:space="preserve"> </w:t>
        </w:r>
        <w:r>
          <w:rPr>
            <w:rFonts w:cs="Arial"/>
          </w:rPr>
          <w:fldChar w:fldCharType="begin"/>
        </w:r>
        <w:r>
          <w:rPr>
            <w:rFonts w:cs="Arial"/>
          </w:rPr>
          <w:instrText xml:space="preserve"> REF _Ref73010057 \r \h </w:instrText>
        </w:r>
      </w:ins>
      <w:r>
        <w:rPr>
          <w:rFonts w:cs="Arial"/>
        </w:rPr>
      </w:r>
      <w:ins w:id="5313" w:author="Haskamp, Stefan (extern)" w:date="2022-01-15T14:13:00Z">
        <w:r>
          <w:rPr>
            <w:rFonts w:cs="Arial"/>
          </w:rPr>
          <w:fldChar w:fldCharType="separate"/>
        </w:r>
      </w:ins>
      <w:r w:rsidR="002D4AD7">
        <w:rPr>
          <w:rFonts w:cs="Arial"/>
        </w:rPr>
        <w:t>1.1</w:t>
      </w:r>
      <w:ins w:id="5314" w:author="Haskamp, Stefan (extern)" w:date="2022-01-15T14:13:00Z">
        <w:r>
          <w:rPr>
            <w:rFonts w:cs="Arial"/>
          </w:rPr>
          <w:fldChar w:fldCharType="end"/>
        </w:r>
        <w:r w:rsidRPr="00622A7F">
          <w:rPr>
            <w:rFonts w:cs="Arial"/>
          </w:rPr>
          <w:t xml:space="preserve">). The purity of isolated cells (&gt;85%) was assessed by Madelaine Hahn (Department of Internal Medicine 3 – Rheumatology and Immunology) using flow </w:t>
        </w:r>
        <w:commentRangeStart w:id="5315"/>
        <w:r w:rsidRPr="00622A7F">
          <w:rPr>
            <w:rFonts w:cs="Arial"/>
          </w:rPr>
          <w:t>cytometry</w:t>
        </w:r>
        <w:commentRangeEnd w:id="5315"/>
        <w:r w:rsidRPr="00622A7F">
          <w:rPr>
            <w:rStyle w:val="Kommentarzeichen"/>
            <w:rFonts w:cs="Arial"/>
          </w:rPr>
          <w:commentReference w:id="5315"/>
        </w:r>
        <w:r w:rsidRPr="00622A7F">
          <w:rPr>
            <w:rFonts w:cs="Arial"/>
          </w:rPr>
          <w:t>.</w:t>
        </w:r>
      </w:ins>
    </w:p>
    <w:p w14:paraId="7D4AD1C1" w14:textId="77777777" w:rsidR="001249C4" w:rsidRPr="00622A7F" w:rsidRDefault="001249C4" w:rsidP="001249C4">
      <w:pPr>
        <w:rPr>
          <w:ins w:id="5316" w:author="Haskamp, Stefan (extern)" w:date="2022-01-15T14:13:00Z"/>
          <w:rFonts w:cs="Arial"/>
        </w:rPr>
      </w:pPr>
    </w:p>
    <w:p w14:paraId="3A5DDF63" w14:textId="77777777" w:rsidR="001249C4" w:rsidRPr="00622A7F" w:rsidRDefault="001249C4" w:rsidP="001249C4">
      <w:pPr>
        <w:pStyle w:val="berschrift3"/>
        <w:rPr>
          <w:ins w:id="5317" w:author="Haskamp, Stefan (extern)" w:date="2022-01-15T14:13:00Z"/>
          <w:rFonts w:cs="Arial"/>
        </w:rPr>
      </w:pPr>
      <w:ins w:id="5318" w:author="Haskamp, Stefan (extern)" w:date="2022-01-15T14:13:00Z">
        <w:r w:rsidRPr="00622A7F">
          <w:rPr>
            <w:rFonts w:cs="Arial"/>
          </w:rPr>
          <w:t>Isolation of neutrophils from whole blood</w:t>
        </w:r>
      </w:ins>
    </w:p>
    <w:p w14:paraId="3E4F9F9F" w14:textId="77777777" w:rsidR="001249C4" w:rsidRPr="00622A7F" w:rsidRDefault="001249C4" w:rsidP="001249C4">
      <w:pPr>
        <w:rPr>
          <w:ins w:id="5319" w:author="Haskamp, Stefan (extern)" w:date="2022-01-15T14:13:00Z"/>
          <w:rFonts w:cs="Arial"/>
        </w:rPr>
      </w:pPr>
      <w:ins w:id="5320" w:author="Haskamp, Stefan (extern)" w:date="2022-01-15T14:13:00Z">
        <w:r w:rsidRPr="00622A7F">
          <w:rPr>
            <w:rFonts w:cs="Arial"/>
          </w:rPr>
          <w:t>Isolation of neutrophils from EDTA blood was performed with MACSxpress Whole Blood Neutrophil Isolation Kit followed by depletion of erythrocytes with the MACSxpress Erythrocyte Depletion Kit (Miltenyi Biotec, Bergisch Gladbach, Germany) according to the manufacture</w:t>
        </w:r>
        <w:r>
          <w:rPr>
            <w:rFonts w:cs="Arial"/>
          </w:rPr>
          <w:t>r</w:t>
        </w:r>
        <w:r w:rsidRPr="00622A7F">
          <w:rPr>
            <w:rFonts w:cs="Arial"/>
          </w:rPr>
          <w:t xml:space="preserve">’s protocols. Neutrophils were </w:t>
        </w:r>
        <w:r>
          <w:rPr>
            <w:rFonts w:cs="Arial"/>
          </w:rPr>
          <w:t xml:space="preserve">only </w:t>
        </w:r>
        <w:r w:rsidRPr="00622A7F">
          <w:rPr>
            <w:rFonts w:cs="Arial"/>
          </w:rPr>
          <w:t>used isolation</w:t>
        </w:r>
        <w:r>
          <w:rPr>
            <w:rFonts w:cs="Arial"/>
          </w:rPr>
          <w:t xml:space="preserve"> of RNA</w:t>
        </w:r>
        <w:r w:rsidRPr="00622A7F">
          <w:rPr>
            <w:rFonts w:cs="Arial"/>
          </w:rPr>
          <w:t xml:space="preserve">. </w:t>
        </w:r>
      </w:ins>
    </w:p>
    <w:p w14:paraId="58A7E3C9" w14:textId="7B1EE15B" w:rsidR="0045477F" w:rsidRPr="00622A7F" w:rsidDel="00412F3D" w:rsidRDefault="0045477F" w:rsidP="0045477F">
      <w:pPr>
        <w:pStyle w:val="berschrift2"/>
        <w:rPr>
          <w:del w:id="5321" w:author="Haskamp, Stefan" w:date="2022-01-31T12:29:00Z"/>
          <w:rFonts w:cs="Arial"/>
        </w:rPr>
      </w:pPr>
      <w:del w:id="5322" w:author="Haskamp, Stefan" w:date="2022-01-31T12:29:00Z">
        <w:r w:rsidRPr="00622A7F" w:rsidDel="00412F3D">
          <w:rPr>
            <w:rFonts w:cs="Arial"/>
          </w:rPr>
          <w:delText>Isolation of RNA</w:delText>
        </w:r>
        <w:bookmarkEnd w:id="5300"/>
      </w:del>
    </w:p>
    <w:p w14:paraId="557707CA" w14:textId="5D882412" w:rsidR="00A22D96" w:rsidRPr="00622A7F" w:rsidDel="00412F3D" w:rsidRDefault="00A22D96" w:rsidP="00A22D96">
      <w:pPr>
        <w:rPr>
          <w:del w:id="5323" w:author="Haskamp, Stefan" w:date="2022-01-31T12:29:00Z"/>
          <w:rFonts w:cs="Arial"/>
        </w:rPr>
      </w:pPr>
      <w:del w:id="5324" w:author="Haskamp, Stefan" w:date="2022-01-31T12:29:00Z">
        <w:r w:rsidRPr="00622A7F" w:rsidDel="00412F3D">
          <w:rPr>
            <w:rFonts w:cs="Arial"/>
          </w:rPr>
          <w:delText xml:space="preserve">For RNA isolation, we used the commercially available kit </w:delText>
        </w:r>
      </w:del>
      <w:ins w:id="5325" w:author="Stefan" w:date="2021-10-05T11:38:00Z">
        <w:del w:id="5326" w:author="Haskamp, Stefan" w:date="2022-01-31T12:29:00Z">
          <w:r w:rsidR="00E211C3" w:rsidRPr="00622A7F" w:rsidDel="00412F3D">
            <w:rPr>
              <w:rFonts w:cs="Arial"/>
            </w:rPr>
            <w:delText>RN</w:delText>
          </w:r>
        </w:del>
      </w:ins>
      <w:commentRangeStart w:id="5327"/>
      <w:del w:id="5328" w:author="Haskamp, Stefan" w:date="2022-01-31T12:29:00Z">
        <w:r w:rsidRPr="00622A7F" w:rsidDel="00412F3D">
          <w:rPr>
            <w:rFonts w:cs="Arial"/>
          </w:rPr>
          <w:delText xml:space="preserve">rneasy </w:delText>
        </w:r>
      </w:del>
      <w:ins w:id="5329" w:author="Stefan" w:date="2021-10-05T11:39:00Z">
        <w:del w:id="5330" w:author="Haskamp, Stefan" w:date="2022-01-31T12:29:00Z">
          <w:r w:rsidR="00E211C3" w:rsidRPr="00622A7F" w:rsidDel="00412F3D">
            <w:rPr>
              <w:rFonts w:cs="Arial"/>
            </w:rPr>
            <w:delText>M</w:delText>
          </w:r>
        </w:del>
      </w:ins>
      <w:del w:id="5331" w:author="Haskamp, Stefan" w:date="2022-01-31T12:29:00Z">
        <w:r w:rsidRPr="00622A7F" w:rsidDel="00412F3D">
          <w:rPr>
            <w:rFonts w:cs="Arial"/>
          </w:rPr>
          <w:delText xml:space="preserve">mini </w:delText>
        </w:r>
      </w:del>
      <w:ins w:id="5332" w:author="Stefan" w:date="2021-10-05T11:39:00Z">
        <w:del w:id="5333" w:author="Haskamp, Stefan" w:date="2022-01-31T12:29:00Z">
          <w:r w:rsidR="00E211C3" w:rsidRPr="00622A7F" w:rsidDel="00412F3D">
            <w:rPr>
              <w:rFonts w:cs="Arial"/>
            </w:rPr>
            <w:delText>K</w:delText>
          </w:r>
        </w:del>
      </w:ins>
      <w:del w:id="5334" w:author="Haskamp, Stefan" w:date="2022-01-31T12:29:00Z">
        <w:r w:rsidRPr="00622A7F" w:rsidDel="00412F3D">
          <w:rPr>
            <w:rFonts w:cs="Arial"/>
          </w:rPr>
          <w:delText>kit</w:delText>
        </w:r>
      </w:del>
      <w:ins w:id="5335" w:author="Stefan" w:date="2021-10-05T11:38:00Z">
        <w:del w:id="5336" w:author="Haskamp, Stefan" w:date="2022-01-31T12:29:00Z">
          <w:r w:rsidR="00E211C3" w:rsidRPr="00622A7F" w:rsidDel="00412F3D">
            <w:rPr>
              <w:rFonts w:cs="Arial"/>
            </w:rPr>
            <w:delText>.</w:delText>
          </w:r>
        </w:del>
      </w:ins>
      <w:del w:id="5337" w:author="Haskamp, Stefan" w:date="2022-01-31T12:29:00Z">
        <w:r w:rsidRPr="00622A7F" w:rsidDel="00412F3D">
          <w:rPr>
            <w:rFonts w:cs="Arial"/>
          </w:rPr>
          <w:delText xml:space="preserve"> </w:delText>
        </w:r>
        <w:commentRangeEnd w:id="5327"/>
        <w:r w:rsidR="008E56C5" w:rsidRPr="00622A7F" w:rsidDel="00412F3D">
          <w:rPr>
            <w:rStyle w:val="Kommentarzeichen"/>
            <w:rFonts w:cs="Arial"/>
          </w:rPr>
          <w:commentReference w:id="5327"/>
        </w:r>
        <w:r w:rsidR="000401D6" w:rsidRPr="00622A7F" w:rsidDel="00412F3D">
          <w:rPr>
            <w:rFonts w:cs="Arial"/>
          </w:rPr>
          <w:delText>(Qiagen</w:delText>
        </w:r>
        <w:r w:rsidRPr="00622A7F" w:rsidDel="00412F3D">
          <w:rPr>
            <w:rFonts w:cs="Arial"/>
          </w:rPr>
          <w:delText xml:space="preserve">). In order to lyse neutrophils, beta-mercaptoethanol was added to the RLT-Puffer </w:delText>
        </w:r>
      </w:del>
      <w:ins w:id="5338" w:author="ulrike.hueffmeier@gmail.com" w:date="2021-11-26T15:02:00Z">
        <w:del w:id="5339" w:author="Haskamp, Stefan" w:date="2022-01-31T12:29:00Z">
          <w:r w:rsidR="00124C9A" w:rsidDel="00412F3D">
            <w:rPr>
              <w:rFonts w:cs="Arial"/>
            </w:rPr>
            <w:delText>b</w:delText>
          </w:r>
          <w:r w:rsidR="00124C9A" w:rsidRPr="00622A7F" w:rsidDel="00412F3D">
            <w:rPr>
              <w:rFonts w:cs="Arial"/>
            </w:rPr>
            <w:delText xml:space="preserve">uffer </w:delText>
          </w:r>
        </w:del>
      </w:ins>
      <w:del w:id="5340" w:author="Haskamp, Stefan" w:date="2022-01-31T12:29:00Z">
        <w:r w:rsidRPr="00622A7F" w:rsidDel="00412F3D">
          <w:rPr>
            <w:rFonts w:cs="Arial"/>
          </w:rPr>
          <w:delText xml:space="preserve">according to the </w:delText>
        </w:r>
        <w:commentRangeStart w:id="5341"/>
        <w:r w:rsidRPr="00622A7F" w:rsidDel="00412F3D">
          <w:rPr>
            <w:rFonts w:cs="Arial"/>
          </w:rPr>
          <w:delText>manufacture</w:delText>
        </w:r>
      </w:del>
      <w:ins w:id="5342" w:author="Hüffmeier, Ulrike" w:date="2021-10-01T11:57:00Z">
        <w:del w:id="5343" w:author="Haskamp, Stefan" w:date="2022-01-31T12:29:00Z">
          <w:r w:rsidR="008E56C5" w:rsidRPr="00622A7F" w:rsidDel="00412F3D">
            <w:rPr>
              <w:rFonts w:cs="Arial"/>
            </w:rPr>
            <w:delText>r</w:delText>
          </w:r>
        </w:del>
      </w:ins>
      <w:del w:id="5344" w:author="Haskamp, Stefan" w:date="2022-01-31T12:29:00Z">
        <w:r w:rsidRPr="00622A7F" w:rsidDel="00412F3D">
          <w:rPr>
            <w:rFonts w:cs="Arial"/>
          </w:rPr>
          <w:delText>’s protocol</w:delText>
        </w:r>
        <w:commentRangeEnd w:id="5341"/>
        <w:r w:rsidR="008E56C5" w:rsidRPr="00622A7F" w:rsidDel="00412F3D">
          <w:rPr>
            <w:rStyle w:val="Kommentarzeichen"/>
            <w:rFonts w:cs="Arial"/>
          </w:rPr>
          <w:commentReference w:id="5341"/>
        </w:r>
      </w:del>
      <w:ins w:id="5345" w:author="Stefan" w:date="2021-10-05T11:39:00Z">
        <w:del w:id="5346" w:author="Haskamp, Stefan" w:date="2022-01-31T12:29:00Z">
          <w:r w:rsidR="00E211C3" w:rsidRPr="00622A7F" w:rsidDel="00412F3D">
            <w:rPr>
              <w:rFonts w:cs="Arial"/>
            </w:rPr>
            <w:delText xml:space="preserve"> (Qiagen)</w:delText>
          </w:r>
        </w:del>
      </w:ins>
      <w:del w:id="5347" w:author="Haskamp, Stefan" w:date="2022-01-31T12:29:00Z">
        <w:r w:rsidRPr="00622A7F" w:rsidDel="00412F3D">
          <w:rPr>
            <w:rFonts w:cs="Arial"/>
          </w:rPr>
          <w:delText xml:space="preserve">. </w:delText>
        </w:r>
      </w:del>
    </w:p>
    <w:p w14:paraId="29138FCF" w14:textId="7518034C" w:rsidR="00FF2C55" w:rsidRPr="00622A7F" w:rsidRDefault="00822B70" w:rsidP="00FF2C55">
      <w:pPr>
        <w:pStyle w:val="berschrift2"/>
        <w:rPr>
          <w:ins w:id="5348" w:author="Stefan" w:date="2021-10-05T12:04:00Z"/>
          <w:rFonts w:cs="Arial"/>
        </w:rPr>
      </w:pPr>
      <w:bookmarkStart w:id="5349" w:name="_Toc91488917"/>
      <w:r w:rsidRPr="00622A7F">
        <w:rPr>
          <w:rFonts w:cs="Arial"/>
        </w:rPr>
        <w:t>E</w:t>
      </w:r>
      <w:r w:rsidR="007B2A77" w:rsidRPr="00622A7F">
        <w:rPr>
          <w:rFonts w:cs="Arial"/>
        </w:rPr>
        <w:t>nzyme activity assays</w:t>
      </w:r>
      <w:bookmarkEnd w:id="5349"/>
      <w:r w:rsidR="007B2A77" w:rsidRPr="00622A7F">
        <w:rPr>
          <w:rFonts w:cs="Arial"/>
        </w:rPr>
        <w:t xml:space="preserve"> </w:t>
      </w:r>
    </w:p>
    <w:p w14:paraId="64CDC46C" w14:textId="67217CF3" w:rsidR="003E610B" w:rsidRPr="00622A7F" w:rsidRDefault="003E610B" w:rsidP="00030D93">
      <w:pPr>
        <w:rPr>
          <w:rFonts w:cs="Arial"/>
        </w:rPr>
      </w:pPr>
      <w:ins w:id="5350" w:author="Stefan" w:date="2021-10-05T12:04:00Z">
        <w:r w:rsidRPr="00622A7F">
          <w:rPr>
            <w:rFonts w:cs="Arial"/>
          </w:rPr>
          <w:t xml:space="preserve">The neutrophils used to determine the activities of the following enzymes were isolated </w:t>
        </w:r>
      </w:ins>
      <w:ins w:id="5351" w:author="Stefan" w:date="2021-10-05T12:06:00Z">
        <w:r w:rsidRPr="00622A7F">
          <w:rPr>
            <w:rFonts w:cs="Arial"/>
          </w:rPr>
          <w:t xml:space="preserve">based on Ficoll </w:t>
        </w:r>
      </w:ins>
      <w:ins w:id="5352" w:author="Stefan" w:date="2021-10-05T12:04:00Z">
        <w:r w:rsidRPr="00622A7F">
          <w:rPr>
            <w:rFonts w:cs="Arial"/>
          </w:rPr>
          <w:t xml:space="preserve">as </w:t>
        </w:r>
      </w:ins>
      <w:ins w:id="5353" w:author="Stefan" w:date="2021-10-05T12:05:00Z">
        <w:r w:rsidRPr="00622A7F">
          <w:rPr>
            <w:rFonts w:cs="Arial"/>
          </w:rPr>
          <w:t>described</w:t>
        </w:r>
      </w:ins>
      <w:ins w:id="5354" w:author="Stefan" w:date="2021-10-05T12:04:00Z">
        <w:r w:rsidRPr="00622A7F">
          <w:rPr>
            <w:rFonts w:cs="Arial"/>
          </w:rPr>
          <w:t xml:space="preserve"> </w:t>
        </w:r>
      </w:ins>
      <w:ins w:id="5355" w:author="Stefan" w:date="2021-10-05T12:05:00Z">
        <w:r w:rsidRPr="00622A7F">
          <w:rPr>
            <w:rFonts w:cs="Arial"/>
          </w:rPr>
          <w:t xml:space="preserve">in chapter </w:t>
        </w:r>
      </w:ins>
      <w:ins w:id="5356" w:author="Stefan" w:date="2021-10-05T12:06:00Z">
        <w:r w:rsidRPr="00622A7F">
          <w:rPr>
            <w:rFonts w:cs="Arial"/>
          </w:rPr>
          <w:fldChar w:fldCharType="begin"/>
        </w:r>
        <w:r w:rsidRPr="00622A7F">
          <w:rPr>
            <w:rFonts w:cs="Arial"/>
          </w:rPr>
          <w:instrText xml:space="preserve"> REF _Ref73010057 \r \h </w:instrText>
        </w:r>
      </w:ins>
      <w:r w:rsidR="00622A7F">
        <w:rPr>
          <w:rFonts w:cs="Arial"/>
        </w:rPr>
        <w:instrText xml:space="preserve"> \* MERGEFORMAT </w:instrText>
      </w:r>
      <w:r w:rsidRPr="00622A7F">
        <w:rPr>
          <w:rFonts w:cs="Arial"/>
        </w:rPr>
      </w:r>
      <w:r w:rsidRPr="00622A7F">
        <w:rPr>
          <w:rFonts w:cs="Arial"/>
        </w:rPr>
        <w:fldChar w:fldCharType="separate"/>
      </w:r>
      <w:r w:rsidR="002D4AD7">
        <w:rPr>
          <w:rFonts w:cs="Arial"/>
        </w:rPr>
        <w:t>1.1</w:t>
      </w:r>
      <w:ins w:id="5357" w:author="Stefan" w:date="2021-10-05T12:06:00Z">
        <w:r w:rsidRPr="00622A7F">
          <w:rPr>
            <w:rFonts w:cs="Arial"/>
          </w:rPr>
          <w:fldChar w:fldCharType="end"/>
        </w:r>
      </w:ins>
      <w:ins w:id="5358" w:author="Stefan" w:date="2021-10-05T12:07:00Z">
        <w:r w:rsidRPr="00622A7F">
          <w:rPr>
            <w:rFonts w:cs="Arial"/>
          </w:rPr>
          <w:t>.</w:t>
        </w:r>
      </w:ins>
    </w:p>
    <w:p w14:paraId="61F2E137" w14:textId="5CD1759A" w:rsidR="007B2A77" w:rsidRPr="00622A7F" w:rsidRDefault="007B2A77" w:rsidP="001022FA">
      <w:pPr>
        <w:pStyle w:val="berschrift3"/>
        <w:rPr>
          <w:rFonts w:cs="Arial"/>
        </w:rPr>
      </w:pPr>
      <w:bookmarkStart w:id="5359" w:name="_Ref72225637"/>
      <w:bookmarkStart w:id="5360" w:name="_Toc91488918"/>
      <w:r w:rsidRPr="00622A7F">
        <w:rPr>
          <w:rFonts w:cs="Arial"/>
        </w:rPr>
        <w:t>Myeloperoxidase</w:t>
      </w:r>
      <w:r w:rsidR="005429B2" w:rsidRPr="00622A7F">
        <w:rPr>
          <w:rFonts w:cs="Arial"/>
        </w:rPr>
        <w:t xml:space="preserve"> based on ELISA</w:t>
      </w:r>
      <w:bookmarkEnd w:id="5359"/>
      <w:bookmarkEnd w:id="5360"/>
    </w:p>
    <w:p w14:paraId="39FE14F1" w14:textId="05CD6D00" w:rsidR="006D2A9A" w:rsidRPr="00622A7F" w:rsidRDefault="000A0A9C" w:rsidP="00283574">
      <w:pPr>
        <w:rPr>
          <w:rFonts w:cs="Arial"/>
        </w:rPr>
      </w:pPr>
      <w:r w:rsidRPr="00622A7F">
        <w:rPr>
          <w:rFonts w:cs="Arial"/>
        </w:rPr>
        <w:t>To determine MPO activity</w:t>
      </w:r>
      <w:r w:rsidR="00283574" w:rsidRPr="00622A7F">
        <w:rPr>
          <w:rFonts w:cs="Arial"/>
        </w:rPr>
        <w:t>, a</w:t>
      </w:r>
      <w:r w:rsidRPr="00622A7F">
        <w:rPr>
          <w:rFonts w:cs="Arial"/>
        </w:rPr>
        <w:t>n</w:t>
      </w:r>
      <w:r w:rsidR="00283574" w:rsidRPr="00622A7F">
        <w:rPr>
          <w:rFonts w:cs="Arial"/>
        </w:rPr>
        <w:t xml:space="preserve"> ELISA kit (</w:t>
      </w:r>
      <w:ins w:id="5361" w:author="Stefan" w:date="2021-10-07T16:02:00Z">
        <w:r w:rsidR="00155456" w:rsidRPr="00622A7F">
          <w:rPr>
            <w:rFonts w:cs="Arial"/>
          </w:rPr>
          <w:t xml:space="preserve">HK324-02, </w:t>
        </w:r>
      </w:ins>
      <w:r w:rsidR="00283574" w:rsidRPr="00622A7F">
        <w:rPr>
          <w:rFonts w:cs="Arial"/>
        </w:rPr>
        <w:t>HycultBiotech</w:t>
      </w:r>
      <w:r w:rsidR="00A22D96" w:rsidRPr="00622A7F">
        <w:rPr>
          <w:rFonts w:cs="Arial"/>
        </w:rPr>
        <w:t>, Uden, Netherlands</w:t>
      </w:r>
      <w:r w:rsidRPr="00622A7F">
        <w:rPr>
          <w:rFonts w:cs="Arial"/>
        </w:rPr>
        <w:t>) was used according to the manufacture</w:t>
      </w:r>
      <w:ins w:id="5362" w:author="ulrike.hueffmeier@gmail.com" w:date="2021-11-26T15:03:00Z">
        <w:r w:rsidR="00124C9A">
          <w:rPr>
            <w:rFonts w:cs="Arial"/>
          </w:rPr>
          <w:t>r</w:t>
        </w:r>
      </w:ins>
      <w:r w:rsidRPr="00622A7F">
        <w:rPr>
          <w:rFonts w:cs="Arial"/>
        </w:rPr>
        <w:t>’s protocol. Either 100µl of the supernatant of transfected HEK</w:t>
      </w:r>
      <w:ins w:id="5363" w:author="ulrike.hueffmeier@gmail.com" w:date="2021-11-26T15:03:00Z">
        <w:r w:rsidR="00124C9A">
          <w:rPr>
            <w:rFonts w:cs="Arial"/>
          </w:rPr>
          <w:t>-293T</w:t>
        </w:r>
      </w:ins>
      <w:r w:rsidRPr="00622A7F">
        <w:rPr>
          <w:rFonts w:cs="Arial"/>
        </w:rPr>
        <w:t xml:space="preserve"> cells or the </w:t>
      </w:r>
      <w:r w:rsidR="00C27722" w:rsidRPr="00622A7F">
        <w:rPr>
          <w:rFonts w:cs="Arial"/>
        </w:rPr>
        <w:t>supernatant</w:t>
      </w:r>
      <w:r w:rsidRPr="00622A7F">
        <w:rPr>
          <w:rFonts w:cs="Arial"/>
        </w:rPr>
        <w:t xml:space="preserve"> of </w:t>
      </w:r>
      <w:commentRangeStart w:id="5364"/>
      <w:r w:rsidRPr="00622A7F">
        <w:rPr>
          <w:rFonts w:cs="Arial"/>
        </w:rPr>
        <w:t>2*10^6 neutrophils</w:t>
      </w:r>
      <w:ins w:id="5365" w:author="ulrike.hueffmeier@gmail.com" w:date="2021-11-26T15:08:00Z">
        <w:r w:rsidR="00AB17F0">
          <w:rPr>
            <w:rFonts w:cs="Arial"/>
          </w:rPr>
          <w:t>,</w:t>
        </w:r>
      </w:ins>
      <w:r w:rsidRPr="00622A7F">
        <w:rPr>
          <w:rFonts w:cs="Arial"/>
        </w:rPr>
        <w:t xml:space="preserve"> </w:t>
      </w:r>
      <w:commentRangeEnd w:id="5364"/>
      <w:r w:rsidR="00C675D5" w:rsidRPr="00622A7F">
        <w:rPr>
          <w:rStyle w:val="Kommentarzeichen"/>
          <w:rFonts w:cs="Arial"/>
        </w:rPr>
        <w:commentReference w:id="5364"/>
      </w:r>
      <w:r w:rsidRPr="00622A7F">
        <w:rPr>
          <w:rFonts w:cs="Arial"/>
        </w:rPr>
        <w:t>incubated in 100µl PBS for 1</w:t>
      </w:r>
      <w:ins w:id="5366" w:author="Stefan" w:date="2021-10-05T11:45:00Z">
        <w:r w:rsidR="000401D6" w:rsidRPr="00622A7F">
          <w:rPr>
            <w:rFonts w:cs="Arial"/>
          </w:rPr>
          <w:t>.5</w:t>
        </w:r>
      </w:ins>
      <w:del w:id="5367" w:author="Stefan" w:date="2021-10-05T11:44:00Z">
        <w:r w:rsidRPr="00622A7F" w:rsidDel="000401D6">
          <w:rPr>
            <w:rFonts w:cs="Arial"/>
          </w:rPr>
          <w:delText>:30</w:delText>
        </w:r>
      </w:del>
      <w:r w:rsidRPr="00622A7F">
        <w:rPr>
          <w:rFonts w:cs="Arial"/>
        </w:rPr>
        <w:t xml:space="preserve"> h at 37°C and 5% CO</w:t>
      </w:r>
      <w:r w:rsidRPr="00622A7F">
        <w:rPr>
          <w:rFonts w:cs="Arial"/>
          <w:vertAlign w:val="subscript"/>
        </w:rPr>
        <w:t>2</w:t>
      </w:r>
      <w:ins w:id="5368" w:author="ulrike.hueffmeier@gmail.com" w:date="2021-11-26T15:08:00Z">
        <w:r w:rsidR="00AB17F0" w:rsidRPr="00AB17F0">
          <w:rPr>
            <w:rFonts w:cs="Arial"/>
          </w:rPr>
          <w:t>,</w:t>
        </w:r>
      </w:ins>
      <w:r w:rsidRPr="00622A7F">
        <w:rPr>
          <w:rFonts w:cs="Arial"/>
        </w:rPr>
        <w:t xml:space="preserve"> </w:t>
      </w:r>
      <w:r w:rsidR="00EF3D7B" w:rsidRPr="00622A7F">
        <w:rPr>
          <w:rFonts w:cs="Arial"/>
        </w:rPr>
        <w:t>was</w:t>
      </w:r>
      <w:r w:rsidR="00C27722" w:rsidRPr="00622A7F">
        <w:rPr>
          <w:rFonts w:cs="Arial"/>
        </w:rPr>
        <w:t xml:space="preserve"> added to the </w:t>
      </w:r>
      <w:ins w:id="5369" w:author="Stefan" w:date="2021-10-05T11:52:00Z">
        <w:r w:rsidR="006672D9" w:rsidRPr="00622A7F">
          <w:rPr>
            <w:rFonts w:cs="Arial"/>
          </w:rPr>
          <w:t>96-</w:t>
        </w:r>
      </w:ins>
      <w:r w:rsidR="00C27722" w:rsidRPr="00622A7F">
        <w:rPr>
          <w:rFonts w:cs="Arial"/>
        </w:rPr>
        <w:t>well</w:t>
      </w:r>
      <w:ins w:id="5370" w:author="Stefan" w:date="2021-10-05T11:52:00Z">
        <w:r w:rsidR="006672D9" w:rsidRPr="00622A7F">
          <w:rPr>
            <w:rFonts w:cs="Arial"/>
          </w:rPr>
          <w:t xml:space="preserve"> plate</w:t>
        </w:r>
      </w:ins>
      <w:r w:rsidR="00C27722" w:rsidRPr="00622A7F">
        <w:rPr>
          <w:rFonts w:cs="Arial"/>
        </w:rPr>
        <w:t>s</w:t>
      </w:r>
      <w:del w:id="5371" w:author="ulrike.hueffmeier@gmail.com" w:date="2021-11-26T15:06:00Z">
        <w:r w:rsidR="00C27722" w:rsidRPr="00622A7F" w:rsidDel="00FF5550">
          <w:rPr>
            <w:rFonts w:cs="Arial"/>
          </w:rPr>
          <w:delText xml:space="preserve"> as</w:delText>
        </w:r>
      </w:del>
      <w:r w:rsidR="00283574" w:rsidRPr="00622A7F">
        <w:rPr>
          <w:rFonts w:cs="Arial"/>
        </w:rPr>
        <w:t>. After 1</w:t>
      </w:r>
      <w:del w:id="5372" w:author="ulrike.hueffmeier@gmail.com" w:date="2021-11-26T15:06:00Z">
        <w:r w:rsidR="00283574" w:rsidRPr="00622A7F" w:rsidDel="00806041">
          <w:rPr>
            <w:rFonts w:cs="Arial"/>
          </w:rPr>
          <w:delText xml:space="preserve"> </w:delText>
        </w:r>
      </w:del>
      <w:r w:rsidR="00283574" w:rsidRPr="00622A7F">
        <w:rPr>
          <w:rFonts w:cs="Arial"/>
        </w:rPr>
        <w:t xml:space="preserve">h of incubation, </w:t>
      </w:r>
      <w:r w:rsidRPr="00622A7F">
        <w:rPr>
          <w:rFonts w:cs="Arial"/>
        </w:rPr>
        <w:t xml:space="preserve">wells were </w:t>
      </w:r>
      <w:r w:rsidR="00283574" w:rsidRPr="00622A7F">
        <w:rPr>
          <w:rFonts w:cs="Arial"/>
        </w:rPr>
        <w:t xml:space="preserve">washed </w:t>
      </w:r>
      <w:r w:rsidRPr="00622A7F">
        <w:rPr>
          <w:rFonts w:cs="Arial"/>
        </w:rPr>
        <w:t>t</w:t>
      </w:r>
      <w:r w:rsidR="00283574" w:rsidRPr="00622A7F">
        <w:rPr>
          <w:rFonts w:cs="Arial"/>
        </w:rPr>
        <w:t>hree times</w:t>
      </w:r>
      <w:r w:rsidRPr="00622A7F">
        <w:rPr>
          <w:rFonts w:cs="Arial"/>
        </w:rPr>
        <w:t>. 50µl of 0.03% H</w:t>
      </w:r>
      <w:r w:rsidRPr="00622A7F">
        <w:rPr>
          <w:rFonts w:cs="Arial"/>
          <w:vertAlign w:val="subscript"/>
        </w:rPr>
        <w:t>2</w:t>
      </w:r>
      <w:r w:rsidRPr="00622A7F">
        <w:rPr>
          <w:rFonts w:cs="Arial"/>
        </w:rPr>
        <w:t>O</w:t>
      </w:r>
      <w:r w:rsidRPr="00622A7F">
        <w:rPr>
          <w:rFonts w:cs="Arial"/>
          <w:vertAlign w:val="subscript"/>
        </w:rPr>
        <w:t>2</w:t>
      </w:r>
      <w:r w:rsidRPr="00622A7F">
        <w:rPr>
          <w:rFonts w:cs="Arial"/>
        </w:rPr>
        <w:t xml:space="preserve"> solution and </w:t>
      </w:r>
      <w:r w:rsidR="00283574" w:rsidRPr="00622A7F">
        <w:rPr>
          <w:rFonts w:cs="Arial"/>
        </w:rPr>
        <w:t>50</w:t>
      </w:r>
      <w:del w:id="5373" w:author="ulrike.hueffmeier@gmail.com" w:date="2021-11-26T15:06:00Z">
        <w:r w:rsidR="00283574" w:rsidRPr="00622A7F" w:rsidDel="00806041">
          <w:rPr>
            <w:rFonts w:cs="Arial"/>
          </w:rPr>
          <w:delText xml:space="preserve"> </w:delText>
        </w:r>
      </w:del>
      <w:r w:rsidRPr="00622A7F">
        <w:rPr>
          <w:rFonts w:cs="Arial"/>
        </w:rPr>
        <w:t>µ</w:t>
      </w:r>
      <w:r w:rsidR="00283574" w:rsidRPr="00622A7F">
        <w:rPr>
          <w:rFonts w:cs="Arial"/>
        </w:rPr>
        <w:t>L of 1:1,000</w:t>
      </w:r>
      <w:r w:rsidRPr="00622A7F">
        <w:rPr>
          <w:rFonts w:cs="Arial"/>
        </w:rPr>
        <w:t xml:space="preserve"> diluted</w:t>
      </w:r>
      <w:r w:rsidR="00283574" w:rsidRPr="00622A7F">
        <w:rPr>
          <w:rFonts w:cs="Arial"/>
        </w:rPr>
        <w:t xml:space="preserve"> 200</w:t>
      </w:r>
      <w:del w:id="5374" w:author="ulrike.hueffmeier@gmail.com" w:date="2021-11-26T15:09:00Z">
        <w:r w:rsidR="00283574" w:rsidRPr="00622A7F" w:rsidDel="00AB17F0">
          <w:rPr>
            <w:rFonts w:cs="Arial"/>
          </w:rPr>
          <w:delText xml:space="preserve"> </w:delText>
        </w:r>
      </w:del>
      <w:r w:rsidR="00283574" w:rsidRPr="00622A7F">
        <w:rPr>
          <w:rFonts w:cs="Arial"/>
        </w:rPr>
        <w:t>mM ADHP (10-Acetyl-3,7-dihydroxyphenoxazine</w:t>
      </w:r>
      <w:ins w:id="5375" w:author="ulrike.hueffmeier@gmail.com" w:date="2021-11-26T15:08:00Z">
        <w:r w:rsidR="00AB17F0">
          <w:rPr>
            <w:rFonts w:cs="Arial"/>
          </w:rPr>
          <w:t>;</w:t>
        </w:r>
      </w:ins>
      <w:del w:id="5376" w:author="ulrike.hueffmeier@gmail.com" w:date="2021-11-26T15:08:00Z">
        <w:r w:rsidR="00283574" w:rsidRPr="00622A7F" w:rsidDel="00AB17F0">
          <w:rPr>
            <w:rFonts w:cs="Arial"/>
          </w:rPr>
          <w:delText>)</w:delText>
        </w:r>
        <w:r w:rsidRPr="00622A7F" w:rsidDel="00AB17F0">
          <w:rPr>
            <w:rFonts w:cs="Arial"/>
          </w:rPr>
          <w:delText xml:space="preserve"> </w:delText>
        </w:r>
        <w:r w:rsidR="0025038E" w:rsidRPr="00622A7F" w:rsidDel="00AB17F0">
          <w:rPr>
            <w:rFonts w:cs="Arial"/>
          </w:rPr>
          <w:delText>(</w:delText>
        </w:r>
      </w:del>
      <w:ins w:id="5377" w:author="ulrike.hueffmeier@gmail.com" w:date="2021-11-26T15:08:00Z">
        <w:r w:rsidR="00AB17F0">
          <w:rPr>
            <w:rFonts w:cs="Arial"/>
          </w:rPr>
          <w:t xml:space="preserve"> </w:t>
        </w:r>
      </w:ins>
      <w:r w:rsidR="0025038E" w:rsidRPr="00622A7F">
        <w:rPr>
          <w:rFonts w:cs="Arial"/>
        </w:rPr>
        <w:t xml:space="preserve">AAT Bioquest) </w:t>
      </w:r>
      <w:del w:id="5378" w:author="ulrike.hueffmeier@gmail.com" w:date="2021-11-26T15:09:00Z">
        <w:r w:rsidRPr="00622A7F" w:rsidDel="00AB17F0">
          <w:rPr>
            <w:rFonts w:cs="Arial"/>
          </w:rPr>
          <w:delText xml:space="preserve">was </w:delText>
        </w:r>
      </w:del>
      <w:ins w:id="5379" w:author="ulrike.hueffmeier@gmail.com" w:date="2021-11-26T15:09:00Z">
        <w:r w:rsidR="00AB17F0" w:rsidRPr="00622A7F">
          <w:rPr>
            <w:rFonts w:cs="Arial"/>
          </w:rPr>
          <w:t>w</w:t>
        </w:r>
        <w:r w:rsidR="00AB17F0">
          <w:rPr>
            <w:rFonts w:cs="Arial"/>
          </w:rPr>
          <w:t>ere</w:t>
        </w:r>
        <w:r w:rsidR="00AB17F0" w:rsidRPr="00622A7F">
          <w:rPr>
            <w:rFonts w:cs="Arial"/>
          </w:rPr>
          <w:t xml:space="preserve"> </w:t>
        </w:r>
      </w:ins>
      <w:r w:rsidRPr="00622A7F">
        <w:rPr>
          <w:rFonts w:cs="Arial"/>
        </w:rPr>
        <w:t>added as substrates. Upon oxidation</w:t>
      </w:r>
      <w:r w:rsidR="00C27722" w:rsidRPr="00622A7F">
        <w:rPr>
          <w:rFonts w:cs="Arial"/>
        </w:rPr>
        <w:t>,</w:t>
      </w:r>
      <w:r w:rsidRPr="00622A7F">
        <w:rPr>
          <w:rFonts w:cs="Arial"/>
        </w:rPr>
        <w:t xml:space="preserve"> the fluorescence intensity </w:t>
      </w:r>
      <w:r w:rsidR="00C27722" w:rsidRPr="00622A7F">
        <w:rPr>
          <w:rFonts w:cs="Arial"/>
        </w:rPr>
        <w:t xml:space="preserve">of ADHP </w:t>
      </w:r>
      <w:r w:rsidRPr="00622A7F">
        <w:rPr>
          <w:rFonts w:cs="Arial"/>
        </w:rPr>
        <w:t>changes proport</w:t>
      </w:r>
      <w:r w:rsidR="0025038E" w:rsidRPr="00622A7F">
        <w:rPr>
          <w:rFonts w:cs="Arial"/>
        </w:rPr>
        <w:t>ional to the reaction velocity</w:t>
      </w:r>
      <w:ins w:id="5380" w:author="ulrike.hueffmeier@gmail.com" w:date="2021-11-26T15:12:00Z">
        <w:r w:rsidR="00F230C7">
          <w:rPr>
            <w:rFonts w:cs="Arial"/>
          </w:rPr>
          <w:t>. This vel</w:t>
        </w:r>
      </w:ins>
      <w:ins w:id="5381" w:author="ulrike.hueffmeier@gmail.com" w:date="2021-11-26T15:13:00Z">
        <w:r w:rsidR="00F230C7">
          <w:rPr>
            <w:rFonts w:cs="Arial"/>
          </w:rPr>
          <w:t>ocity</w:t>
        </w:r>
      </w:ins>
      <w:del w:id="5382" w:author="ulrike.hueffmeier@gmail.com" w:date="2021-11-26T15:13:00Z">
        <w:r w:rsidR="0025038E" w:rsidRPr="00622A7F" w:rsidDel="00F230C7">
          <w:rPr>
            <w:rFonts w:cs="Arial"/>
          </w:rPr>
          <w:delText xml:space="preserve">, which </w:delText>
        </w:r>
      </w:del>
      <w:ins w:id="5383" w:author="ulrike.hueffmeier@gmail.com" w:date="2021-11-26T15:13:00Z">
        <w:r w:rsidR="00F230C7">
          <w:rPr>
            <w:rFonts w:cs="Arial"/>
          </w:rPr>
          <w:t xml:space="preserve"> </w:t>
        </w:r>
      </w:ins>
      <w:r w:rsidR="0025038E" w:rsidRPr="00622A7F">
        <w:rPr>
          <w:rFonts w:cs="Arial"/>
        </w:rPr>
        <w:t>is proportional to the enzyme activity</w:t>
      </w:r>
      <w:ins w:id="5384" w:author="ulrike.hueffmeier@gmail.com" w:date="2021-11-26T15:13:00Z">
        <w:r w:rsidR="00F230C7">
          <w:rPr>
            <w:rFonts w:cs="Arial"/>
          </w:rPr>
          <w:t>,</w:t>
        </w:r>
      </w:ins>
      <w:r w:rsidR="0025038E" w:rsidRPr="00622A7F">
        <w:rPr>
          <w:rFonts w:cs="Arial"/>
        </w:rPr>
        <w:t xml:space="preserve"> </w:t>
      </w:r>
      <w:r w:rsidR="00C27722" w:rsidRPr="00622A7F">
        <w:rPr>
          <w:rFonts w:cs="Arial"/>
        </w:rPr>
        <w:t>as the substrate is present in excess</w:t>
      </w:r>
      <w:r w:rsidR="0025038E" w:rsidRPr="00622A7F">
        <w:rPr>
          <w:rFonts w:cs="Arial"/>
        </w:rPr>
        <w:t xml:space="preserve">. The fluorescence intensity was measured at </w:t>
      </w:r>
      <w:ins w:id="5385" w:author="Stefan" w:date="2021-10-07T11:35:00Z">
        <w:r w:rsidR="00AF70C2" w:rsidRPr="00622A7F">
          <w:rPr>
            <w:rFonts w:cs="Arial"/>
          </w:rPr>
          <w:t>e</w:t>
        </w:r>
      </w:ins>
      <w:commentRangeStart w:id="5386"/>
      <w:del w:id="5387" w:author="Stefan" w:date="2021-10-07T11:35:00Z">
        <w:r w:rsidR="0025038E" w:rsidRPr="00622A7F" w:rsidDel="00AF70C2">
          <w:rPr>
            <w:rFonts w:cs="Arial"/>
          </w:rPr>
          <w:delText>E</w:delText>
        </w:r>
      </w:del>
      <w:r w:rsidR="0025038E" w:rsidRPr="00622A7F">
        <w:rPr>
          <w:rFonts w:cs="Arial"/>
        </w:rPr>
        <w:t>x</w:t>
      </w:r>
      <w:ins w:id="5388" w:author="Stefan" w:date="2021-10-05T11:54:00Z">
        <w:r w:rsidR="006672D9" w:rsidRPr="00622A7F">
          <w:rPr>
            <w:rFonts w:cs="Arial"/>
          </w:rPr>
          <w:t>citation</w:t>
        </w:r>
      </w:ins>
      <w:r w:rsidR="0025038E" w:rsidRPr="00622A7F">
        <w:rPr>
          <w:rFonts w:cs="Arial"/>
        </w:rPr>
        <w:t>/</w:t>
      </w:r>
      <w:ins w:id="5389" w:author="Stefan" w:date="2021-10-07T11:35:00Z">
        <w:r w:rsidR="00AF70C2" w:rsidRPr="00622A7F">
          <w:rPr>
            <w:rFonts w:cs="Arial"/>
          </w:rPr>
          <w:t>e</w:t>
        </w:r>
      </w:ins>
      <w:del w:id="5390" w:author="Stefan" w:date="2021-10-07T11:35:00Z">
        <w:r w:rsidR="0025038E" w:rsidRPr="00622A7F" w:rsidDel="00AF70C2">
          <w:rPr>
            <w:rFonts w:cs="Arial"/>
          </w:rPr>
          <w:delText>E</w:delText>
        </w:r>
      </w:del>
      <w:r w:rsidR="0025038E" w:rsidRPr="00622A7F">
        <w:rPr>
          <w:rFonts w:cs="Arial"/>
        </w:rPr>
        <w:t>m</w:t>
      </w:r>
      <w:ins w:id="5391" w:author="Stefan" w:date="2021-10-05T11:54:00Z">
        <w:r w:rsidR="006672D9" w:rsidRPr="00622A7F">
          <w:rPr>
            <w:rFonts w:cs="Arial"/>
          </w:rPr>
          <w:t>ission</w:t>
        </w:r>
      </w:ins>
      <w:r w:rsidR="0025038E" w:rsidRPr="00622A7F">
        <w:rPr>
          <w:rFonts w:cs="Arial"/>
        </w:rPr>
        <w:t xml:space="preserve"> </w:t>
      </w:r>
      <w:commentRangeEnd w:id="5386"/>
      <w:r w:rsidR="00CC6C0D" w:rsidRPr="00622A7F">
        <w:rPr>
          <w:rStyle w:val="Kommentarzeichen"/>
          <w:rFonts w:cs="Arial"/>
        </w:rPr>
        <w:commentReference w:id="5386"/>
      </w:r>
      <w:ins w:id="5392" w:author="ulrike.hueffmeier@gmail.com" w:date="2021-11-26T15:30:00Z">
        <w:r w:rsidR="00224786">
          <w:rPr>
            <w:rFonts w:cs="Arial"/>
          </w:rPr>
          <w:t>(</w:t>
        </w:r>
        <w:r w:rsidR="00224786" w:rsidRPr="00622A7F">
          <w:rPr>
            <w:rFonts w:cs="Arial"/>
          </w:rPr>
          <w:t>Ex/Em</w:t>
        </w:r>
        <w:r w:rsidR="00224786">
          <w:rPr>
            <w:rFonts w:cs="Arial"/>
          </w:rPr>
          <w:t xml:space="preserve">) </w:t>
        </w:r>
      </w:ins>
      <w:r w:rsidR="0025038E" w:rsidRPr="00622A7F">
        <w:rPr>
          <w:rFonts w:cs="Arial"/>
        </w:rPr>
        <w:t>535/590</w:t>
      </w:r>
      <w:r w:rsidR="00DB2434" w:rsidRPr="00622A7F">
        <w:rPr>
          <w:rFonts w:cs="Arial"/>
        </w:rPr>
        <w:t xml:space="preserve"> </w:t>
      </w:r>
      <w:ins w:id="5393" w:author="ulrike.hueffmeier@gmail.com" w:date="2021-11-26T15:14:00Z">
        <w:r w:rsidR="00F230C7">
          <w:rPr>
            <w:rFonts w:cs="Arial"/>
          </w:rPr>
          <w:t xml:space="preserve">every minute </w:t>
        </w:r>
      </w:ins>
      <w:r w:rsidR="00DB2434" w:rsidRPr="00622A7F">
        <w:rPr>
          <w:rFonts w:cs="Arial"/>
        </w:rPr>
        <w:t>for 30</w:t>
      </w:r>
      <w:del w:id="5394" w:author="ulrike.hueffmeier@gmail.com" w:date="2021-11-26T15:13:00Z">
        <w:r w:rsidR="00DB2434" w:rsidRPr="00622A7F" w:rsidDel="00F230C7">
          <w:rPr>
            <w:rFonts w:cs="Arial"/>
          </w:rPr>
          <w:delText xml:space="preserve"> </w:delText>
        </w:r>
      </w:del>
      <w:r w:rsidR="00DB2434" w:rsidRPr="00622A7F">
        <w:rPr>
          <w:rFonts w:cs="Arial"/>
        </w:rPr>
        <w:t xml:space="preserve">min </w:t>
      </w:r>
      <w:del w:id="5395" w:author="ulrike.hueffmeier@gmail.com" w:date="2021-11-26T15:14:00Z">
        <w:r w:rsidR="00DB2434" w:rsidRPr="00622A7F" w:rsidDel="00F230C7">
          <w:rPr>
            <w:rFonts w:cs="Arial"/>
          </w:rPr>
          <w:delText xml:space="preserve">with a </w:delText>
        </w:r>
        <w:r w:rsidR="00831E82" w:rsidRPr="00622A7F" w:rsidDel="00F230C7">
          <w:rPr>
            <w:rFonts w:cs="Arial"/>
          </w:rPr>
          <w:delText>measure</w:delText>
        </w:r>
        <w:r w:rsidR="00EF3D7B" w:rsidRPr="00622A7F" w:rsidDel="00F230C7">
          <w:rPr>
            <w:rFonts w:cs="Arial"/>
          </w:rPr>
          <w:delText>ment</w:delText>
        </w:r>
        <w:r w:rsidR="00831E82" w:rsidRPr="00622A7F" w:rsidDel="00F230C7">
          <w:rPr>
            <w:rFonts w:cs="Arial"/>
          </w:rPr>
          <w:delText xml:space="preserve"> </w:delText>
        </w:r>
        <w:r w:rsidR="00DB2434" w:rsidRPr="00622A7F" w:rsidDel="00F230C7">
          <w:rPr>
            <w:rFonts w:cs="Arial"/>
          </w:rPr>
          <w:delText>interval</w:delText>
        </w:r>
        <w:r w:rsidR="00831E82" w:rsidRPr="00622A7F" w:rsidDel="00F230C7">
          <w:rPr>
            <w:rFonts w:cs="Arial"/>
          </w:rPr>
          <w:delText xml:space="preserve"> of one minute</w:delText>
        </w:r>
        <w:r w:rsidR="00DB2434" w:rsidRPr="00622A7F" w:rsidDel="00F230C7">
          <w:rPr>
            <w:rFonts w:cs="Arial"/>
          </w:rPr>
          <w:delText xml:space="preserve"> </w:delText>
        </w:r>
      </w:del>
      <w:r w:rsidR="0025038E" w:rsidRPr="00622A7F">
        <w:rPr>
          <w:rFonts w:cs="Arial"/>
        </w:rPr>
        <w:t>using a fluorescence plate reader SpectraMax M3 (Molecular Devices, San Jose, CA, USA).</w:t>
      </w:r>
    </w:p>
    <w:p w14:paraId="442DC9E3" w14:textId="65463457" w:rsidR="006D2A9A" w:rsidRPr="00622A7F" w:rsidRDefault="0025038E" w:rsidP="00283574">
      <w:pPr>
        <w:rPr>
          <w:rFonts w:cs="Arial"/>
        </w:rPr>
      </w:pPr>
      <w:commentRangeStart w:id="5396"/>
      <w:r w:rsidRPr="00622A7F">
        <w:rPr>
          <w:rFonts w:cs="Arial"/>
        </w:rPr>
        <w:t>For quantification,</w:t>
      </w:r>
      <w:r w:rsidR="00DB2434" w:rsidRPr="00622A7F">
        <w:rPr>
          <w:rFonts w:cs="Arial"/>
        </w:rPr>
        <w:t xml:space="preserve"> standards were measured for each experiment.</w:t>
      </w:r>
      <w:ins w:id="5397" w:author="Stefan" w:date="2021-10-05T11:55:00Z">
        <w:r w:rsidR="006672D9" w:rsidRPr="00622A7F">
          <w:rPr>
            <w:rFonts w:cs="Arial"/>
          </w:rPr>
          <w:t xml:space="preserve"> I</w:t>
        </w:r>
      </w:ins>
      <w:ins w:id="5398" w:author="Stefan" w:date="2021-10-05T11:56:00Z">
        <w:r w:rsidR="006672D9" w:rsidRPr="00622A7F">
          <w:rPr>
            <w:rFonts w:cs="Arial"/>
          </w:rPr>
          <w:t>n a linear phase of at least five time points (&gt;5min),</w:t>
        </w:r>
      </w:ins>
      <w:r w:rsidR="00DB2434" w:rsidRPr="00622A7F">
        <w:rPr>
          <w:rFonts w:cs="Arial"/>
        </w:rPr>
        <w:t xml:space="preserve"> </w:t>
      </w:r>
      <w:ins w:id="5399" w:author="Stefan" w:date="2021-10-05T11:56:00Z">
        <w:r w:rsidR="006672D9" w:rsidRPr="00622A7F">
          <w:rPr>
            <w:rFonts w:cs="Arial"/>
          </w:rPr>
          <w:t xml:space="preserve">the </w:t>
        </w:r>
      </w:ins>
      <w:ins w:id="5400" w:author="Stefan" w:date="2021-10-05T11:57:00Z">
        <w:r w:rsidR="006672D9" w:rsidRPr="00622A7F">
          <w:rPr>
            <w:rFonts w:cs="Arial"/>
          </w:rPr>
          <w:t xml:space="preserve">values of the </w:t>
        </w:r>
      </w:ins>
      <w:ins w:id="5401" w:author="Stefan" w:date="2021-10-05T11:56:00Z">
        <w:r w:rsidR="006672D9" w:rsidRPr="00622A7F">
          <w:rPr>
            <w:rFonts w:cs="Arial"/>
          </w:rPr>
          <w:t>sample</w:t>
        </w:r>
      </w:ins>
      <w:ins w:id="5402" w:author="Stefan" w:date="2021-10-05T11:57:00Z">
        <w:r w:rsidR="006672D9" w:rsidRPr="00622A7F">
          <w:rPr>
            <w:rFonts w:cs="Arial"/>
          </w:rPr>
          <w:t>s</w:t>
        </w:r>
      </w:ins>
      <w:del w:id="5403" w:author="Stefan" w:date="2021-10-05T11:56:00Z">
        <w:r w:rsidR="00DB2434" w:rsidRPr="00622A7F" w:rsidDel="006672D9">
          <w:rPr>
            <w:rFonts w:cs="Arial"/>
          </w:rPr>
          <w:delText>A</w:delText>
        </w:r>
        <w:r w:rsidRPr="00622A7F" w:rsidDel="006672D9">
          <w:rPr>
            <w:rFonts w:cs="Arial"/>
          </w:rPr>
          <w:delText>ll</w:delText>
        </w:r>
      </w:del>
      <w:r w:rsidRPr="00622A7F">
        <w:rPr>
          <w:rFonts w:cs="Arial"/>
        </w:rPr>
        <w:t xml:space="preserve"> </w:t>
      </w:r>
      <w:del w:id="5404" w:author="Stefan" w:date="2021-10-05T11:57:00Z">
        <w:r w:rsidRPr="00622A7F" w:rsidDel="006672D9">
          <w:rPr>
            <w:rFonts w:cs="Arial"/>
          </w:rPr>
          <w:delText xml:space="preserve">values </w:delText>
        </w:r>
      </w:del>
      <w:r w:rsidRPr="00622A7F">
        <w:rPr>
          <w:rFonts w:cs="Arial"/>
        </w:rPr>
        <w:t>were extracted from</w:t>
      </w:r>
      <w:r w:rsidR="00DB2434" w:rsidRPr="00622A7F">
        <w:rPr>
          <w:rFonts w:cs="Arial"/>
        </w:rPr>
        <w:t xml:space="preserve"> values of</w:t>
      </w:r>
      <w:r w:rsidRPr="00622A7F">
        <w:rPr>
          <w:rFonts w:cs="Arial"/>
        </w:rPr>
        <w:t xml:space="preserve"> </w:t>
      </w:r>
      <w:r w:rsidR="00DB2434" w:rsidRPr="00622A7F">
        <w:rPr>
          <w:rFonts w:cs="Arial"/>
        </w:rPr>
        <w:t>the control well (</w:t>
      </w:r>
      <w:r w:rsidR="00831E82" w:rsidRPr="00622A7F">
        <w:rPr>
          <w:rFonts w:cs="Arial"/>
        </w:rPr>
        <w:t>only media</w:t>
      </w:r>
      <w:r w:rsidR="00DB2434" w:rsidRPr="00622A7F">
        <w:rPr>
          <w:rFonts w:cs="Arial"/>
        </w:rPr>
        <w:t>) at the corresponding time point</w:t>
      </w:r>
      <w:ins w:id="5405" w:author="Stefan" w:date="2021-10-05T11:59:00Z">
        <w:r w:rsidR="006672D9" w:rsidRPr="00622A7F">
          <w:rPr>
            <w:rFonts w:cs="Arial"/>
          </w:rPr>
          <w:t>s</w:t>
        </w:r>
      </w:ins>
      <w:r w:rsidR="00DB2434" w:rsidRPr="00622A7F">
        <w:rPr>
          <w:rFonts w:cs="Arial"/>
        </w:rPr>
        <w:t xml:space="preserve">. Next, the slope of </w:t>
      </w:r>
      <w:r w:rsidR="00EF3D7B" w:rsidRPr="00622A7F">
        <w:rPr>
          <w:rFonts w:cs="Arial"/>
        </w:rPr>
        <w:t>the</w:t>
      </w:r>
      <w:r w:rsidR="00DB2434" w:rsidRPr="00622A7F">
        <w:rPr>
          <w:rFonts w:cs="Arial"/>
        </w:rPr>
        <w:t xml:space="preserve"> linear regression was determined </w:t>
      </w:r>
      <w:ins w:id="5406" w:author="Stefan" w:date="2021-10-05T11:58:00Z">
        <w:r w:rsidR="006672D9" w:rsidRPr="00622A7F">
          <w:rPr>
            <w:rFonts w:cs="Arial"/>
          </w:rPr>
          <w:t>within the time frame for each sample</w:t>
        </w:r>
      </w:ins>
      <w:del w:id="5407" w:author="Stefan" w:date="2021-10-05T11:58:00Z">
        <w:r w:rsidR="00F041A8" w:rsidRPr="00622A7F" w:rsidDel="006672D9">
          <w:rPr>
            <w:rFonts w:cs="Arial"/>
          </w:rPr>
          <w:delText>(at least 5 time points)</w:delText>
        </w:r>
      </w:del>
      <w:r w:rsidR="00DB2434" w:rsidRPr="00622A7F">
        <w:rPr>
          <w:rFonts w:cs="Arial"/>
        </w:rPr>
        <w:t xml:space="preserve">. </w:t>
      </w:r>
      <w:r w:rsidR="00F041A8" w:rsidRPr="00622A7F">
        <w:rPr>
          <w:rFonts w:cs="Arial"/>
        </w:rPr>
        <w:t>By applying the linear regression of the standard curve</w:t>
      </w:r>
      <w:r w:rsidR="006D2A9A" w:rsidRPr="00622A7F">
        <w:rPr>
          <w:rFonts w:cs="Arial"/>
        </w:rPr>
        <w:t xml:space="preserve"> (slope of fluorescence intensities versus concentration of MPO)</w:t>
      </w:r>
      <w:r w:rsidR="00F041A8" w:rsidRPr="00622A7F">
        <w:rPr>
          <w:rFonts w:cs="Arial"/>
        </w:rPr>
        <w:t xml:space="preserve">, the </w:t>
      </w:r>
      <w:ins w:id="5408" w:author="Stefan" w:date="2021-10-05T11:59:00Z">
        <w:r w:rsidR="006672D9" w:rsidRPr="00622A7F">
          <w:rPr>
            <w:rFonts w:cs="Arial"/>
          </w:rPr>
          <w:t xml:space="preserve">MPO </w:t>
        </w:r>
      </w:ins>
      <w:r w:rsidR="00F041A8" w:rsidRPr="00622A7F">
        <w:rPr>
          <w:rFonts w:cs="Arial"/>
        </w:rPr>
        <w:t xml:space="preserve">activity of each sample was calculated. </w:t>
      </w:r>
      <w:commentRangeEnd w:id="5396"/>
      <w:r w:rsidR="0028635D" w:rsidRPr="00622A7F">
        <w:rPr>
          <w:rStyle w:val="Kommentarzeichen"/>
          <w:rFonts w:cs="Arial"/>
        </w:rPr>
        <w:commentReference w:id="5396"/>
      </w:r>
    </w:p>
    <w:p w14:paraId="7037F0EB" w14:textId="010F2B6A" w:rsidR="004F3DE8" w:rsidRPr="00622A7F" w:rsidRDefault="00F041A8" w:rsidP="00283574">
      <w:pPr>
        <w:rPr>
          <w:rFonts w:cs="Arial"/>
        </w:rPr>
      </w:pPr>
      <w:r w:rsidRPr="00622A7F">
        <w:rPr>
          <w:rFonts w:cs="Arial"/>
        </w:rPr>
        <w:t xml:space="preserve">In case of the activity measurements of mutant MPO constructs, </w:t>
      </w:r>
      <w:ins w:id="5409" w:author="ulrike.hueffmeier@gmail.com" w:date="2021-11-26T15:15:00Z">
        <w:r w:rsidR="00F230C7">
          <w:rPr>
            <w:rFonts w:cs="Arial"/>
          </w:rPr>
          <w:t xml:space="preserve">I did not establish </w:t>
        </w:r>
      </w:ins>
      <w:del w:id="5410" w:author="ulrike.hueffmeier@gmail.com" w:date="2021-11-26T15:15:00Z">
        <w:r w:rsidRPr="00622A7F" w:rsidDel="00F230C7">
          <w:rPr>
            <w:rFonts w:cs="Arial"/>
          </w:rPr>
          <w:delText xml:space="preserve">no </w:delText>
        </w:r>
      </w:del>
      <w:ins w:id="5411" w:author="ulrike.hueffmeier@gmail.com" w:date="2021-11-26T15:15:00Z">
        <w:r w:rsidR="00F230C7">
          <w:rPr>
            <w:rFonts w:cs="Arial"/>
          </w:rPr>
          <w:t xml:space="preserve">a </w:t>
        </w:r>
      </w:ins>
      <w:r w:rsidRPr="00622A7F">
        <w:rPr>
          <w:rFonts w:cs="Arial"/>
        </w:rPr>
        <w:t>standard curve</w:t>
      </w:r>
      <w:del w:id="5412" w:author="ulrike.hueffmeier@gmail.com" w:date="2021-11-26T15:15:00Z">
        <w:r w:rsidRPr="00622A7F" w:rsidDel="00F230C7">
          <w:rPr>
            <w:rFonts w:cs="Arial"/>
          </w:rPr>
          <w:delText xml:space="preserve"> was established</w:delText>
        </w:r>
      </w:del>
      <w:r w:rsidRPr="00622A7F">
        <w:rPr>
          <w:rFonts w:cs="Arial"/>
        </w:rPr>
        <w:t xml:space="preserve">. Instead, the slope of each sample was divided by the slope of the </w:t>
      </w:r>
      <w:r w:rsidRPr="00622A7F">
        <w:rPr>
          <w:rFonts w:cs="Arial"/>
        </w:rPr>
        <w:lastRenderedPageBreak/>
        <w:t xml:space="preserve">sample obtained from the </w:t>
      </w:r>
      <w:del w:id="5413" w:author="Hüffmeier, Ulrike" w:date="2021-10-01T11:59:00Z">
        <w:r w:rsidR="006D2A9A" w:rsidRPr="00622A7F" w:rsidDel="00CC6C0D">
          <w:rPr>
            <w:rFonts w:cs="Arial"/>
          </w:rPr>
          <w:delText xml:space="preserve">wilt </w:delText>
        </w:r>
      </w:del>
      <w:ins w:id="5414" w:author="Hüffmeier, Ulrike" w:date="2021-10-01T11:59:00Z">
        <w:r w:rsidR="00CC6C0D" w:rsidRPr="00622A7F">
          <w:rPr>
            <w:rFonts w:cs="Arial"/>
          </w:rPr>
          <w:t>wild</w:t>
        </w:r>
      </w:ins>
      <w:r w:rsidR="006D2A9A" w:rsidRPr="00622A7F">
        <w:rPr>
          <w:rFonts w:cs="Arial"/>
        </w:rPr>
        <w:t>type construct. Activit</w:t>
      </w:r>
      <w:r w:rsidR="005429B2" w:rsidRPr="00622A7F">
        <w:rPr>
          <w:rFonts w:cs="Arial"/>
        </w:rPr>
        <w:t>ies</w:t>
      </w:r>
      <w:r w:rsidR="006D2A9A" w:rsidRPr="00622A7F">
        <w:rPr>
          <w:rFonts w:cs="Arial"/>
        </w:rPr>
        <w:t xml:space="preserve"> were provided as percentage of activity from the </w:t>
      </w:r>
      <w:del w:id="5415" w:author="ulrike.hueffmeier@gmail.com" w:date="2021-11-26T15:15:00Z">
        <w:r w:rsidR="006D2A9A" w:rsidRPr="00622A7F" w:rsidDel="00F230C7">
          <w:rPr>
            <w:rFonts w:cs="Arial"/>
          </w:rPr>
          <w:delText xml:space="preserve">wilt </w:delText>
        </w:r>
      </w:del>
      <w:ins w:id="5416" w:author="ulrike.hueffmeier@gmail.com" w:date="2021-11-26T15:15:00Z">
        <w:r w:rsidR="00F230C7" w:rsidRPr="00622A7F">
          <w:rPr>
            <w:rFonts w:cs="Arial"/>
          </w:rPr>
          <w:t>wil</w:t>
        </w:r>
        <w:r w:rsidR="00F230C7">
          <w:rPr>
            <w:rFonts w:cs="Arial"/>
          </w:rPr>
          <w:t>d</w:t>
        </w:r>
      </w:ins>
      <w:r w:rsidR="006D2A9A" w:rsidRPr="00622A7F">
        <w:rPr>
          <w:rFonts w:cs="Arial"/>
        </w:rPr>
        <w:t xml:space="preserve">type construct. </w:t>
      </w:r>
    </w:p>
    <w:p w14:paraId="1E91A049" w14:textId="20F51311" w:rsidR="005429B2" w:rsidRPr="00622A7F" w:rsidRDefault="005429B2" w:rsidP="005429B2">
      <w:pPr>
        <w:pStyle w:val="berschrift3"/>
        <w:rPr>
          <w:rFonts w:cs="Arial"/>
        </w:rPr>
      </w:pPr>
      <w:bookmarkStart w:id="5417" w:name="_Toc91488919"/>
      <w:r w:rsidRPr="00622A7F">
        <w:rPr>
          <w:rFonts w:cs="Arial"/>
        </w:rPr>
        <w:t xml:space="preserve">Myeloperoxidase based on </w:t>
      </w:r>
      <w:r w:rsidR="00831E82" w:rsidRPr="00622A7F">
        <w:rPr>
          <w:rFonts w:cs="Arial"/>
        </w:rPr>
        <w:t>differential blood count</w:t>
      </w:r>
      <w:bookmarkEnd w:id="5417"/>
    </w:p>
    <w:p w14:paraId="6296A20D" w14:textId="7A7220C8" w:rsidR="005429B2" w:rsidRPr="00622A7F" w:rsidRDefault="005429B2" w:rsidP="005429B2">
      <w:pPr>
        <w:rPr>
          <w:rFonts w:cs="Arial"/>
        </w:rPr>
      </w:pPr>
      <w:r w:rsidRPr="00622A7F">
        <w:rPr>
          <w:rFonts w:cs="Arial"/>
        </w:rPr>
        <w:t xml:space="preserve">To test the MPO activity directly from EDTA blood samples, a differential blood count on an Advia 120 (Siemens Healthineers) was performed by </w:t>
      </w:r>
      <w:ins w:id="5418" w:author="Hüffmeier, Ulrike" w:date="2021-10-01T12:00:00Z">
        <w:r w:rsidR="00CC6C0D" w:rsidRPr="00622A7F">
          <w:rPr>
            <w:rFonts w:cs="Arial"/>
          </w:rPr>
          <w:t xml:space="preserve">members of </w:t>
        </w:r>
      </w:ins>
      <w:r w:rsidRPr="00622A7F">
        <w:rPr>
          <w:rFonts w:cs="Arial"/>
        </w:rPr>
        <w:t xml:space="preserve">the lab of Stephan von Hörsten (Department of Experimental Therapy, UK Erlangen). 4Chloro-Naphtol and </w:t>
      </w:r>
      <w:commentRangeStart w:id="5419"/>
      <w:r w:rsidRPr="00622A7F">
        <w:rPr>
          <w:rFonts w:cs="Arial"/>
        </w:rPr>
        <w:t>H</w:t>
      </w:r>
      <w:r w:rsidRPr="00622A7F">
        <w:rPr>
          <w:rFonts w:cs="Arial"/>
          <w:vertAlign w:val="subscript"/>
          <w:rPrChange w:id="5420" w:author="Stefan" w:date="2021-10-05T12:01:00Z">
            <w:rPr/>
          </w:rPrChange>
        </w:rPr>
        <w:t>2</w:t>
      </w:r>
      <w:r w:rsidRPr="00622A7F">
        <w:rPr>
          <w:rFonts w:cs="Arial"/>
        </w:rPr>
        <w:t>O</w:t>
      </w:r>
      <w:r w:rsidRPr="00622A7F">
        <w:rPr>
          <w:rFonts w:cs="Arial"/>
          <w:vertAlign w:val="subscript"/>
          <w:rPrChange w:id="5421" w:author="Stefan" w:date="2021-10-05T12:01:00Z">
            <w:rPr/>
          </w:rPrChange>
        </w:rPr>
        <w:t>2</w:t>
      </w:r>
      <w:commentRangeEnd w:id="5419"/>
      <w:r w:rsidR="00CC6C0D" w:rsidRPr="00622A7F">
        <w:rPr>
          <w:rStyle w:val="Kommentarzeichen"/>
          <w:rFonts w:cs="Arial"/>
          <w:vertAlign w:val="subscript"/>
          <w:rPrChange w:id="5422" w:author="Stefan" w:date="2021-10-05T12:01:00Z">
            <w:rPr>
              <w:rStyle w:val="Kommentarzeichen"/>
            </w:rPr>
          </w:rPrChange>
        </w:rPr>
        <w:commentReference w:id="5419"/>
      </w:r>
      <w:r w:rsidRPr="00622A7F">
        <w:rPr>
          <w:rFonts w:cs="Arial"/>
        </w:rPr>
        <w:t xml:space="preserve"> </w:t>
      </w:r>
      <w:r w:rsidR="00EF3D7B" w:rsidRPr="00622A7F">
        <w:rPr>
          <w:rFonts w:cs="Arial"/>
        </w:rPr>
        <w:t>were</w:t>
      </w:r>
      <w:r w:rsidRPr="00622A7F">
        <w:rPr>
          <w:rFonts w:cs="Arial"/>
        </w:rPr>
        <w:t xml:space="preserve"> added </w:t>
      </w:r>
      <w:ins w:id="5423" w:author="ulrike.hueffmeier@gmail.com" w:date="2021-11-26T15:15:00Z">
        <w:r w:rsidR="00F230C7" w:rsidRPr="00622A7F">
          <w:rPr>
            <w:rFonts w:cs="Arial"/>
          </w:rPr>
          <w:t xml:space="preserve">to the cells </w:t>
        </w:r>
      </w:ins>
      <w:r w:rsidRPr="00622A7F">
        <w:rPr>
          <w:rFonts w:cs="Arial"/>
        </w:rPr>
        <w:t xml:space="preserve">as </w:t>
      </w:r>
      <w:del w:id="5424" w:author="ulrike.hueffmeier@gmail.com" w:date="2021-11-26T15:16:00Z">
        <w:r w:rsidRPr="00622A7F" w:rsidDel="00F230C7">
          <w:rPr>
            <w:rFonts w:cs="Arial"/>
          </w:rPr>
          <w:delText xml:space="preserve">a </w:delText>
        </w:r>
      </w:del>
      <w:r w:rsidRPr="00622A7F">
        <w:rPr>
          <w:rFonts w:cs="Arial"/>
        </w:rPr>
        <w:t>substrate</w:t>
      </w:r>
      <w:ins w:id="5425" w:author="ulrike.hueffmeier@gmail.com" w:date="2021-11-26T15:16:00Z">
        <w:r w:rsidR="00F230C7">
          <w:rPr>
            <w:rFonts w:cs="Arial"/>
          </w:rPr>
          <w:t>s</w:t>
        </w:r>
      </w:ins>
      <w:del w:id="5426" w:author="ulrike.hueffmeier@gmail.com" w:date="2021-11-26T15:15:00Z">
        <w:r w:rsidRPr="00622A7F" w:rsidDel="00F230C7">
          <w:rPr>
            <w:rFonts w:cs="Arial"/>
          </w:rPr>
          <w:delText xml:space="preserve"> to the cells</w:delText>
        </w:r>
      </w:del>
      <w:r w:rsidRPr="00622A7F">
        <w:rPr>
          <w:rFonts w:cs="Arial"/>
        </w:rPr>
        <w:t xml:space="preserve">. The fluorescence intensity of these cells measured by flow cytometry </w:t>
      </w:r>
      <w:r w:rsidR="00EF3D7B" w:rsidRPr="00622A7F">
        <w:rPr>
          <w:rFonts w:cs="Arial"/>
        </w:rPr>
        <w:t>was</w:t>
      </w:r>
      <w:r w:rsidRPr="00622A7F">
        <w:rPr>
          <w:rFonts w:cs="Arial"/>
        </w:rPr>
        <w:t xml:space="preserve"> proportional to t</w:t>
      </w:r>
      <w:r w:rsidR="00831E82" w:rsidRPr="00622A7F">
        <w:rPr>
          <w:rFonts w:cs="Arial"/>
        </w:rPr>
        <w:t>heir corresponding MPO activity resulting in a</w:t>
      </w:r>
      <w:r w:rsidRPr="00622A7F">
        <w:rPr>
          <w:rFonts w:cs="Arial"/>
        </w:rPr>
        <w:t xml:space="preserve"> MPXI (‘‘</w:t>
      </w:r>
      <w:r w:rsidRPr="00622A7F">
        <w:rPr>
          <w:rFonts w:cs="Arial"/>
          <w:u w:val="single"/>
          <w:rPrChange w:id="5427" w:author="Hüffmeier, Ulrike" w:date="2021-10-01T12:27:00Z">
            <w:rPr/>
          </w:rPrChange>
        </w:rPr>
        <w:t>M</w:t>
      </w:r>
      <w:r w:rsidRPr="00622A7F">
        <w:rPr>
          <w:rFonts w:cs="Arial"/>
        </w:rPr>
        <w:t xml:space="preserve">ittlerer [German: average] </w:t>
      </w:r>
      <w:r w:rsidRPr="00622A7F">
        <w:rPr>
          <w:rFonts w:cs="Arial"/>
          <w:u w:val="single"/>
          <w:rPrChange w:id="5428" w:author="Hüffmeier, Ulrike" w:date="2021-10-01T12:27:00Z">
            <w:rPr/>
          </w:rPrChange>
        </w:rPr>
        <w:t>P</w:t>
      </w:r>
      <w:r w:rsidRPr="00622A7F">
        <w:rPr>
          <w:rFonts w:cs="Arial"/>
        </w:rPr>
        <w:t>ero</w:t>
      </w:r>
      <w:r w:rsidRPr="00622A7F">
        <w:rPr>
          <w:rFonts w:cs="Arial"/>
          <w:u w:val="single"/>
          <w:rPrChange w:id="5429" w:author="Hüffmeier, Ulrike" w:date="2021-10-01T12:27:00Z">
            <w:rPr/>
          </w:rPrChange>
        </w:rPr>
        <w:t>X</w:t>
      </w:r>
      <w:r w:rsidRPr="00622A7F">
        <w:rPr>
          <w:rFonts w:cs="Arial"/>
        </w:rPr>
        <w:t xml:space="preserve">idase </w:t>
      </w:r>
      <w:r w:rsidRPr="00622A7F">
        <w:rPr>
          <w:rFonts w:cs="Arial"/>
          <w:u w:val="single"/>
          <w:rPrChange w:id="5430" w:author="Hüffmeier, Ulrike" w:date="2021-10-01T12:27:00Z">
            <w:rPr/>
          </w:rPrChange>
        </w:rPr>
        <w:t>I</w:t>
      </w:r>
      <w:r w:rsidRPr="00622A7F">
        <w:rPr>
          <w:rFonts w:cs="Arial"/>
        </w:rPr>
        <w:t>ndex’’)</w:t>
      </w:r>
      <w:r w:rsidR="00831E82" w:rsidRPr="00622A7F">
        <w:rPr>
          <w:rFonts w:cs="Arial"/>
        </w:rPr>
        <w:t>.</w:t>
      </w:r>
      <w:r w:rsidRPr="00622A7F">
        <w:rPr>
          <w:rFonts w:cs="Arial"/>
        </w:rPr>
        <w:t xml:space="preserve"> </w:t>
      </w:r>
      <w:r w:rsidR="00831E82" w:rsidRPr="00622A7F">
        <w:rPr>
          <w:rFonts w:cs="Arial"/>
        </w:rPr>
        <w:t>H</w:t>
      </w:r>
      <w:r w:rsidRPr="00622A7F">
        <w:rPr>
          <w:rFonts w:cs="Arial"/>
        </w:rPr>
        <w:t>igher values than 10 indicated MPO-deficiency according to the manufacturer.</w:t>
      </w:r>
    </w:p>
    <w:p w14:paraId="531E232F" w14:textId="16F3391C" w:rsidR="00FF2C55" w:rsidRPr="00622A7F" w:rsidRDefault="005C161A" w:rsidP="001249C4">
      <w:pPr>
        <w:pStyle w:val="berschrift3"/>
        <w:rPr>
          <w:rFonts w:cs="Arial"/>
        </w:rPr>
      </w:pPr>
      <w:bookmarkStart w:id="5431" w:name="_Toc91488920"/>
      <w:r w:rsidRPr="00622A7F">
        <w:rPr>
          <w:rFonts w:cs="Arial"/>
        </w:rPr>
        <w:t>Cathepsin G</w:t>
      </w:r>
      <w:bookmarkEnd w:id="5431"/>
    </w:p>
    <w:p w14:paraId="2401E53F" w14:textId="086F1E13" w:rsidR="006D2A9A" w:rsidRPr="00622A7F" w:rsidRDefault="004068F2" w:rsidP="00043016">
      <w:pPr>
        <w:rPr>
          <w:rFonts w:cs="Arial"/>
        </w:rPr>
      </w:pPr>
      <w:r w:rsidRPr="00622A7F">
        <w:rPr>
          <w:rFonts w:cs="Arial"/>
        </w:rPr>
        <w:t>To investigate the Cathepsin G activity in neutrophils, a commercially available kit (</w:t>
      </w:r>
      <w:r w:rsidR="00477CF6" w:rsidRPr="00622A7F">
        <w:rPr>
          <w:rFonts w:cs="Arial"/>
        </w:rPr>
        <w:t xml:space="preserve">ab126780, </w:t>
      </w:r>
      <w:r w:rsidRPr="00622A7F">
        <w:rPr>
          <w:rFonts w:cs="Arial"/>
        </w:rPr>
        <w:t xml:space="preserve">Abcam, Cambridge, UK) was used. Tests were performed in triplicates and </w:t>
      </w:r>
      <w:commentRangeStart w:id="5432"/>
      <w:commentRangeStart w:id="5433"/>
      <w:r w:rsidRPr="00622A7F">
        <w:rPr>
          <w:rFonts w:cs="Arial"/>
        </w:rPr>
        <w:t>1</w:t>
      </w:r>
      <w:ins w:id="5434" w:author="Stefan" w:date="2021-10-05T12:02:00Z">
        <w:r w:rsidR="006672D9" w:rsidRPr="00622A7F">
          <w:rPr>
            <w:rFonts w:cs="Arial"/>
          </w:rPr>
          <w:t>x10^6</w:t>
        </w:r>
      </w:ins>
      <w:del w:id="5435" w:author="Stefan" w:date="2021-10-05T12:02:00Z">
        <w:r w:rsidRPr="00622A7F" w:rsidDel="006672D9">
          <w:rPr>
            <w:rFonts w:cs="Arial"/>
          </w:rPr>
          <w:delText>E06</w:delText>
        </w:r>
      </w:del>
      <w:r w:rsidRPr="00622A7F">
        <w:rPr>
          <w:rFonts w:cs="Arial"/>
        </w:rPr>
        <w:t xml:space="preserve"> neutrophils </w:t>
      </w:r>
      <w:commentRangeEnd w:id="5432"/>
      <w:r w:rsidR="00C675D5" w:rsidRPr="00622A7F">
        <w:rPr>
          <w:rStyle w:val="Kommentarzeichen"/>
          <w:rFonts w:cs="Arial"/>
        </w:rPr>
        <w:commentReference w:id="5432"/>
      </w:r>
      <w:commentRangeEnd w:id="5433"/>
      <w:r w:rsidR="003E610B" w:rsidRPr="00622A7F">
        <w:rPr>
          <w:rStyle w:val="Kommentarzeichen"/>
          <w:rFonts w:cs="Arial"/>
        </w:rPr>
        <w:commentReference w:id="5433"/>
      </w:r>
      <w:r w:rsidRPr="00622A7F">
        <w:rPr>
          <w:rFonts w:cs="Arial"/>
        </w:rPr>
        <w:t xml:space="preserve">were lysed in 100µl of </w:t>
      </w:r>
      <w:r w:rsidR="00BF5148" w:rsidRPr="00622A7F">
        <w:rPr>
          <w:rFonts w:cs="Arial"/>
        </w:rPr>
        <w:t xml:space="preserve">cold </w:t>
      </w:r>
      <w:r w:rsidRPr="00622A7F">
        <w:rPr>
          <w:rFonts w:cs="Arial"/>
        </w:rPr>
        <w:t>assay buffer</w:t>
      </w:r>
      <w:r w:rsidR="00BF5148" w:rsidRPr="00622A7F">
        <w:rPr>
          <w:rFonts w:cs="Arial"/>
        </w:rPr>
        <w:t>, incubated for 10 minutes o</w:t>
      </w:r>
      <w:r w:rsidR="00290561">
        <w:rPr>
          <w:rFonts w:cs="Arial"/>
        </w:rPr>
        <w:t>n ice and centrifuged at 16,</w:t>
      </w:r>
      <w:r w:rsidR="00A6194D" w:rsidRPr="00622A7F">
        <w:rPr>
          <w:rFonts w:cs="Arial"/>
        </w:rPr>
        <w:t>000</w:t>
      </w:r>
      <w:r w:rsidR="00EF3D7B" w:rsidRPr="00622A7F">
        <w:rPr>
          <w:rFonts w:cs="Arial"/>
        </w:rPr>
        <w:t>g</w:t>
      </w:r>
      <w:r w:rsidR="00BF5148" w:rsidRPr="00622A7F">
        <w:rPr>
          <w:rFonts w:cs="Arial"/>
        </w:rPr>
        <w:t xml:space="preserve"> for 5 minutes</w:t>
      </w:r>
      <w:r w:rsidRPr="00622A7F">
        <w:rPr>
          <w:rFonts w:cs="Arial"/>
        </w:rPr>
        <w:t xml:space="preserve"> </w:t>
      </w:r>
      <w:r w:rsidR="00477CF6" w:rsidRPr="00622A7F">
        <w:rPr>
          <w:rFonts w:cs="Arial"/>
        </w:rPr>
        <w:t>This lysate was also used for determining the activity of proteinase 3 and neutrophil elastase. The test was performed according to the manufacture</w:t>
      </w:r>
      <w:ins w:id="5436" w:author="Hüffmeier, Ulrike" w:date="2021-10-01T12:01:00Z">
        <w:r w:rsidR="00CC6C0D" w:rsidRPr="00622A7F">
          <w:rPr>
            <w:rFonts w:cs="Arial"/>
          </w:rPr>
          <w:t>r</w:t>
        </w:r>
      </w:ins>
      <w:r w:rsidR="00477CF6" w:rsidRPr="00622A7F">
        <w:rPr>
          <w:rFonts w:cs="Arial"/>
        </w:rPr>
        <w:t>’s protocol.</w:t>
      </w:r>
    </w:p>
    <w:p w14:paraId="2EDAB6BD" w14:textId="4D9E1367" w:rsidR="007B2A77" w:rsidRPr="00622A7F" w:rsidRDefault="007B2A77" w:rsidP="001022FA">
      <w:pPr>
        <w:pStyle w:val="berschrift3"/>
        <w:rPr>
          <w:rFonts w:cs="Arial"/>
        </w:rPr>
      </w:pPr>
      <w:bookmarkStart w:id="5437" w:name="_Toc91488921"/>
      <w:r w:rsidRPr="00622A7F">
        <w:rPr>
          <w:rFonts w:cs="Arial"/>
        </w:rPr>
        <w:t>Proteinase 3</w:t>
      </w:r>
      <w:bookmarkEnd w:id="5437"/>
    </w:p>
    <w:p w14:paraId="445B3B46" w14:textId="4C2CFFE6" w:rsidR="00477CF6" w:rsidRPr="00622A7F" w:rsidRDefault="00FF2C55" w:rsidP="00FF2C55">
      <w:pPr>
        <w:rPr>
          <w:rFonts w:cs="Arial"/>
        </w:rPr>
      </w:pPr>
      <w:r w:rsidRPr="00622A7F">
        <w:rPr>
          <w:rFonts w:cs="Arial"/>
        </w:rPr>
        <w:t>Adam Lesner (Faculty of Chemistry, University of Gdansk) provide</w:t>
      </w:r>
      <w:r w:rsidR="00C578FE" w:rsidRPr="00622A7F">
        <w:rPr>
          <w:rFonts w:cs="Arial"/>
        </w:rPr>
        <w:t>d</w:t>
      </w:r>
      <w:r w:rsidRPr="00622A7F">
        <w:rPr>
          <w:rFonts w:cs="Arial"/>
        </w:rPr>
        <w:t xml:space="preserve"> the highly specific and sensitive substrate ABZ-Tyr-Tyr-Abu-Asn-Glu-Pro-Tyr(3-NO2)-NH2 for determining the activity of proteinase 3 as described previously </w:t>
      </w:r>
      <w:r w:rsidR="009A7AD4">
        <w:rPr>
          <w:rFonts w:cs="Arial"/>
        </w:rPr>
        <w:t>{Popow-Stellmaszyk, 2013 #1693}</w:t>
      </w:r>
      <w:r w:rsidRPr="00622A7F">
        <w:rPr>
          <w:rFonts w:cs="Arial"/>
        </w:rPr>
        <w:t xml:space="preserve">. </w:t>
      </w:r>
      <w:r w:rsidR="00477CF6" w:rsidRPr="00622A7F">
        <w:rPr>
          <w:rFonts w:cs="Arial"/>
        </w:rPr>
        <w:t>Lysat</w:t>
      </w:r>
      <w:ins w:id="5438" w:author="Hüffmeier, Ulrike" w:date="2021-10-01T12:01:00Z">
        <w:r w:rsidR="00CC6C0D" w:rsidRPr="00622A7F">
          <w:rPr>
            <w:rFonts w:cs="Arial"/>
          </w:rPr>
          <w:t>e</w:t>
        </w:r>
      </w:ins>
      <w:r w:rsidR="00477CF6" w:rsidRPr="00622A7F">
        <w:rPr>
          <w:rFonts w:cs="Arial"/>
        </w:rPr>
        <w:t xml:space="preserve"> was generated as</w:t>
      </w:r>
      <w:r w:rsidR="005C161A" w:rsidRPr="00622A7F">
        <w:rPr>
          <w:rFonts w:cs="Arial"/>
        </w:rPr>
        <w:t xml:space="preserve"> described for cathepsin G activity test</w:t>
      </w:r>
      <w:r w:rsidR="000742FB" w:rsidRPr="00622A7F">
        <w:rPr>
          <w:rFonts w:cs="Arial"/>
        </w:rPr>
        <w:t>. Test</w:t>
      </w:r>
      <w:r w:rsidR="00A6194D" w:rsidRPr="00622A7F">
        <w:rPr>
          <w:rFonts w:cs="Arial"/>
        </w:rPr>
        <w:t>s</w:t>
      </w:r>
      <w:r w:rsidR="000742FB" w:rsidRPr="00622A7F">
        <w:rPr>
          <w:rFonts w:cs="Arial"/>
        </w:rPr>
        <w:t xml:space="preserve"> were performed in triplicates. In one well of a black 96-well plate, 20µl of supernatant was added to 80µl of PBS. For the standard curve, 10µl of proteinase 3 (BML-SE498-0025, enzolifesciences</w:t>
      </w:r>
      <w:r w:rsidR="00825EC6" w:rsidRPr="00622A7F">
        <w:rPr>
          <w:rFonts w:cs="Arial"/>
        </w:rPr>
        <w:t>, Lörrach, Germany</w:t>
      </w:r>
      <w:r w:rsidR="000742FB" w:rsidRPr="00622A7F">
        <w:rPr>
          <w:rFonts w:cs="Arial"/>
        </w:rPr>
        <w:t xml:space="preserve">) was diluted with 190µl of PBS as a stock solution. In a serial dilution with seven steps, 100µl were added to 100µl of PBS. The lowest standard was 100µl of PBS only. </w:t>
      </w:r>
      <w:r w:rsidRPr="00622A7F">
        <w:rPr>
          <w:rFonts w:cs="Arial"/>
        </w:rPr>
        <w:t>20</w:t>
      </w:r>
      <w:del w:id="5439" w:author="ulrike.hueffmeier@gmail.com" w:date="2021-11-26T15:30:00Z">
        <w:r w:rsidRPr="00622A7F" w:rsidDel="00224786">
          <w:rPr>
            <w:rFonts w:cs="Arial"/>
          </w:rPr>
          <w:delText xml:space="preserve"> </w:delText>
        </w:r>
      </w:del>
      <w:r w:rsidRPr="00622A7F">
        <w:rPr>
          <w:rFonts w:cs="Arial"/>
        </w:rPr>
        <w:t>µL of 15</w:t>
      </w:r>
      <w:del w:id="5440" w:author="ulrike.hueffmeier@gmail.com" w:date="2021-11-26T15:30:00Z">
        <w:r w:rsidRPr="00622A7F" w:rsidDel="00224786">
          <w:rPr>
            <w:rFonts w:cs="Arial"/>
          </w:rPr>
          <w:delText xml:space="preserve"> </w:delText>
        </w:r>
      </w:del>
      <w:r w:rsidRPr="00622A7F">
        <w:rPr>
          <w:rFonts w:cs="Arial"/>
        </w:rPr>
        <w:t>µM substrate was added to each well and the fluorescence intensity was measured at Ex/E</w:t>
      </w:r>
      <w:r w:rsidR="00A6194D" w:rsidRPr="00622A7F">
        <w:rPr>
          <w:rFonts w:cs="Arial"/>
        </w:rPr>
        <w:t xml:space="preserve">m 360/485 </w:t>
      </w:r>
      <w:ins w:id="5441" w:author="ulrike.hueffmeier@gmail.com" w:date="2021-11-26T15:31:00Z">
        <w:r w:rsidR="00224786">
          <w:rPr>
            <w:rFonts w:cs="Arial"/>
          </w:rPr>
          <w:t xml:space="preserve">every minute </w:t>
        </w:r>
      </w:ins>
      <w:r w:rsidR="00A6194D" w:rsidRPr="00622A7F">
        <w:rPr>
          <w:rFonts w:cs="Arial"/>
        </w:rPr>
        <w:t xml:space="preserve">for 30 min </w:t>
      </w:r>
      <w:del w:id="5442" w:author="ulrike.hueffmeier@gmail.com" w:date="2021-11-26T15:31:00Z">
        <w:r w:rsidR="00A6194D" w:rsidRPr="00622A7F" w:rsidDel="00224786">
          <w:rPr>
            <w:rFonts w:cs="Arial"/>
          </w:rPr>
          <w:delText>with a one-</w:delText>
        </w:r>
        <w:r w:rsidRPr="00622A7F" w:rsidDel="00224786">
          <w:rPr>
            <w:rFonts w:cs="Arial"/>
          </w:rPr>
          <w:delText xml:space="preserve">minute interval </w:delText>
        </w:r>
      </w:del>
      <w:r w:rsidRPr="00622A7F">
        <w:rPr>
          <w:rFonts w:cs="Arial"/>
        </w:rPr>
        <w:t xml:space="preserve">using a fluorescence plate reader SpectraMax M3. </w:t>
      </w:r>
      <w:commentRangeStart w:id="5443"/>
      <w:r w:rsidRPr="00622A7F">
        <w:rPr>
          <w:rFonts w:cs="Arial"/>
        </w:rPr>
        <w:t xml:space="preserve">Data analysis was performed as </w:t>
      </w:r>
      <w:r w:rsidR="005C161A" w:rsidRPr="00622A7F">
        <w:rPr>
          <w:rFonts w:cs="Arial"/>
        </w:rPr>
        <w:t>described for MPO activity test based on ELISA.</w:t>
      </w:r>
      <w:commentRangeEnd w:id="5443"/>
      <w:r w:rsidR="0028635D" w:rsidRPr="00622A7F">
        <w:rPr>
          <w:rStyle w:val="Kommentarzeichen"/>
          <w:rFonts w:cs="Arial"/>
        </w:rPr>
        <w:commentReference w:id="5443"/>
      </w:r>
      <w:r w:rsidR="005C161A" w:rsidRPr="00622A7F">
        <w:rPr>
          <w:rFonts w:cs="Arial"/>
        </w:rPr>
        <w:t xml:space="preserve"> </w:t>
      </w:r>
      <w:ins w:id="5444" w:author="Stefan" w:date="2021-10-05T12:17:00Z">
        <w:del w:id="5445" w:author="ulrike.hueffmeier@gmail.com" w:date="2021-11-26T15:31:00Z">
          <w:r w:rsidR="007E53AF" w:rsidRPr="00622A7F" w:rsidDel="00224786">
            <w:rPr>
              <w:rFonts w:cs="Arial"/>
            </w:rPr>
            <w:delText xml:space="preserve">. </w:delText>
          </w:r>
        </w:del>
        <w:r w:rsidR="007E53AF" w:rsidRPr="00622A7F">
          <w:rPr>
            <w:rFonts w:cs="Arial"/>
          </w:rPr>
          <w:t>Only values within the time frame of a linear course were considered</w:t>
        </w:r>
      </w:ins>
      <w:ins w:id="5446" w:author="Stefan" w:date="2021-10-05T12:11:00Z">
        <w:r w:rsidR="003E610B" w:rsidRPr="00622A7F">
          <w:rPr>
            <w:rFonts w:cs="Arial"/>
          </w:rPr>
          <w:t xml:space="preserve"> (at least 5 time points).</w:t>
        </w:r>
      </w:ins>
    </w:p>
    <w:p w14:paraId="17A14F13" w14:textId="7BE2D0A8" w:rsidR="007B2A77" w:rsidRPr="00622A7F" w:rsidRDefault="004068F2" w:rsidP="001022FA">
      <w:pPr>
        <w:pStyle w:val="berschrift3"/>
        <w:rPr>
          <w:rFonts w:cs="Arial"/>
        </w:rPr>
      </w:pPr>
      <w:bookmarkStart w:id="5447" w:name="_Toc91488922"/>
      <w:commentRangeStart w:id="5448"/>
      <w:r w:rsidRPr="00622A7F">
        <w:rPr>
          <w:rFonts w:cs="Arial"/>
        </w:rPr>
        <w:lastRenderedPageBreak/>
        <w:t>Neutrophil elastase</w:t>
      </w:r>
      <w:commentRangeEnd w:id="5448"/>
      <w:r w:rsidR="0028635D" w:rsidRPr="00622A7F">
        <w:rPr>
          <w:rStyle w:val="Kommentarzeichen"/>
          <w:rFonts w:cs="Arial"/>
        </w:rPr>
        <w:commentReference w:id="5448"/>
      </w:r>
      <w:bookmarkEnd w:id="5447"/>
    </w:p>
    <w:p w14:paraId="476BBAC3" w14:textId="10F883A6" w:rsidR="005C161A" w:rsidRPr="00622A7F" w:rsidRDefault="005C161A" w:rsidP="005C161A">
      <w:pPr>
        <w:rPr>
          <w:rFonts w:cs="Arial"/>
        </w:rPr>
      </w:pPr>
      <w:r w:rsidRPr="00622A7F">
        <w:rPr>
          <w:rFonts w:cs="Arial"/>
        </w:rPr>
        <w:t xml:space="preserve">To determine the activity of neutrophil elastase, the commercially available </w:t>
      </w:r>
      <w:del w:id="5449" w:author="Stefan" w:date="2021-10-07T16:00:00Z">
        <w:r w:rsidRPr="00622A7F" w:rsidDel="00321242">
          <w:rPr>
            <w:rFonts w:cs="Arial"/>
          </w:rPr>
          <w:delText xml:space="preserve">kit </w:delText>
        </w:r>
      </w:del>
      <w:ins w:id="5450" w:author="Stefan" w:date="2021-10-07T16:00:00Z">
        <w:r w:rsidR="00321242" w:rsidRPr="00622A7F">
          <w:rPr>
            <w:rFonts w:cs="Arial"/>
          </w:rPr>
          <w:t>N</w:t>
        </w:r>
      </w:ins>
      <w:commentRangeStart w:id="5451"/>
      <w:del w:id="5452" w:author="Stefan" w:date="2021-10-07T16:00:00Z">
        <w:r w:rsidRPr="00622A7F" w:rsidDel="00321242">
          <w:rPr>
            <w:rFonts w:cs="Arial"/>
          </w:rPr>
          <w:delText>n</w:delText>
        </w:r>
      </w:del>
      <w:r w:rsidRPr="00622A7F">
        <w:rPr>
          <w:rFonts w:cs="Arial"/>
        </w:rPr>
        <w:t xml:space="preserve">eutrophil </w:t>
      </w:r>
      <w:ins w:id="5453" w:author="Stefan" w:date="2021-10-07T16:00:00Z">
        <w:r w:rsidR="00321242" w:rsidRPr="00622A7F">
          <w:rPr>
            <w:rFonts w:cs="Arial"/>
          </w:rPr>
          <w:t>E</w:t>
        </w:r>
      </w:ins>
      <w:del w:id="5454" w:author="Stefan" w:date="2021-10-07T16:00:00Z">
        <w:r w:rsidRPr="00622A7F" w:rsidDel="00321242">
          <w:rPr>
            <w:rFonts w:cs="Arial"/>
          </w:rPr>
          <w:delText>e</w:delText>
        </w:r>
      </w:del>
      <w:r w:rsidRPr="00622A7F">
        <w:rPr>
          <w:rFonts w:cs="Arial"/>
        </w:rPr>
        <w:t xml:space="preserve">lastase </w:t>
      </w:r>
      <w:ins w:id="5455" w:author="Stefan" w:date="2021-10-07T16:00:00Z">
        <w:r w:rsidR="00321242" w:rsidRPr="00622A7F">
          <w:rPr>
            <w:rFonts w:cs="Arial"/>
          </w:rPr>
          <w:t>A</w:t>
        </w:r>
      </w:ins>
      <w:del w:id="5456" w:author="Stefan" w:date="2021-10-07T16:00:00Z">
        <w:r w:rsidRPr="00622A7F" w:rsidDel="00321242">
          <w:rPr>
            <w:rFonts w:cs="Arial"/>
          </w:rPr>
          <w:delText>a</w:delText>
        </w:r>
      </w:del>
      <w:r w:rsidRPr="00622A7F">
        <w:rPr>
          <w:rFonts w:cs="Arial"/>
        </w:rPr>
        <w:t>ctivity</w:t>
      </w:r>
      <w:ins w:id="5457" w:author="Stefan" w:date="2021-10-07T16:00:00Z">
        <w:r w:rsidR="00321242" w:rsidRPr="00622A7F">
          <w:rPr>
            <w:rFonts w:cs="Arial"/>
          </w:rPr>
          <w:t xml:space="preserve"> Assay</w:t>
        </w:r>
      </w:ins>
      <w:r w:rsidRPr="00622A7F">
        <w:rPr>
          <w:rFonts w:cs="Arial"/>
        </w:rPr>
        <w:t xml:space="preserve"> </w:t>
      </w:r>
      <w:ins w:id="5458" w:author="Stefan" w:date="2021-10-07T16:01:00Z">
        <w:r w:rsidR="00321242" w:rsidRPr="00622A7F">
          <w:rPr>
            <w:rFonts w:cs="Arial"/>
          </w:rPr>
          <w:t>K</w:t>
        </w:r>
      </w:ins>
      <w:del w:id="5459" w:author="Stefan" w:date="2021-10-07T16:01:00Z">
        <w:r w:rsidRPr="00622A7F" w:rsidDel="00321242">
          <w:rPr>
            <w:rFonts w:cs="Arial"/>
          </w:rPr>
          <w:delText>k</w:delText>
        </w:r>
      </w:del>
      <w:r w:rsidRPr="00622A7F">
        <w:rPr>
          <w:rFonts w:cs="Arial"/>
        </w:rPr>
        <w:t xml:space="preserve">it </w:t>
      </w:r>
      <w:commentRangeEnd w:id="5451"/>
      <w:r w:rsidR="0028635D" w:rsidRPr="00622A7F">
        <w:rPr>
          <w:rStyle w:val="Kommentarzeichen"/>
          <w:rFonts w:cs="Arial"/>
        </w:rPr>
        <w:commentReference w:id="5451"/>
      </w:r>
      <w:del w:id="5460" w:author="Stefan" w:date="2021-10-07T16:02:00Z">
        <w:r w:rsidRPr="00622A7F" w:rsidDel="00155456">
          <w:rPr>
            <w:rFonts w:cs="Arial"/>
          </w:rPr>
          <w:delText>(</w:delText>
        </w:r>
      </w:del>
      <w:ins w:id="5461" w:author="Stefan" w:date="2021-10-07T16:01:00Z">
        <w:r w:rsidR="00155456" w:rsidRPr="00622A7F">
          <w:rPr>
            <w:rFonts w:cs="Arial"/>
          </w:rPr>
          <w:t xml:space="preserve">(ab204730, </w:t>
        </w:r>
      </w:ins>
      <w:r w:rsidRPr="00622A7F">
        <w:rPr>
          <w:rFonts w:cs="Arial"/>
        </w:rPr>
        <w:t>Cayman chemical, Ann Arbor, MI, USA) was used according to the manufacture</w:t>
      </w:r>
      <w:ins w:id="5462" w:author="ulrike.hueffmeier@gmail.com" w:date="2021-11-26T15:32:00Z">
        <w:r w:rsidR="00224786">
          <w:rPr>
            <w:rFonts w:cs="Arial"/>
          </w:rPr>
          <w:t>r</w:t>
        </w:r>
      </w:ins>
      <w:r w:rsidRPr="00622A7F">
        <w:rPr>
          <w:rFonts w:cs="Arial"/>
        </w:rPr>
        <w:t>’s protocol. Lysat</w:t>
      </w:r>
      <w:ins w:id="5463" w:author="Hüffmeier, Ulrike" w:date="2021-10-01T12:16:00Z">
        <w:r w:rsidR="0028635D" w:rsidRPr="00622A7F">
          <w:rPr>
            <w:rFonts w:cs="Arial"/>
          </w:rPr>
          <w:t>e</w:t>
        </w:r>
      </w:ins>
      <w:r w:rsidRPr="00622A7F">
        <w:rPr>
          <w:rFonts w:cs="Arial"/>
        </w:rPr>
        <w:t xml:space="preserve"> was generated as described for cathepsin G activity test</w:t>
      </w:r>
      <w:ins w:id="5464" w:author="Stefan" w:date="2021-10-05T12:13:00Z">
        <w:r w:rsidR="007E53AF" w:rsidRPr="00622A7F">
          <w:rPr>
            <w:rFonts w:cs="Arial"/>
          </w:rPr>
          <w:t>. The experiment was performed in triplicates</w:t>
        </w:r>
      </w:ins>
      <w:r w:rsidRPr="00622A7F">
        <w:rPr>
          <w:rFonts w:cs="Arial"/>
        </w:rPr>
        <w:t xml:space="preserve">. </w:t>
      </w:r>
      <w:ins w:id="5465" w:author="Stefan" w:date="2021-10-07T11:40:00Z">
        <w:r w:rsidR="005E23FB" w:rsidRPr="00622A7F">
          <w:rPr>
            <w:rFonts w:cs="Arial"/>
          </w:rPr>
          <w:t>Data analysis was performed as described for MPO activity test based on ELISA. Only values within the time frame of a linear course were considered (at least 5 time points).</w:t>
        </w:r>
      </w:ins>
    </w:p>
    <w:p w14:paraId="22633A49" w14:textId="3204F9A5" w:rsidR="007B2A77" w:rsidRPr="00622A7F" w:rsidRDefault="007B2A77" w:rsidP="001022FA">
      <w:pPr>
        <w:pStyle w:val="berschrift3"/>
        <w:rPr>
          <w:rFonts w:cs="Arial"/>
        </w:rPr>
      </w:pPr>
      <w:bookmarkStart w:id="5466" w:name="_Toc91488923"/>
      <w:r w:rsidRPr="00622A7F">
        <w:rPr>
          <w:rFonts w:cs="Arial"/>
        </w:rPr>
        <w:t>Cathepsin S</w:t>
      </w:r>
      <w:bookmarkEnd w:id="5466"/>
    </w:p>
    <w:p w14:paraId="624E5873" w14:textId="05BC8B59" w:rsidR="007E53AF" w:rsidRPr="00622A7F" w:rsidRDefault="005C161A" w:rsidP="007E53AF">
      <w:pPr>
        <w:rPr>
          <w:ins w:id="5467" w:author="Stefan" w:date="2021-10-05T12:14:00Z"/>
          <w:rFonts w:cs="Arial"/>
        </w:rPr>
      </w:pPr>
      <w:r w:rsidRPr="00622A7F">
        <w:rPr>
          <w:rFonts w:cs="Arial"/>
        </w:rPr>
        <w:t xml:space="preserve">To investigate </w:t>
      </w:r>
      <w:r w:rsidR="00F26314">
        <w:rPr>
          <w:rFonts w:cs="Arial"/>
        </w:rPr>
        <w:t>c</w:t>
      </w:r>
      <w:r w:rsidRPr="00622A7F">
        <w:rPr>
          <w:rFonts w:cs="Arial"/>
        </w:rPr>
        <w:t>athepsin S activity, we used a commercially available assay (</w:t>
      </w:r>
      <w:ins w:id="5468" w:author="Stefan" w:date="2021-10-07T16:04:00Z">
        <w:r w:rsidR="00155456" w:rsidRPr="00622A7F">
          <w:rPr>
            <w:rFonts w:cs="Arial"/>
          </w:rPr>
          <w:t xml:space="preserve">K144, </w:t>
        </w:r>
      </w:ins>
      <w:r w:rsidRPr="00622A7F">
        <w:rPr>
          <w:rFonts w:cs="Arial"/>
        </w:rPr>
        <w:t xml:space="preserve">Biovision, </w:t>
      </w:r>
      <w:ins w:id="5469" w:author="Stefan" w:date="2021-10-07T16:05:00Z">
        <w:r w:rsidR="00155456" w:rsidRPr="00622A7F">
          <w:rPr>
            <w:rFonts w:cs="Arial"/>
          </w:rPr>
          <w:t>Milpitas, CA, USA</w:t>
        </w:r>
      </w:ins>
      <w:del w:id="5470" w:author="Stefan" w:date="2021-10-07T16:05:00Z">
        <w:r w:rsidRPr="00622A7F" w:rsidDel="00155456">
          <w:rPr>
            <w:rFonts w:cs="Arial"/>
          </w:rPr>
          <w:delText>K144</w:delText>
        </w:r>
      </w:del>
      <w:r w:rsidRPr="00622A7F">
        <w:rPr>
          <w:rFonts w:cs="Arial"/>
        </w:rPr>
        <w:t>) according to the manufacturer’s protocol</w:t>
      </w:r>
      <w:r w:rsidR="00024E6B" w:rsidRPr="00622A7F">
        <w:rPr>
          <w:rFonts w:cs="Arial"/>
        </w:rPr>
        <w:t xml:space="preserve">. </w:t>
      </w:r>
      <w:commentRangeStart w:id="5471"/>
      <w:r w:rsidR="00024E6B" w:rsidRPr="00622A7F">
        <w:rPr>
          <w:rFonts w:cs="Arial"/>
        </w:rPr>
        <w:t>1.5</w:t>
      </w:r>
      <w:ins w:id="5472" w:author="Stefan" w:date="2021-10-05T12:13:00Z">
        <w:r w:rsidR="007E53AF" w:rsidRPr="00622A7F">
          <w:rPr>
            <w:rFonts w:cs="Arial"/>
          </w:rPr>
          <w:t>x10^6</w:t>
        </w:r>
      </w:ins>
      <w:del w:id="5473" w:author="Stefan" w:date="2021-10-05T12:13:00Z">
        <w:r w:rsidR="00024E6B" w:rsidRPr="00622A7F" w:rsidDel="007E53AF">
          <w:rPr>
            <w:rFonts w:cs="Arial"/>
          </w:rPr>
          <w:delText>E06</w:delText>
        </w:r>
      </w:del>
      <w:r w:rsidR="00024E6B" w:rsidRPr="00622A7F">
        <w:rPr>
          <w:rFonts w:cs="Arial"/>
        </w:rPr>
        <w:t xml:space="preserve"> monocytes </w:t>
      </w:r>
      <w:r w:rsidR="00A6194D" w:rsidRPr="00622A7F">
        <w:rPr>
          <w:rFonts w:cs="Arial"/>
        </w:rPr>
        <w:t>were</w:t>
      </w:r>
      <w:r w:rsidR="00024E6B" w:rsidRPr="00622A7F">
        <w:rPr>
          <w:rFonts w:cs="Arial"/>
        </w:rPr>
        <w:t xml:space="preserve"> </w:t>
      </w:r>
      <w:commentRangeEnd w:id="5471"/>
      <w:r w:rsidR="0028635D" w:rsidRPr="00622A7F">
        <w:rPr>
          <w:rStyle w:val="Kommentarzeichen"/>
          <w:rFonts w:cs="Arial"/>
        </w:rPr>
        <w:commentReference w:id="5471"/>
      </w:r>
      <w:r w:rsidR="00024E6B" w:rsidRPr="00622A7F">
        <w:rPr>
          <w:rFonts w:cs="Arial"/>
        </w:rPr>
        <w:t xml:space="preserve">lysed in 50µl of chilled lysis buffer. </w:t>
      </w:r>
      <w:ins w:id="5474" w:author="Stefan" w:date="2021-10-05T12:14:00Z">
        <w:r w:rsidR="007E53AF" w:rsidRPr="00622A7F">
          <w:rPr>
            <w:rFonts w:cs="Arial"/>
          </w:rPr>
          <w:t xml:space="preserve">The monocytes were obtained as described in </w:t>
        </w:r>
      </w:ins>
      <w:ins w:id="5475" w:author="Stefan" w:date="2021-10-05T12:15:00Z">
        <w:r w:rsidR="007E53AF" w:rsidRPr="00622A7F">
          <w:rPr>
            <w:rFonts w:cs="Arial"/>
          </w:rPr>
          <w:t xml:space="preserve">chapter </w:t>
        </w:r>
      </w:ins>
      <w:ins w:id="5476" w:author="Stefan" w:date="2021-10-05T12:16:00Z">
        <w:r w:rsidR="007E53AF" w:rsidRPr="00622A7F">
          <w:rPr>
            <w:rFonts w:cs="Arial"/>
          </w:rPr>
          <w:fldChar w:fldCharType="begin"/>
        </w:r>
        <w:r w:rsidR="007E53AF" w:rsidRPr="00622A7F">
          <w:rPr>
            <w:rFonts w:cs="Arial"/>
          </w:rPr>
          <w:instrText xml:space="preserve"> REF _Ref84328550 \r \h </w:instrText>
        </w:r>
      </w:ins>
      <w:r w:rsidR="00622A7F">
        <w:rPr>
          <w:rFonts w:cs="Arial"/>
        </w:rPr>
        <w:instrText xml:space="preserve"> \* MERGEFORMAT </w:instrText>
      </w:r>
      <w:r w:rsidR="007E53AF" w:rsidRPr="00622A7F">
        <w:rPr>
          <w:rFonts w:cs="Arial"/>
        </w:rPr>
      </w:r>
      <w:r w:rsidR="007E53AF" w:rsidRPr="00622A7F">
        <w:rPr>
          <w:rFonts w:cs="Arial"/>
        </w:rPr>
        <w:fldChar w:fldCharType="separate"/>
      </w:r>
      <w:r w:rsidR="002D4AD7">
        <w:rPr>
          <w:rFonts w:cs="Arial"/>
        </w:rPr>
        <w:t>1.1</w:t>
      </w:r>
      <w:ins w:id="5477" w:author="Stefan" w:date="2021-10-05T12:16:00Z">
        <w:r w:rsidR="007E53AF" w:rsidRPr="00622A7F">
          <w:rPr>
            <w:rFonts w:cs="Arial"/>
          </w:rPr>
          <w:fldChar w:fldCharType="end"/>
        </w:r>
        <w:r w:rsidR="007E53AF" w:rsidRPr="00622A7F">
          <w:rPr>
            <w:rFonts w:cs="Arial"/>
          </w:rPr>
          <w:t>.</w:t>
        </w:r>
      </w:ins>
      <w:ins w:id="5478" w:author="Stefan" w:date="2021-10-05T12:14:00Z">
        <w:r w:rsidR="007E53AF" w:rsidRPr="00622A7F">
          <w:rPr>
            <w:rFonts w:cs="Arial"/>
          </w:rPr>
          <w:t xml:space="preserve"> The experiment was performed in triplicates. </w:t>
        </w:r>
      </w:ins>
      <w:ins w:id="5479" w:author="Stefan" w:date="2021-10-07T11:40:00Z">
        <w:r w:rsidR="005E23FB" w:rsidRPr="00622A7F">
          <w:rPr>
            <w:rFonts w:cs="Arial"/>
          </w:rPr>
          <w:t>Data analysis was performed as described for MPO activity test based on ELISA. Only values within the time frame of a linear course were considered (at least 5 time points).</w:t>
        </w:r>
      </w:ins>
    </w:p>
    <w:p w14:paraId="03EA09AF" w14:textId="44E4D12E" w:rsidR="005C161A" w:rsidRPr="00622A7F" w:rsidRDefault="005C161A" w:rsidP="005C161A">
      <w:pPr>
        <w:rPr>
          <w:rFonts w:cs="Arial"/>
        </w:rPr>
      </w:pPr>
    </w:p>
    <w:p w14:paraId="7F36CC77" w14:textId="3E13FB53" w:rsidR="007B2A77" w:rsidRPr="00622A7F" w:rsidDel="001249C4" w:rsidRDefault="004C1183" w:rsidP="001022FA">
      <w:pPr>
        <w:pStyle w:val="berschrift2"/>
        <w:rPr>
          <w:del w:id="5480" w:author="Haskamp, Stefan (extern)" w:date="2022-01-15T14:13:00Z"/>
          <w:rFonts w:cs="Arial"/>
        </w:rPr>
      </w:pPr>
      <w:bookmarkStart w:id="5481" w:name="_Toc91488924"/>
      <w:del w:id="5482" w:author="Haskamp, Stefan (extern)" w:date="2022-01-15T14:13:00Z">
        <w:r w:rsidRPr="00622A7F" w:rsidDel="001249C4">
          <w:rPr>
            <w:rFonts w:cs="Arial"/>
          </w:rPr>
          <w:delText>I</w:delText>
        </w:r>
        <w:r w:rsidR="007B2A77" w:rsidRPr="00622A7F" w:rsidDel="001249C4">
          <w:rPr>
            <w:rFonts w:cs="Arial"/>
          </w:rPr>
          <w:delText>solation of immune cells from peripheral blood</w:delText>
        </w:r>
        <w:bookmarkEnd w:id="5481"/>
      </w:del>
    </w:p>
    <w:p w14:paraId="24301311" w14:textId="2D901A3C" w:rsidR="00024E6B" w:rsidRPr="00622A7F" w:rsidDel="001249C4" w:rsidRDefault="00024E6B" w:rsidP="00024E6B">
      <w:pPr>
        <w:pStyle w:val="berschrift3"/>
        <w:rPr>
          <w:del w:id="5483" w:author="Haskamp, Stefan (extern)" w:date="2022-01-15T14:13:00Z"/>
          <w:rFonts w:cs="Arial"/>
        </w:rPr>
      </w:pPr>
      <w:bookmarkStart w:id="5484" w:name="_Ref73010057"/>
      <w:bookmarkStart w:id="5485" w:name="_Toc91488925"/>
      <w:del w:id="5486" w:author="Haskamp, Stefan (extern)" w:date="2022-01-15T14:13:00Z">
        <w:r w:rsidRPr="00622A7F" w:rsidDel="001249C4">
          <w:rPr>
            <w:rFonts w:cs="Arial"/>
          </w:rPr>
          <w:delText>Isolation peripheral blood mononuclear cells (PBMCs) and neutrophils based on Ficol</w:delText>
        </w:r>
        <w:r w:rsidR="00F2676B" w:rsidRPr="00622A7F" w:rsidDel="001249C4">
          <w:rPr>
            <w:rFonts w:cs="Arial"/>
          </w:rPr>
          <w:delText>l</w:delText>
        </w:r>
        <w:bookmarkEnd w:id="5484"/>
        <w:bookmarkEnd w:id="5485"/>
      </w:del>
    </w:p>
    <w:p w14:paraId="04EEC8BD" w14:textId="2E64F75B" w:rsidR="00F2676B" w:rsidRPr="00622A7F" w:rsidDel="001249C4" w:rsidRDefault="00F2676B" w:rsidP="00F2676B">
      <w:pPr>
        <w:rPr>
          <w:del w:id="5487" w:author="Haskamp, Stefan (extern)" w:date="2022-01-15T14:13:00Z"/>
          <w:rFonts w:cs="Arial"/>
        </w:rPr>
      </w:pPr>
      <w:del w:id="5488" w:author="Haskamp, Stefan (extern)" w:date="2022-01-15T14:13:00Z">
        <w:r w:rsidRPr="00622A7F" w:rsidDel="001249C4">
          <w:rPr>
            <w:rFonts w:cs="Arial"/>
          </w:rPr>
          <w:delText xml:space="preserve">For isolation of PBMCs and neutrophils, 20ml of EDTA blood </w:delText>
        </w:r>
        <w:r w:rsidR="00A6194D" w:rsidRPr="00622A7F" w:rsidDel="001249C4">
          <w:rPr>
            <w:rFonts w:cs="Arial"/>
          </w:rPr>
          <w:delText>was</w:delText>
        </w:r>
        <w:r w:rsidRPr="00622A7F" w:rsidDel="001249C4">
          <w:rPr>
            <w:rFonts w:cs="Arial"/>
          </w:rPr>
          <w:delText xml:space="preserve"> mixed with 10ml of PBS. 15ml of ficoll (</w:delText>
        </w:r>
        <w:r w:rsidR="001E71F7" w:rsidRPr="00622A7F" w:rsidDel="001249C4">
          <w:rPr>
            <w:rFonts w:cs="Arial"/>
          </w:rPr>
          <w:delText>Lymphoflot, Bio-Rad, Feldkirchen, Germany</w:delText>
        </w:r>
        <w:r w:rsidRPr="00622A7F" w:rsidDel="001249C4">
          <w:rPr>
            <w:rFonts w:cs="Arial"/>
          </w:rPr>
          <w:delText xml:space="preserve">) </w:delText>
        </w:r>
        <w:r w:rsidR="00AA0187" w:rsidRPr="00622A7F" w:rsidDel="001249C4">
          <w:rPr>
            <w:rFonts w:cs="Arial"/>
          </w:rPr>
          <w:delText xml:space="preserve">were layered </w:delText>
        </w:r>
        <w:r w:rsidR="00825EC6" w:rsidRPr="00622A7F" w:rsidDel="001249C4">
          <w:rPr>
            <w:rFonts w:cs="Arial"/>
          </w:rPr>
          <w:delText>carefully</w:delText>
        </w:r>
        <w:r w:rsidR="00AA0187" w:rsidRPr="00622A7F" w:rsidDel="001249C4">
          <w:rPr>
            <w:rFonts w:cs="Arial"/>
          </w:rPr>
          <w:delText xml:space="preserve"> over the blood without mi</w:delText>
        </w:r>
        <w:r w:rsidR="00A6194D" w:rsidRPr="00622A7F" w:rsidDel="001249C4">
          <w:rPr>
            <w:rFonts w:cs="Arial"/>
          </w:rPr>
          <w:delText xml:space="preserve">xing. After centrifuging at 600g </w:delText>
        </w:r>
        <w:r w:rsidR="00AA0187" w:rsidRPr="00622A7F" w:rsidDel="001249C4">
          <w:rPr>
            <w:rFonts w:cs="Arial"/>
          </w:rPr>
          <w:delText>for 30 min with</w:delText>
        </w:r>
        <w:r w:rsidR="00A6194D" w:rsidRPr="00622A7F" w:rsidDel="001249C4">
          <w:rPr>
            <w:rFonts w:cs="Arial"/>
          </w:rPr>
          <w:delText xml:space="preserve"> the</w:delText>
        </w:r>
        <w:r w:rsidR="00AA0187" w:rsidRPr="00622A7F" w:rsidDel="001249C4">
          <w:rPr>
            <w:rFonts w:cs="Arial"/>
          </w:rPr>
          <w:delText xml:space="preserve"> lowest acceleration and without brakes, the ring below the plasma containing</w:delText>
        </w:r>
        <w:r w:rsidR="00A6194D" w:rsidRPr="00622A7F" w:rsidDel="001249C4">
          <w:rPr>
            <w:rFonts w:cs="Arial"/>
          </w:rPr>
          <w:delText xml:space="preserve"> PBMCs was</w:delText>
        </w:r>
        <w:r w:rsidR="00AA0187" w:rsidRPr="00622A7F" w:rsidDel="001249C4">
          <w:rPr>
            <w:rFonts w:cs="Arial"/>
          </w:rPr>
          <w:delText xml:space="preserve"> transferred to a new fal</w:delText>
        </w:r>
        <w:r w:rsidR="00A6194D" w:rsidRPr="00622A7F" w:rsidDel="001249C4">
          <w:rPr>
            <w:rFonts w:cs="Arial"/>
          </w:rPr>
          <w:delText>con and washed twice with FACS b</w:delText>
        </w:r>
        <w:r w:rsidR="00AA0187" w:rsidRPr="00622A7F" w:rsidDel="001249C4">
          <w:rPr>
            <w:rFonts w:cs="Arial"/>
          </w:rPr>
          <w:delText>uffer. The neutrophils located between the erythrocytes at the bottom and the ficol</w:delText>
        </w:r>
      </w:del>
      <w:ins w:id="5489" w:author="ulrike.hueffmeier@gmail.com" w:date="2021-11-26T15:34:00Z">
        <w:del w:id="5490" w:author="Haskamp, Stefan (extern)" w:date="2022-01-15T14:13:00Z">
          <w:r w:rsidR="00224786" w:rsidDel="001249C4">
            <w:rPr>
              <w:rFonts w:cs="Arial"/>
            </w:rPr>
            <w:delText>l</w:delText>
          </w:r>
        </w:del>
      </w:ins>
      <w:del w:id="5491" w:author="Haskamp, Stefan (extern)" w:date="2022-01-15T14:13:00Z">
        <w:r w:rsidR="00AA0187" w:rsidRPr="00622A7F" w:rsidDel="001249C4">
          <w:rPr>
            <w:rFonts w:cs="Arial"/>
          </w:rPr>
          <w:delText xml:space="preserve"> phase in the middle were transferred (6-8ml) to a new 50 ml falcon. Depletion of Erythrocytes </w:delText>
        </w:r>
      </w:del>
      <w:ins w:id="5492" w:author="ulrike.hueffmeier@gmail.com" w:date="2021-11-26T15:34:00Z">
        <w:del w:id="5493" w:author="Haskamp, Stefan (extern)" w:date="2022-01-15T14:13:00Z">
          <w:r w:rsidR="00224786" w:rsidDel="001249C4">
            <w:rPr>
              <w:rFonts w:cs="Arial"/>
            </w:rPr>
            <w:delText>e</w:delText>
          </w:r>
          <w:r w:rsidR="00224786" w:rsidRPr="00622A7F" w:rsidDel="001249C4">
            <w:rPr>
              <w:rFonts w:cs="Arial"/>
            </w:rPr>
            <w:delText xml:space="preserve">rythrocytes </w:delText>
          </w:r>
        </w:del>
      </w:ins>
      <w:del w:id="5494" w:author="Haskamp, Stefan (extern)" w:date="2022-01-15T14:13:00Z">
        <w:r w:rsidR="00AA0187" w:rsidRPr="00622A7F" w:rsidDel="001249C4">
          <w:rPr>
            <w:rFonts w:cs="Arial"/>
          </w:rPr>
          <w:delText xml:space="preserve">was performed by </w:delText>
        </w:r>
        <w:r w:rsidR="00A6194D" w:rsidRPr="00622A7F" w:rsidDel="001249C4">
          <w:rPr>
            <w:rFonts w:cs="Arial"/>
          </w:rPr>
          <w:delText>30-</w:delText>
        </w:r>
        <w:r w:rsidR="00AA0187" w:rsidRPr="00622A7F" w:rsidDel="001249C4">
          <w:rPr>
            <w:rFonts w:cs="Arial"/>
          </w:rPr>
          <w:delText>second incubation with 36ml of chilled H</w:delText>
        </w:r>
        <w:r w:rsidR="00AA0187" w:rsidRPr="00622A7F" w:rsidDel="001249C4">
          <w:rPr>
            <w:rFonts w:cs="Arial"/>
            <w:vertAlign w:val="subscript"/>
          </w:rPr>
          <w:delText>2</w:delText>
        </w:r>
        <w:r w:rsidR="00AA0187" w:rsidRPr="00622A7F" w:rsidDel="001249C4">
          <w:rPr>
            <w:rFonts w:cs="Arial"/>
          </w:rPr>
          <w:delText xml:space="preserve">O. To stop the lysis, 4ml of 10x PBS was added. The lysis step was </w:delText>
        </w:r>
        <w:r w:rsidR="002C14F1" w:rsidRPr="00622A7F" w:rsidDel="001249C4">
          <w:rPr>
            <w:rFonts w:cs="Arial"/>
          </w:rPr>
          <w:delText>performed twice</w:delText>
        </w:r>
      </w:del>
      <w:ins w:id="5495" w:author="ulrike.hueffmeier@gmail.com" w:date="2021-11-26T15:34:00Z">
        <w:del w:id="5496" w:author="Haskamp, Stefan (extern)" w:date="2022-01-15T14:13:00Z">
          <w:r w:rsidR="00224786" w:rsidDel="001249C4">
            <w:rPr>
              <w:rFonts w:cs="Arial"/>
            </w:rPr>
            <w:delText>,</w:delText>
          </w:r>
        </w:del>
      </w:ins>
      <w:del w:id="5497" w:author="Haskamp, Stefan (extern)" w:date="2022-01-15T14:13:00Z">
        <w:r w:rsidR="002C14F1" w:rsidRPr="00622A7F" w:rsidDel="001249C4">
          <w:rPr>
            <w:rFonts w:cs="Arial"/>
          </w:rPr>
          <w:delText xml:space="preserve"> and ce</w:delText>
        </w:r>
        <w:r w:rsidR="00A6194D" w:rsidRPr="00622A7F" w:rsidDel="001249C4">
          <w:rPr>
            <w:rFonts w:cs="Arial"/>
          </w:rPr>
          <w:delText>ntrifuging took place at 350g</w:delText>
        </w:r>
        <w:r w:rsidR="002C14F1" w:rsidRPr="00622A7F" w:rsidDel="001249C4">
          <w:rPr>
            <w:rFonts w:cs="Arial"/>
          </w:rPr>
          <w:delText xml:space="preserve"> for 10 min. Neutrophils and PBMC were counted using Neubauer chambers</w:delText>
        </w:r>
      </w:del>
      <w:ins w:id="5498" w:author="ulrike.hueffmeier@gmail.com" w:date="2021-11-26T15:35:00Z">
        <w:del w:id="5499" w:author="Haskamp, Stefan (extern)" w:date="2022-01-15T14:13:00Z">
          <w:r w:rsidR="00224786" w:rsidDel="001249C4">
            <w:rPr>
              <w:rFonts w:cs="Arial"/>
            </w:rPr>
            <w:delText>,</w:delText>
          </w:r>
        </w:del>
      </w:ins>
      <w:del w:id="5500" w:author="Haskamp, Stefan (extern)" w:date="2022-01-15T14:13:00Z">
        <w:r w:rsidR="002C14F1" w:rsidRPr="00622A7F" w:rsidDel="001249C4">
          <w:rPr>
            <w:rFonts w:cs="Arial"/>
          </w:rPr>
          <w:delText xml:space="preserve"> and purity was assessed by flow cytometry</w:delText>
        </w:r>
        <w:r w:rsidR="001E71F7" w:rsidRPr="00622A7F" w:rsidDel="001249C4">
          <w:rPr>
            <w:rFonts w:cs="Arial"/>
          </w:rPr>
          <w:delText xml:space="preserve"> (antibodies are given in chapter </w:delText>
        </w:r>
        <w:r w:rsidR="001E71F7" w:rsidRPr="00622A7F" w:rsidDel="001249C4">
          <w:rPr>
            <w:rFonts w:cs="Arial"/>
          </w:rPr>
          <w:fldChar w:fldCharType="begin"/>
        </w:r>
        <w:r w:rsidR="001E71F7" w:rsidRPr="00622A7F" w:rsidDel="001249C4">
          <w:rPr>
            <w:rFonts w:cs="Arial"/>
          </w:rPr>
          <w:delInstrText xml:space="preserve"> REF _Ref75183687 \r \h </w:delInstrText>
        </w:r>
        <w:r w:rsidR="00622A7F" w:rsidDel="001249C4">
          <w:rPr>
            <w:rFonts w:cs="Arial"/>
          </w:rPr>
          <w:delInstrText xml:space="preserve"> \* MERGEFORMAT </w:delInstrText>
        </w:r>
        <w:r w:rsidR="001E71F7" w:rsidRPr="00622A7F" w:rsidDel="001249C4">
          <w:rPr>
            <w:rFonts w:cs="Arial"/>
          </w:rPr>
        </w:r>
        <w:r w:rsidR="001E71F7" w:rsidRPr="00622A7F" w:rsidDel="001249C4">
          <w:rPr>
            <w:rFonts w:cs="Arial"/>
          </w:rPr>
          <w:fldChar w:fldCharType="separate"/>
        </w:r>
        <w:r w:rsidR="00030D93" w:rsidDel="001249C4">
          <w:rPr>
            <w:rFonts w:cs="Arial"/>
          </w:rPr>
          <w:delText>6.20.6</w:delText>
        </w:r>
        <w:r w:rsidR="001E71F7" w:rsidRPr="00622A7F" w:rsidDel="001249C4">
          <w:rPr>
            <w:rFonts w:cs="Arial"/>
          </w:rPr>
          <w:fldChar w:fldCharType="end"/>
        </w:r>
        <w:r w:rsidR="001E71F7" w:rsidRPr="00622A7F" w:rsidDel="001249C4">
          <w:rPr>
            <w:rFonts w:cs="Arial"/>
          </w:rPr>
          <w:delText>)</w:delText>
        </w:r>
        <w:r w:rsidR="002C14F1" w:rsidRPr="00622A7F" w:rsidDel="001249C4">
          <w:rPr>
            <w:rFonts w:cs="Arial"/>
          </w:rPr>
          <w:delText xml:space="preserve">. Neutrophils isolated via ficoll </w:delText>
        </w:r>
      </w:del>
      <w:ins w:id="5501" w:author="Hüffmeier, Ulrike" w:date="2021-10-01T12:28:00Z">
        <w:del w:id="5502" w:author="Haskamp, Stefan (extern)" w:date="2022-01-15T14:13:00Z">
          <w:r w:rsidR="00C675D5" w:rsidRPr="00622A7F" w:rsidDel="001249C4">
            <w:rPr>
              <w:rFonts w:cs="Arial"/>
            </w:rPr>
            <w:delText xml:space="preserve">method </w:delText>
          </w:r>
        </w:del>
      </w:ins>
      <w:del w:id="5503" w:author="Haskamp, Stefan (extern)" w:date="2022-01-15T14:13:00Z">
        <w:r w:rsidR="002C14F1" w:rsidRPr="00622A7F" w:rsidDel="001249C4">
          <w:rPr>
            <w:rFonts w:cs="Arial"/>
          </w:rPr>
          <w:delText>were used for</w:delText>
        </w:r>
        <w:r w:rsidR="00A6194D" w:rsidRPr="00622A7F" w:rsidDel="001249C4">
          <w:rPr>
            <w:rFonts w:cs="Arial"/>
          </w:rPr>
          <w:delText xml:space="preserve"> the</w:delText>
        </w:r>
        <w:r w:rsidR="002C14F1" w:rsidRPr="00622A7F" w:rsidDel="001249C4">
          <w:rPr>
            <w:rFonts w:cs="Arial"/>
          </w:rPr>
          <w:delText xml:space="preserve"> analysis of NET formation, efferocytosis and enzyme activity. </w:delText>
        </w:r>
      </w:del>
      <w:ins w:id="5504" w:author="Stefan" w:date="2021-10-05T12:23:00Z">
        <w:del w:id="5505" w:author="Haskamp, Stefan (extern)" w:date="2022-01-15T14:13:00Z">
          <w:r w:rsidR="008004FE" w:rsidRPr="00622A7F" w:rsidDel="001249C4">
            <w:rPr>
              <w:rFonts w:cs="Arial"/>
            </w:rPr>
            <w:delText>The purity of isolated</w:delText>
          </w:r>
        </w:del>
      </w:ins>
      <w:ins w:id="5506" w:author="Haskamp, Stefan (extern)" w:date="2021-10-17T15:09:00Z">
        <w:del w:id="5507" w:author="Haskamp, Stefan (extern)" w:date="2022-01-15T14:13:00Z">
          <w:r w:rsidR="008A528C" w:rsidRPr="00622A7F" w:rsidDel="001249C4">
            <w:rPr>
              <w:rFonts w:cs="Arial"/>
            </w:rPr>
            <w:delText xml:space="preserve"> living</w:delText>
          </w:r>
        </w:del>
      </w:ins>
      <w:ins w:id="5508" w:author="Stefan" w:date="2021-10-05T12:23:00Z">
        <w:del w:id="5509" w:author="Haskamp, Stefan (extern)" w:date="2022-01-15T14:13:00Z">
          <w:r w:rsidR="008004FE" w:rsidRPr="00622A7F" w:rsidDel="001249C4">
            <w:rPr>
              <w:rFonts w:cs="Arial"/>
            </w:rPr>
            <w:delText xml:space="preserve"> neutrophils (&gt;85%) was assessed by Madelaine Hahn (Department of Internal Medicine 3 – Rheumatology and Immunology</w:delText>
          </w:r>
        </w:del>
      </w:ins>
      <w:ins w:id="5510" w:author="ulrike.hueffmeier@gmail.com" w:date="2021-11-26T19:53:00Z">
        <w:del w:id="5511" w:author="Haskamp, Stefan (extern)" w:date="2022-01-15T14:13:00Z">
          <w:r w:rsidR="00882C35" w:rsidDel="001249C4">
            <w:rPr>
              <w:rFonts w:cs="Arial"/>
            </w:rPr>
            <w:delText>, university hospital Erlangen</w:delText>
          </w:r>
        </w:del>
      </w:ins>
      <w:ins w:id="5512" w:author="Stefan" w:date="2021-10-05T12:23:00Z">
        <w:del w:id="5513" w:author="Haskamp, Stefan (extern)" w:date="2022-01-15T14:13:00Z">
          <w:r w:rsidR="008004FE" w:rsidRPr="00622A7F" w:rsidDel="001249C4">
            <w:rPr>
              <w:rFonts w:cs="Arial"/>
            </w:rPr>
            <w:delText xml:space="preserve">) using flow </w:delText>
          </w:r>
          <w:commentRangeStart w:id="5514"/>
          <w:r w:rsidR="008004FE" w:rsidRPr="00622A7F" w:rsidDel="001249C4">
            <w:rPr>
              <w:rFonts w:cs="Arial"/>
            </w:rPr>
            <w:delText>cytometry</w:delText>
          </w:r>
          <w:commentRangeEnd w:id="5514"/>
          <w:r w:rsidR="008004FE" w:rsidRPr="00622A7F" w:rsidDel="001249C4">
            <w:rPr>
              <w:rStyle w:val="Kommentarzeichen"/>
              <w:rFonts w:cs="Arial"/>
            </w:rPr>
            <w:commentReference w:id="5514"/>
          </w:r>
          <w:r w:rsidR="008004FE" w:rsidRPr="00622A7F" w:rsidDel="001249C4">
            <w:rPr>
              <w:rFonts w:cs="Arial"/>
            </w:rPr>
            <w:delText>.</w:delText>
          </w:r>
        </w:del>
      </w:ins>
      <w:ins w:id="5515" w:author="Stefan" w:date="2021-10-05T12:22:00Z">
        <w:del w:id="5516" w:author="Haskamp, Stefan (extern)" w:date="2022-01-15T14:13:00Z">
          <w:r w:rsidR="008004FE" w:rsidRPr="00622A7F" w:rsidDel="001249C4">
            <w:rPr>
              <w:rFonts w:cs="Arial"/>
            </w:rPr>
            <w:delText xml:space="preserve"> </w:delText>
          </w:r>
        </w:del>
      </w:ins>
      <w:del w:id="5517" w:author="Haskamp, Stefan (extern)" w:date="2022-01-15T14:13:00Z">
        <w:r w:rsidR="002C14F1" w:rsidRPr="00622A7F" w:rsidDel="001249C4">
          <w:rPr>
            <w:rFonts w:cs="Arial"/>
          </w:rPr>
          <w:delText>PBMC</w:delText>
        </w:r>
      </w:del>
      <w:ins w:id="5518" w:author="Hüffmeier, Ulrike" w:date="2021-10-01T12:28:00Z">
        <w:del w:id="5519" w:author="Haskamp, Stefan (extern)" w:date="2022-01-15T14:13:00Z">
          <w:r w:rsidR="00C675D5" w:rsidRPr="00622A7F" w:rsidDel="001249C4">
            <w:rPr>
              <w:rFonts w:cs="Arial"/>
            </w:rPr>
            <w:delText>s</w:delText>
          </w:r>
        </w:del>
      </w:ins>
      <w:del w:id="5520" w:author="Haskamp, Stefan (extern)" w:date="2022-01-15T14:13:00Z">
        <w:r w:rsidR="002C14F1" w:rsidRPr="00622A7F" w:rsidDel="001249C4">
          <w:rPr>
            <w:rFonts w:cs="Arial"/>
          </w:rPr>
          <w:delText xml:space="preserve"> were used for isolation of CD14</w:delText>
        </w:r>
        <w:r w:rsidR="002C14F1" w:rsidRPr="00176632" w:rsidDel="001249C4">
          <w:rPr>
            <w:rFonts w:cs="Arial"/>
            <w:vertAlign w:val="superscript"/>
          </w:rPr>
          <w:delText>+</w:delText>
        </w:r>
        <w:r w:rsidR="002C14F1" w:rsidRPr="00622A7F" w:rsidDel="001249C4">
          <w:rPr>
            <w:rFonts w:cs="Arial"/>
          </w:rPr>
          <w:delText xml:space="preserve"> monocytes,</w:delText>
        </w:r>
      </w:del>
    </w:p>
    <w:p w14:paraId="0F26FE7E" w14:textId="586F06D0" w:rsidR="00024E6B" w:rsidRPr="00622A7F" w:rsidDel="001249C4" w:rsidRDefault="00024E6B" w:rsidP="00024E6B">
      <w:pPr>
        <w:pStyle w:val="berschrift3"/>
        <w:rPr>
          <w:del w:id="5521" w:author="Haskamp, Stefan (extern)" w:date="2022-01-15T14:13:00Z"/>
          <w:rFonts w:cs="Arial"/>
        </w:rPr>
      </w:pPr>
      <w:bookmarkStart w:id="5522" w:name="_Ref84328550"/>
      <w:bookmarkStart w:id="5523" w:name="_Toc91488926"/>
      <w:del w:id="5524" w:author="Haskamp, Stefan (extern)" w:date="2022-01-15T14:13:00Z">
        <w:r w:rsidRPr="00622A7F" w:rsidDel="001249C4">
          <w:rPr>
            <w:rFonts w:cs="Arial"/>
          </w:rPr>
          <w:delText>Isolation of CD14</w:delText>
        </w:r>
        <w:r w:rsidRPr="00176632" w:rsidDel="001249C4">
          <w:rPr>
            <w:rFonts w:cs="Arial"/>
            <w:vertAlign w:val="superscript"/>
          </w:rPr>
          <w:delText>+</w:delText>
        </w:r>
        <w:r w:rsidRPr="00622A7F" w:rsidDel="001249C4">
          <w:rPr>
            <w:rFonts w:cs="Arial"/>
          </w:rPr>
          <w:delText xml:space="preserve"> monocytes from PBMCs</w:delText>
        </w:r>
        <w:bookmarkEnd w:id="5522"/>
        <w:bookmarkEnd w:id="5523"/>
      </w:del>
    </w:p>
    <w:p w14:paraId="45605EEE" w14:textId="539B1B4C" w:rsidR="00CD5B72" w:rsidRPr="00622A7F" w:rsidDel="001249C4" w:rsidRDefault="002C14F1" w:rsidP="00CD5B72">
      <w:pPr>
        <w:rPr>
          <w:del w:id="5525" w:author="Haskamp, Stefan (extern)" w:date="2022-01-15T14:13:00Z"/>
          <w:rFonts w:cs="Arial"/>
        </w:rPr>
      </w:pPr>
      <w:del w:id="5526" w:author="Haskamp, Stefan (extern)" w:date="2022-01-15T14:13:00Z">
        <w:r w:rsidRPr="00622A7F" w:rsidDel="001249C4">
          <w:rPr>
            <w:rFonts w:cs="Arial"/>
          </w:rPr>
          <w:delText>Isolation of CD14</w:delText>
        </w:r>
        <w:r w:rsidRPr="00176632" w:rsidDel="001249C4">
          <w:rPr>
            <w:rFonts w:cs="Arial"/>
            <w:vertAlign w:val="superscript"/>
          </w:rPr>
          <w:delText>+</w:delText>
        </w:r>
        <w:r w:rsidRPr="00622A7F" w:rsidDel="001249C4">
          <w:rPr>
            <w:rFonts w:cs="Arial"/>
          </w:rPr>
          <w:delText xml:space="preserve"> monocytes </w:delText>
        </w:r>
        <w:r w:rsidR="00F41880" w:rsidRPr="00622A7F" w:rsidDel="001249C4">
          <w:rPr>
            <w:rFonts w:cs="Arial"/>
          </w:rPr>
          <w:delText>was</w:delText>
        </w:r>
        <w:r w:rsidRPr="00622A7F" w:rsidDel="001249C4">
          <w:rPr>
            <w:rFonts w:cs="Arial"/>
          </w:rPr>
          <w:delText xml:space="preserve"> performed with EasySep™ Human CD14 Positive Selection Kit II (Stemcell, Vancouver, BC, Canada) according to the manufacture</w:delText>
        </w:r>
      </w:del>
      <w:ins w:id="5527" w:author="ulrike.hueffmeier@gmail.com" w:date="2021-11-26T15:35:00Z">
        <w:del w:id="5528" w:author="Haskamp, Stefan (extern)" w:date="2022-01-15T14:13:00Z">
          <w:r w:rsidR="00D932D7" w:rsidDel="001249C4">
            <w:rPr>
              <w:rFonts w:cs="Arial"/>
            </w:rPr>
            <w:delText>r</w:delText>
          </w:r>
        </w:del>
      </w:ins>
      <w:del w:id="5529" w:author="Haskamp, Stefan (extern)" w:date="2022-01-15T14:13:00Z">
        <w:r w:rsidRPr="00622A7F" w:rsidDel="001249C4">
          <w:rPr>
            <w:rFonts w:cs="Arial"/>
          </w:rPr>
          <w:delText>’s protocol. PBMC</w:delText>
        </w:r>
      </w:del>
      <w:ins w:id="5530" w:author="Hüffmeier, Ulrike" w:date="2021-10-01T12:28:00Z">
        <w:del w:id="5531" w:author="Haskamp, Stefan (extern)" w:date="2022-01-15T14:13:00Z">
          <w:r w:rsidR="00C675D5" w:rsidRPr="00622A7F" w:rsidDel="001249C4">
            <w:rPr>
              <w:rFonts w:cs="Arial"/>
            </w:rPr>
            <w:delText>s</w:delText>
          </w:r>
        </w:del>
      </w:ins>
      <w:del w:id="5532" w:author="Haskamp, Stefan (extern)" w:date="2022-01-15T14:13:00Z">
        <w:r w:rsidRPr="00622A7F" w:rsidDel="001249C4">
          <w:rPr>
            <w:rFonts w:cs="Arial"/>
          </w:rPr>
          <w:delText xml:space="preserve"> </w:delText>
        </w:r>
        <w:r w:rsidR="00A6194D" w:rsidRPr="00622A7F" w:rsidDel="001249C4">
          <w:rPr>
            <w:rFonts w:cs="Arial"/>
          </w:rPr>
          <w:delText xml:space="preserve">isolated by ficoll </w:delText>
        </w:r>
        <w:r w:rsidRPr="00622A7F" w:rsidDel="001249C4">
          <w:rPr>
            <w:rFonts w:cs="Arial"/>
          </w:rPr>
          <w:delText xml:space="preserve">was </w:delText>
        </w:r>
      </w:del>
      <w:ins w:id="5533" w:author="Hüffmeier, Ulrike" w:date="2021-10-01T12:28:00Z">
        <w:del w:id="5534" w:author="Haskamp, Stefan (extern)" w:date="2022-01-15T14:13:00Z">
          <w:r w:rsidR="00C675D5" w:rsidRPr="00622A7F" w:rsidDel="001249C4">
            <w:rPr>
              <w:rFonts w:cs="Arial"/>
            </w:rPr>
            <w:delText xml:space="preserve">were </w:delText>
          </w:r>
        </w:del>
      </w:ins>
      <w:del w:id="5535" w:author="Haskamp, Stefan (extern)" w:date="2022-01-15T14:13:00Z">
        <w:r w:rsidRPr="00622A7F" w:rsidDel="001249C4">
          <w:rPr>
            <w:rFonts w:cs="Arial"/>
          </w:rPr>
          <w:delText xml:space="preserve">used as </w:delText>
        </w:r>
      </w:del>
      <w:ins w:id="5536" w:author="Hüffmeier, Ulrike" w:date="2021-10-01T12:28:00Z">
        <w:del w:id="5537" w:author="Haskamp, Stefan (extern)" w:date="2022-01-15T14:13:00Z">
          <w:r w:rsidR="00C675D5" w:rsidRPr="00622A7F" w:rsidDel="001249C4">
            <w:rPr>
              <w:rFonts w:cs="Arial"/>
            </w:rPr>
            <w:delText xml:space="preserve">a </w:delText>
          </w:r>
        </w:del>
      </w:ins>
      <w:del w:id="5538" w:author="Haskamp, Stefan (extern)" w:date="2022-01-15T14:13:00Z">
        <w:r w:rsidRPr="00622A7F" w:rsidDel="001249C4">
          <w:rPr>
            <w:rFonts w:cs="Arial"/>
          </w:rPr>
          <w:delText>source material (see</w:delText>
        </w:r>
        <w:r w:rsidR="00A6194D" w:rsidRPr="00622A7F" w:rsidDel="001249C4">
          <w:rPr>
            <w:rFonts w:cs="Arial"/>
          </w:rPr>
          <w:delText xml:space="preserve"> the</w:delText>
        </w:r>
        <w:r w:rsidRPr="00622A7F" w:rsidDel="001249C4">
          <w:rPr>
            <w:rFonts w:cs="Arial"/>
          </w:rPr>
          <w:delText xml:space="preserve"> previous chapter</w:delText>
        </w:r>
        <w:r w:rsidR="00504B06" w:rsidDel="001249C4">
          <w:rPr>
            <w:rFonts w:cs="Arial"/>
          </w:rPr>
          <w:delText xml:space="preserve"> </w:delText>
        </w:r>
        <w:r w:rsidR="00504B06" w:rsidDel="001249C4">
          <w:rPr>
            <w:rFonts w:cs="Arial"/>
          </w:rPr>
          <w:fldChar w:fldCharType="begin"/>
        </w:r>
        <w:r w:rsidR="00504B06" w:rsidDel="001249C4">
          <w:rPr>
            <w:rFonts w:cs="Arial"/>
          </w:rPr>
          <w:delInstrText xml:space="preserve"> REF _Ref73010057 \r \h </w:delInstrText>
        </w:r>
        <w:r w:rsidR="00504B06" w:rsidDel="001249C4">
          <w:rPr>
            <w:rFonts w:cs="Arial"/>
          </w:rPr>
        </w:r>
        <w:r w:rsidR="00504B06" w:rsidDel="001249C4">
          <w:rPr>
            <w:rFonts w:cs="Arial"/>
          </w:rPr>
          <w:fldChar w:fldCharType="separate"/>
        </w:r>
        <w:r w:rsidR="00030D93" w:rsidDel="001249C4">
          <w:rPr>
            <w:rFonts w:cs="Arial"/>
          </w:rPr>
          <w:delText>6.12.1</w:delText>
        </w:r>
        <w:r w:rsidR="00504B06" w:rsidDel="001249C4">
          <w:rPr>
            <w:rFonts w:cs="Arial"/>
          </w:rPr>
          <w:fldChar w:fldCharType="end"/>
        </w:r>
        <w:r w:rsidRPr="00622A7F" w:rsidDel="001249C4">
          <w:rPr>
            <w:rFonts w:cs="Arial"/>
          </w:rPr>
          <w:delText>).</w:delText>
        </w:r>
        <w:r w:rsidR="00A6194D" w:rsidRPr="00622A7F" w:rsidDel="001249C4">
          <w:rPr>
            <w:rFonts w:cs="Arial"/>
          </w:rPr>
          <w:delText xml:space="preserve"> The</w:delText>
        </w:r>
        <w:r w:rsidRPr="00622A7F" w:rsidDel="001249C4">
          <w:rPr>
            <w:rFonts w:cs="Arial"/>
          </w:rPr>
          <w:delText xml:space="preserve"> </w:delText>
        </w:r>
        <w:r w:rsidR="00A6194D" w:rsidRPr="00622A7F" w:rsidDel="001249C4">
          <w:rPr>
            <w:rFonts w:cs="Arial"/>
          </w:rPr>
          <w:delText>purity of isolated cells</w:delText>
        </w:r>
      </w:del>
      <w:ins w:id="5539" w:author="Stefan" w:date="2021-10-05T12:21:00Z">
        <w:del w:id="5540" w:author="Haskamp, Stefan (extern)" w:date="2022-01-15T14:13:00Z">
          <w:r w:rsidR="007E53AF" w:rsidRPr="00622A7F" w:rsidDel="001249C4">
            <w:rPr>
              <w:rFonts w:cs="Arial"/>
            </w:rPr>
            <w:delText xml:space="preserve"> (</w:delText>
          </w:r>
        </w:del>
      </w:ins>
      <w:ins w:id="5541" w:author="Stefan" w:date="2021-10-05T12:22:00Z">
        <w:del w:id="5542" w:author="Haskamp, Stefan (extern)" w:date="2022-01-15T14:13:00Z">
          <w:r w:rsidR="007E53AF" w:rsidRPr="00622A7F" w:rsidDel="001249C4">
            <w:rPr>
              <w:rFonts w:cs="Arial"/>
            </w:rPr>
            <w:delText>&gt;</w:delText>
          </w:r>
        </w:del>
      </w:ins>
      <w:ins w:id="5543" w:author="Stefan" w:date="2021-10-05T12:21:00Z">
        <w:del w:id="5544" w:author="Haskamp, Stefan (extern)" w:date="2022-01-15T14:13:00Z">
          <w:r w:rsidR="007E53AF" w:rsidRPr="00622A7F" w:rsidDel="001249C4">
            <w:rPr>
              <w:rFonts w:cs="Arial"/>
            </w:rPr>
            <w:delText>85%)</w:delText>
          </w:r>
        </w:del>
      </w:ins>
      <w:del w:id="5545" w:author="Haskamp, Stefan (extern)" w:date="2022-01-15T14:13:00Z">
        <w:r w:rsidR="00A6194D" w:rsidRPr="00622A7F" w:rsidDel="001249C4">
          <w:rPr>
            <w:rFonts w:cs="Arial"/>
          </w:rPr>
          <w:delText xml:space="preserve"> was</w:delText>
        </w:r>
        <w:r w:rsidR="00CD5B72" w:rsidRPr="00622A7F" w:rsidDel="001249C4">
          <w:rPr>
            <w:rFonts w:cs="Arial"/>
          </w:rPr>
          <w:delText xml:space="preserve"> assessed by Madelaine Hahn (Department of Internal Medicine 3 – Rheumatology and Immunology) using flow </w:delText>
        </w:r>
        <w:commentRangeStart w:id="5546"/>
        <w:r w:rsidR="00CD5B72" w:rsidRPr="00622A7F" w:rsidDel="001249C4">
          <w:rPr>
            <w:rFonts w:cs="Arial"/>
          </w:rPr>
          <w:delText>cytometry</w:delText>
        </w:r>
        <w:commentRangeEnd w:id="5546"/>
        <w:r w:rsidR="00C675D5" w:rsidRPr="00622A7F" w:rsidDel="001249C4">
          <w:rPr>
            <w:rStyle w:val="Kommentarzeichen"/>
            <w:rFonts w:cs="Arial"/>
          </w:rPr>
          <w:commentReference w:id="5546"/>
        </w:r>
        <w:r w:rsidR="00CD5B72" w:rsidRPr="00622A7F" w:rsidDel="001249C4">
          <w:rPr>
            <w:rFonts w:cs="Arial"/>
          </w:rPr>
          <w:delText>.</w:delText>
        </w:r>
      </w:del>
    </w:p>
    <w:p w14:paraId="353CC1D7" w14:textId="00730DA7" w:rsidR="002C14F1" w:rsidRPr="00622A7F" w:rsidDel="001249C4" w:rsidRDefault="002C14F1" w:rsidP="002C14F1">
      <w:pPr>
        <w:rPr>
          <w:del w:id="5547" w:author="Haskamp, Stefan (extern)" w:date="2022-01-15T14:13:00Z"/>
          <w:rFonts w:cs="Arial"/>
        </w:rPr>
      </w:pPr>
    </w:p>
    <w:p w14:paraId="4AF48C26" w14:textId="0D8DD86C" w:rsidR="00024E6B" w:rsidRPr="00622A7F" w:rsidDel="001249C4" w:rsidRDefault="00024E6B" w:rsidP="00024E6B">
      <w:pPr>
        <w:pStyle w:val="berschrift3"/>
        <w:rPr>
          <w:del w:id="5548" w:author="Haskamp, Stefan (extern)" w:date="2022-01-15T14:13:00Z"/>
          <w:rFonts w:cs="Arial"/>
        </w:rPr>
      </w:pPr>
      <w:bookmarkStart w:id="5549" w:name="_Toc91488927"/>
      <w:del w:id="5550" w:author="Haskamp, Stefan (extern)" w:date="2022-01-15T14:13:00Z">
        <w:r w:rsidRPr="00622A7F" w:rsidDel="001249C4">
          <w:rPr>
            <w:rFonts w:cs="Arial"/>
          </w:rPr>
          <w:delText>Isolation of neutrophils from whole blood</w:delText>
        </w:r>
        <w:bookmarkEnd w:id="5549"/>
      </w:del>
    </w:p>
    <w:p w14:paraId="5B3878C3" w14:textId="57D84174" w:rsidR="002C14F1" w:rsidRPr="00622A7F" w:rsidDel="001249C4" w:rsidRDefault="002C14F1" w:rsidP="00F41880">
      <w:pPr>
        <w:rPr>
          <w:del w:id="5551" w:author="Haskamp, Stefan (extern)" w:date="2022-01-15T14:13:00Z"/>
          <w:rFonts w:cs="Arial"/>
        </w:rPr>
      </w:pPr>
      <w:del w:id="5552" w:author="Haskamp, Stefan (extern)" w:date="2022-01-15T14:13:00Z">
        <w:r w:rsidRPr="00622A7F" w:rsidDel="001249C4">
          <w:rPr>
            <w:rFonts w:cs="Arial"/>
          </w:rPr>
          <w:delText xml:space="preserve">Isolation of </w:delText>
        </w:r>
        <w:r w:rsidR="00F41880" w:rsidRPr="00622A7F" w:rsidDel="001249C4">
          <w:rPr>
            <w:rFonts w:cs="Arial"/>
          </w:rPr>
          <w:delText>neutrophils from EDTA blood</w:delText>
        </w:r>
        <w:r w:rsidRPr="00622A7F" w:rsidDel="001249C4">
          <w:rPr>
            <w:rFonts w:cs="Arial"/>
          </w:rPr>
          <w:delText xml:space="preserve"> </w:delText>
        </w:r>
        <w:r w:rsidR="00F41880" w:rsidRPr="00622A7F" w:rsidDel="001249C4">
          <w:rPr>
            <w:rFonts w:cs="Arial"/>
          </w:rPr>
          <w:delText>was</w:delText>
        </w:r>
        <w:r w:rsidRPr="00622A7F" w:rsidDel="001249C4">
          <w:rPr>
            <w:rFonts w:cs="Arial"/>
          </w:rPr>
          <w:delText xml:space="preserve"> performed</w:delText>
        </w:r>
        <w:r w:rsidR="00F41880" w:rsidRPr="00622A7F" w:rsidDel="001249C4">
          <w:rPr>
            <w:rFonts w:cs="Arial"/>
          </w:rPr>
          <w:delText xml:space="preserve"> with</w:delText>
        </w:r>
        <w:r w:rsidRPr="00622A7F" w:rsidDel="001249C4">
          <w:rPr>
            <w:rFonts w:cs="Arial"/>
          </w:rPr>
          <w:delText xml:space="preserve"> </w:delText>
        </w:r>
        <w:r w:rsidR="00F41880" w:rsidRPr="00622A7F" w:rsidDel="001249C4">
          <w:rPr>
            <w:rFonts w:cs="Arial"/>
          </w:rPr>
          <w:delText xml:space="preserve">MACSxpress Whole Blood Neutrophil Isolation Kit </w:delText>
        </w:r>
        <w:r w:rsidR="002601E0" w:rsidRPr="00622A7F" w:rsidDel="001249C4">
          <w:rPr>
            <w:rFonts w:cs="Arial"/>
          </w:rPr>
          <w:delText xml:space="preserve">followed by depletion of erythrocytes </w:delText>
        </w:r>
        <w:r w:rsidR="00F41880" w:rsidRPr="00622A7F" w:rsidDel="001249C4">
          <w:rPr>
            <w:rFonts w:cs="Arial"/>
          </w:rPr>
          <w:delText>with the MACSxpress Erythrocyte Depletion Kit</w:delText>
        </w:r>
        <w:r w:rsidRPr="00622A7F" w:rsidDel="001249C4">
          <w:rPr>
            <w:rFonts w:cs="Arial"/>
          </w:rPr>
          <w:delText xml:space="preserve"> (</w:delText>
        </w:r>
        <w:r w:rsidR="00F41880" w:rsidRPr="00622A7F" w:rsidDel="001249C4">
          <w:rPr>
            <w:rFonts w:cs="Arial"/>
          </w:rPr>
          <w:delText>Miltenyi Biotec</w:delText>
        </w:r>
        <w:r w:rsidRPr="00622A7F" w:rsidDel="001249C4">
          <w:rPr>
            <w:rFonts w:cs="Arial"/>
          </w:rPr>
          <w:delText xml:space="preserve">, </w:delText>
        </w:r>
        <w:r w:rsidR="00F41880" w:rsidRPr="00622A7F" w:rsidDel="001249C4">
          <w:rPr>
            <w:rFonts w:cs="Arial"/>
          </w:rPr>
          <w:delText>Bergisch Gladbach</w:delText>
        </w:r>
        <w:r w:rsidRPr="00622A7F" w:rsidDel="001249C4">
          <w:rPr>
            <w:rFonts w:cs="Arial"/>
          </w:rPr>
          <w:delText>,</w:delText>
        </w:r>
        <w:r w:rsidR="00F41880" w:rsidRPr="00622A7F" w:rsidDel="001249C4">
          <w:rPr>
            <w:rFonts w:cs="Arial"/>
          </w:rPr>
          <w:delText xml:space="preserve"> Germany</w:delText>
        </w:r>
        <w:r w:rsidRPr="00622A7F" w:rsidDel="001249C4">
          <w:rPr>
            <w:rFonts w:cs="Arial"/>
          </w:rPr>
          <w:delText>) according to the manufacture</w:delText>
        </w:r>
      </w:del>
      <w:ins w:id="5553" w:author="ulrike.hueffmeier@gmail.com" w:date="2021-11-26T15:36:00Z">
        <w:del w:id="5554" w:author="Haskamp, Stefan (extern)" w:date="2022-01-15T14:13:00Z">
          <w:r w:rsidR="00D932D7" w:rsidDel="001249C4">
            <w:rPr>
              <w:rFonts w:cs="Arial"/>
            </w:rPr>
            <w:delText>r</w:delText>
          </w:r>
        </w:del>
      </w:ins>
      <w:del w:id="5555" w:author="Haskamp, Stefan (extern)" w:date="2022-01-15T14:13:00Z">
        <w:r w:rsidRPr="00622A7F" w:rsidDel="001249C4">
          <w:rPr>
            <w:rFonts w:cs="Arial"/>
          </w:rPr>
          <w:delText>’s protocol</w:delText>
        </w:r>
        <w:r w:rsidR="002601E0" w:rsidRPr="00622A7F" w:rsidDel="001249C4">
          <w:rPr>
            <w:rFonts w:cs="Arial"/>
          </w:rPr>
          <w:delText>s</w:delText>
        </w:r>
        <w:r w:rsidRPr="00622A7F" w:rsidDel="001249C4">
          <w:rPr>
            <w:rFonts w:cs="Arial"/>
          </w:rPr>
          <w:delText xml:space="preserve">. </w:delText>
        </w:r>
        <w:r w:rsidR="00F41880" w:rsidRPr="00622A7F" w:rsidDel="001249C4">
          <w:rPr>
            <w:rFonts w:cs="Arial"/>
          </w:rPr>
          <w:delText xml:space="preserve">Neutrophils were </w:delText>
        </w:r>
      </w:del>
      <w:ins w:id="5556" w:author="ulrike.hueffmeier@gmail.com" w:date="2021-11-26T15:36:00Z">
        <w:del w:id="5557" w:author="Haskamp, Stefan (extern)" w:date="2022-01-15T14:13:00Z">
          <w:r w:rsidR="00D932D7" w:rsidDel="001249C4">
            <w:rPr>
              <w:rFonts w:cs="Arial"/>
            </w:rPr>
            <w:delText xml:space="preserve">only </w:delText>
          </w:r>
        </w:del>
      </w:ins>
      <w:del w:id="5558" w:author="Haskamp, Stefan (extern)" w:date="2022-01-15T14:13:00Z">
        <w:r w:rsidR="00F41880" w:rsidRPr="00622A7F" w:rsidDel="001249C4">
          <w:rPr>
            <w:rFonts w:cs="Arial"/>
          </w:rPr>
          <w:delText>used for RNA isolation</w:delText>
        </w:r>
      </w:del>
      <w:ins w:id="5559" w:author="ulrike.hueffmeier@gmail.com" w:date="2021-11-26T15:36:00Z">
        <w:del w:id="5560" w:author="Haskamp, Stefan (extern)" w:date="2022-01-15T14:13:00Z">
          <w:r w:rsidR="00D932D7" w:rsidDel="001249C4">
            <w:rPr>
              <w:rFonts w:cs="Arial"/>
            </w:rPr>
            <w:delText xml:space="preserve"> of RNA</w:delText>
          </w:r>
        </w:del>
      </w:ins>
      <w:del w:id="5561" w:author="Haskamp, Stefan (extern)" w:date="2022-01-15T14:13:00Z">
        <w:r w:rsidR="00F41880" w:rsidRPr="00622A7F" w:rsidDel="001249C4">
          <w:rPr>
            <w:rFonts w:cs="Arial"/>
          </w:rPr>
          <w:delText xml:space="preserve"> only. </w:delText>
        </w:r>
      </w:del>
    </w:p>
    <w:p w14:paraId="4FF8F40D" w14:textId="77777777" w:rsidR="001249C4" w:rsidRPr="00622A7F" w:rsidRDefault="001249C4" w:rsidP="001249C4">
      <w:pPr>
        <w:pStyle w:val="berschrift2"/>
        <w:rPr>
          <w:ins w:id="5562" w:author="Haskamp, Stefan (extern)" w:date="2022-01-15T14:20:00Z"/>
          <w:rFonts w:cs="Arial"/>
        </w:rPr>
      </w:pPr>
      <w:bookmarkStart w:id="5563" w:name="_Toc91488928"/>
      <w:ins w:id="5564" w:author="Haskamp, Stefan (extern)" w:date="2022-01-15T14:20:00Z">
        <w:r w:rsidRPr="00622A7F">
          <w:rPr>
            <w:rFonts w:cs="Arial"/>
          </w:rPr>
          <w:t xml:space="preserve">Analysis of </w:t>
        </w:r>
        <w:r>
          <w:rPr>
            <w:rFonts w:cs="Arial"/>
          </w:rPr>
          <w:t>n</w:t>
        </w:r>
        <w:r w:rsidRPr="00622A7F">
          <w:rPr>
            <w:rFonts w:cs="Arial"/>
          </w:rPr>
          <w:t>eutrophil extracellular traps (NETs)</w:t>
        </w:r>
      </w:ins>
    </w:p>
    <w:p w14:paraId="1CB78671" w14:textId="77777777" w:rsidR="001249C4" w:rsidRPr="00622A7F" w:rsidRDefault="001249C4" w:rsidP="001249C4">
      <w:pPr>
        <w:rPr>
          <w:ins w:id="5565" w:author="Haskamp, Stefan (extern)" w:date="2022-01-15T14:20:00Z"/>
          <w:rFonts w:cs="Arial"/>
        </w:rPr>
      </w:pPr>
      <w:ins w:id="5566" w:author="Haskamp, Stefan (extern)" w:date="2022-01-15T14:20:00Z">
        <w:r w:rsidRPr="00622A7F">
          <w:rPr>
            <w:rFonts w:cs="Arial"/>
          </w:rPr>
          <w:t xml:space="preserve">The analysis of </w:t>
        </w:r>
        <w:r>
          <w:rPr>
            <w:rFonts w:cs="Arial"/>
          </w:rPr>
          <w:t>n</w:t>
        </w:r>
        <w:r w:rsidRPr="00622A7F">
          <w:rPr>
            <w:rFonts w:cs="Arial"/>
          </w:rPr>
          <w:t>eutrophil extracellular traps (NETs) was performed by Jonas Hahn, Maximilien Euler and Markus Hoffmann from the Department of Internal Medicine 3 – Rheumatology and Immunology</w:t>
        </w:r>
        <w:r>
          <w:rPr>
            <w:rFonts w:cs="Arial"/>
          </w:rPr>
          <w:t>, university hospital Erlangen</w:t>
        </w:r>
        <w:r w:rsidRPr="00622A7F">
          <w:rPr>
            <w:rFonts w:cs="Arial"/>
          </w:rPr>
          <w:t xml:space="preserve">. </w:t>
        </w:r>
      </w:ins>
    </w:p>
    <w:p w14:paraId="47AD7039" w14:textId="39B35DF7" w:rsidR="001249C4" w:rsidRPr="00622A7F" w:rsidRDefault="001249C4" w:rsidP="001249C4">
      <w:pPr>
        <w:rPr>
          <w:ins w:id="5567" w:author="Haskamp, Stefan (extern)" w:date="2022-01-15T14:20:00Z"/>
          <w:rFonts w:cs="Arial"/>
        </w:rPr>
      </w:pPr>
      <w:ins w:id="5568" w:author="Haskamp, Stefan (extern)" w:date="2022-01-15T14:20:00Z">
        <w:r w:rsidRPr="00622A7F">
          <w:rPr>
            <w:rFonts w:cs="Arial"/>
          </w:rPr>
          <w:t xml:space="preserve">Neutrophils were isolated as described in chapter </w:t>
        </w:r>
        <w:r w:rsidRPr="00622A7F">
          <w:rPr>
            <w:rFonts w:cs="Arial"/>
          </w:rPr>
          <w:fldChar w:fldCharType="begin"/>
        </w:r>
        <w:r w:rsidRPr="00622A7F">
          <w:rPr>
            <w:rFonts w:cs="Arial"/>
          </w:rPr>
          <w:instrText xml:space="preserve"> REF _Ref73010057 \r \h </w:instrText>
        </w:r>
        <w:r>
          <w:rPr>
            <w:rFonts w:cs="Arial"/>
          </w:rPr>
          <w:instrText xml:space="preserve"> \* MERGEFORMAT </w:instrText>
        </w:r>
      </w:ins>
      <w:r w:rsidRPr="00622A7F">
        <w:rPr>
          <w:rFonts w:cs="Arial"/>
        </w:rPr>
      </w:r>
      <w:ins w:id="5569" w:author="Haskamp, Stefan (extern)" w:date="2022-01-15T14:20:00Z">
        <w:r w:rsidRPr="00622A7F">
          <w:rPr>
            <w:rFonts w:cs="Arial"/>
          </w:rPr>
          <w:fldChar w:fldCharType="separate"/>
        </w:r>
      </w:ins>
      <w:r w:rsidR="002D4AD7">
        <w:rPr>
          <w:rFonts w:cs="Arial"/>
        </w:rPr>
        <w:t>1.1</w:t>
      </w:r>
      <w:ins w:id="5570" w:author="Haskamp, Stefan (extern)" w:date="2022-01-15T14:20:00Z">
        <w:r w:rsidRPr="00622A7F">
          <w:rPr>
            <w:rFonts w:cs="Arial"/>
          </w:rPr>
          <w:fldChar w:fldCharType="end"/>
        </w:r>
        <w:r w:rsidRPr="00622A7F">
          <w:rPr>
            <w:rFonts w:cs="Arial"/>
          </w:rPr>
          <w:t xml:space="preserve">. For one condition </w:t>
        </w:r>
        <w:r>
          <w:rPr>
            <w:rFonts w:cs="Arial"/>
          </w:rPr>
          <w:t>per</w:t>
        </w:r>
        <w:r w:rsidRPr="00622A7F">
          <w:rPr>
            <w:rFonts w:cs="Arial"/>
          </w:rPr>
          <w:t xml:space="preserve"> sample, 2.5*10^5 isolated human neutrophils were suspended in 200m</w:t>
        </w:r>
        <w:r>
          <w:rPr>
            <w:rFonts w:cs="Arial"/>
          </w:rPr>
          <w:t>l</w:t>
        </w:r>
        <w:r w:rsidRPr="00622A7F">
          <w:rPr>
            <w:rFonts w:cs="Arial"/>
          </w:rPr>
          <w:t xml:space="preserve"> RPMI medium 1640 (GIBCO, Carlsbad, CA, USA). The cell suspension was then added into one well of a 96-well flat bottom plate (Cellstar, Greiner Bio-one). Subsequently, 5mM Sytox Green (Thermo Fisher Scientific) along with either phorbol myristate acetate (PMA) (100ng/mL; Sigma), A23187 (5mM, Sigma Aldrich (St. Louis, MO, USA)</w:t>
        </w:r>
        <w:r>
          <w:rPr>
            <w:rFonts w:cs="Arial"/>
          </w:rPr>
          <w:t>)</w:t>
        </w:r>
        <w:r w:rsidRPr="00622A7F">
          <w:rPr>
            <w:rFonts w:cs="Arial"/>
          </w:rPr>
          <w:t xml:space="preserve">, or vehicle (RPMI medium) were pipetted. After sealing of the plate, the samples were analyzed using an </w:t>
        </w:r>
        <w:r>
          <w:rPr>
            <w:rFonts w:cs="Arial"/>
          </w:rPr>
          <w:t>I</w:t>
        </w:r>
        <w:r w:rsidRPr="00622A7F">
          <w:rPr>
            <w:rFonts w:cs="Arial"/>
          </w:rPr>
          <w:t xml:space="preserve">nfinite 200 </w:t>
        </w:r>
        <w:r>
          <w:rPr>
            <w:rFonts w:cs="Arial"/>
          </w:rPr>
          <w:t>P</w:t>
        </w:r>
        <w:r w:rsidRPr="00622A7F">
          <w:rPr>
            <w:rFonts w:cs="Arial"/>
          </w:rPr>
          <w:t xml:space="preserve">ro plate reader (Tecan, Männedorf, Schweiz) for 240 min at </w:t>
        </w:r>
        <w:commentRangeStart w:id="5571"/>
        <w:r w:rsidRPr="00622A7F">
          <w:rPr>
            <w:rFonts w:cs="Arial"/>
          </w:rPr>
          <w:t xml:space="preserve">37°C </w:t>
        </w:r>
        <w:commentRangeEnd w:id="5571"/>
        <w:r w:rsidRPr="00622A7F">
          <w:rPr>
            <w:rStyle w:val="Kommentarzeichen"/>
            <w:rFonts w:cs="Arial"/>
          </w:rPr>
          <w:commentReference w:id="5571"/>
        </w:r>
        <w:r w:rsidRPr="00622A7F">
          <w:rPr>
            <w:rFonts w:cs="Arial"/>
          </w:rPr>
          <w:t>and 5% CO</w:t>
        </w:r>
        <w:r w:rsidRPr="00082081">
          <w:rPr>
            <w:rFonts w:cs="Arial"/>
            <w:vertAlign w:val="subscript"/>
          </w:rPr>
          <w:t>2</w:t>
        </w:r>
        <w:r w:rsidRPr="00622A7F">
          <w:rPr>
            <w:rFonts w:cs="Arial"/>
          </w:rPr>
          <w:t>. For data analysis, relative fluorescence intensities were subtracted by the values detected at the beginning and normalized to the vehicle control.</w:t>
        </w:r>
      </w:ins>
    </w:p>
    <w:p w14:paraId="63B70602" w14:textId="77777777" w:rsidR="001249C4" w:rsidRPr="00622A7F" w:rsidRDefault="001249C4" w:rsidP="001249C4">
      <w:pPr>
        <w:pStyle w:val="berschrift2"/>
        <w:rPr>
          <w:ins w:id="5572" w:author="Haskamp, Stefan (extern)" w:date="2022-01-15T14:20:00Z"/>
          <w:rFonts w:cs="Arial"/>
        </w:rPr>
      </w:pPr>
      <w:ins w:id="5573" w:author="Haskamp, Stefan (extern)" w:date="2022-01-15T14:20:00Z">
        <w:r w:rsidRPr="00622A7F">
          <w:rPr>
            <w:rFonts w:cs="Arial"/>
          </w:rPr>
          <w:t xml:space="preserve">Efferocytosis </w:t>
        </w:r>
        <w:r>
          <w:rPr>
            <w:rFonts w:cs="Arial"/>
          </w:rPr>
          <w:t>a</w:t>
        </w:r>
        <w:r w:rsidRPr="00622A7F">
          <w:rPr>
            <w:rFonts w:cs="Arial"/>
          </w:rPr>
          <w:t>ssay</w:t>
        </w:r>
      </w:ins>
    </w:p>
    <w:p w14:paraId="7F6E699E" w14:textId="5E99CA93" w:rsidR="001249C4" w:rsidRDefault="001249C4" w:rsidP="001249C4">
      <w:pPr>
        <w:rPr>
          <w:ins w:id="5574" w:author="Haskamp, Stefan (extern)" w:date="2022-01-29T10:45:00Z"/>
          <w:rFonts w:cs="Arial"/>
        </w:rPr>
      </w:pPr>
      <w:ins w:id="5575" w:author="Haskamp, Stefan (extern)" w:date="2022-01-15T14:20:00Z">
        <w:r w:rsidRPr="00622A7F">
          <w:rPr>
            <w:rFonts w:cs="Arial"/>
          </w:rPr>
          <w:lastRenderedPageBreak/>
          <w:t>The efferocytosis assay was based on flow cytometry and performed by Heiko Bruns from the Department of Internal Medicine 5 – Haematology and Oncology</w:t>
        </w:r>
        <w:r>
          <w:rPr>
            <w:rFonts w:cs="Arial"/>
          </w:rPr>
          <w:t>, university hospital Erlangen</w:t>
        </w:r>
        <w:r w:rsidRPr="00622A7F">
          <w:rPr>
            <w:rFonts w:cs="Arial"/>
          </w:rPr>
          <w:t xml:space="preserve">. Neutrophils were </w:t>
        </w:r>
      </w:ins>
      <w:ins w:id="5576" w:author="Haskamp, Stefan (extern)" w:date="2022-01-29T10:37:00Z">
        <w:r w:rsidR="003C003C">
          <w:rPr>
            <w:rFonts w:cs="Arial"/>
          </w:rPr>
          <w:t>labeled</w:t>
        </w:r>
      </w:ins>
      <w:commentRangeStart w:id="5577"/>
      <w:ins w:id="5578" w:author="Haskamp, Stefan (extern)" w:date="2022-01-15T14:20:00Z">
        <w:r w:rsidRPr="00622A7F">
          <w:rPr>
            <w:rFonts w:cs="Arial"/>
          </w:rPr>
          <w:t xml:space="preserve"> </w:t>
        </w:r>
        <w:commentRangeEnd w:id="5577"/>
        <w:r>
          <w:rPr>
            <w:rStyle w:val="Kommentarzeichen"/>
          </w:rPr>
          <w:commentReference w:id="5577"/>
        </w:r>
        <w:r w:rsidRPr="00622A7F">
          <w:rPr>
            <w:rFonts w:cs="Arial"/>
          </w:rPr>
          <w:t>with CPD (ebioscience (Thermo Fisher Scientific)) following the manufacturer’s protocol and co-cultured with monocytes (ratio of neutrophils to monocytes 5:1) in sterile FACS tubes for 24h in RPMI</w:t>
        </w:r>
        <w:r>
          <w:rPr>
            <w:rFonts w:cs="Arial"/>
          </w:rPr>
          <w:t xml:space="preserve"> and </w:t>
        </w:r>
        <w:r w:rsidRPr="00622A7F">
          <w:rPr>
            <w:rFonts w:cs="Arial"/>
          </w:rPr>
          <w:t>10%FCS at 37°C and 5% CO</w:t>
        </w:r>
        <w:r w:rsidRPr="00082081">
          <w:rPr>
            <w:rFonts w:cs="Arial"/>
            <w:vertAlign w:val="subscript"/>
          </w:rPr>
          <w:t>2</w:t>
        </w:r>
        <w:r w:rsidRPr="00622A7F">
          <w:rPr>
            <w:rFonts w:cs="Arial"/>
          </w:rPr>
          <w:t xml:space="preserve">. Then, the cell suspension was </w:t>
        </w:r>
      </w:ins>
      <w:ins w:id="5579" w:author="Haskamp, Stefan (extern)" w:date="2022-01-29T10:38:00Z">
        <w:r w:rsidR="003C003C">
          <w:rPr>
            <w:rFonts w:cs="Arial"/>
          </w:rPr>
          <w:t>incubated</w:t>
        </w:r>
      </w:ins>
      <w:ins w:id="5580" w:author="Haskamp, Stefan (extern)" w:date="2022-01-15T14:20:00Z">
        <w:r w:rsidRPr="00622A7F">
          <w:rPr>
            <w:rFonts w:cs="Arial"/>
          </w:rPr>
          <w:t xml:space="preserve"> with anti-CD11b-FITC antibody and flow cytometry analysis was performed. Non-phagocytosed neutrophils were CPD positive and CD11b negative. For quantification of the absolute number of remaining neutrophils, 123count eBeads (ebioscience) were added (</w:t>
        </w:r>
        <w:commentRangeStart w:id="5581"/>
        <w:r w:rsidRPr="00622A7F">
          <w:rPr>
            <w:rFonts w:cs="Arial"/>
          </w:rPr>
          <w:t>Figure S1</w:t>
        </w:r>
        <w:commentRangeEnd w:id="5581"/>
        <w:r>
          <w:rPr>
            <w:rStyle w:val="Kommentarzeichen"/>
          </w:rPr>
          <w:commentReference w:id="5581"/>
        </w:r>
        <w:r w:rsidRPr="00622A7F">
          <w:rPr>
            <w:rFonts w:cs="Arial"/>
          </w:rPr>
          <w:t>). Flow cytometry experiments were analyzed with FACS Canto II</w:t>
        </w:r>
        <w:r>
          <w:rPr>
            <w:rFonts w:cs="Arial"/>
          </w:rPr>
          <w:t xml:space="preserve"> (</w:t>
        </w:r>
        <w:r w:rsidRPr="00622A7F">
          <w:rPr>
            <w:rFonts w:cs="Arial"/>
          </w:rPr>
          <w:t>BD Bioscience).</w:t>
        </w:r>
      </w:ins>
    </w:p>
    <w:p w14:paraId="24810817" w14:textId="77777777" w:rsidR="00235324" w:rsidRDefault="007D655D" w:rsidP="00235324">
      <w:pPr>
        <w:keepNext/>
      </w:pPr>
      <w:ins w:id="5582" w:author="Haskamp, Stefan (extern)" w:date="2022-01-29T10:45:00Z">
        <w:r>
          <w:rPr>
            <w:noProof/>
            <w:lang w:val="de-DE" w:eastAsia="de-DE"/>
          </w:rPr>
          <w:drawing>
            <wp:inline distT="0" distB="0" distL="0" distR="0" wp14:anchorId="34CC587F" wp14:editId="769F13F3">
              <wp:extent cx="5760720" cy="273240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732405"/>
                      </a:xfrm>
                      <a:prstGeom prst="rect">
                        <a:avLst/>
                      </a:prstGeom>
                    </pic:spPr>
                  </pic:pic>
                </a:graphicData>
              </a:graphic>
            </wp:inline>
          </w:drawing>
        </w:r>
      </w:ins>
    </w:p>
    <w:p w14:paraId="4CFD5C58" w14:textId="3F8274FD" w:rsidR="007D655D" w:rsidRDefault="00235324" w:rsidP="00235324">
      <w:pPr>
        <w:pStyle w:val="Beschriftung"/>
        <w:rPr>
          <w:ins w:id="5583" w:author="Haskamp, Stefan (extern)" w:date="2022-01-29T10:44:00Z"/>
          <w:rFonts w:cs="Arial"/>
        </w:rPr>
      </w:pPr>
      <w:bookmarkStart w:id="5584" w:name="_Toc94355247"/>
      <w:r>
        <w:t xml:space="preserve">Figure </w:t>
      </w:r>
      <w:r>
        <w:fldChar w:fldCharType="begin"/>
      </w:r>
      <w:r>
        <w:instrText xml:space="preserve"> SEQ Figure \* ARABIC </w:instrText>
      </w:r>
      <w:r>
        <w:fldChar w:fldCharType="separate"/>
      </w:r>
      <w:r w:rsidR="002D4AD7">
        <w:rPr>
          <w:noProof/>
        </w:rPr>
        <w:t>30</w:t>
      </w:r>
      <w:r>
        <w:fldChar w:fldCharType="end"/>
      </w:r>
      <w:r>
        <w:t>: Flow cytometry strategy to analyse residual neutrophils.</w:t>
      </w:r>
      <w:bookmarkEnd w:id="5584"/>
    </w:p>
    <w:p w14:paraId="31B6DDB1" w14:textId="3D43F22E" w:rsidR="00235324" w:rsidRDefault="00235324" w:rsidP="00235324">
      <w:pPr>
        <w:pStyle w:val="Untertitel"/>
      </w:pPr>
      <w:r>
        <w:t xml:space="preserve">The absolute number of viable, non-phagocytosed neutrophils were quantified by adding </w:t>
      </w:r>
      <w:r w:rsidRPr="00235324">
        <w:t>123count eBeads (ebioscience)</w:t>
      </w:r>
      <w:r>
        <w:t>. Those cells were CD11b positive and CPD negative as depicted in the upper left panel (B-+) of the right FACS plot.</w:t>
      </w:r>
    </w:p>
    <w:p w14:paraId="505D3B12" w14:textId="3397DDFB" w:rsidR="001249C4" w:rsidRPr="00622A7F" w:rsidRDefault="001249C4">
      <w:pPr>
        <w:pStyle w:val="berschrift2"/>
        <w:rPr>
          <w:ins w:id="5585" w:author="Haskamp, Stefan (extern)" w:date="2022-01-15T14:20:00Z"/>
        </w:rPr>
        <w:pPrChange w:id="5586" w:author="Haskamp, Stefan (extern)" w:date="2022-01-15T14:23:00Z">
          <w:pPr>
            <w:pStyle w:val="berschrift3"/>
          </w:pPr>
        </w:pPrChange>
      </w:pPr>
      <w:ins w:id="5587" w:author="Haskamp, Stefan (extern)" w:date="2022-01-15T14:23:00Z">
        <w:r w:rsidRPr="001249C4">
          <w:t>Flow cytometry analysis</w:t>
        </w:r>
        <w:r>
          <w:t xml:space="preserve"> of </w:t>
        </w:r>
      </w:ins>
      <w:ins w:id="5588" w:author="Haskamp, Stefan (extern)" w:date="2022-01-15T14:20:00Z">
        <w:r w:rsidRPr="00622A7F">
          <w:t>CD47 on neutrophils</w:t>
        </w:r>
      </w:ins>
    </w:p>
    <w:p w14:paraId="23B01348" w14:textId="13804252" w:rsidR="001249C4" w:rsidRPr="00622A7F" w:rsidRDefault="001249C4" w:rsidP="001249C4">
      <w:pPr>
        <w:rPr>
          <w:ins w:id="5589" w:author="Haskamp, Stefan (extern)" w:date="2022-01-15T14:20:00Z"/>
          <w:rFonts w:cs="Arial"/>
        </w:rPr>
      </w:pPr>
      <w:ins w:id="5590" w:author="Haskamp, Stefan (extern)" w:date="2022-01-15T14:20:00Z">
        <w:r w:rsidRPr="00622A7F">
          <w:rPr>
            <w:rFonts w:cs="Arial"/>
          </w:rPr>
          <w:t xml:space="preserve">The staining </w:t>
        </w:r>
        <w:r>
          <w:rPr>
            <w:rFonts w:cs="Arial"/>
          </w:rPr>
          <w:t xml:space="preserve">for CD47 </w:t>
        </w:r>
        <w:r w:rsidRPr="00622A7F">
          <w:rPr>
            <w:rFonts w:cs="Arial"/>
          </w:rPr>
          <w:t>was performed by Heiko Bruns (</w:t>
        </w:r>
      </w:ins>
      <w:r w:rsidR="00E40FE5" w:rsidRPr="00E40FE5">
        <w:rPr>
          <w:rFonts w:cs="Arial"/>
        </w:rPr>
        <w:t>Department of Internal Medicine 5 – Haematology and Oncology, university hospital Erlangen</w:t>
      </w:r>
      <w:ins w:id="5591" w:author="Haskamp, Stefan (extern)" w:date="2022-01-15T14:20:00Z">
        <w:r w:rsidRPr="00622A7F">
          <w:rPr>
            <w:rFonts w:cs="Arial"/>
          </w:rPr>
          <w:t>). 1*10^5 neutrophils were incubated with a monoclonal anti-CD47 antibody (1:300, BD Bioscience) for 30 min at 4°C. The cell suspension was then washed twice with PBS and analyzed using flow cytometry.</w:t>
        </w:r>
      </w:ins>
    </w:p>
    <w:p w14:paraId="79848D2A" w14:textId="77777777" w:rsidR="001249C4" w:rsidRPr="00622A7F" w:rsidRDefault="001249C4" w:rsidP="001249C4">
      <w:pPr>
        <w:pStyle w:val="berschrift2"/>
        <w:rPr>
          <w:ins w:id="5592" w:author="Haskamp, Stefan (extern)" w:date="2022-01-15T14:17:00Z"/>
          <w:rFonts w:cs="Arial"/>
        </w:rPr>
      </w:pPr>
      <w:ins w:id="5593" w:author="Haskamp, Stefan (extern)" w:date="2022-01-15T14:17:00Z">
        <w:r w:rsidRPr="00622A7F">
          <w:rPr>
            <w:rFonts w:cs="Arial"/>
          </w:rPr>
          <w:t xml:space="preserve">Genotyping of </w:t>
        </w:r>
        <w:r w:rsidRPr="00622A7F">
          <w:rPr>
            <w:rFonts w:cs="Arial"/>
            <w:i/>
          </w:rPr>
          <w:t>MPO</w:t>
        </w:r>
        <w:r w:rsidRPr="00622A7F">
          <w:rPr>
            <w:rFonts w:cs="Arial"/>
          </w:rPr>
          <w:t xml:space="preserve"> variants </w:t>
        </w:r>
      </w:ins>
    </w:p>
    <w:p w14:paraId="6D288FC6" w14:textId="77777777" w:rsidR="001249C4" w:rsidRPr="00622A7F" w:rsidRDefault="001249C4" w:rsidP="001249C4">
      <w:pPr>
        <w:rPr>
          <w:ins w:id="5594" w:author="Haskamp, Stefan (extern)" w:date="2022-01-15T14:17:00Z"/>
          <w:rFonts w:cs="Arial"/>
          <w:szCs w:val="24"/>
        </w:rPr>
      </w:pPr>
      <w:ins w:id="5595" w:author="Haskamp, Stefan (extern)" w:date="2022-01-15T14:17:00Z">
        <w:r w:rsidRPr="00622A7F">
          <w:rPr>
            <w:rFonts w:cs="Arial"/>
          </w:rPr>
          <w:lastRenderedPageBreak/>
          <w:t xml:space="preserve">The work in the wet lab was performed by Joseph Simon Horowitz under the supervision of Sabine Löhr. In order to genotype 3,663 individuals (1,105 PsV, 1,313 PsA, 271 PPP, 52 SAPHO syndrome and 922 control individuals) for seven functionally relevant </w:t>
        </w:r>
        <w:r w:rsidRPr="00622A7F">
          <w:rPr>
            <w:rFonts w:cs="Arial"/>
            <w:i/>
          </w:rPr>
          <w:t>MPO</w:t>
        </w:r>
        <w:r w:rsidRPr="00622A7F">
          <w:rPr>
            <w:rFonts w:cs="Arial"/>
          </w:rPr>
          <w:t xml:space="preserve"> variants, the methods </w:t>
        </w:r>
        <w:r>
          <w:rPr>
            <w:rFonts w:cs="Arial"/>
          </w:rPr>
          <w:t xml:space="preserve">of </w:t>
        </w:r>
        <w:r w:rsidRPr="00622A7F">
          <w:rPr>
            <w:rFonts w:cs="Arial"/>
            <w:szCs w:val="24"/>
          </w:rPr>
          <w:t xml:space="preserve">single </w:t>
        </w:r>
        <w:r>
          <w:rPr>
            <w:rFonts w:cs="Arial"/>
            <w:szCs w:val="24"/>
          </w:rPr>
          <w:t xml:space="preserve">SNP genotyping assays based on </w:t>
        </w:r>
        <w:r w:rsidRPr="00622A7F">
          <w:rPr>
            <w:rFonts w:cs="Arial"/>
            <w:szCs w:val="24"/>
          </w:rPr>
          <w:t xml:space="preserve">TaqMan </w:t>
        </w:r>
        <w:r>
          <w:rPr>
            <w:rFonts w:cs="Arial"/>
            <w:szCs w:val="24"/>
          </w:rPr>
          <w:t>technology</w:t>
        </w:r>
        <w:r w:rsidRPr="00622A7F">
          <w:rPr>
            <w:rFonts w:cs="Arial"/>
            <w:szCs w:val="24"/>
          </w:rPr>
          <w:t>,</w:t>
        </w:r>
        <w:r>
          <w:rPr>
            <w:rFonts w:cs="Arial"/>
            <w:szCs w:val="24"/>
          </w:rPr>
          <w:t xml:space="preserve"> SNP genotyping</w:t>
        </w:r>
        <w:r w:rsidRPr="00622A7F">
          <w:rPr>
            <w:rFonts w:cs="Arial"/>
            <w:szCs w:val="24"/>
          </w:rPr>
          <w:t xml:space="preserve"> microarrays </w:t>
        </w:r>
        <w:r>
          <w:rPr>
            <w:rFonts w:cs="Arial"/>
            <w:szCs w:val="24"/>
          </w:rPr>
          <w:t xml:space="preserve">(NAME DES ARRAYS) </w:t>
        </w:r>
        <w:r w:rsidRPr="00622A7F">
          <w:rPr>
            <w:rFonts w:cs="Arial"/>
            <w:szCs w:val="24"/>
          </w:rPr>
          <w:t xml:space="preserve">and Sanger sequencing were used. </w:t>
        </w:r>
      </w:ins>
    </w:p>
    <w:p w14:paraId="48208129" w14:textId="1AF27849" w:rsidR="001249C4" w:rsidRPr="00622A7F" w:rsidRDefault="001249C4" w:rsidP="001249C4">
      <w:pPr>
        <w:rPr>
          <w:ins w:id="5596" w:author="Haskamp, Stefan (extern)" w:date="2022-01-15T14:17:00Z"/>
          <w:rFonts w:cs="Arial"/>
          <w:szCs w:val="24"/>
        </w:rPr>
      </w:pPr>
      <w:ins w:id="5597" w:author="Haskamp, Stefan (extern)" w:date="2022-01-15T14:17:00Z">
        <w:r w:rsidRPr="00622A7F">
          <w:rPr>
            <w:rFonts w:cs="Arial"/>
            <w:szCs w:val="24"/>
          </w:rPr>
          <w:t>Four variants (c.752T&gt;C/p.(Met251Thr), c.995C&gt;T/p.(Ala332Val), c.1555_1568del/p.(Met519Profs*21), c.2031-2A&gt;C/r.[2030_2031ins[2031-109_2031-1],2030_2031ins[2030+1_2031-1]) were genotyped by using predesigned TaqMan assays (n=3) or a self-designed assay</w:t>
        </w:r>
      </w:ins>
      <w:r w:rsidR="00AE54F2">
        <w:rPr>
          <w:rFonts w:cs="Arial"/>
          <w:szCs w:val="24"/>
        </w:rPr>
        <w:t xml:space="preserve"> (</w:t>
      </w:r>
      <w:r w:rsidR="00AE54F2">
        <w:rPr>
          <w:rFonts w:cs="Arial"/>
          <w:szCs w:val="24"/>
        </w:rPr>
        <w:fldChar w:fldCharType="begin"/>
      </w:r>
      <w:r w:rsidR="00AE54F2">
        <w:rPr>
          <w:rFonts w:cs="Arial"/>
          <w:szCs w:val="24"/>
        </w:rPr>
        <w:instrText xml:space="preserve"> REF _Ref94351821 \h </w:instrText>
      </w:r>
      <w:r w:rsidR="00AE54F2">
        <w:rPr>
          <w:rFonts w:cs="Arial"/>
          <w:szCs w:val="24"/>
        </w:rPr>
      </w:r>
      <w:r w:rsidR="00AE54F2">
        <w:rPr>
          <w:rFonts w:cs="Arial"/>
          <w:szCs w:val="24"/>
        </w:rPr>
        <w:fldChar w:fldCharType="separate"/>
      </w:r>
      <w:ins w:id="5598" w:author="Haskamp, Stefan (extern)" w:date="2022-01-29T13:25:00Z">
        <w:r w:rsidR="002D4AD7" w:rsidRPr="00622A7F">
          <w:rPr>
            <w:rFonts w:cs="Arial"/>
          </w:rPr>
          <w:t xml:space="preserve">Table </w:t>
        </w:r>
        <w:r w:rsidR="002D4AD7">
          <w:rPr>
            <w:rFonts w:cs="Arial"/>
            <w:noProof/>
          </w:rPr>
          <w:t>21</w:t>
        </w:r>
      </w:ins>
      <w:r w:rsidR="00AE54F2">
        <w:rPr>
          <w:rFonts w:cs="Arial"/>
          <w:szCs w:val="24"/>
        </w:rPr>
        <w:fldChar w:fldCharType="end"/>
      </w:r>
      <w:r w:rsidR="00AE54F2">
        <w:rPr>
          <w:rFonts w:cs="Arial"/>
          <w:szCs w:val="24"/>
        </w:rPr>
        <w:t>)</w:t>
      </w:r>
      <w:ins w:id="5599" w:author="Haskamp, Stefan (extern)" w:date="2022-01-15T14:17:00Z">
        <w:r w:rsidRPr="00622A7F">
          <w:rPr>
            <w:rFonts w:cs="Arial"/>
            <w:szCs w:val="24"/>
          </w:rPr>
          <w:t xml:space="preserve"> </w:t>
        </w:r>
        <w:r w:rsidRPr="00622A7F">
          <w:rPr>
            <w:rFonts w:cs="Arial"/>
            <w:szCs w:val="24"/>
          </w:rPr>
          <w:fldChar w:fldCharType="begin"/>
        </w:r>
        <w:r w:rsidRPr="00622A7F">
          <w:rPr>
            <w:rFonts w:cs="Arial"/>
            <w:szCs w:val="24"/>
          </w:rPr>
          <w:instrText xml:space="preserve"> REF _Ref72939143 \h </w:instrText>
        </w:r>
        <w:r>
          <w:rPr>
            <w:rFonts w:cs="Arial"/>
            <w:szCs w:val="24"/>
          </w:rPr>
          <w:instrText xml:space="preserve"> \* MERGEFORMAT </w:instrText>
        </w:r>
      </w:ins>
      <w:r w:rsidRPr="00622A7F">
        <w:rPr>
          <w:rFonts w:cs="Arial"/>
          <w:szCs w:val="24"/>
        </w:rPr>
      </w:r>
      <w:r w:rsidRPr="00622A7F">
        <w:rPr>
          <w:rFonts w:cs="Arial"/>
          <w:szCs w:val="24"/>
        </w:rPr>
        <w:fldChar w:fldCharType="separate"/>
      </w:r>
      <w:ins w:id="5600" w:author="Haskamp, Stefan (extern)" w:date="2022-01-29T13:25:00Z">
        <w:r w:rsidR="002D4AD7" w:rsidRPr="00622A7F" w:rsidDel="001249C4">
          <w:rPr>
            <w:rFonts w:cs="Arial"/>
          </w:rPr>
          <w:t xml:space="preserve">Table </w:t>
        </w:r>
        <w:r w:rsidR="002D4AD7" w:rsidDel="001249C4">
          <w:rPr>
            <w:rFonts w:cs="Arial"/>
            <w:noProof/>
          </w:rPr>
          <w:t>24</w:t>
        </w:r>
      </w:ins>
      <w:ins w:id="5601" w:author="Haskamp, Stefan (extern)" w:date="2022-01-15T14:17:00Z">
        <w:r w:rsidRPr="00622A7F">
          <w:rPr>
            <w:rFonts w:cs="Arial"/>
            <w:szCs w:val="24"/>
          </w:rPr>
          <w:fldChar w:fldCharType="end"/>
        </w:r>
        <w:r w:rsidRPr="00622A7F">
          <w:rPr>
            <w:rFonts w:cs="Arial"/>
            <w:szCs w:val="24"/>
          </w:rPr>
          <w:t>(Life Technologies (Thermo Fisher Scientific), Carlsbad, CA, USA) with 20ng of genomic DNA as a template in a 5µ</w:t>
        </w:r>
        <w:commentRangeStart w:id="5602"/>
        <w:commentRangeStart w:id="5603"/>
        <w:r w:rsidRPr="00E40FE5">
          <w:rPr>
            <w:rFonts w:cs="Arial"/>
            <w:szCs w:val="24"/>
            <w:highlight w:val="yellow"/>
          </w:rPr>
          <w:t>l</w:t>
        </w:r>
        <w:commentRangeEnd w:id="5602"/>
        <w:r w:rsidRPr="00E40FE5">
          <w:rPr>
            <w:rStyle w:val="Kommentarzeichen"/>
            <w:rFonts w:cs="Arial"/>
            <w:highlight w:val="yellow"/>
          </w:rPr>
          <w:commentReference w:id="5602"/>
        </w:r>
        <w:commentRangeEnd w:id="5603"/>
        <w:r w:rsidRPr="00E40FE5">
          <w:rPr>
            <w:rStyle w:val="Kommentarzeichen"/>
            <w:highlight w:val="yellow"/>
          </w:rPr>
          <w:commentReference w:id="5603"/>
        </w:r>
        <w:r w:rsidRPr="00622A7F">
          <w:rPr>
            <w:rFonts w:cs="Arial"/>
            <w:szCs w:val="24"/>
          </w:rPr>
          <w:t xml:space="preserve"> Taqman reaction. </w:t>
        </w:r>
        <w:commentRangeStart w:id="5604"/>
        <w:r w:rsidRPr="00E40FE5">
          <w:rPr>
            <w:rFonts w:cs="Arial"/>
            <w:szCs w:val="24"/>
            <w:highlight w:val="yellow"/>
          </w:rPr>
          <w:t>For detection</w:t>
        </w:r>
        <w:commentRangeEnd w:id="5604"/>
        <w:r w:rsidRPr="00E40FE5">
          <w:rPr>
            <w:rStyle w:val="Kommentarzeichen"/>
            <w:highlight w:val="yellow"/>
          </w:rPr>
          <w:commentReference w:id="5604"/>
        </w:r>
        <w:r w:rsidRPr="00622A7F">
          <w:rPr>
            <w:rFonts w:cs="Arial"/>
            <w:szCs w:val="24"/>
          </w:rPr>
          <w:t xml:space="preserve">, </w:t>
        </w:r>
        <w:commentRangeStart w:id="5605"/>
        <w:r w:rsidRPr="00E40FE5">
          <w:rPr>
            <w:rFonts w:cs="Arial"/>
            <w:szCs w:val="24"/>
            <w:highlight w:val="yellow"/>
          </w:rPr>
          <w:t>the 7900HT sequence detection system</w:t>
        </w:r>
        <w:commentRangeEnd w:id="5605"/>
        <w:r w:rsidRPr="00E40FE5">
          <w:rPr>
            <w:rStyle w:val="Kommentarzeichen"/>
            <w:highlight w:val="yellow"/>
          </w:rPr>
          <w:commentReference w:id="5605"/>
        </w:r>
        <w:r w:rsidRPr="00622A7F">
          <w:rPr>
            <w:rFonts w:cs="Arial"/>
            <w:szCs w:val="24"/>
          </w:rPr>
          <w:t xml:space="preserve"> (Applied Biosystems (Thermo Fisher Scientific), Foster City, California, USA) was used. DNA of four GPP patients with the corresponding variant in </w:t>
        </w:r>
        <w:r w:rsidRPr="00622A7F">
          <w:rPr>
            <w:rFonts w:cs="Arial"/>
            <w:i/>
            <w:szCs w:val="24"/>
          </w:rPr>
          <w:t>MPO</w:t>
        </w:r>
        <w:r w:rsidRPr="00622A7F">
          <w:rPr>
            <w:rFonts w:cs="Arial"/>
            <w:szCs w:val="24"/>
          </w:rPr>
          <w:t xml:space="preserve"> were used as positive controls. Genotypes that defy interpretation were sequenced by Sanger sequencing. Consequently, the genotyping rate was 100%. </w:t>
        </w:r>
      </w:ins>
    </w:p>
    <w:p w14:paraId="2207E0D5" w14:textId="043D0223" w:rsidR="001249C4" w:rsidRPr="00622A7F" w:rsidRDefault="001249C4" w:rsidP="001249C4">
      <w:pPr>
        <w:pStyle w:val="Beschriftung"/>
        <w:keepNext/>
        <w:rPr>
          <w:ins w:id="5606" w:author="Haskamp, Stefan (extern)" w:date="2022-01-15T14:17:00Z"/>
          <w:rFonts w:cs="Arial"/>
        </w:rPr>
      </w:pPr>
      <w:bookmarkStart w:id="5607" w:name="_Ref94351821"/>
      <w:bookmarkStart w:id="5608" w:name="_Toc94355271"/>
      <w:ins w:id="5609" w:author="Haskamp, Stefan (extern)" w:date="2022-01-15T14:17:00Z">
        <w:r w:rsidRPr="00622A7F">
          <w:rPr>
            <w:rFonts w:cs="Arial"/>
          </w:rPr>
          <w:t xml:space="preserve">Table </w:t>
        </w:r>
      </w:ins>
      <w:ins w:id="5610"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5611" w:author="Haskamp, Stefan" w:date="2022-02-05T20:56:00Z">
        <w:r w:rsidR="005A4AC0">
          <w:rPr>
            <w:rFonts w:cs="Arial"/>
            <w:noProof/>
          </w:rPr>
          <w:t>22</w:t>
        </w:r>
        <w:r w:rsidR="005A4AC0">
          <w:rPr>
            <w:rFonts w:cs="Arial"/>
          </w:rPr>
          <w:fldChar w:fldCharType="end"/>
        </w:r>
      </w:ins>
      <w:ins w:id="5612" w:author="Haskamp, Stefan (extern)" w:date="2022-01-15T14:17:00Z">
        <w:del w:id="5613"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del>
      </w:ins>
      <w:del w:id="5614" w:author="Haskamp, Stefan" w:date="2022-02-05T20:56:00Z">
        <w:r w:rsidR="002D4AD7" w:rsidDel="005A4AC0">
          <w:rPr>
            <w:rFonts w:cs="Arial"/>
            <w:noProof/>
          </w:rPr>
          <w:delText>21</w:delText>
        </w:r>
      </w:del>
      <w:ins w:id="5615" w:author="Haskamp, Stefan (extern)" w:date="2022-01-15T14:17:00Z">
        <w:del w:id="5616" w:author="Haskamp, Stefan" w:date="2022-02-05T20:56:00Z">
          <w:r w:rsidRPr="00622A7F" w:rsidDel="005A4AC0">
            <w:rPr>
              <w:rFonts w:cs="Arial"/>
            </w:rPr>
            <w:fldChar w:fldCharType="end"/>
          </w:r>
        </w:del>
        <w:bookmarkEnd w:id="5607"/>
        <w:r w:rsidRPr="00622A7F">
          <w:rPr>
            <w:rFonts w:cs="Arial"/>
          </w:rPr>
          <w:t>: Description of three predesigned and one self-designed Taqman genotyping assay</w:t>
        </w:r>
        <w:bookmarkEnd w:id="5608"/>
      </w:ins>
    </w:p>
    <w:tbl>
      <w:tblPr>
        <w:tblW w:w="9227" w:type="dxa"/>
        <w:tblCellMar>
          <w:left w:w="70" w:type="dxa"/>
          <w:right w:w="70" w:type="dxa"/>
        </w:tblCellMar>
        <w:tblLook w:val="04A0" w:firstRow="1" w:lastRow="0" w:firstColumn="1" w:lastColumn="0" w:noHBand="0" w:noVBand="1"/>
      </w:tblPr>
      <w:tblGrid>
        <w:gridCol w:w="1542"/>
        <w:gridCol w:w="2441"/>
        <w:gridCol w:w="5244"/>
      </w:tblGrid>
      <w:tr w:rsidR="001249C4" w:rsidRPr="00622A7F" w14:paraId="4A608C46" w14:textId="77777777" w:rsidTr="003C003C">
        <w:trPr>
          <w:trHeight w:val="315"/>
          <w:ins w:id="5617" w:author="Haskamp, Stefan (extern)" w:date="2022-01-15T14:17:00Z"/>
        </w:trPr>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9042D" w14:textId="77777777" w:rsidR="001249C4" w:rsidRPr="00F81E18" w:rsidRDefault="001249C4" w:rsidP="003C003C">
            <w:pPr>
              <w:rPr>
                <w:ins w:id="5618" w:author="Haskamp, Stefan (extern)" w:date="2022-01-15T14:17:00Z"/>
                <w:b/>
              </w:rPr>
            </w:pPr>
            <w:ins w:id="5619" w:author="Haskamp, Stefan (extern)" w:date="2022-01-15T14:17:00Z">
              <w:r w:rsidRPr="00F81E18">
                <w:rPr>
                  <w:b/>
                </w:rPr>
                <w:t>rsID</w:t>
              </w:r>
            </w:ins>
          </w:p>
        </w:tc>
        <w:tc>
          <w:tcPr>
            <w:tcW w:w="2441" w:type="dxa"/>
            <w:tcBorders>
              <w:top w:val="single" w:sz="4" w:space="0" w:color="auto"/>
              <w:left w:val="nil"/>
              <w:bottom w:val="single" w:sz="4" w:space="0" w:color="auto"/>
              <w:right w:val="single" w:sz="4" w:space="0" w:color="auto"/>
            </w:tcBorders>
            <w:shd w:val="clear" w:color="auto" w:fill="auto"/>
            <w:noWrap/>
            <w:vAlign w:val="center"/>
            <w:hideMark/>
          </w:tcPr>
          <w:p w14:paraId="4332000C" w14:textId="77777777" w:rsidR="001249C4" w:rsidRPr="00F81E18" w:rsidRDefault="001249C4" w:rsidP="003C003C">
            <w:pPr>
              <w:rPr>
                <w:ins w:id="5620" w:author="Haskamp, Stefan (extern)" w:date="2022-01-15T14:17:00Z"/>
                <w:b/>
              </w:rPr>
            </w:pPr>
            <w:ins w:id="5621" w:author="Haskamp, Stefan (extern)" w:date="2022-01-15T14:17:00Z">
              <w:r w:rsidRPr="00F81E18">
                <w:rPr>
                  <w:b/>
                </w:rPr>
                <w:t>Variant at nucleotide/ protein level</w:t>
              </w:r>
            </w:ins>
          </w:p>
        </w:tc>
        <w:tc>
          <w:tcPr>
            <w:tcW w:w="5244" w:type="dxa"/>
            <w:tcBorders>
              <w:top w:val="single" w:sz="4" w:space="0" w:color="auto"/>
              <w:left w:val="nil"/>
              <w:bottom w:val="single" w:sz="4" w:space="0" w:color="auto"/>
              <w:right w:val="single" w:sz="4" w:space="0" w:color="auto"/>
            </w:tcBorders>
            <w:shd w:val="clear" w:color="auto" w:fill="auto"/>
            <w:noWrap/>
            <w:vAlign w:val="center"/>
            <w:hideMark/>
          </w:tcPr>
          <w:p w14:paraId="7038B40F" w14:textId="77777777" w:rsidR="001249C4" w:rsidRPr="00F81E18" w:rsidRDefault="001249C4" w:rsidP="003C003C">
            <w:pPr>
              <w:rPr>
                <w:ins w:id="5622" w:author="Haskamp, Stefan (extern)" w:date="2022-01-15T14:17:00Z"/>
                <w:b/>
              </w:rPr>
            </w:pPr>
            <w:ins w:id="5623" w:author="Haskamp, Stefan (extern)" w:date="2022-01-15T14:17:00Z">
              <w:r w:rsidRPr="00F81E18">
                <w:rPr>
                  <w:b/>
                </w:rPr>
                <w:t>Taqman assay ID / Probes &amp; Primers</w:t>
              </w:r>
            </w:ins>
          </w:p>
        </w:tc>
      </w:tr>
      <w:tr w:rsidR="001249C4" w:rsidRPr="00622A7F" w14:paraId="1ABDAFDC" w14:textId="77777777" w:rsidTr="003C003C">
        <w:trPr>
          <w:trHeight w:val="315"/>
          <w:ins w:id="5624" w:author="Haskamp, Stefan (extern)" w:date="2022-01-15T14:17:00Z"/>
        </w:trPr>
        <w:tc>
          <w:tcPr>
            <w:tcW w:w="1542" w:type="dxa"/>
            <w:tcBorders>
              <w:top w:val="nil"/>
              <w:left w:val="single" w:sz="4" w:space="0" w:color="auto"/>
              <w:bottom w:val="single" w:sz="4" w:space="0" w:color="auto"/>
              <w:right w:val="single" w:sz="4" w:space="0" w:color="auto"/>
            </w:tcBorders>
            <w:shd w:val="clear" w:color="auto" w:fill="auto"/>
            <w:noWrap/>
            <w:vAlign w:val="center"/>
            <w:hideMark/>
          </w:tcPr>
          <w:p w14:paraId="74F237C3" w14:textId="77777777" w:rsidR="001249C4" w:rsidRPr="00622A7F" w:rsidRDefault="001249C4" w:rsidP="003C003C">
            <w:pPr>
              <w:rPr>
                <w:ins w:id="5625" w:author="Haskamp, Stefan (extern)" w:date="2022-01-15T14:17:00Z"/>
              </w:rPr>
            </w:pPr>
            <w:ins w:id="5626" w:author="Haskamp, Stefan (extern)" w:date="2022-01-15T14:17:00Z">
              <w:r w:rsidRPr="00622A7F">
                <w:t>rs56378716</w:t>
              </w:r>
            </w:ins>
          </w:p>
        </w:tc>
        <w:tc>
          <w:tcPr>
            <w:tcW w:w="2441" w:type="dxa"/>
            <w:tcBorders>
              <w:top w:val="nil"/>
              <w:left w:val="nil"/>
              <w:bottom w:val="single" w:sz="4" w:space="0" w:color="auto"/>
              <w:right w:val="single" w:sz="4" w:space="0" w:color="auto"/>
            </w:tcBorders>
            <w:shd w:val="clear" w:color="auto" w:fill="auto"/>
            <w:noWrap/>
            <w:vAlign w:val="center"/>
            <w:hideMark/>
          </w:tcPr>
          <w:p w14:paraId="0B5227FB" w14:textId="77777777" w:rsidR="001249C4" w:rsidRPr="00622A7F" w:rsidRDefault="001249C4" w:rsidP="003C003C">
            <w:pPr>
              <w:rPr>
                <w:ins w:id="5627" w:author="Haskamp, Stefan (extern)" w:date="2022-01-15T14:17:00Z"/>
              </w:rPr>
            </w:pPr>
            <w:ins w:id="5628" w:author="Haskamp, Stefan (extern)" w:date="2022-01-15T14:17:00Z">
              <w:r w:rsidRPr="00622A7F">
                <w:t>c.752T&gt;C/ p.(Met251Thr)</w:t>
              </w:r>
            </w:ins>
          </w:p>
        </w:tc>
        <w:tc>
          <w:tcPr>
            <w:tcW w:w="5244" w:type="dxa"/>
            <w:tcBorders>
              <w:top w:val="nil"/>
              <w:left w:val="nil"/>
              <w:bottom w:val="single" w:sz="4" w:space="0" w:color="auto"/>
              <w:right w:val="single" w:sz="4" w:space="0" w:color="auto"/>
            </w:tcBorders>
            <w:shd w:val="clear" w:color="auto" w:fill="auto"/>
            <w:noWrap/>
            <w:vAlign w:val="center"/>
            <w:hideMark/>
          </w:tcPr>
          <w:p w14:paraId="69D490A3" w14:textId="77777777" w:rsidR="001249C4" w:rsidRPr="00622A7F" w:rsidRDefault="001249C4" w:rsidP="003C003C">
            <w:pPr>
              <w:rPr>
                <w:ins w:id="5629" w:author="Haskamp, Stefan (extern)" w:date="2022-01-15T14:17:00Z"/>
              </w:rPr>
            </w:pPr>
            <w:ins w:id="5630" w:author="Haskamp, Stefan (extern)" w:date="2022-01-15T14:17:00Z">
              <w:r w:rsidRPr="00622A7F">
                <w:t>C__27531740_20</w:t>
              </w:r>
            </w:ins>
          </w:p>
        </w:tc>
      </w:tr>
      <w:tr w:rsidR="001249C4" w:rsidRPr="00622A7F" w14:paraId="0799BA45" w14:textId="77777777" w:rsidTr="003C003C">
        <w:trPr>
          <w:trHeight w:val="315"/>
          <w:ins w:id="5631" w:author="Haskamp, Stefan (extern)" w:date="2022-01-15T14:17:00Z"/>
        </w:trPr>
        <w:tc>
          <w:tcPr>
            <w:tcW w:w="1542" w:type="dxa"/>
            <w:tcBorders>
              <w:top w:val="nil"/>
              <w:left w:val="single" w:sz="4" w:space="0" w:color="auto"/>
              <w:bottom w:val="single" w:sz="4" w:space="0" w:color="auto"/>
              <w:right w:val="single" w:sz="4" w:space="0" w:color="auto"/>
            </w:tcBorders>
            <w:shd w:val="clear" w:color="auto" w:fill="auto"/>
            <w:noWrap/>
            <w:vAlign w:val="center"/>
            <w:hideMark/>
          </w:tcPr>
          <w:p w14:paraId="7A103AF3" w14:textId="77777777" w:rsidR="001249C4" w:rsidRPr="00622A7F" w:rsidRDefault="001249C4" w:rsidP="003C003C">
            <w:pPr>
              <w:rPr>
                <w:ins w:id="5632" w:author="Haskamp, Stefan (extern)" w:date="2022-01-15T14:17:00Z"/>
              </w:rPr>
            </w:pPr>
            <w:ins w:id="5633" w:author="Haskamp, Stefan (extern)" w:date="2022-01-15T14:17:00Z">
              <w:r w:rsidRPr="00622A7F">
                <w:t>rs28730837</w:t>
              </w:r>
            </w:ins>
          </w:p>
        </w:tc>
        <w:tc>
          <w:tcPr>
            <w:tcW w:w="2441" w:type="dxa"/>
            <w:tcBorders>
              <w:top w:val="nil"/>
              <w:left w:val="nil"/>
              <w:bottom w:val="single" w:sz="4" w:space="0" w:color="auto"/>
              <w:right w:val="single" w:sz="4" w:space="0" w:color="auto"/>
            </w:tcBorders>
            <w:shd w:val="clear" w:color="auto" w:fill="auto"/>
            <w:noWrap/>
            <w:vAlign w:val="center"/>
            <w:hideMark/>
          </w:tcPr>
          <w:p w14:paraId="5BB266AD" w14:textId="77777777" w:rsidR="001249C4" w:rsidRPr="00622A7F" w:rsidRDefault="001249C4" w:rsidP="003C003C">
            <w:pPr>
              <w:rPr>
                <w:ins w:id="5634" w:author="Haskamp, Stefan (extern)" w:date="2022-01-15T14:17:00Z"/>
              </w:rPr>
            </w:pPr>
            <w:ins w:id="5635" w:author="Haskamp, Stefan (extern)" w:date="2022-01-15T14:17:00Z">
              <w:r w:rsidRPr="00622A7F">
                <w:t>c.995C&gt;T/ p.(Ala332Val)</w:t>
              </w:r>
            </w:ins>
          </w:p>
        </w:tc>
        <w:tc>
          <w:tcPr>
            <w:tcW w:w="5244" w:type="dxa"/>
            <w:tcBorders>
              <w:top w:val="nil"/>
              <w:left w:val="nil"/>
              <w:bottom w:val="single" w:sz="4" w:space="0" w:color="auto"/>
              <w:right w:val="single" w:sz="4" w:space="0" w:color="auto"/>
            </w:tcBorders>
            <w:shd w:val="clear" w:color="auto" w:fill="auto"/>
            <w:noWrap/>
            <w:vAlign w:val="center"/>
            <w:hideMark/>
          </w:tcPr>
          <w:p w14:paraId="6619D1FD" w14:textId="77777777" w:rsidR="001249C4" w:rsidRPr="00622A7F" w:rsidRDefault="001249C4" w:rsidP="003C003C">
            <w:pPr>
              <w:rPr>
                <w:ins w:id="5636" w:author="Haskamp, Stefan (extern)" w:date="2022-01-15T14:17:00Z"/>
              </w:rPr>
            </w:pPr>
            <w:ins w:id="5637" w:author="Haskamp, Stefan (extern)" w:date="2022-01-15T14:17:00Z">
              <w:r w:rsidRPr="00622A7F">
                <w:t>C__25922741_20</w:t>
              </w:r>
            </w:ins>
          </w:p>
        </w:tc>
      </w:tr>
      <w:tr w:rsidR="001249C4" w:rsidRPr="00622A7F" w14:paraId="5AB26301" w14:textId="77777777" w:rsidTr="003C003C">
        <w:trPr>
          <w:trHeight w:val="1515"/>
          <w:ins w:id="5638" w:author="Haskamp, Stefan (extern)" w:date="2022-01-15T14:17:00Z"/>
        </w:trPr>
        <w:tc>
          <w:tcPr>
            <w:tcW w:w="1542" w:type="dxa"/>
            <w:tcBorders>
              <w:top w:val="nil"/>
              <w:left w:val="single" w:sz="4" w:space="0" w:color="auto"/>
              <w:bottom w:val="single" w:sz="4" w:space="0" w:color="auto"/>
              <w:right w:val="single" w:sz="4" w:space="0" w:color="auto"/>
            </w:tcBorders>
            <w:shd w:val="clear" w:color="auto" w:fill="auto"/>
            <w:noWrap/>
            <w:vAlign w:val="center"/>
            <w:hideMark/>
          </w:tcPr>
          <w:p w14:paraId="2F8B9700" w14:textId="77777777" w:rsidR="001249C4" w:rsidRPr="00622A7F" w:rsidRDefault="001249C4" w:rsidP="003C003C">
            <w:pPr>
              <w:rPr>
                <w:ins w:id="5639" w:author="Haskamp, Stefan (extern)" w:date="2022-01-15T14:17:00Z"/>
              </w:rPr>
            </w:pPr>
            <w:ins w:id="5640" w:author="Haskamp, Stefan (extern)" w:date="2022-01-15T14:17:00Z">
              <w:r w:rsidRPr="00622A7F">
                <w:t>rs963955387</w:t>
              </w:r>
            </w:ins>
          </w:p>
        </w:tc>
        <w:tc>
          <w:tcPr>
            <w:tcW w:w="2441" w:type="dxa"/>
            <w:tcBorders>
              <w:top w:val="nil"/>
              <w:left w:val="nil"/>
              <w:bottom w:val="single" w:sz="4" w:space="0" w:color="auto"/>
              <w:right w:val="single" w:sz="4" w:space="0" w:color="auto"/>
            </w:tcBorders>
            <w:shd w:val="clear" w:color="auto" w:fill="auto"/>
            <w:noWrap/>
            <w:vAlign w:val="center"/>
            <w:hideMark/>
          </w:tcPr>
          <w:p w14:paraId="192C9BBE" w14:textId="77777777" w:rsidR="001249C4" w:rsidRPr="00622A7F" w:rsidRDefault="001249C4" w:rsidP="003C003C">
            <w:pPr>
              <w:rPr>
                <w:ins w:id="5641" w:author="Haskamp, Stefan (extern)" w:date="2022-01-15T14:17:00Z"/>
              </w:rPr>
            </w:pPr>
            <w:ins w:id="5642" w:author="Haskamp, Stefan (extern)" w:date="2022-01-15T14:17:00Z">
              <w:r w:rsidRPr="00622A7F">
                <w:t>c.1555_1568del/ p.(Met519Profs*21)</w:t>
              </w:r>
            </w:ins>
          </w:p>
        </w:tc>
        <w:tc>
          <w:tcPr>
            <w:tcW w:w="5244" w:type="dxa"/>
            <w:tcBorders>
              <w:top w:val="nil"/>
              <w:left w:val="nil"/>
              <w:bottom w:val="single" w:sz="4" w:space="0" w:color="auto"/>
              <w:right w:val="single" w:sz="4" w:space="0" w:color="auto"/>
            </w:tcBorders>
            <w:shd w:val="clear" w:color="auto" w:fill="auto"/>
            <w:vAlign w:val="center"/>
            <w:hideMark/>
          </w:tcPr>
          <w:p w14:paraId="5F5F791A" w14:textId="77777777" w:rsidR="001249C4" w:rsidRPr="00622A7F" w:rsidRDefault="001249C4" w:rsidP="003C003C">
            <w:pPr>
              <w:rPr>
                <w:ins w:id="5643" w:author="Haskamp, Stefan (extern)" w:date="2022-01-15T14:17:00Z"/>
              </w:rPr>
            </w:pPr>
            <w:ins w:id="5644" w:author="Haskamp, Stefan (extern)" w:date="2022-01-15T14:17:00Z">
              <w:r w:rsidRPr="00622A7F">
                <w:t xml:space="preserve">Probes: </w:t>
              </w:r>
            </w:ins>
          </w:p>
          <w:p w14:paraId="6CB5B34F" w14:textId="77777777" w:rsidR="001249C4" w:rsidRPr="00622A7F" w:rsidRDefault="001249C4" w:rsidP="003C003C">
            <w:pPr>
              <w:rPr>
                <w:ins w:id="5645" w:author="Haskamp, Stefan (extern)" w:date="2022-01-15T14:17:00Z"/>
              </w:rPr>
            </w:pPr>
            <w:ins w:id="5646" w:author="Haskamp, Stefan (extern)" w:date="2022-01-15T14:17:00Z">
              <w:r w:rsidRPr="00622A7F">
                <w:t>AGCCCATGGAACC for wildtype (VIC-labeled)</w:t>
              </w:r>
            </w:ins>
          </w:p>
          <w:p w14:paraId="11ACC7E0" w14:textId="77777777" w:rsidR="001249C4" w:rsidRPr="00622A7F" w:rsidRDefault="001249C4" w:rsidP="003C003C">
            <w:pPr>
              <w:rPr>
                <w:ins w:id="5647" w:author="Haskamp, Stefan (extern)" w:date="2022-01-15T14:17:00Z"/>
              </w:rPr>
            </w:pPr>
            <w:ins w:id="5648" w:author="Haskamp, Stefan (extern)" w:date="2022-01-15T14:17:00Z">
              <w:r w:rsidRPr="00622A7F">
                <w:t>CAGCCCCCGTGTC for deletion (FAM-labeled)</w:t>
              </w:r>
            </w:ins>
          </w:p>
          <w:p w14:paraId="2C7C9EB0" w14:textId="77777777" w:rsidR="001249C4" w:rsidRPr="00622A7F" w:rsidRDefault="001249C4" w:rsidP="003C003C">
            <w:pPr>
              <w:rPr>
                <w:ins w:id="5649" w:author="Haskamp, Stefan (extern)" w:date="2022-01-15T14:17:00Z"/>
              </w:rPr>
            </w:pPr>
            <w:ins w:id="5650" w:author="Haskamp, Stefan (extern)" w:date="2022-01-15T14:17:00Z">
              <w:r w:rsidRPr="00622A7F">
                <w:t xml:space="preserve">Primers: </w:t>
              </w:r>
            </w:ins>
          </w:p>
          <w:p w14:paraId="43E09643" w14:textId="77777777" w:rsidR="001249C4" w:rsidRPr="00622A7F" w:rsidRDefault="001249C4" w:rsidP="003C003C">
            <w:pPr>
              <w:rPr>
                <w:ins w:id="5651" w:author="Haskamp, Stefan (extern)" w:date="2022-01-15T14:17:00Z"/>
              </w:rPr>
            </w:pPr>
            <w:ins w:id="5652" w:author="Haskamp, Stefan (extern)" w:date="2022-01-15T14:17:00Z">
              <w:r w:rsidRPr="00622A7F">
                <w:t>forward GTCTTCACCAATGCCTTCCG</w:t>
              </w:r>
            </w:ins>
          </w:p>
          <w:p w14:paraId="19F15764" w14:textId="77777777" w:rsidR="001249C4" w:rsidRPr="00622A7F" w:rsidRDefault="001249C4" w:rsidP="003C003C">
            <w:pPr>
              <w:rPr>
                <w:ins w:id="5653" w:author="Haskamp, Stefan (extern)" w:date="2022-01-15T14:17:00Z"/>
              </w:rPr>
            </w:pPr>
            <w:ins w:id="5654" w:author="Haskamp, Stefan (extern)" w:date="2022-01-15T14:17:00Z">
              <w:r w:rsidRPr="00622A7F">
                <w:lastRenderedPageBreak/>
                <w:t>reverse CTGGCCTAGGTCCTGCTTAC</w:t>
              </w:r>
            </w:ins>
          </w:p>
        </w:tc>
      </w:tr>
      <w:tr w:rsidR="001249C4" w:rsidRPr="00622A7F" w14:paraId="55ABFF10" w14:textId="77777777" w:rsidTr="003C003C">
        <w:trPr>
          <w:trHeight w:val="315"/>
          <w:ins w:id="5655" w:author="Haskamp, Stefan (extern)" w:date="2022-01-15T14:17:00Z"/>
        </w:trPr>
        <w:tc>
          <w:tcPr>
            <w:tcW w:w="1542" w:type="dxa"/>
            <w:tcBorders>
              <w:top w:val="nil"/>
              <w:left w:val="single" w:sz="4" w:space="0" w:color="auto"/>
              <w:bottom w:val="single" w:sz="4" w:space="0" w:color="auto"/>
              <w:right w:val="single" w:sz="4" w:space="0" w:color="auto"/>
            </w:tcBorders>
            <w:shd w:val="clear" w:color="auto" w:fill="auto"/>
            <w:noWrap/>
            <w:vAlign w:val="center"/>
            <w:hideMark/>
          </w:tcPr>
          <w:p w14:paraId="088D08BD" w14:textId="77777777" w:rsidR="001249C4" w:rsidRPr="00622A7F" w:rsidRDefault="001249C4" w:rsidP="003C003C">
            <w:pPr>
              <w:rPr>
                <w:ins w:id="5656" w:author="Haskamp, Stefan (extern)" w:date="2022-01-15T14:17:00Z"/>
              </w:rPr>
            </w:pPr>
            <w:ins w:id="5657" w:author="Haskamp, Stefan (extern)" w:date="2022-01-15T14:17:00Z">
              <w:r w:rsidRPr="00622A7F">
                <w:lastRenderedPageBreak/>
                <w:t>rs35897051</w:t>
              </w:r>
            </w:ins>
          </w:p>
        </w:tc>
        <w:tc>
          <w:tcPr>
            <w:tcW w:w="2441" w:type="dxa"/>
            <w:tcBorders>
              <w:top w:val="nil"/>
              <w:left w:val="nil"/>
              <w:bottom w:val="single" w:sz="4" w:space="0" w:color="auto"/>
              <w:right w:val="single" w:sz="4" w:space="0" w:color="auto"/>
            </w:tcBorders>
            <w:shd w:val="clear" w:color="auto" w:fill="auto"/>
            <w:noWrap/>
            <w:vAlign w:val="center"/>
            <w:hideMark/>
          </w:tcPr>
          <w:p w14:paraId="2594F94D" w14:textId="77777777" w:rsidR="001249C4" w:rsidRPr="00622A7F" w:rsidRDefault="001249C4" w:rsidP="003C003C">
            <w:pPr>
              <w:rPr>
                <w:ins w:id="5658" w:author="Haskamp, Stefan (extern)" w:date="2022-01-15T14:17:00Z"/>
              </w:rPr>
            </w:pPr>
            <w:ins w:id="5659" w:author="Haskamp, Stefan (extern)" w:date="2022-01-15T14:17:00Z">
              <w:r w:rsidRPr="00622A7F">
                <w:t>c.2031-2A&gt;C/</w:t>
              </w:r>
            </w:ins>
          </w:p>
        </w:tc>
        <w:tc>
          <w:tcPr>
            <w:tcW w:w="5244" w:type="dxa"/>
            <w:tcBorders>
              <w:top w:val="nil"/>
              <w:left w:val="nil"/>
              <w:bottom w:val="single" w:sz="4" w:space="0" w:color="auto"/>
              <w:right w:val="single" w:sz="4" w:space="0" w:color="auto"/>
            </w:tcBorders>
            <w:shd w:val="clear" w:color="auto" w:fill="auto"/>
            <w:noWrap/>
            <w:vAlign w:val="center"/>
            <w:hideMark/>
          </w:tcPr>
          <w:p w14:paraId="5F2CD31E" w14:textId="77777777" w:rsidR="001249C4" w:rsidRPr="00622A7F" w:rsidRDefault="001249C4" w:rsidP="003C003C">
            <w:pPr>
              <w:rPr>
                <w:ins w:id="5660" w:author="Haskamp, Stefan (extern)" w:date="2022-01-15T14:17:00Z"/>
              </w:rPr>
            </w:pPr>
            <w:ins w:id="5661" w:author="Haskamp, Stefan (extern)" w:date="2022-01-15T14:17:00Z">
              <w:r w:rsidRPr="00622A7F">
                <w:t>C__60526215_10</w:t>
              </w:r>
            </w:ins>
          </w:p>
        </w:tc>
      </w:tr>
    </w:tbl>
    <w:p w14:paraId="4264E87F" w14:textId="77777777" w:rsidR="001249C4" w:rsidRPr="00622A7F" w:rsidRDefault="001249C4" w:rsidP="001249C4">
      <w:pPr>
        <w:rPr>
          <w:ins w:id="5662" w:author="Haskamp, Stefan (extern)" w:date="2022-01-15T14:17:00Z"/>
          <w:rFonts w:cs="Arial"/>
          <w:szCs w:val="24"/>
        </w:rPr>
      </w:pPr>
    </w:p>
    <w:p w14:paraId="34382841" w14:textId="54D3D0FE" w:rsidR="001249C4" w:rsidRPr="00622A7F" w:rsidRDefault="001249C4" w:rsidP="001249C4">
      <w:pPr>
        <w:rPr>
          <w:ins w:id="5663" w:author="Haskamp, Stefan (extern)" w:date="2022-01-15T14:17:00Z"/>
          <w:rFonts w:cs="Arial"/>
          <w:szCs w:val="24"/>
        </w:rPr>
      </w:pPr>
      <w:ins w:id="5664" w:author="Haskamp, Stefan (extern)" w:date="2022-01-15T14:17:00Z">
        <w:r w:rsidRPr="00622A7F">
          <w:rPr>
            <w:rFonts w:cs="Arial"/>
            <w:szCs w:val="24"/>
          </w:rPr>
          <w:t xml:space="preserve">Four </w:t>
        </w:r>
        <w:r w:rsidRPr="00622A7F">
          <w:rPr>
            <w:rFonts w:cs="Arial"/>
            <w:i/>
            <w:szCs w:val="24"/>
          </w:rPr>
          <w:t>MPO</w:t>
        </w:r>
        <w:r w:rsidRPr="00622A7F">
          <w:rPr>
            <w:rFonts w:cs="Arial"/>
            <w:szCs w:val="24"/>
          </w:rPr>
          <w:t xml:space="preserve"> variants were genotyped on global screening arrays (GSA; gsamd-24v1-0_20011747_a1, Illumina, San Diego, CA, USA) in 2,725 individuals (1,328 PsV, 1,344 PsA, 6 PPP, 47 SAPHO syndrome). Probands with a microarray-wide genotyping rate of &lt;98% were omitted, and the distributions of SNPs were in concordance with Hardy-Weinberg equilibrium (threshold of 0.001). The variant c.1642C&gt;T/p.(Arg548Trp) was excluded from this analysis, since the genotyping plots did not allow for reliable clustering in contrast to the other three variants (c.752T&gt;C</w:t>
        </w:r>
        <w:commentRangeStart w:id="5665"/>
        <w:r w:rsidRPr="00622A7F">
          <w:rPr>
            <w:rFonts w:cs="Arial"/>
            <w:szCs w:val="24"/>
          </w:rPr>
          <w:t>/p.</w:t>
        </w:r>
      </w:ins>
      <w:ins w:id="5666" w:author="Haskamp, Stefan (extern)" w:date="2022-01-29T11:25:00Z">
        <w:r w:rsidR="00D61211">
          <w:rPr>
            <w:rFonts w:cs="Arial"/>
            <w:szCs w:val="24"/>
          </w:rPr>
          <w:t>M</w:t>
        </w:r>
      </w:ins>
      <w:ins w:id="5667" w:author="Haskamp, Stefan (extern)" w:date="2022-01-15T14:17:00Z">
        <w:r w:rsidRPr="00622A7F">
          <w:rPr>
            <w:rFonts w:cs="Arial"/>
            <w:szCs w:val="24"/>
          </w:rPr>
          <w:t>et251Th</w:t>
        </w:r>
        <w:commentRangeEnd w:id="5665"/>
        <w:r>
          <w:rPr>
            <w:rStyle w:val="Kommentarzeichen"/>
          </w:rPr>
          <w:commentReference w:id="5665"/>
        </w:r>
        <w:r w:rsidRPr="00622A7F">
          <w:rPr>
            <w:rFonts w:cs="Arial"/>
            <w:szCs w:val="24"/>
          </w:rPr>
          <w:t>r), c.1705C&gt;T/p.(Arg569Trp) and c.2031-2A&gt;C) (</w:t>
        </w:r>
      </w:ins>
      <w:r w:rsidR="00D61211">
        <w:rPr>
          <w:rFonts w:cs="Arial"/>
          <w:szCs w:val="24"/>
        </w:rPr>
        <w:fldChar w:fldCharType="begin"/>
      </w:r>
      <w:r w:rsidR="00D61211">
        <w:rPr>
          <w:rFonts w:cs="Arial"/>
          <w:szCs w:val="24"/>
        </w:rPr>
        <w:instrText xml:space="preserve"> REF _Ref94348036 \h </w:instrText>
      </w:r>
      <w:r w:rsidR="00D61211">
        <w:rPr>
          <w:rFonts w:cs="Arial"/>
          <w:szCs w:val="24"/>
        </w:rPr>
      </w:r>
      <w:r w:rsidR="00D61211">
        <w:rPr>
          <w:rFonts w:cs="Arial"/>
          <w:szCs w:val="24"/>
        </w:rPr>
        <w:fldChar w:fldCharType="separate"/>
      </w:r>
      <w:ins w:id="5668" w:author="Haskamp, Stefan (extern)" w:date="2022-01-29T13:25:00Z">
        <w:r w:rsidR="002D4AD7" w:rsidRPr="00622A7F">
          <w:rPr>
            <w:rFonts w:cs="Arial"/>
          </w:rPr>
          <w:t xml:space="preserve">Figure </w:t>
        </w:r>
        <w:r w:rsidR="002D4AD7">
          <w:rPr>
            <w:rFonts w:cs="Arial"/>
            <w:noProof/>
          </w:rPr>
          <w:t>31</w:t>
        </w:r>
      </w:ins>
      <w:r w:rsidR="00D61211">
        <w:rPr>
          <w:rFonts w:cs="Arial"/>
          <w:szCs w:val="24"/>
        </w:rPr>
        <w:fldChar w:fldCharType="end"/>
      </w:r>
      <w:commentRangeStart w:id="5669"/>
      <w:ins w:id="5670" w:author="Haskamp, Stefan (extern)" w:date="2022-01-15T14:17:00Z">
        <w:r w:rsidRPr="00622A7F">
          <w:rPr>
            <w:rFonts w:cs="Arial"/>
            <w:szCs w:val="24"/>
          </w:rPr>
          <w:fldChar w:fldCharType="begin"/>
        </w:r>
        <w:r w:rsidRPr="00622A7F">
          <w:rPr>
            <w:rFonts w:cs="Arial"/>
            <w:szCs w:val="24"/>
          </w:rPr>
          <w:instrText xml:space="preserve"> REF _Ref72940499 \h </w:instrText>
        </w:r>
        <w:r>
          <w:rPr>
            <w:rFonts w:cs="Arial"/>
            <w:szCs w:val="24"/>
          </w:rPr>
          <w:instrText xml:space="preserve"> \* MERGEFORMAT </w:instrText>
        </w:r>
      </w:ins>
      <w:r w:rsidRPr="00622A7F">
        <w:rPr>
          <w:rFonts w:cs="Arial"/>
          <w:szCs w:val="24"/>
        </w:rPr>
      </w:r>
      <w:r w:rsidRPr="00622A7F">
        <w:rPr>
          <w:rFonts w:cs="Arial"/>
          <w:szCs w:val="24"/>
        </w:rPr>
        <w:fldChar w:fldCharType="separate"/>
      </w:r>
      <w:ins w:id="5671" w:author="Haskamp, Stefan (extern)" w:date="2022-01-29T13:25:00Z">
        <w:r w:rsidR="002D4AD7" w:rsidRPr="00622A7F" w:rsidDel="001249C4">
          <w:rPr>
            <w:rFonts w:cs="Arial"/>
          </w:rPr>
          <w:t xml:space="preserve">Figure </w:t>
        </w:r>
        <w:r w:rsidR="002D4AD7" w:rsidDel="001249C4">
          <w:rPr>
            <w:rFonts w:cs="Arial"/>
            <w:noProof/>
          </w:rPr>
          <w:t>32</w:t>
        </w:r>
      </w:ins>
      <w:ins w:id="5672" w:author="Haskamp, Stefan (extern)" w:date="2022-01-15T14:17:00Z">
        <w:r w:rsidRPr="00622A7F">
          <w:rPr>
            <w:rFonts w:cs="Arial"/>
            <w:szCs w:val="24"/>
          </w:rPr>
          <w:fldChar w:fldCharType="end"/>
        </w:r>
        <w:commentRangeEnd w:id="5669"/>
        <w:r>
          <w:rPr>
            <w:rStyle w:val="Kommentarzeichen"/>
          </w:rPr>
          <w:commentReference w:id="5669"/>
        </w:r>
        <w:r w:rsidRPr="00622A7F">
          <w:rPr>
            <w:rFonts w:cs="Arial"/>
            <w:szCs w:val="24"/>
          </w:rPr>
          <w:t>).</w:t>
        </w:r>
      </w:ins>
    </w:p>
    <w:p w14:paraId="696D1077" w14:textId="45586341" w:rsidR="001249C4" w:rsidRPr="00622A7F" w:rsidRDefault="001249C4" w:rsidP="001249C4">
      <w:pPr>
        <w:keepNext/>
        <w:rPr>
          <w:ins w:id="5673" w:author="Haskamp, Stefan (extern)" w:date="2022-01-15T14:17:00Z"/>
          <w:rFonts w:cs="Arial"/>
        </w:rPr>
      </w:pPr>
      <w:ins w:id="5674" w:author="Haskamp, Stefan (extern)" w:date="2022-01-15T14:17:00Z">
        <w:r w:rsidRPr="00EF0486">
          <w:rPr>
            <w:rFonts w:cs="Arial"/>
            <w:noProof/>
            <w:szCs w:val="24"/>
            <w:lang w:val="de-DE" w:eastAsia="de-DE"/>
          </w:rPr>
          <w:drawing>
            <wp:inline distT="0" distB="0" distL="0" distR="0" wp14:anchorId="4DCAD61A" wp14:editId="759DE49D">
              <wp:extent cx="5772150" cy="2276475"/>
              <wp:effectExtent l="0" t="0" r="0" b="9525"/>
              <wp:docPr id="6" name="Grafik 6" descr="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lots"/>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72150" cy="2276475"/>
                      </a:xfrm>
                      <a:prstGeom prst="rect">
                        <a:avLst/>
                      </a:prstGeom>
                      <a:noFill/>
                      <a:ln>
                        <a:noFill/>
                      </a:ln>
                    </pic:spPr>
                  </pic:pic>
                </a:graphicData>
              </a:graphic>
            </wp:inline>
          </w:drawing>
        </w:r>
      </w:ins>
    </w:p>
    <w:p w14:paraId="181D90AE" w14:textId="769A96AD" w:rsidR="001249C4" w:rsidRPr="00622A7F" w:rsidRDefault="001249C4" w:rsidP="001249C4">
      <w:pPr>
        <w:pStyle w:val="Beschriftung"/>
        <w:rPr>
          <w:ins w:id="5675" w:author="Haskamp, Stefan (extern)" w:date="2022-01-15T14:17:00Z"/>
          <w:rFonts w:cs="Arial"/>
        </w:rPr>
      </w:pPr>
      <w:bookmarkStart w:id="5676" w:name="_Ref94348036"/>
      <w:bookmarkStart w:id="5677" w:name="_Toc94355248"/>
      <w:ins w:id="5678" w:author="Haskamp, Stefan (extern)" w:date="2022-01-15T14:17:00Z">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ins>
      <w:r w:rsidR="002D4AD7">
        <w:rPr>
          <w:rFonts w:cs="Arial"/>
          <w:noProof/>
        </w:rPr>
        <w:t>31</w:t>
      </w:r>
      <w:ins w:id="5679" w:author="Haskamp, Stefan (extern)" w:date="2022-01-15T14:17:00Z">
        <w:r w:rsidRPr="00622A7F">
          <w:rPr>
            <w:rFonts w:cs="Arial"/>
          </w:rPr>
          <w:fldChar w:fldCharType="end"/>
        </w:r>
        <w:bookmarkEnd w:id="5676"/>
        <w:r w:rsidRPr="00622A7F">
          <w:rPr>
            <w:rFonts w:cs="Arial"/>
          </w:rPr>
          <w:t xml:space="preserve">: Genotyping plots of the four variants in </w:t>
        </w:r>
        <w:r w:rsidRPr="00622A7F">
          <w:rPr>
            <w:rFonts w:cs="Arial"/>
            <w:i/>
          </w:rPr>
          <w:t>MPO</w:t>
        </w:r>
        <w:r w:rsidRPr="00622A7F">
          <w:rPr>
            <w:rFonts w:cs="Arial"/>
          </w:rPr>
          <w:t xml:space="preserve"> </w:t>
        </w:r>
        <w:r w:rsidRPr="00622A7F">
          <w:rPr>
            <w:rFonts w:cs="Arial"/>
            <w:noProof/>
          </w:rPr>
          <w:t>analyzed by GSA</w:t>
        </w:r>
        <w:bookmarkEnd w:id="5677"/>
      </w:ins>
    </w:p>
    <w:p w14:paraId="414428D2" w14:textId="77777777" w:rsidR="001249C4" w:rsidRPr="00622A7F" w:rsidRDefault="001249C4" w:rsidP="001249C4">
      <w:pPr>
        <w:pStyle w:val="Untertitel"/>
        <w:rPr>
          <w:ins w:id="5680" w:author="Haskamp, Stefan (extern)" w:date="2022-01-15T14:17:00Z"/>
          <w:rFonts w:cs="Arial"/>
        </w:rPr>
      </w:pPr>
      <w:ins w:id="5681" w:author="Haskamp, Stefan (extern)" w:date="2022-01-15T14:17:00Z">
        <w:r w:rsidRPr="00622A7F">
          <w:rPr>
            <w:rFonts w:cs="Arial"/>
          </w:rPr>
          <w:t>The genotyping plot of</w:t>
        </w:r>
        <w:r w:rsidRPr="00622A7F">
          <w:rPr>
            <w:rFonts w:cs="Arial"/>
            <w:b/>
          </w:rPr>
          <w:t xml:space="preserve"> a</w:t>
        </w:r>
        <w:r w:rsidRPr="00622A7F">
          <w:rPr>
            <w:rFonts w:cs="Arial"/>
          </w:rPr>
          <w:t xml:space="preserve"> c.752T&gt;C/ p.(Met251Thr) (rs56378716), </w:t>
        </w:r>
        <w:r w:rsidRPr="00622A7F">
          <w:rPr>
            <w:rFonts w:cs="Arial"/>
            <w:b/>
          </w:rPr>
          <w:t>b</w:t>
        </w:r>
        <w:r w:rsidRPr="00622A7F">
          <w:rPr>
            <w:rFonts w:cs="Arial"/>
          </w:rPr>
          <w:t xml:space="preserve"> c.1642C&gt;T/ p.(Arg548Trp) (rs148802625), </w:t>
        </w:r>
        <w:r w:rsidRPr="00622A7F">
          <w:rPr>
            <w:rFonts w:cs="Arial"/>
            <w:b/>
          </w:rPr>
          <w:t xml:space="preserve">c </w:t>
        </w:r>
        <w:r w:rsidRPr="00622A7F">
          <w:rPr>
            <w:rFonts w:cs="Arial"/>
            <w:i/>
          </w:rPr>
          <w:t>c</w:t>
        </w:r>
        <w:r w:rsidRPr="00622A7F">
          <w:rPr>
            <w:rFonts w:cs="Arial"/>
          </w:rPr>
          <w:t xml:space="preserve">.1705C&gt;T/ p.(Arg569Trp) (rs119468010) and </w:t>
        </w:r>
        <w:r w:rsidRPr="00622A7F">
          <w:rPr>
            <w:rFonts w:cs="Arial"/>
            <w:b/>
          </w:rPr>
          <w:t>d</w:t>
        </w:r>
        <w:r w:rsidRPr="00622A7F">
          <w:rPr>
            <w:rFonts w:cs="Arial"/>
          </w:rPr>
          <w:t xml:space="preserve"> c.2031-2A&gt;C (rs35897051) generated by microarray analysis. Plots display genotyping signals in polar coordinates with the radius on the x-axis and the polar angle in radians on the y-axis. The color of the clusters indicates homozygosity (blue or red) or heterozygosity (purple), while circles around dots demonstrate genotype calls of high confidence. Unassigned genotypes are represented </w:t>
        </w:r>
        <w:r>
          <w:rPr>
            <w:rFonts w:cs="Arial"/>
          </w:rPr>
          <w:t xml:space="preserve">as </w:t>
        </w:r>
        <w:r w:rsidRPr="00622A7F">
          <w:rPr>
            <w:rFonts w:cs="Arial"/>
          </w:rPr>
          <w:t>black dots.</w:t>
        </w:r>
      </w:ins>
    </w:p>
    <w:p w14:paraId="6EDED04F" w14:textId="77777777" w:rsidR="001249C4" w:rsidRPr="00622A7F" w:rsidRDefault="001249C4" w:rsidP="001249C4">
      <w:pPr>
        <w:rPr>
          <w:ins w:id="5682" w:author="Haskamp, Stefan (extern)" w:date="2022-01-15T14:17:00Z"/>
          <w:rFonts w:cs="Arial"/>
          <w:szCs w:val="24"/>
        </w:rPr>
      </w:pPr>
      <w:ins w:id="5683" w:author="Haskamp, Stefan (extern)" w:date="2022-01-15T14:17:00Z">
        <w:r w:rsidRPr="00622A7F">
          <w:rPr>
            <w:rFonts w:cs="Arial"/>
            <w:szCs w:val="24"/>
          </w:rPr>
          <w:t xml:space="preserve">All rare genotypes detected by these methods were verified by Sanger sequencing. 7,338 genotypes (3 SNPs in 2,446 DNAs (1,073 PsV, 1,321 PsA, 4 PPP, 48 SAPHO syndrome)) were detected by both methods </w:t>
        </w:r>
        <w:r>
          <w:rPr>
            <w:rFonts w:cs="Arial"/>
            <w:szCs w:val="24"/>
          </w:rPr>
          <w:t>and served as</w:t>
        </w:r>
        <w:r w:rsidRPr="00622A7F">
          <w:rPr>
            <w:rFonts w:cs="Arial"/>
            <w:szCs w:val="24"/>
          </w:rPr>
          <w:t xml:space="preserve"> quality control. In total, the genotyp</w:t>
        </w:r>
        <w:r>
          <w:rPr>
            <w:rFonts w:cs="Arial"/>
            <w:szCs w:val="24"/>
          </w:rPr>
          <w:t>es</w:t>
        </w:r>
        <w:r w:rsidRPr="00622A7F">
          <w:rPr>
            <w:rFonts w:cs="Arial"/>
            <w:szCs w:val="24"/>
          </w:rPr>
          <w:t xml:space="preserve"> of the </w:t>
        </w:r>
        <w:r>
          <w:rPr>
            <w:rFonts w:cs="Arial"/>
            <w:szCs w:val="24"/>
          </w:rPr>
          <w:t xml:space="preserve">two </w:t>
        </w:r>
        <w:r w:rsidRPr="00622A7F">
          <w:rPr>
            <w:rFonts w:cs="Arial"/>
            <w:szCs w:val="24"/>
          </w:rPr>
          <w:t xml:space="preserve">variants c.752T&gt;C/p.(Met251Thr) and c.1705C&gt;T/p.(Arg569Trp) </w:t>
        </w:r>
        <w:r w:rsidRPr="00622A7F">
          <w:rPr>
            <w:rFonts w:cs="Arial"/>
            <w:szCs w:val="24"/>
          </w:rPr>
          <w:lastRenderedPageBreak/>
          <w:t xml:space="preserve">were in complete concordance, while </w:t>
        </w:r>
        <w:r>
          <w:rPr>
            <w:rFonts w:cs="Arial"/>
            <w:szCs w:val="24"/>
          </w:rPr>
          <w:t xml:space="preserve">in case of </w:t>
        </w:r>
        <w:r w:rsidRPr="00622A7F">
          <w:rPr>
            <w:rFonts w:cs="Arial"/>
            <w:szCs w:val="24"/>
          </w:rPr>
          <w:t>c.2031-2A&gt;C</w:t>
        </w:r>
        <w:r>
          <w:rPr>
            <w:rFonts w:cs="Arial"/>
            <w:szCs w:val="24"/>
          </w:rPr>
          <w:t>,</w:t>
        </w:r>
        <w:r w:rsidRPr="00622A7F">
          <w:rPr>
            <w:rFonts w:cs="Arial"/>
            <w:szCs w:val="24"/>
          </w:rPr>
          <w:t xml:space="preserve"> </w:t>
        </w:r>
        <w:r>
          <w:rPr>
            <w:rFonts w:cs="Arial"/>
            <w:szCs w:val="24"/>
          </w:rPr>
          <w:t>six</w:t>
        </w:r>
        <w:r w:rsidRPr="00622A7F">
          <w:rPr>
            <w:rFonts w:cs="Arial"/>
            <w:szCs w:val="24"/>
          </w:rPr>
          <w:t xml:space="preserve"> probands were </w:t>
        </w:r>
        <w:commentRangeStart w:id="5684"/>
        <w:r w:rsidRPr="00622A7F">
          <w:rPr>
            <w:rFonts w:cs="Arial"/>
            <w:szCs w:val="24"/>
          </w:rPr>
          <w:t xml:space="preserve">homozygous for </w:t>
        </w:r>
        <w:r>
          <w:rPr>
            <w:rFonts w:cs="Arial"/>
            <w:szCs w:val="24"/>
          </w:rPr>
          <w:t xml:space="preserve">the rare allele </w:t>
        </w:r>
        <w:r w:rsidRPr="00622A7F">
          <w:rPr>
            <w:rFonts w:cs="Arial"/>
            <w:szCs w:val="24"/>
          </w:rPr>
          <w:t>(99.81% concordance) according to microarray, but heterozygous according to Sanger sequencing</w:t>
        </w:r>
        <w:commentRangeEnd w:id="5684"/>
        <w:r w:rsidRPr="00622A7F">
          <w:rPr>
            <w:rStyle w:val="Kommentarzeichen"/>
            <w:rFonts w:cs="Arial"/>
          </w:rPr>
          <w:commentReference w:id="5684"/>
        </w:r>
        <w:r w:rsidRPr="00622A7F">
          <w:rPr>
            <w:rFonts w:cs="Arial"/>
            <w:szCs w:val="24"/>
          </w:rPr>
          <w:t>.</w:t>
        </w:r>
        <w:r>
          <w:rPr>
            <w:rFonts w:cs="Arial"/>
            <w:szCs w:val="24"/>
          </w:rPr>
          <w:t xml:space="preserve"> </w:t>
        </w:r>
        <w:r w:rsidRPr="00622A7F">
          <w:rPr>
            <w:rFonts w:cs="Arial"/>
            <w:szCs w:val="24"/>
          </w:rPr>
          <w:t>Sanger sequencing also indicated a</w:t>
        </w:r>
        <w:r>
          <w:rPr>
            <w:rFonts w:cs="Arial"/>
            <w:szCs w:val="24"/>
          </w:rPr>
          <w:t>n additional</w:t>
        </w:r>
        <w:r w:rsidRPr="00622A7F">
          <w:rPr>
            <w:rFonts w:cs="Arial"/>
            <w:szCs w:val="24"/>
          </w:rPr>
          <w:t xml:space="preserve"> heterozygous variant (c.2031-6A&gt;G) four bases upstream of c.2031-2A&gt;C in all six probands, which probably led to a false-positive </w:t>
        </w:r>
        <w:commentRangeStart w:id="5685"/>
        <w:r w:rsidRPr="00622A7F">
          <w:rPr>
            <w:rFonts w:cs="Arial"/>
            <w:szCs w:val="24"/>
          </w:rPr>
          <w:t>result</w:t>
        </w:r>
        <w:commentRangeEnd w:id="5685"/>
        <w:r w:rsidRPr="00622A7F">
          <w:rPr>
            <w:rStyle w:val="Kommentarzeichen"/>
            <w:rFonts w:cs="Arial"/>
          </w:rPr>
          <w:commentReference w:id="5685"/>
        </w:r>
        <w:r w:rsidRPr="00622A7F">
          <w:rPr>
            <w:rFonts w:cs="Arial"/>
            <w:szCs w:val="24"/>
          </w:rPr>
          <w:t xml:space="preserve">. </w:t>
        </w:r>
        <w:r>
          <w:rPr>
            <w:rFonts w:cs="Arial"/>
            <w:szCs w:val="24"/>
          </w:rPr>
          <w:t>We supposed that a reduced binding of the microarray probes in case of the mismatch lead to false homozygous genotypes. In general</w:t>
        </w:r>
        <w:r w:rsidRPr="00622A7F">
          <w:rPr>
            <w:rFonts w:cs="Arial"/>
            <w:szCs w:val="24"/>
          </w:rPr>
          <w:t>, the</w:t>
        </w:r>
        <w:r>
          <w:rPr>
            <w:rFonts w:cs="Arial"/>
            <w:szCs w:val="24"/>
          </w:rPr>
          <w:t>se concordance rates indicated reliable genotypes in case of these three SNPs</w:t>
        </w:r>
        <w:r w:rsidRPr="00622A7F">
          <w:rPr>
            <w:rFonts w:cs="Arial"/>
            <w:szCs w:val="24"/>
          </w:rPr>
          <w:t>.</w:t>
        </w:r>
      </w:ins>
    </w:p>
    <w:p w14:paraId="74EA6699" w14:textId="77777777" w:rsidR="001249C4" w:rsidRPr="00622A7F" w:rsidRDefault="001249C4" w:rsidP="001249C4">
      <w:pPr>
        <w:rPr>
          <w:ins w:id="5686" w:author="Haskamp, Stefan (extern)" w:date="2022-01-15T14:17:00Z"/>
          <w:rFonts w:cs="Arial"/>
          <w:szCs w:val="24"/>
        </w:rPr>
      </w:pPr>
      <w:ins w:id="5687" w:author="Haskamp, Stefan (extern)" w:date="2022-01-15T14:17:00Z">
        <w:r w:rsidRPr="00622A7F">
          <w:rPr>
            <w:rFonts w:cs="Arial"/>
            <w:szCs w:val="24"/>
          </w:rPr>
          <w:t>Three SNPs c.1642C&gt;T/p.(Arg548Trp), c.1705C&gt;T/p.(Arg569Trp) and c.1768C&gt;T/p.(Arg590Cys) were positioned in exon 10 and sequenced by Sanger in all patient groups.</w:t>
        </w:r>
      </w:ins>
    </w:p>
    <w:p w14:paraId="5F6EFE2E" w14:textId="4208BBC8" w:rsidR="001249C4" w:rsidRPr="00622A7F" w:rsidRDefault="001249C4" w:rsidP="001249C4">
      <w:pPr>
        <w:rPr>
          <w:ins w:id="5688" w:author="Haskamp, Stefan (extern)" w:date="2022-01-15T14:17:00Z"/>
          <w:rFonts w:cs="Arial"/>
          <w:szCs w:val="24"/>
        </w:rPr>
      </w:pPr>
      <w:commentRangeStart w:id="5689"/>
      <w:ins w:id="5690" w:author="Haskamp, Stefan (extern)" w:date="2022-01-15T14:17:00Z">
        <w:r w:rsidRPr="00F81E18">
          <w:rPr>
            <w:rFonts w:cs="Arial"/>
            <w:szCs w:val="24"/>
          </w:rPr>
          <w:t xml:space="preserve">In total, the genotyping rate of the seven variants detected by </w:t>
        </w:r>
        <w:r>
          <w:rPr>
            <w:rFonts w:cs="Arial"/>
            <w:szCs w:val="24"/>
          </w:rPr>
          <w:t xml:space="preserve">the </w:t>
        </w:r>
        <w:r w:rsidRPr="00F81E18">
          <w:rPr>
            <w:rFonts w:cs="Arial"/>
            <w:szCs w:val="24"/>
          </w:rPr>
          <w:t xml:space="preserve">three </w:t>
        </w:r>
        <w:r>
          <w:rPr>
            <w:rFonts w:cs="Arial"/>
            <w:szCs w:val="24"/>
          </w:rPr>
          <w:t xml:space="preserve">genotyping </w:t>
        </w:r>
        <w:r w:rsidRPr="00F81E18">
          <w:rPr>
            <w:rFonts w:cs="Arial"/>
            <w:szCs w:val="24"/>
          </w:rPr>
          <w:t>methods in 3,663 individuals was 100%</w:t>
        </w:r>
        <w:r w:rsidRPr="00F81E18">
          <w:rPr>
            <w:rFonts w:cs="Arial"/>
            <w:szCs w:val="24"/>
          </w:rPr>
          <w:fldChar w:fldCharType="begin"/>
        </w:r>
        <w:r w:rsidRPr="00F81E18">
          <w:rPr>
            <w:rFonts w:cs="Arial"/>
            <w:szCs w:val="24"/>
          </w:rPr>
          <w:instrText xml:space="preserve"> REF _Ref85187886 \h </w:instrText>
        </w:r>
        <w:r w:rsidRPr="00622A7F">
          <w:rPr>
            <w:rFonts w:cs="Arial"/>
            <w:szCs w:val="24"/>
          </w:rPr>
          <w:instrText xml:space="preserve"> \* MERGEFORMAT </w:instrText>
        </w:r>
      </w:ins>
      <w:r w:rsidRPr="00F81E18">
        <w:rPr>
          <w:rFonts w:cs="Arial"/>
          <w:szCs w:val="24"/>
        </w:rPr>
      </w:r>
      <w:r w:rsidRPr="00F81E18">
        <w:rPr>
          <w:rFonts w:cs="Arial"/>
          <w:szCs w:val="24"/>
        </w:rPr>
        <w:fldChar w:fldCharType="separate"/>
      </w:r>
      <w:ins w:id="5691" w:author="Haskamp, Stefan (extern)" w:date="2022-01-29T13:25:00Z">
        <w:r w:rsidR="002D4AD7" w:rsidRPr="00622A7F" w:rsidDel="001249C4">
          <w:rPr>
            <w:rFonts w:cs="Arial"/>
          </w:rPr>
          <w:t xml:space="preserve">Table </w:t>
        </w:r>
        <w:r w:rsidR="002D4AD7" w:rsidDel="001249C4">
          <w:rPr>
            <w:rFonts w:cs="Arial"/>
            <w:noProof/>
          </w:rPr>
          <w:t>25</w:t>
        </w:r>
      </w:ins>
      <w:ins w:id="5692" w:author="Haskamp, Stefan (extern)" w:date="2022-01-15T14:17:00Z">
        <w:r w:rsidRPr="00F81E18">
          <w:rPr>
            <w:rFonts w:cs="Arial"/>
            <w:szCs w:val="24"/>
          </w:rPr>
          <w:fldChar w:fldCharType="end"/>
        </w:r>
      </w:ins>
      <w:r w:rsidR="00D61211">
        <w:rPr>
          <w:rFonts w:cs="Arial"/>
          <w:szCs w:val="24"/>
        </w:rPr>
        <w:t xml:space="preserve"> (</w:t>
      </w:r>
      <w:r w:rsidR="00E65C74">
        <w:rPr>
          <w:rFonts w:cs="Arial"/>
        </w:rPr>
        <w:fldChar w:fldCharType="begin"/>
      </w:r>
      <w:r w:rsidR="00E65C74">
        <w:rPr>
          <w:rFonts w:cs="Arial"/>
          <w:szCs w:val="24"/>
        </w:rPr>
        <w:instrText xml:space="preserve"> REF _Ref94348716 \h </w:instrText>
      </w:r>
      <w:r w:rsidR="00E65C74">
        <w:rPr>
          <w:rFonts w:cs="Arial"/>
        </w:rPr>
      </w:r>
      <w:r w:rsidR="00E65C74">
        <w:rPr>
          <w:rFonts w:cs="Arial"/>
        </w:rPr>
        <w:fldChar w:fldCharType="separate"/>
      </w:r>
      <w:ins w:id="5693" w:author="Haskamp, Stefan (extern)" w:date="2022-01-29T13:25:00Z">
        <w:r w:rsidR="002D4AD7" w:rsidRPr="00622A7F">
          <w:rPr>
            <w:rFonts w:cs="Arial"/>
          </w:rPr>
          <w:t xml:space="preserve">Table </w:t>
        </w:r>
        <w:r w:rsidR="002D4AD7">
          <w:rPr>
            <w:rFonts w:cs="Arial"/>
            <w:noProof/>
          </w:rPr>
          <w:t>22</w:t>
        </w:r>
      </w:ins>
      <w:r w:rsidR="00E65C74">
        <w:rPr>
          <w:rFonts w:cs="Arial"/>
        </w:rPr>
        <w:fldChar w:fldCharType="end"/>
      </w:r>
      <w:r w:rsidR="00D61211">
        <w:rPr>
          <w:rFonts w:cs="Arial"/>
          <w:szCs w:val="24"/>
        </w:rPr>
        <w:t>)</w:t>
      </w:r>
      <w:ins w:id="5694" w:author="Haskamp, Stefan (extern)" w:date="2022-01-15T14:17:00Z">
        <w:r w:rsidRPr="00F81E18">
          <w:rPr>
            <w:rFonts w:cs="Arial"/>
            <w:szCs w:val="24"/>
          </w:rPr>
          <w:t xml:space="preserve">. Additionally, 441 patients were genotyped </w:t>
        </w:r>
        <w:r>
          <w:rPr>
            <w:rFonts w:cs="Arial"/>
            <w:szCs w:val="24"/>
          </w:rPr>
          <w:t>for</w:t>
        </w:r>
        <w:r w:rsidRPr="00F81E18">
          <w:rPr>
            <w:rFonts w:cs="Arial"/>
            <w:szCs w:val="24"/>
          </w:rPr>
          <w:t xml:space="preserve"> less than seven SNPs. These results were included for determining the association per variant, but not for the cumulative frequencies. </w:t>
        </w:r>
        <w:commentRangeEnd w:id="5689"/>
        <w:r w:rsidRPr="00F81E18">
          <w:rPr>
            <w:rStyle w:val="Kommentarzeichen"/>
            <w:rFonts w:cs="Arial"/>
          </w:rPr>
          <w:commentReference w:id="5689"/>
        </w:r>
        <w:r w:rsidR="00E65C74" w:rsidRPr="00622A7F">
          <w:rPr>
            <w:rFonts w:cs="Arial"/>
          </w:rPr>
          <w:t>All rare genotypes were verified by Sanger sequencing.</w:t>
        </w:r>
      </w:ins>
    </w:p>
    <w:p w14:paraId="44A2BF10" w14:textId="52F28F17" w:rsidR="001249C4" w:rsidRPr="00622A7F" w:rsidRDefault="001249C4" w:rsidP="001249C4">
      <w:pPr>
        <w:keepNext/>
        <w:rPr>
          <w:ins w:id="5695" w:author="Haskamp, Stefan (extern)" w:date="2022-01-15T14:17:00Z"/>
          <w:rFonts w:cs="Arial"/>
          <w:noProof/>
        </w:rPr>
      </w:pPr>
      <w:bookmarkStart w:id="5696" w:name="_Ref94348716"/>
      <w:bookmarkStart w:id="5697" w:name="_Toc94355272"/>
      <w:ins w:id="5698" w:author="Haskamp, Stefan (extern)" w:date="2022-01-15T14:17:00Z">
        <w:r w:rsidRPr="00622A7F">
          <w:rPr>
            <w:rFonts w:cs="Arial"/>
          </w:rPr>
          <w:t xml:space="preserve">Table </w:t>
        </w:r>
      </w:ins>
      <w:ins w:id="5699"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5700" w:author="Haskamp, Stefan" w:date="2022-02-05T20:56:00Z">
        <w:r w:rsidR="005A4AC0">
          <w:rPr>
            <w:rFonts w:cs="Arial"/>
            <w:noProof/>
          </w:rPr>
          <w:t>23</w:t>
        </w:r>
        <w:r w:rsidR="005A4AC0">
          <w:rPr>
            <w:rFonts w:cs="Arial"/>
          </w:rPr>
          <w:fldChar w:fldCharType="end"/>
        </w:r>
      </w:ins>
      <w:ins w:id="5701" w:author="Haskamp, Stefan (extern)" w:date="2022-01-15T14:17:00Z">
        <w:del w:id="5702"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del>
      </w:ins>
      <w:del w:id="5703" w:author="Haskamp, Stefan" w:date="2022-02-05T20:56:00Z">
        <w:r w:rsidR="002D4AD7" w:rsidDel="005A4AC0">
          <w:rPr>
            <w:rFonts w:cs="Arial"/>
            <w:noProof/>
          </w:rPr>
          <w:delText>22</w:delText>
        </w:r>
      </w:del>
      <w:ins w:id="5704" w:author="Haskamp, Stefan (extern)" w:date="2022-01-15T14:17:00Z">
        <w:del w:id="5705" w:author="Haskamp, Stefan" w:date="2022-02-05T20:56:00Z">
          <w:r w:rsidRPr="00622A7F" w:rsidDel="005A4AC0">
            <w:rPr>
              <w:rFonts w:cs="Arial"/>
            </w:rPr>
            <w:fldChar w:fldCharType="end"/>
          </w:r>
        </w:del>
        <w:bookmarkEnd w:id="5696"/>
        <w:r w:rsidRPr="00622A7F">
          <w:rPr>
            <w:rFonts w:cs="Arial"/>
          </w:rPr>
          <w:t>: Overview of</w:t>
        </w:r>
        <w:r w:rsidRPr="00622A7F">
          <w:rPr>
            <w:rFonts w:cs="Arial"/>
            <w:noProof/>
          </w:rPr>
          <w:t xml:space="preserve"> SNPs and their corresponding genotyping methods</w:t>
        </w:r>
        <w:bookmarkEnd w:id="5697"/>
      </w:ins>
    </w:p>
    <w:tbl>
      <w:tblPr>
        <w:tblW w:w="7700" w:type="dxa"/>
        <w:tblInd w:w="-5" w:type="dxa"/>
        <w:tblCellMar>
          <w:left w:w="70" w:type="dxa"/>
          <w:right w:w="70" w:type="dxa"/>
        </w:tblCellMar>
        <w:tblLook w:val="04A0" w:firstRow="1" w:lastRow="0" w:firstColumn="1" w:lastColumn="0" w:noHBand="0" w:noVBand="1"/>
      </w:tblPr>
      <w:tblGrid>
        <w:gridCol w:w="3820"/>
        <w:gridCol w:w="3880"/>
      </w:tblGrid>
      <w:tr w:rsidR="001249C4" w:rsidRPr="00622A7F" w14:paraId="50A836B9" w14:textId="77777777" w:rsidTr="003C003C">
        <w:trPr>
          <w:trHeight w:val="300"/>
          <w:ins w:id="5706" w:author="Haskamp, Stefan (extern)" w:date="2022-01-15T14:17:00Z"/>
        </w:trPr>
        <w:tc>
          <w:tcPr>
            <w:tcW w:w="3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44F8CE" w14:textId="77777777" w:rsidR="001249C4" w:rsidRPr="00F81E18" w:rsidRDefault="001249C4" w:rsidP="00E65C74">
            <w:pPr>
              <w:jc w:val="left"/>
              <w:rPr>
                <w:ins w:id="5707" w:author="Haskamp, Stefan (extern)" w:date="2022-01-15T14:17:00Z"/>
                <w:rFonts w:eastAsia="Times New Roman" w:cs="Arial"/>
                <w:b/>
                <w:color w:val="000000"/>
                <w:sz w:val="22"/>
                <w:lang w:eastAsia="en-GB"/>
              </w:rPr>
            </w:pPr>
            <w:ins w:id="5708" w:author="Haskamp, Stefan (extern)" w:date="2022-01-15T14:17:00Z">
              <w:r w:rsidRPr="00F81E18">
                <w:rPr>
                  <w:b/>
                  <w:lang w:eastAsia="en-GB"/>
                </w:rPr>
                <w:t>Variant at nucleotide/ protein level</w:t>
              </w:r>
            </w:ins>
          </w:p>
        </w:tc>
        <w:tc>
          <w:tcPr>
            <w:tcW w:w="3880" w:type="dxa"/>
            <w:tcBorders>
              <w:top w:val="single" w:sz="4" w:space="0" w:color="auto"/>
              <w:left w:val="nil"/>
              <w:bottom w:val="single" w:sz="4" w:space="0" w:color="auto"/>
              <w:right w:val="single" w:sz="4" w:space="0" w:color="auto"/>
            </w:tcBorders>
            <w:shd w:val="clear" w:color="auto" w:fill="auto"/>
            <w:noWrap/>
            <w:vAlign w:val="center"/>
            <w:hideMark/>
          </w:tcPr>
          <w:p w14:paraId="7709DE75" w14:textId="77777777" w:rsidR="001249C4" w:rsidRPr="00F81E18" w:rsidRDefault="001249C4" w:rsidP="00E65C74">
            <w:pPr>
              <w:jc w:val="center"/>
              <w:rPr>
                <w:ins w:id="5709" w:author="Haskamp, Stefan (extern)" w:date="2022-01-15T14:17:00Z"/>
                <w:rFonts w:eastAsia="Times New Roman" w:cs="Arial"/>
                <w:b/>
                <w:color w:val="000000"/>
                <w:sz w:val="22"/>
                <w:lang w:eastAsia="en-GB"/>
              </w:rPr>
            </w:pPr>
            <w:ins w:id="5710" w:author="Haskamp, Stefan (extern)" w:date="2022-01-15T14:17:00Z">
              <w:r w:rsidRPr="00F81E18">
                <w:rPr>
                  <w:b/>
                  <w:lang w:eastAsia="en-GB"/>
                </w:rPr>
                <w:t>Method</w:t>
              </w:r>
            </w:ins>
          </w:p>
        </w:tc>
      </w:tr>
      <w:tr w:rsidR="001249C4" w:rsidRPr="00622A7F" w14:paraId="0694E69E" w14:textId="77777777" w:rsidTr="003C003C">
        <w:trPr>
          <w:trHeight w:val="285"/>
          <w:ins w:id="5711"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604839BC" w14:textId="77777777" w:rsidR="001249C4" w:rsidRPr="00F81E18" w:rsidRDefault="001249C4" w:rsidP="003C003C">
            <w:pPr>
              <w:rPr>
                <w:ins w:id="5712" w:author="Haskamp, Stefan (extern)" w:date="2022-01-15T14:17:00Z"/>
                <w:rFonts w:eastAsia="Times New Roman" w:cs="Arial"/>
                <w:color w:val="000000"/>
                <w:sz w:val="22"/>
                <w:lang w:eastAsia="en-GB"/>
              </w:rPr>
            </w:pPr>
            <w:ins w:id="5713" w:author="Haskamp, Stefan (extern)" w:date="2022-01-15T14:17:00Z">
              <w:r w:rsidRPr="00622A7F">
                <w:t>c.752T&gt;C/p.(Met251Thr)</w:t>
              </w:r>
            </w:ins>
          </w:p>
        </w:tc>
        <w:tc>
          <w:tcPr>
            <w:tcW w:w="3880" w:type="dxa"/>
            <w:tcBorders>
              <w:top w:val="nil"/>
              <w:left w:val="nil"/>
              <w:bottom w:val="single" w:sz="4" w:space="0" w:color="auto"/>
              <w:right w:val="single" w:sz="4" w:space="0" w:color="auto"/>
            </w:tcBorders>
            <w:shd w:val="clear" w:color="auto" w:fill="auto"/>
            <w:noWrap/>
            <w:vAlign w:val="center"/>
            <w:hideMark/>
          </w:tcPr>
          <w:p w14:paraId="4DDBDC07" w14:textId="77777777" w:rsidR="001249C4" w:rsidRPr="00F81E18" w:rsidRDefault="001249C4" w:rsidP="00E65C74">
            <w:pPr>
              <w:jc w:val="center"/>
              <w:rPr>
                <w:ins w:id="5714" w:author="Haskamp, Stefan (extern)" w:date="2022-01-15T14:17:00Z"/>
                <w:rFonts w:eastAsia="Times New Roman" w:cs="Arial"/>
                <w:color w:val="000000"/>
                <w:sz w:val="22"/>
                <w:lang w:eastAsia="en-GB"/>
              </w:rPr>
            </w:pPr>
            <w:ins w:id="5715" w:author="Haskamp, Stefan (extern)" w:date="2022-01-15T14:17:00Z">
              <w:r w:rsidRPr="00F81E18">
                <w:rPr>
                  <w:lang w:eastAsia="en-GB"/>
                </w:rPr>
                <w:t>global screening array, TaqMan assay</w:t>
              </w:r>
            </w:ins>
          </w:p>
        </w:tc>
      </w:tr>
      <w:tr w:rsidR="001249C4" w:rsidRPr="00622A7F" w14:paraId="34B47E43" w14:textId="77777777" w:rsidTr="003C003C">
        <w:trPr>
          <w:trHeight w:val="300"/>
          <w:ins w:id="5716"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195FE85C" w14:textId="77777777" w:rsidR="001249C4" w:rsidRPr="00622A7F" w:rsidRDefault="001249C4" w:rsidP="003C003C">
            <w:pPr>
              <w:rPr>
                <w:ins w:id="5717" w:author="Haskamp, Stefan (extern)" w:date="2022-01-15T14:17:00Z"/>
                <w:lang w:val="de-DE"/>
              </w:rPr>
            </w:pPr>
            <w:ins w:id="5718" w:author="Haskamp, Stefan (extern)" w:date="2022-01-15T14:17:00Z">
              <w:r w:rsidRPr="00622A7F">
                <w:t>c.995C&gt;T/p.(Ala332Val)</w:t>
              </w:r>
            </w:ins>
          </w:p>
        </w:tc>
        <w:tc>
          <w:tcPr>
            <w:tcW w:w="3880" w:type="dxa"/>
            <w:tcBorders>
              <w:top w:val="nil"/>
              <w:left w:val="nil"/>
              <w:bottom w:val="single" w:sz="4" w:space="0" w:color="auto"/>
              <w:right w:val="single" w:sz="4" w:space="0" w:color="auto"/>
            </w:tcBorders>
            <w:shd w:val="clear" w:color="auto" w:fill="auto"/>
            <w:noWrap/>
            <w:vAlign w:val="center"/>
            <w:hideMark/>
          </w:tcPr>
          <w:p w14:paraId="0F61C44D" w14:textId="77777777" w:rsidR="001249C4" w:rsidRPr="00622A7F" w:rsidRDefault="001249C4" w:rsidP="00E65C74">
            <w:pPr>
              <w:jc w:val="center"/>
              <w:rPr>
                <w:ins w:id="5719" w:author="Haskamp, Stefan (extern)" w:date="2022-01-15T14:17:00Z"/>
                <w:lang w:val="de-DE"/>
              </w:rPr>
            </w:pPr>
            <w:ins w:id="5720" w:author="Haskamp, Stefan (extern)" w:date="2022-01-15T14:17:00Z">
              <w:r w:rsidRPr="00622A7F">
                <w:rPr>
                  <w:lang w:val="de-DE"/>
                </w:rPr>
                <w:t>TaqMan assay</w:t>
              </w:r>
            </w:ins>
          </w:p>
        </w:tc>
      </w:tr>
      <w:tr w:rsidR="001249C4" w:rsidRPr="00622A7F" w14:paraId="7017DD84" w14:textId="77777777" w:rsidTr="003C003C">
        <w:trPr>
          <w:trHeight w:val="285"/>
          <w:ins w:id="5721"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0B5CA457" w14:textId="77777777" w:rsidR="001249C4" w:rsidRPr="00622A7F" w:rsidRDefault="001249C4" w:rsidP="003C003C">
            <w:pPr>
              <w:rPr>
                <w:ins w:id="5722" w:author="Haskamp, Stefan (extern)" w:date="2022-01-15T14:17:00Z"/>
                <w:lang w:val="de-DE"/>
              </w:rPr>
            </w:pPr>
            <w:ins w:id="5723" w:author="Haskamp, Stefan (extern)" w:date="2022-01-15T14:17:00Z">
              <w:r w:rsidRPr="00622A7F">
                <w:t>c.1555_1568del/ p.(Met519Profs*21)</w:t>
              </w:r>
            </w:ins>
          </w:p>
        </w:tc>
        <w:tc>
          <w:tcPr>
            <w:tcW w:w="3880" w:type="dxa"/>
            <w:tcBorders>
              <w:top w:val="nil"/>
              <w:left w:val="nil"/>
              <w:bottom w:val="single" w:sz="4" w:space="0" w:color="auto"/>
              <w:right w:val="single" w:sz="4" w:space="0" w:color="auto"/>
            </w:tcBorders>
            <w:shd w:val="clear" w:color="auto" w:fill="auto"/>
            <w:noWrap/>
            <w:vAlign w:val="center"/>
            <w:hideMark/>
          </w:tcPr>
          <w:p w14:paraId="7C194278" w14:textId="77777777" w:rsidR="001249C4" w:rsidRPr="00622A7F" w:rsidRDefault="001249C4" w:rsidP="00E65C74">
            <w:pPr>
              <w:jc w:val="center"/>
              <w:rPr>
                <w:ins w:id="5724" w:author="Haskamp, Stefan (extern)" w:date="2022-01-15T14:17:00Z"/>
                <w:lang w:val="de-DE"/>
              </w:rPr>
            </w:pPr>
            <w:ins w:id="5725" w:author="Haskamp, Stefan (extern)" w:date="2022-01-15T14:17:00Z">
              <w:r w:rsidRPr="00622A7F">
                <w:rPr>
                  <w:lang w:val="de-DE"/>
                </w:rPr>
                <w:t>TaqMan assay</w:t>
              </w:r>
            </w:ins>
          </w:p>
        </w:tc>
      </w:tr>
      <w:tr w:rsidR="001249C4" w:rsidRPr="00622A7F" w14:paraId="278430A7" w14:textId="77777777" w:rsidTr="003C003C">
        <w:trPr>
          <w:trHeight w:val="285"/>
          <w:ins w:id="5726"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5E9A0EC2" w14:textId="77777777" w:rsidR="001249C4" w:rsidRPr="00622A7F" w:rsidRDefault="001249C4" w:rsidP="003C003C">
            <w:pPr>
              <w:rPr>
                <w:ins w:id="5727" w:author="Haskamp, Stefan (extern)" w:date="2022-01-15T14:17:00Z"/>
                <w:lang w:val="de-DE"/>
              </w:rPr>
            </w:pPr>
            <w:ins w:id="5728" w:author="Haskamp, Stefan (extern)" w:date="2022-01-15T14:17:00Z">
              <w:r w:rsidRPr="00622A7F">
                <w:rPr>
                  <w:lang w:val="de-DE"/>
                </w:rPr>
                <w:t>c.1642C&gt;T/p.(Arg548Trp)</w:t>
              </w:r>
            </w:ins>
          </w:p>
        </w:tc>
        <w:tc>
          <w:tcPr>
            <w:tcW w:w="3880" w:type="dxa"/>
            <w:tcBorders>
              <w:top w:val="nil"/>
              <w:left w:val="nil"/>
              <w:bottom w:val="single" w:sz="4" w:space="0" w:color="auto"/>
              <w:right w:val="single" w:sz="4" w:space="0" w:color="auto"/>
            </w:tcBorders>
            <w:shd w:val="clear" w:color="auto" w:fill="auto"/>
            <w:noWrap/>
            <w:vAlign w:val="center"/>
            <w:hideMark/>
          </w:tcPr>
          <w:p w14:paraId="5735016A" w14:textId="77777777" w:rsidR="001249C4" w:rsidRPr="00622A7F" w:rsidRDefault="001249C4" w:rsidP="00E65C74">
            <w:pPr>
              <w:jc w:val="center"/>
              <w:rPr>
                <w:ins w:id="5729" w:author="Haskamp, Stefan (extern)" w:date="2022-01-15T14:17:00Z"/>
                <w:lang w:val="de-DE"/>
              </w:rPr>
            </w:pPr>
            <w:ins w:id="5730" w:author="Haskamp, Stefan (extern)" w:date="2022-01-15T14:17:00Z">
              <w:r w:rsidRPr="00622A7F">
                <w:rPr>
                  <w:lang w:val="de-DE"/>
                </w:rPr>
                <w:t>Sanger sequencing</w:t>
              </w:r>
            </w:ins>
          </w:p>
        </w:tc>
      </w:tr>
      <w:tr w:rsidR="001249C4" w:rsidRPr="00622A7F" w14:paraId="619FB166" w14:textId="77777777" w:rsidTr="003C003C">
        <w:trPr>
          <w:trHeight w:val="285"/>
          <w:ins w:id="5731"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154B34C9" w14:textId="77777777" w:rsidR="001249C4" w:rsidRPr="00622A7F" w:rsidRDefault="001249C4" w:rsidP="003C003C">
            <w:pPr>
              <w:rPr>
                <w:ins w:id="5732" w:author="Haskamp, Stefan (extern)" w:date="2022-01-15T14:17:00Z"/>
                <w:lang w:val="de-DE"/>
              </w:rPr>
            </w:pPr>
            <w:ins w:id="5733" w:author="Haskamp, Stefan (extern)" w:date="2022-01-15T14:17:00Z">
              <w:r w:rsidRPr="00622A7F">
                <w:rPr>
                  <w:lang w:val="de-DE"/>
                </w:rPr>
                <w:t>c.1705C&gt;T/p.(Arg569Trp)</w:t>
              </w:r>
            </w:ins>
          </w:p>
        </w:tc>
        <w:tc>
          <w:tcPr>
            <w:tcW w:w="3880" w:type="dxa"/>
            <w:tcBorders>
              <w:top w:val="nil"/>
              <w:left w:val="nil"/>
              <w:bottom w:val="single" w:sz="4" w:space="0" w:color="auto"/>
              <w:right w:val="single" w:sz="4" w:space="0" w:color="auto"/>
            </w:tcBorders>
            <w:shd w:val="clear" w:color="auto" w:fill="auto"/>
            <w:noWrap/>
            <w:vAlign w:val="center"/>
            <w:hideMark/>
          </w:tcPr>
          <w:p w14:paraId="0134CCC1" w14:textId="77777777" w:rsidR="001249C4" w:rsidRPr="00F81E18" w:rsidRDefault="001249C4" w:rsidP="00E65C74">
            <w:pPr>
              <w:jc w:val="center"/>
              <w:rPr>
                <w:ins w:id="5734" w:author="Haskamp, Stefan (extern)" w:date="2022-01-15T14:17:00Z"/>
                <w:rFonts w:eastAsia="Times New Roman" w:cs="Arial"/>
                <w:color w:val="000000"/>
                <w:sz w:val="22"/>
                <w:lang w:eastAsia="en-GB"/>
              </w:rPr>
            </w:pPr>
            <w:ins w:id="5735" w:author="Haskamp, Stefan (extern)" w:date="2022-01-15T14:17:00Z">
              <w:r w:rsidRPr="00F81E18">
                <w:rPr>
                  <w:lang w:eastAsia="en-GB"/>
                </w:rPr>
                <w:t>Sanger sequencing, global screening array</w:t>
              </w:r>
            </w:ins>
          </w:p>
        </w:tc>
      </w:tr>
      <w:tr w:rsidR="001249C4" w:rsidRPr="00622A7F" w14:paraId="7B7C0E2F" w14:textId="77777777" w:rsidTr="003C003C">
        <w:trPr>
          <w:trHeight w:val="300"/>
          <w:ins w:id="5736"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4665731E" w14:textId="77777777" w:rsidR="001249C4" w:rsidRPr="00622A7F" w:rsidRDefault="001249C4" w:rsidP="003C003C">
            <w:pPr>
              <w:rPr>
                <w:ins w:id="5737" w:author="Haskamp, Stefan (extern)" w:date="2022-01-15T14:17:00Z"/>
                <w:lang w:val="de-DE"/>
              </w:rPr>
            </w:pPr>
            <w:ins w:id="5738" w:author="Haskamp, Stefan (extern)" w:date="2022-01-15T14:17:00Z">
              <w:r w:rsidRPr="00622A7F">
                <w:rPr>
                  <w:lang w:val="de-DE"/>
                </w:rPr>
                <w:t>c.1768C&gt;T/p.(Arg590Cys)</w:t>
              </w:r>
            </w:ins>
          </w:p>
        </w:tc>
        <w:tc>
          <w:tcPr>
            <w:tcW w:w="3880" w:type="dxa"/>
            <w:tcBorders>
              <w:top w:val="nil"/>
              <w:left w:val="nil"/>
              <w:bottom w:val="single" w:sz="4" w:space="0" w:color="auto"/>
              <w:right w:val="single" w:sz="4" w:space="0" w:color="auto"/>
            </w:tcBorders>
            <w:shd w:val="clear" w:color="auto" w:fill="auto"/>
            <w:noWrap/>
            <w:vAlign w:val="center"/>
            <w:hideMark/>
          </w:tcPr>
          <w:p w14:paraId="3CFE1BC4" w14:textId="77777777" w:rsidR="001249C4" w:rsidRPr="00622A7F" w:rsidRDefault="001249C4" w:rsidP="00E65C74">
            <w:pPr>
              <w:jc w:val="center"/>
              <w:rPr>
                <w:ins w:id="5739" w:author="Haskamp, Stefan (extern)" w:date="2022-01-15T14:17:00Z"/>
                <w:lang w:val="de-DE"/>
              </w:rPr>
            </w:pPr>
            <w:ins w:id="5740" w:author="Haskamp, Stefan (extern)" w:date="2022-01-15T14:17:00Z">
              <w:r w:rsidRPr="00622A7F">
                <w:rPr>
                  <w:lang w:val="de-DE"/>
                </w:rPr>
                <w:t>Sanger sequencing</w:t>
              </w:r>
            </w:ins>
          </w:p>
        </w:tc>
      </w:tr>
      <w:tr w:rsidR="001249C4" w:rsidRPr="00622A7F" w14:paraId="5964AC71" w14:textId="77777777" w:rsidTr="003C003C">
        <w:trPr>
          <w:trHeight w:val="285"/>
          <w:ins w:id="5741"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61391510" w14:textId="77777777" w:rsidR="001249C4" w:rsidRPr="00622A7F" w:rsidRDefault="001249C4" w:rsidP="003C003C">
            <w:pPr>
              <w:rPr>
                <w:ins w:id="5742" w:author="Haskamp, Stefan (extern)" w:date="2022-01-15T14:17:00Z"/>
                <w:lang w:val="de-DE"/>
              </w:rPr>
            </w:pPr>
            <w:ins w:id="5743" w:author="Haskamp, Stefan (extern)" w:date="2022-01-15T14:17:00Z">
              <w:r w:rsidRPr="00622A7F">
                <w:lastRenderedPageBreak/>
                <w:t>c.2031-2A&gt;C</w:t>
              </w:r>
            </w:ins>
          </w:p>
        </w:tc>
        <w:tc>
          <w:tcPr>
            <w:tcW w:w="3880" w:type="dxa"/>
            <w:tcBorders>
              <w:top w:val="nil"/>
              <w:left w:val="nil"/>
              <w:bottom w:val="single" w:sz="4" w:space="0" w:color="auto"/>
              <w:right w:val="single" w:sz="4" w:space="0" w:color="auto"/>
            </w:tcBorders>
            <w:shd w:val="clear" w:color="auto" w:fill="auto"/>
            <w:noWrap/>
            <w:vAlign w:val="center"/>
            <w:hideMark/>
          </w:tcPr>
          <w:p w14:paraId="65E9E78B" w14:textId="77777777" w:rsidR="001249C4" w:rsidRPr="00F81E18" w:rsidRDefault="001249C4" w:rsidP="00E65C74">
            <w:pPr>
              <w:jc w:val="center"/>
              <w:rPr>
                <w:ins w:id="5744" w:author="Haskamp, Stefan (extern)" w:date="2022-01-15T14:17:00Z"/>
                <w:rFonts w:eastAsia="Times New Roman" w:cs="Arial"/>
                <w:color w:val="000000"/>
                <w:sz w:val="22"/>
                <w:lang w:eastAsia="en-GB"/>
              </w:rPr>
            </w:pPr>
            <w:ins w:id="5745" w:author="Haskamp, Stefan (extern)" w:date="2022-01-15T14:17:00Z">
              <w:r w:rsidRPr="00F81E18">
                <w:rPr>
                  <w:lang w:eastAsia="en-GB"/>
                </w:rPr>
                <w:t>global screening array, TaqMan assay</w:t>
              </w:r>
            </w:ins>
          </w:p>
        </w:tc>
      </w:tr>
    </w:tbl>
    <w:p w14:paraId="063848F1" w14:textId="77777777" w:rsidR="001249C4" w:rsidRPr="00622A7F" w:rsidRDefault="001249C4" w:rsidP="001249C4">
      <w:pPr>
        <w:rPr>
          <w:ins w:id="5746" w:author="Haskamp, Stefan (extern)" w:date="2022-01-15T14:17:00Z"/>
          <w:rFonts w:cs="Arial"/>
          <w:szCs w:val="24"/>
        </w:rPr>
      </w:pPr>
    </w:p>
    <w:p w14:paraId="3852E984" w14:textId="77777777" w:rsidR="001249C4" w:rsidRPr="00622A7F" w:rsidRDefault="001249C4" w:rsidP="001249C4">
      <w:pPr>
        <w:pStyle w:val="berschrift2"/>
        <w:rPr>
          <w:ins w:id="5747" w:author="Haskamp, Stefan (extern)" w:date="2022-01-15T14:17:00Z"/>
          <w:rFonts w:cs="Arial"/>
        </w:rPr>
      </w:pPr>
      <w:ins w:id="5748" w:author="Haskamp, Stefan (extern)" w:date="2022-01-15T14:17:00Z">
        <w:r w:rsidRPr="00622A7F">
          <w:rPr>
            <w:rFonts w:cs="Arial"/>
          </w:rPr>
          <w:t xml:space="preserve">Analysis of individuals with two variants for compound heterozygosity </w:t>
        </w:r>
      </w:ins>
    </w:p>
    <w:p w14:paraId="5FD54DFC" w14:textId="23E0E107" w:rsidR="001249C4" w:rsidRPr="00622A7F" w:rsidRDefault="001249C4" w:rsidP="001249C4">
      <w:pPr>
        <w:rPr>
          <w:ins w:id="5749" w:author="Haskamp, Stefan (extern)" w:date="2022-01-15T14:17:00Z"/>
          <w:rFonts w:cs="Arial"/>
        </w:rPr>
      </w:pPr>
      <w:ins w:id="5750" w:author="Haskamp, Stefan (extern)" w:date="2022-01-15T14:17:00Z">
        <w:r w:rsidRPr="00622A7F">
          <w:rPr>
            <w:rFonts w:cs="Arial"/>
          </w:rPr>
          <w:t xml:space="preserve">In </w:t>
        </w:r>
        <w:r w:rsidRPr="00504B06">
          <w:rPr>
            <w:rFonts w:cs="Arial"/>
          </w:rPr>
          <w:t>c</w:t>
        </w:r>
        <w:r w:rsidRPr="00F81E18">
          <w:rPr>
            <w:rFonts w:cs="Arial"/>
          </w:rPr>
          <w:t xml:space="preserve">hapter </w:t>
        </w:r>
        <w:r w:rsidRPr="00F81E18">
          <w:rPr>
            <w:rFonts w:cs="Arial"/>
          </w:rPr>
          <w:fldChar w:fldCharType="begin"/>
        </w:r>
        <w:r w:rsidRPr="00F81E18">
          <w:rPr>
            <w:rFonts w:cs="Arial"/>
          </w:rPr>
          <w:instrText xml:space="preserve"> REF _Ref86316565 \r \h </w:instrText>
        </w:r>
        <w:r>
          <w:rPr>
            <w:rFonts w:cs="Arial"/>
          </w:rPr>
          <w:instrText xml:space="preserve"> \* MERGEFORMAT </w:instrText>
        </w:r>
      </w:ins>
      <w:r w:rsidRPr="00F81E18">
        <w:rPr>
          <w:rFonts w:cs="Arial"/>
        </w:rPr>
      </w:r>
      <w:ins w:id="5751" w:author="Haskamp, Stefan (extern)" w:date="2022-01-15T14:17:00Z">
        <w:r w:rsidRPr="00F81E18">
          <w:rPr>
            <w:rFonts w:cs="Arial"/>
          </w:rPr>
          <w:fldChar w:fldCharType="separate"/>
        </w:r>
      </w:ins>
      <w:r w:rsidR="002D4AD7">
        <w:rPr>
          <w:rFonts w:cs="Arial"/>
        </w:rPr>
        <w:t>4.3.1</w:t>
      </w:r>
      <w:ins w:id="5752" w:author="Haskamp, Stefan (extern)" w:date="2022-01-15T14:17:00Z">
        <w:r w:rsidRPr="00F81E18">
          <w:rPr>
            <w:rFonts w:cs="Arial"/>
          </w:rPr>
          <w:fldChar w:fldCharType="end"/>
        </w:r>
        <w:r w:rsidRPr="00504B06">
          <w:rPr>
            <w:rFonts w:cs="Arial"/>
          </w:rPr>
          <w:t>, a</w:t>
        </w:r>
        <w:r w:rsidRPr="00622A7F">
          <w:rPr>
            <w:rFonts w:cs="Arial"/>
          </w:rPr>
          <w:t xml:space="preserve"> segregation analysis of </w:t>
        </w:r>
        <w:r w:rsidRPr="00622A7F">
          <w:rPr>
            <w:rFonts w:cs="Arial"/>
            <w:i/>
          </w:rPr>
          <w:t>MPO</w:t>
        </w:r>
        <w:r w:rsidRPr="00622A7F">
          <w:rPr>
            <w:rFonts w:cs="Arial"/>
          </w:rPr>
          <w:t xml:space="preserve"> and </w:t>
        </w:r>
        <w:r w:rsidRPr="00622A7F">
          <w:rPr>
            <w:rFonts w:cs="Arial"/>
            <w:i/>
          </w:rPr>
          <w:t>IL36RN</w:t>
        </w:r>
        <w:r w:rsidRPr="00622A7F">
          <w:rPr>
            <w:rFonts w:cs="Arial"/>
          </w:rPr>
          <w:t xml:space="preserve"> variants in family members of MPO-deficient GPP patients was </w:t>
        </w:r>
        <w:r>
          <w:rPr>
            <w:rFonts w:cs="Arial"/>
          </w:rPr>
          <w:t>describ</w:t>
        </w:r>
        <w:r w:rsidRPr="00622A7F">
          <w:rPr>
            <w:rFonts w:cs="Arial"/>
          </w:rPr>
          <w:t>ed. Two individuals i</w:t>
        </w:r>
        <w:commentRangeStart w:id="5753"/>
        <w:r w:rsidRPr="00622A7F">
          <w:rPr>
            <w:rFonts w:cs="Arial"/>
          </w:rPr>
          <w:t xml:space="preserve">n family VII of the segregation analysis carried two different </w:t>
        </w:r>
        <w:r w:rsidRPr="00622A7F">
          <w:rPr>
            <w:rFonts w:cs="Arial"/>
            <w:i/>
          </w:rPr>
          <w:t>IL36RN</w:t>
        </w:r>
        <w:r w:rsidRPr="00622A7F">
          <w:rPr>
            <w:rFonts w:cs="Arial"/>
          </w:rPr>
          <w:t xml:space="preserve"> variants. </w:t>
        </w:r>
        <w:commentRangeEnd w:id="5753"/>
        <w:r w:rsidRPr="00622A7F">
          <w:rPr>
            <w:rStyle w:val="Kommentarzeichen"/>
            <w:rFonts w:cs="Arial"/>
          </w:rPr>
          <w:commentReference w:id="5753"/>
        </w:r>
        <w:r w:rsidRPr="00622A7F">
          <w:rPr>
            <w:rFonts w:cs="Arial"/>
          </w:rPr>
          <w:t xml:space="preserve">To test whether these </w:t>
        </w:r>
        <w:r>
          <w:rPr>
            <w:rFonts w:cs="Arial"/>
          </w:rPr>
          <w:t>we</w:t>
        </w:r>
        <w:r w:rsidRPr="00622A7F">
          <w:rPr>
            <w:rFonts w:cs="Arial"/>
          </w:rPr>
          <w:t>re in a compound heterozygous state, the region of interest was amplified, cloned into a vector and transformed in E.coli. Targeted sequencing of DNA purified from E.coli colonies was performed. These purified DNAs of both individuals w</w:t>
        </w:r>
        <w:r>
          <w:rPr>
            <w:rFonts w:cs="Arial"/>
          </w:rPr>
          <w:t>ere</w:t>
        </w:r>
        <w:r w:rsidRPr="00622A7F">
          <w:rPr>
            <w:rFonts w:cs="Arial"/>
          </w:rPr>
          <w:t xml:space="preserve"> positive for only one of the two variants suggesting compound heterozygosity. </w:t>
        </w:r>
      </w:ins>
    </w:p>
    <w:p w14:paraId="151D9F01" w14:textId="77777777" w:rsidR="001249C4" w:rsidRPr="00622A7F" w:rsidRDefault="001249C4" w:rsidP="001249C4">
      <w:pPr>
        <w:rPr>
          <w:ins w:id="5754" w:author="Haskamp, Stefan (extern)" w:date="2022-01-15T14:17:00Z"/>
          <w:rFonts w:cs="Arial"/>
        </w:rPr>
      </w:pPr>
    </w:p>
    <w:p w14:paraId="55A895E7" w14:textId="25A2E070" w:rsidR="00FE4A4A" w:rsidRPr="00622A7F" w:rsidDel="001249C4" w:rsidRDefault="00A6194D" w:rsidP="0045477F">
      <w:pPr>
        <w:pStyle w:val="berschrift2"/>
        <w:spacing w:line="259" w:lineRule="auto"/>
        <w:jc w:val="left"/>
        <w:rPr>
          <w:del w:id="5755" w:author="Haskamp, Stefan (extern)" w:date="2022-01-15T14:26:00Z"/>
          <w:rFonts w:cs="Arial"/>
        </w:rPr>
      </w:pPr>
      <w:del w:id="5756" w:author="Haskamp, Stefan (extern)" w:date="2022-01-15T14:26:00Z">
        <w:r w:rsidRPr="00622A7F" w:rsidDel="001249C4">
          <w:rPr>
            <w:rFonts w:cs="Arial"/>
          </w:rPr>
          <w:delText>Methods based on next-</w:delText>
        </w:r>
        <w:r w:rsidR="0045477F" w:rsidRPr="00622A7F" w:rsidDel="001249C4">
          <w:rPr>
            <w:rFonts w:cs="Arial"/>
          </w:rPr>
          <w:delText>generation sequencing</w:delText>
        </w:r>
        <w:bookmarkEnd w:id="5563"/>
      </w:del>
    </w:p>
    <w:p w14:paraId="2BA3D79D" w14:textId="6D3EA4C2" w:rsidR="00A22D96" w:rsidRPr="00622A7F" w:rsidDel="001249C4" w:rsidRDefault="00A6194D" w:rsidP="00A22D96">
      <w:pPr>
        <w:pStyle w:val="berschrift3"/>
        <w:rPr>
          <w:del w:id="5757" w:author="Haskamp, Stefan (extern)" w:date="2022-01-15T14:18:00Z"/>
          <w:rFonts w:cs="Arial"/>
        </w:rPr>
      </w:pPr>
      <w:bookmarkStart w:id="5758" w:name="_Toc91488929"/>
      <w:del w:id="5759" w:author="Haskamp, Stefan (extern)" w:date="2022-01-15T14:18:00Z">
        <w:r w:rsidRPr="00622A7F" w:rsidDel="001249C4">
          <w:rPr>
            <w:rFonts w:cs="Arial"/>
          </w:rPr>
          <w:delText>Whole-</w:delText>
        </w:r>
        <w:r w:rsidR="00FE4A4A" w:rsidRPr="00622A7F" w:rsidDel="001249C4">
          <w:rPr>
            <w:rFonts w:cs="Arial"/>
          </w:rPr>
          <w:delText xml:space="preserve">exome </w:delText>
        </w:r>
        <w:commentRangeStart w:id="5760"/>
        <w:r w:rsidR="00FE4A4A" w:rsidRPr="00622A7F" w:rsidDel="001249C4">
          <w:rPr>
            <w:rFonts w:cs="Arial"/>
          </w:rPr>
          <w:delText>sequencing analysis</w:delText>
        </w:r>
        <w:commentRangeEnd w:id="5760"/>
        <w:r w:rsidR="00997DE5" w:rsidRPr="00622A7F" w:rsidDel="001249C4">
          <w:rPr>
            <w:rStyle w:val="Kommentarzeichen"/>
            <w:rFonts w:cs="Arial"/>
          </w:rPr>
          <w:commentReference w:id="5760"/>
        </w:r>
        <w:bookmarkEnd w:id="5758"/>
      </w:del>
    </w:p>
    <w:p w14:paraId="5F351C00" w14:textId="320F1FED" w:rsidR="0087537B" w:rsidRPr="00622A7F" w:rsidDel="001249C4" w:rsidRDefault="00A6194D" w:rsidP="004C3093">
      <w:pPr>
        <w:rPr>
          <w:del w:id="5761" w:author="Haskamp, Stefan (extern)" w:date="2022-01-15T14:18:00Z"/>
          <w:rFonts w:cs="Arial"/>
        </w:rPr>
      </w:pPr>
      <w:commentRangeStart w:id="5762"/>
      <w:del w:id="5763" w:author="Haskamp, Stefan (extern)" w:date="2022-01-15T14:18:00Z">
        <w:r w:rsidRPr="00622A7F" w:rsidDel="001249C4">
          <w:rPr>
            <w:rFonts w:cs="Arial"/>
          </w:rPr>
          <w:delText>T</w:delText>
        </w:r>
        <w:r w:rsidR="004C3093" w:rsidRPr="00622A7F" w:rsidDel="001249C4">
          <w:rPr>
            <w:rFonts w:cs="Arial"/>
          </w:rPr>
          <w:delText xml:space="preserve">o </w:delText>
        </w:r>
        <w:r w:rsidRPr="00622A7F" w:rsidDel="001249C4">
          <w:rPr>
            <w:rFonts w:cs="Arial"/>
          </w:rPr>
          <w:delText>find new genetic factors, whole-</w:delText>
        </w:r>
        <w:r w:rsidR="004C3093" w:rsidRPr="00622A7F" w:rsidDel="001249C4">
          <w:rPr>
            <w:rFonts w:cs="Arial"/>
          </w:rPr>
          <w:delText>exome sequencing was performed in 31 patients</w:delText>
        </w:r>
        <w:r w:rsidR="0087537B" w:rsidRPr="00622A7F" w:rsidDel="001249C4">
          <w:rPr>
            <w:rFonts w:cs="Arial"/>
          </w:rPr>
          <w:delText xml:space="preserve"> without functionally relevant variants in </w:delText>
        </w:r>
        <w:r w:rsidR="0087537B" w:rsidRPr="00622A7F" w:rsidDel="001249C4">
          <w:rPr>
            <w:rFonts w:cs="Arial"/>
            <w:i/>
          </w:rPr>
          <w:delText>IL36RN</w:delText>
        </w:r>
        <w:r w:rsidR="004C3093" w:rsidRPr="00622A7F" w:rsidDel="001249C4">
          <w:rPr>
            <w:rFonts w:cs="Arial"/>
          </w:rPr>
          <w:delText xml:space="preserve"> prior to </w:delText>
        </w:r>
        <w:commentRangeStart w:id="5764"/>
        <w:r w:rsidR="004C3093" w:rsidRPr="00622A7F" w:rsidDel="001249C4">
          <w:rPr>
            <w:rFonts w:cs="Arial"/>
          </w:rPr>
          <w:delText>this</w:delText>
        </w:r>
        <w:commentRangeEnd w:id="5764"/>
        <w:r w:rsidR="00E67D56" w:rsidDel="001249C4">
          <w:rPr>
            <w:rStyle w:val="Kommentarzeichen"/>
          </w:rPr>
          <w:commentReference w:id="5764"/>
        </w:r>
        <w:r w:rsidR="004C3093" w:rsidRPr="00622A7F" w:rsidDel="001249C4">
          <w:rPr>
            <w:rFonts w:cs="Arial"/>
          </w:rPr>
          <w:delText xml:space="preserve"> thesis.</w:delText>
        </w:r>
      </w:del>
      <w:ins w:id="5765" w:author="Haskamp, Stefan (extern)" w:date="2021-10-17T15:18:00Z">
        <w:del w:id="5766" w:author="Haskamp, Stefan (extern)" w:date="2022-01-15T14:18:00Z">
          <w:r w:rsidR="00396CF5" w:rsidRPr="00622A7F" w:rsidDel="001249C4">
            <w:rPr>
              <w:rFonts w:cs="Arial"/>
            </w:rPr>
            <w:delText xml:space="preserve"> The enrichment was performed </w:delText>
          </w:r>
        </w:del>
      </w:ins>
      <w:ins w:id="5767" w:author="Haskamp, Stefan (extern)" w:date="2021-10-17T15:20:00Z">
        <w:del w:id="5768" w:author="Haskamp, Stefan (extern)" w:date="2022-01-15T14:18:00Z">
          <w:r w:rsidR="00396CF5" w:rsidRPr="00622A7F" w:rsidDel="001249C4">
            <w:rPr>
              <w:rFonts w:cs="Arial"/>
            </w:rPr>
            <w:delText>using</w:delText>
          </w:r>
        </w:del>
      </w:ins>
      <w:ins w:id="5769" w:author="Haskamp, Stefan (extern)" w:date="2021-10-17T15:18:00Z">
        <w:del w:id="5770" w:author="Haskamp, Stefan (extern)" w:date="2022-01-15T14:18:00Z">
          <w:r w:rsidR="00396CF5" w:rsidRPr="00622A7F" w:rsidDel="001249C4">
            <w:rPr>
              <w:rFonts w:cs="Arial"/>
            </w:rPr>
            <w:delText xml:space="preserve"> </w:delText>
          </w:r>
        </w:del>
      </w:ins>
      <w:ins w:id="5771" w:author="Haskamp, Stefan (extern)" w:date="2021-10-17T15:19:00Z">
        <w:del w:id="5772" w:author="Haskamp, Stefan (extern)" w:date="2022-01-15T14:18:00Z">
          <w:r w:rsidR="00396CF5" w:rsidRPr="00622A7F" w:rsidDel="001249C4">
            <w:rPr>
              <w:rFonts w:cs="Arial"/>
            </w:rPr>
            <w:delText xml:space="preserve">SureSelect v4-6, </w:delText>
          </w:r>
        </w:del>
      </w:ins>
      <w:del w:id="5773" w:author="Haskamp, Stefan (extern)" w:date="2022-01-15T14:18:00Z">
        <w:r w:rsidR="004C3093" w:rsidRPr="00622A7F" w:rsidDel="001249C4">
          <w:rPr>
            <w:rFonts w:cs="Arial"/>
          </w:rPr>
          <w:delText xml:space="preserve"> </w:delText>
        </w:r>
        <w:r w:rsidR="0087537B" w:rsidRPr="00622A7F" w:rsidDel="001249C4">
          <w:rPr>
            <w:rFonts w:cs="Arial"/>
          </w:rPr>
          <w:delText>T</w:delText>
        </w:r>
      </w:del>
      <w:ins w:id="5774" w:author="Haskamp, Stefan (extern)" w:date="2021-10-17T15:19:00Z">
        <w:del w:id="5775" w:author="Haskamp, Stefan (extern)" w:date="2022-01-15T14:18:00Z">
          <w:r w:rsidR="00396CF5" w:rsidRPr="00622A7F" w:rsidDel="001249C4">
            <w:rPr>
              <w:rFonts w:cs="Arial"/>
            </w:rPr>
            <w:delText>t</w:delText>
          </w:r>
        </w:del>
      </w:ins>
      <w:del w:id="5776" w:author="Haskamp, Stefan (extern)" w:date="2022-01-15T14:18:00Z">
        <w:r w:rsidR="0087537B" w:rsidRPr="00622A7F" w:rsidDel="001249C4">
          <w:rPr>
            <w:rFonts w:cs="Arial"/>
          </w:rPr>
          <w:delText xml:space="preserve">he </w:delText>
        </w:r>
        <w:commentRangeEnd w:id="5762"/>
        <w:r w:rsidR="00C675D5" w:rsidRPr="00622A7F" w:rsidDel="001249C4">
          <w:rPr>
            <w:rStyle w:val="Kommentarzeichen"/>
            <w:rFonts w:cs="Arial"/>
          </w:rPr>
          <w:commentReference w:id="5762"/>
        </w:r>
        <w:r w:rsidR="0087537B" w:rsidRPr="00622A7F" w:rsidDel="001249C4">
          <w:rPr>
            <w:rFonts w:cs="Arial"/>
          </w:rPr>
          <w:delText xml:space="preserve">average of the </w:delText>
        </w:r>
        <w:commentRangeStart w:id="5777"/>
        <w:r w:rsidR="0087537B" w:rsidRPr="00622A7F" w:rsidDel="001249C4">
          <w:rPr>
            <w:rFonts w:cs="Arial"/>
          </w:rPr>
          <w:delText>coverage</w:delText>
        </w:r>
      </w:del>
      <w:ins w:id="5778" w:author="Stefan" w:date="2021-10-07T11:44:00Z">
        <w:del w:id="5779" w:author="Haskamp, Stefan (extern)" w:date="2022-01-15T14:18:00Z">
          <w:r w:rsidR="005E23FB" w:rsidRPr="00622A7F" w:rsidDel="001249C4">
            <w:rPr>
              <w:rFonts w:cs="Arial"/>
            </w:rPr>
            <w:delText xml:space="preserve"> of the target</w:delText>
          </w:r>
        </w:del>
      </w:ins>
      <w:del w:id="5780" w:author="Haskamp, Stefan (extern)" w:date="2022-01-15T14:18:00Z">
        <w:r w:rsidR="0087537B" w:rsidRPr="00622A7F" w:rsidDel="001249C4">
          <w:rPr>
            <w:rFonts w:cs="Arial"/>
          </w:rPr>
          <w:delText xml:space="preserve"> </w:delText>
        </w:r>
        <w:commentRangeEnd w:id="5777"/>
        <w:r w:rsidR="00C675D5" w:rsidRPr="00622A7F" w:rsidDel="001249C4">
          <w:rPr>
            <w:rStyle w:val="Kommentarzeichen"/>
            <w:rFonts w:cs="Arial"/>
          </w:rPr>
          <w:commentReference w:id="5777"/>
        </w:r>
        <w:r w:rsidR="0087537B" w:rsidRPr="00622A7F" w:rsidDel="001249C4">
          <w:rPr>
            <w:rFonts w:cs="Arial"/>
          </w:rPr>
          <w:delText xml:space="preserve">was 142.3 ± 31.1 (standard deviation) and 87.4% ± 10.7 of the target was covered above 20x. Variants of interest had a </w:delText>
        </w:r>
        <w:commentRangeStart w:id="5781"/>
        <w:r w:rsidR="0087537B" w:rsidRPr="00622A7F" w:rsidDel="001249C4">
          <w:rPr>
            <w:rFonts w:cs="Arial"/>
          </w:rPr>
          <w:delText xml:space="preserve">lower coverage limit of 20 </w:delText>
        </w:r>
        <w:commentRangeEnd w:id="5781"/>
        <w:r w:rsidR="00E67D56" w:rsidDel="001249C4">
          <w:rPr>
            <w:rStyle w:val="Kommentarzeichen"/>
          </w:rPr>
          <w:commentReference w:id="5781"/>
        </w:r>
        <w:r w:rsidR="0087537B" w:rsidRPr="00622A7F" w:rsidDel="001249C4">
          <w:rPr>
            <w:rFonts w:cs="Arial"/>
          </w:rPr>
          <w:delText xml:space="preserve">and </w:delText>
        </w:r>
        <w:r w:rsidR="00111C02" w:rsidRPr="00622A7F" w:rsidDel="001249C4">
          <w:rPr>
            <w:rFonts w:cs="Arial"/>
          </w:rPr>
          <w:delText>were present in less than three control individuals (n=706)</w:delText>
        </w:r>
      </w:del>
      <w:ins w:id="5782" w:author="ulrike.hueffmeier@gmail.com" w:date="2021-11-26T18:28:00Z">
        <w:del w:id="5783" w:author="Haskamp, Stefan (extern)" w:date="2022-01-15T14:18:00Z">
          <w:r w:rsidR="00E67D56" w:rsidDel="001249C4">
            <w:rPr>
              <w:rFonts w:cs="Arial"/>
            </w:rPr>
            <w:delText>. The latter</w:delText>
          </w:r>
        </w:del>
      </w:ins>
      <w:del w:id="5784" w:author="Haskamp, Stefan (extern)" w:date="2022-01-15T14:18:00Z">
        <w:r w:rsidR="0087537B" w:rsidRPr="00622A7F" w:rsidDel="001249C4">
          <w:rPr>
            <w:rFonts w:cs="Arial"/>
          </w:rPr>
          <w:delText xml:space="preserve"> </w:delText>
        </w:r>
        <w:r w:rsidRPr="00622A7F" w:rsidDel="001249C4">
          <w:rPr>
            <w:rFonts w:cs="Arial"/>
          </w:rPr>
          <w:delText>who</w:delText>
        </w:r>
        <w:r w:rsidR="00111C02" w:rsidRPr="00622A7F" w:rsidDel="001249C4">
          <w:rPr>
            <w:rFonts w:cs="Arial"/>
          </w:rPr>
          <w:delText xml:space="preserve"> were sequenced in-house and were not affected by an immunological disease. </w:delText>
        </w:r>
      </w:del>
    </w:p>
    <w:p w14:paraId="0BA50F0A" w14:textId="642F451E" w:rsidR="002A2EDF" w:rsidRPr="00622A7F" w:rsidDel="001249C4" w:rsidRDefault="00111C02" w:rsidP="004C3093">
      <w:pPr>
        <w:rPr>
          <w:del w:id="5785" w:author="Haskamp, Stefan (extern)" w:date="2022-01-15T14:18:00Z"/>
          <w:rFonts w:cs="Arial"/>
        </w:rPr>
      </w:pPr>
      <w:commentRangeStart w:id="5786"/>
      <w:del w:id="5787" w:author="Haskamp, Stefan (extern)" w:date="2022-01-15T14:18:00Z">
        <w:r w:rsidRPr="00622A7F" w:rsidDel="001249C4">
          <w:rPr>
            <w:rFonts w:cs="Arial"/>
          </w:rPr>
          <w:delText xml:space="preserve">Considering that variants of </w:delText>
        </w:r>
        <w:r w:rsidRPr="00622A7F" w:rsidDel="001249C4">
          <w:rPr>
            <w:rFonts w:cs="Arial"/>
            <w:i/>
          </w:rPr>
          <w:delText>IL36RN</w:delText>
        </w:r>
        <w:r w:rsidRPr="00622A7F" w:rsidDel="001249C4">
          <w:rPr>
            <w:rFonts w:cs="Arial"/>
          </w:rPr>
          <w:delText xml:space="preserve"> have been identified on both alleles, the</w:delText>
        </w:r>
      </w:del>
      <w:ins w:id="5788" w:author="Stefan" w:date="2021-10-07T11:46:00Z">
        <w:del w:id="5789" w:author="Haskamp, Stefan (extern)" w:date="2022-01-15T14:18:00Z">
          <w:r w:rsidR="005E23FB" w:rsidRPr="00622A7F" w:rsidDel="001249C4">
            <w:rPr>
              <w:rFonts w:cs="Arial"/>
            </w:rPr>
            <w:delText>The</w:delText>
          </w:r>
        </w:del>
      </w:ins>
      <w:del w:id="5790" w:author="Haskamp, Stefan (extern)" w:date="2022-01-15T14:18:00Z">
        <w:r w:rsidRPr="00622A7F" w:rsidDel="001249C4">
          <w:rPr>
            <w:rFonts w:cs="Arial"/>
          </w:rPr>
          <w:delText xml:space="preserve"> analysis was restricted to genes with homozygous variants in at least two patients</w:delText>
        </w:r>
      </w:del>
      <w:ins w:id="5791" w:author="Stefan" w:date="2021-10-07T11:46:00Z">
        <w:del w:id="5792" w:author="Haskamp, Stefan (extern)" w:date="2022-01-15T14:18:00Z">
          <w:r w:rsidR="005E23FB" w:rsidRPr="00622A7F" w:rsidDel="001249C4">
            <w:rPr>
              <w:rFonts w:cs="Arial"/>
            </w:rPr>
            <w:delText>.</w:delText>
          </w:r>
        </w:del>
      </w:ins>
      <w:del w:id="5793" w:author="Haskamp, Stefan (extern)" w:date="2022-01-15T14:18:00Z">
        <w:r w:rsidRPr="00622A7F" w:rsidDel="001249C4">
          <w:rPr>
            <w:rFonts w:cs="Arial"/>
          </w:rPr>
          <w:delText xml:space="preserve">. </w:delText>
        </w:r>
        <w:commentRangeEnd w:id="5786"/>
        <w:r w:rsidR="00C675D5" w:rsidRPr="00622A7F" w:rsidDel="001249C4">
          <w:rPr>
            <w:rStyle w:val="Kommentarzeichen"/>
            <w:rFonts w:cs="Arial"/>
          </w:rPr>
          <w:commentReference w:id="5786"/>
        </w:r>
        <w:r w:rsidRPr="00622A7F" w:rsidDel="001249C4">
          <w:rPr>
            <w:rFonts w:cs="Arial"/>
          </w:rPr>
          <w:delText xml:space="preserve">As the parents of patients were often not available for analysis, potentially compound heterozygous variants were ignored. A </w:delText>
        </w:r>
        <w:r w:rsidR="00A6194D" w:rsidRPr="00622A7F" w:rsidDel="001249C4">
          <w:rPr>
            <w:rFonts w:cs="Arial"/>
          </w:rPr>
          <w:delText>minor</w:delText>
        </w:r>
        <w:r w:rsidRPr="00622A7F" w:rsidDel="001249C4">
          <w:rPr>
            <w:rFonts w:cs="Arial"/>
          </w:rPr>
          <w:delText xml:space="preserve"> allel</w:delText>
        </w:r>
        <w:r w:rsidR="001B74EA" w:rsidRPr="00622A7F" w:rsidDel="001249C4">
          <w:rPr>
            <w:rFonts w:cs="Arial"/>
          </w:rPr>
          <w:delText>e</w:delText>
        </w:r>
        <w:r w:rsidRPr="00622A7F" w:rsidDel="001249C4">
          <w:rPr>
            <w:rFonts w:cs="Arial"/>
          </w:rPr>
          <w:delText xml:space="preserve"> frequency</w:delText>
        </w:r>
        <w:r w:rsidR="002A2EDF" w:rsidRPr="00622A7F" w:rsidDel="001249C4">
          <w:rPr>
            <w:rFonts w:cs="Arial"/>
          </w:rPr>
          <w:delText xml:space="preserve"> (MAF)</w:delText>
        </w:r>
        <w:r w:rsidRPr="00622A7F" w:rsidDel="001249C4">
          <w:rPr>
            <w:rFonts w:cs="Arial"/>
          </w:rPr>
          <w:delText xml:space="preserve"> of </w:delText>
        </w:r>
        <w:r w:rsidR="002A2EDF" w:rsidRPr="00622A7F" w:rsidDel="001249C4">
          <w:rPr>
            <w:rFonts w:cs="Arial"/>
          </w:rPr>
          <w:delText xml:space="preserve">0.5% or lower was used, considering that the </w:delText>
        </w:r>
        <w:r w:rsidR="002A2EDF" w:rsidRPr="00622A7F" w:rsidDel="001249C4">
          <w:rPr>
            <w:rFonts w:cs="Arial"/>
            <w:i/>
          </w:rPr>
          <w:delText>IL36RN</w:delText>
        </w:r>
        <w:r w:rsidR="002A2EDF" w:rsidRPr="00622A7F" w:rsidDel="001249C4">
          <w:rPr>
            <w:rFonts w:cs="Arial"/>
          </w:rPr>
          <w:delText xml:space="preserve"> variant c.338C&gt;T/ (p.Ser113Leu) had a MAF of 0.44 in non-Finnish European individua</w:delText>
        </w:r>
        <w:r w:rsidR="00E73704" w:rsidRPr="00622A7F" w:rsidDel="001249C4">
          <w:rPr>
            <w:rFonts w:cs="Arial"/>
          </w:rPr>
          <w:delText xml:space="preserve">ls of the databank gnomAD </w:delText>
        </w:r>
        <w:r w:rsidR="009A7AD4" w:rsidDel="001249C4">
          <w:rPr>
            <w:rFonts w:cs="Arial"/>
          </w:rPr>
          <w:delText>{Karczewski, 2020 #1771}</w:delText>
        </w:r>
        <w:r w:rsidR="002A2EDF" w:rsidRPr="00622A7F" w:rsidDel="001249C4">
          <w:rPr>
            <w:rFonts w:cs="Arial"/>
          </w:rPr>
          <w:delText xml:space="preserve">. Variants located in regions </w:delText>
        </w:r>
        <w:commentRangeStart w:id="5794"/>
        <w:r w:rsidR="002A2EDF" w:rsidRPr="00622A7F" w:rsidDel="001249C4">
          <w:rPr>
            <w:rFonts w:cs="Arial"/>
          </w:rPr>
          <w:delText>of segmental duplications</w:delText>
        </w:r>
      </w:del>
      <w:ins w:id="5795" w:author="Stefan" w:date="2021-10-07T11:49:00Z">
        <w:del w:id="5796" w:author="Haskamp, Stefan (extern)" w:date="2022-01-15T14:18:00Z">
          <w:r w:rsidR="004022F1" w:rsidRPr="00622A7F" w:rsidDel="001249C4">
            <w:rPr>
              <w:rFonts w:cs="Arial"/>
            </w:rPr>
            <w:delText xml:space="preserve"> </w:delText>
          </w:r>
        </w:del>
      </w:ins>
      <w:del w:id="5797" w:author="Haskamp, Stefan (extern)" w:date="2022-01-15T14:18:00Z">
        <w:r w:rsidR="004022F1" w:rsidRPr="00622A7F" w:rsidDel="001249C4">
          <w:rPr>
            <w:rFonts w:cs="Arial"/>
          </w:rPr>
          <w:delText>(</w:delText>
        </w:r>
      </w:del>
      <w:ins w:id="5798" w:author="Stefan" w:date="2021-10-07T11:49:00Z">
        <w:del w:id="5799" w:author="Haskamp, Stefan (extern)" w:date="2022-01-15T14:18:00Z">
          <w:r w:rsidR="004022F1" w:rsidRPr="00622A7F" w:rsidDel="001249C4">
            <w:rPr>
              <w:rFonts w:cs="Arial"/>
            </w:rPr>
            <w:delText>defined as regions</w:delText>
          </w:r>
        </w:del>
      </w:ins>
      <w:ins w:id="5800" w:author="Stefan" w:date="2021-10-07T11:50:00Z">
        <w:del w:id="5801" w:author="Haskamp, Stefan (extern)" w:date="2022-01-15T14:18:00Z">
          <w:r w:rsidR="004022F1" w:rsidRPr="00622A7F" w:rsidDel="001249C4">
            <w:rPr>
              <w:rFonts w:cs="Arial"/>
            </w:rPr>
            <w:delText xml:space="preserve"> of a minimum length </w:delText>
          </w:r>
        </w:del>
      </w:ins>
      <w:ins w:id="5802" w:author="Stefan" w:date="2021-10-07T11:51:00Z">
        <w:del w:id="5803" w:author="Haskamp, Stefan (extern)" w:date="2022-01-15T14:18:00Z">
          <w:r w:rsidR="004022F1" w:rsidRPr="00622A7F" w:rsidDel="001249C4">
            <w:rPr>
              <w:rFonts w:cs="Arial"/>
            </w:rPr>
            <w:delText>of</w:delText>
          </w:r>
        </w:del>
      </w:ins>
      <w:ins w:id="5804" w:author="Stefan" w:date="2021-10-07T11:50:00Z">
        <w:del w:id="5805" w:author="Haskamp, Stefan (extern)" w:date="2022-01-15T14:18:00Z">
          <w:r w:rsidR="004022F1" w:rsidRPr="00622A7F" w:rsidDel="001249C4">
            <w:rPr>
              <w:rFonts w:cs="Arial"/>
            </w:rPr>
            <w:delText xml:space="preserve"> 1 kb</w:delText>
          </w:r>
        </w:del>
      </w:ins>
      <w:ins w:id="5806" w:author="Stefan" w:date="2021-10-07T11:49:00Z">
        <w:del w:id="5807" w:author="Haskamp, Stefan (extern)" w:date="2022-01-15T14:18:00Z">
          <w:r w:rsidR="004022F1" w:rsidRPr="00622A7F" w:rsidDel="001249C4">
            <w:rPr>
              <w:rFonts w:cs="Arial"/>
            </w:rPr>
            <w:delText xml:space="preserve"> which occur more than on</w:delText>
          </w:r>
        </w:del>
      </w:ins>
      <w:ins w:id="5808" w:author="ulrike.hueffmeier@gmail.com" w:date="2021-11-26T18:32:00Z">
        <w:del w:id="5809" w:author="Haskamp, Stefan (extern)" w:date="2022-01-15T14:18:00Z">
          <w:r w:rsidR="00B80208" w:rsidDel="001249C4">
            <w:rPr>
              <w:rFonts w:cs="Arial"/>
            </w:rPr>
            <w:delText>ce</w:delText>
          </w:r>
        </w:del>
      </w:ins>
      <w:ins w:id="5810" w:author="Stefan" w:date="2021-10-07T11:49:00Z">
        <w:del w:id="5811" w:author="Haskamp, Stefan (extern)" w:date="2022-01-15T14:18:00Z">
          <w:r w:rsidR="004022F1" w:rsidRPr="00622A7F" w:rsidDel="001249C4">
            <w:rPr>
              <w:rFonts w:cs="Arial"/>
            </w:rPr>
            <w:delText>es</w:delText>
          </w:r>
        </w:del>
      </w:ins>
      <w:ins w:id="5812" w:author="Stefan" w:date="2021-10-07T11:50:00Z">
        <w:del w:id="5813" w:author="Haskamp, Stefan (extern)" w:date="2022-01-15T14:18:00Z">
          <w:r w:rsidR="004022F1" w:rsidRPr="00622A7F" w:rsidDel="001249C4">
            <w:rPr>
              <w:rFonts w:cs="Arial"/>
            </w:rPr>
            <w:delText xml:space="preserve"> in the genome</w:delText>
          </w:r>
        </w:del>
      </w:ins>
      <w:ins w:id="5814" w:author="Stefan" w:date="2021-10-07T14:36:00Z">
        <w:del w:id="5815" w:author="Haskamp, Stefan (extern)" w:date="2022-01-15T14:18:00Z">
          <w:r w:rsidR="0096669E" w:rsidRPr="00622A7F" w:rsidDel="001249C4">
            <w:rPr>
              <w:rFonts w:cs="Arial"/>
            </w:rPr>
            <w:delText>)</w:delText>
          </w:r>
        </w:del>
      </w:ins>
      <w:del w:id="5816" w:author="Haskamp, Stefan (extern)" w:date="2022-01-15T14:18:00Z">
        <w:r w:rsidR="004022F1" w:rsidRPr="00622A7F" w:rsidDel="001249C4">
          <w:rPr>
            <w:rFonts w:cs="Arial"/>
          </w:rPr>
          <w:delText xml:space="preserve"> with a similarity &gt;90%)</w:delText>
        </w:r>
        <w:r w:rsidR="00E73704" w:rsidRPr="00622A7F" w:rsidDel="001249C4">
          <w:rPr>
            <w:rFonts w:cs="Arial"/>
          </w:rPr>
          <w:delText xml:space="preserve"> </w:delText>
        </w:r>
        <w:commentRangeEnd w:id="5794"/>
        <w:r w:rsidR="00C675D5" w:rsidRPr="00622A7F" w:rsidDel="001249C4">
          <w:rPr>
            <w:rStyle w:val="Kommentarzeichen"/>
            <w:rFonts w:cs="Arial"/>
          </w:rPr>
          <w:commentReference w:id="5794"/>
        </w:r>
        <w:r w:rsidR="00E73704" w:rsidRPr="00622A7F" w:rsidDel="001249C4">
          <w:rPr>
            <w:rFonts w:cs="Arial"/>
          </w:rPr>
          <w:delText xml:space="preserve">were omitted. The </w:delText>
        </w:r>
        <w:r w:rsidR="002A2EDF" w:rsidRPr="00622A7F" w:rsidDel="001249C4">
          <w:rPr>
            <w:rFonts w:cs="Arial"/>
          </w:rPr>
          <w:delText>plausibility of the variant</w:delText>
        </w:r>
        <w:r w:rsidR="00E73704" w:rsidRPr="00622A7F" w:rsidDel="001249C4">
          <w:rPr>
            <w:rFonts w:cs="Arial"/>
          </w:rPr>
          <w:delText xml:space="preserve">s </w:delText>
        </w:r>
        <w:r w:rsidR="001B74EA" w:rsidRPr="00622A7F" w:rsidDel="001249C4">
          <w:rPr>
            <w:rFonts w:cs="Arial"/>
          </w:rPr>
          <w:delText>was</w:delText>
        </w:r>
        <w:r w:rsidR="00E73704" w:rsidRPr="00622A7F" w:rsidDel="001249C4">
          <w:rPr>
            <w:rFonts w:cs="Arial"/>
          </w:rPr>
          <w:delText xml:space="preserve"> assured </w:delText>
        </w:r>
        <w:r w:rsidR="002A2EDF" w:rsidRPr="00622A7F" w:rsidDel="001249C4">
          <w:rPr>
            <w:rFonts w:cs="Arial"/>
          </w:rPr>
          <w:delText xml:space="preserve">by evaluating the NGS reads in the IGV browser. </w:delText>
        </w:r>
        <w:r w:rsidR="00481055" w:rsidRPr="00622A7F" w:rsidDel="001249C4">
          <w:rPr>
            <w:rFonts w:cs="Arial"/>
          </w:rPr>
          <w:delText xml:space="preserve">Four homozygous variants in the two genes </w:delText>
        </w:r>
        <w:r w:rsidR="00481055" w:rsidRPr="00622A7F" w:rsidDel="001249C4">
          <w:rPr>
            <w:rFonts w:cs="Arial"/>
            <w:i/>
          </w:rPr>
          <w:delText>MPO</w:delText>
        </w:r>
        <w:r w:rsidR="00481055" w:rsidRPr="00622A7F" w:rsidDel="001249C4">
          <w:rPr>
            <w:rFonts w:cs="Arial"/>
          </w:rPr>
          <w:delText xml:space="preserve"> and </w:delText>
        </w:r>
        <w:r w:rsidR="00481055" w:rsidRPr="00622A7F" w:rsidDel="001249C4">
          <w:rPr>
            <w:rFonts w:cs="Arial"/>
            <w:i/>
          </w:rPr>
          <w:delText>MUC4</w:delText>
        </w:r>
        <w:r w:rsidR="004022F1" w:rsidRPr="00622A7F" w:rsidDel="001249C4">
          <w:rPr>
            <w:rFonts w:cs="Arial"/>
          </w:rPr>
          <w:delText xml:space="preserve"> were identified (</w:delText>
        </w:r>
        <w:r w:rsidR="004022F1" w:rsidRPr="00622A7F" w:rsidDel="001249C4">
          <w:rPr>
            <w:rFonts w:cs="Arial"/>
          </w:rPr>
          <w:fldChar w:fldCharType="begin"/>
        </w:r>
        <w:r w:rsidR="004022F1" w:rsidRPr="00622A7F" w:rsidDel="001249C4">
          <w:rPr>
            <w:rFonts w:cs="Arial"/>
          </w:rPr>
          <w:delInstrText xml:space="preserve"> REF _Ref84500022 \h </w:delInstrText>
        </w:r>
        <w:r w:rsidR="00622A7F" w:rsidDel="001249C4">
          <w:rPr>
            <w:rFonts w:cs="Arial"/>
          </w:rPr>
          <w:delInstrText xml:space="preserve"> \* MERGEFORMAT </w:delInstrText>
        </w:r>
        <w:r w:rsidR="004022F1" w:rsidRPr="00622A7F" w:rsidDel="001249C4">
          <w:rPr>
            <w:rFonts w:cs="Arial"/>
          </w:rPr>
        </w:r>
        <w:r w:rsidR="004022F1" w:rsidRPr="00622A7F" w:rsidDel="001249C4">
          <w:rPr>
            <w:rFonts w:cs="Arial"/>
          </w:rPr>
          <w:fldChar w:fldCharType="separate"/>
        </w:r>
      </w:del>
      <w:ins w:id="5817" w:author="Haskamp, Stefan" w:date="2021-12-30T18:41:00Z">
        <w:del w:id="5818" w:author="Haskamp, Stefan (extern)" w:date="2022-01-15T14:18:00Z">
          <w:r w:rsidR="00030D93" w:rsidRPr="00622A7F" w:rsidDel="001249C4">
            <w:rPr>
              <w:rFonts w:cs="Arial"/>
            </w:rPr>
            <w:delText xml:space="preserve">Table </w:delText>
          </w:r>
          <w:r w:rsidR="00030D93" w:rsidDel="001249C4">
            <w:rPr>
              <w:rFonts w:cs="Arial"/>
              <w:noProof/>
            </w:rPr>
            <w:delText>22</w:delText>
          </w:r>
        </w:del>
      </w:ins>
      <w:del w:id="5819" w:author="Haskamp, Stefan (extern)" w:date="2022-01-15T14:18:00Z">
        <w:r w:rsidR="00A53077" w:rsidRPr="00622A7F" w:rsidDel="001249C4">
          <w:rPr>
            <w:rFonts w:cs="Arial"/>
          </w:rPr>
          <w:delText xml:space="preserve">Table </w:delText>
        </w:r>
        <w:r w:rsidR="00A53077" w:rsidDel="001249C4">
          <w:rPr>
            <w:rFonts w:cs="Arial"/>
            <w:noProof/>
          </w:rPr>
          <w:delText>22</w:delText>
        </w:r>
        <w:r w:rsidR="004022F1" w:rsidRPr="00622A7F" w:rsidDel="001249C4">
          <w:rPr>
            <w:rFonts w:cs="Arial"/>
          </w:rPr>
          <w:fldChar w:fldCharType="end"/>
        </w:r>
        <w:r w:rsidR="004022F1" w:rsidRPr="00622A7F" w:rsidDel="001249C4">
          <w:rPr>
            <w:rFonts w:cs="Arial"/>
          </w:rPr>
          <w:delText>)</w:delText>
        </w:r>
        <w:r w:rsidR="00481055" w:rsidRPr="00622A7F" w:rsidDel="001249C4">
          <w:rPr>
            <w:rFonts w:cs="Arial"/>
          </w:rPr>
          <w:delText xml:space="preserve">. </w:delText>
        </w:r>
      </w:del>
    </w:p>
    <w:p w14:paraId="064982E3" w14:textId="6883A4D2" w:rsidR="0009328F" w:rsidRPr="00622A7F" w:rsidDel="001249C4" w:rsidRDefault="0009328F" w:rsidP="0009328F">
      <w:pPr>
        <w:pStyle w:val="Beschriftung"/>
        <w:keepNext/>
        <w:rPr>
          <w:del w:id="5820" w:author="Haskamp, Stefan (extern)" w:date="2022-01-15T14:18:00Z"/>
          <w:rFonts w:cs="Arial"/>
        </w:rPr>
      </w:pPr>
      <w:bookmarkStart w:id="5821" w:name="_Ref84500022"/>
      <w:bookmarkStart w:id="5822" w:name="_Ref72246344"/>
      <w:del w:id="5823" w:author="Haskamp, Stefan (extern)" w:date="2022-01-15T14:18:00Z">
        <w:r w:rsidRPr="00622A7F" w:rsidDel="001249C4">
          <w:rPr>
            <w:rFonts w:cs="Arial"/>
          </w:rPr>
          <w:delText xml:space="preserve">Table </w:delText>
        </w:r>
        <w:r w:rsidRPr="00622A7F" w:rsidDel="001249C4">
          <w:rPr>
            <w:rFonts w:cs="Arial"/>
          </w:rPr>
          <w:fldChar w:fldCharType="begin"/>
        </w:r>
        <w:r w:rsidRPr="00622A7F" w:rsidDel="001249C4">
          <w:rPr>
            <w:rFonts w:cs="Arial"/>
          </w:rPr>
          <w:delInstrText xml:space="preserve"> SEQ Table \* ARABIC </w:delInstrText>
        </w:r>
        <w:r w:rsidRPr="00622A7F" w:rsidDel="001249C4">
          <w:rPr>
            <w:rFonts w:cs="Arial"/>
          </w:rPr>
          <w:fldChar w:fldCharType="separate"/>
        </w:r>
        <w:r w:rsidR="00030D93" w:rsidDel="001249C4">
          <w:rPr>
            <w:rFonts w:cs="Arial"/>
            <w:noProof/>
          </w:rPr>
          <w:delText>22</w:delText>
        </w:r>
        <w:r w:rsidRPr="00622A7F" w:rsidDel="001249C4">
          <w:rPr>
            <w:rFonts w:cs="Arial"/>
          </w:rPr>
          <w:fldChar w:fldCharType="end"/>
        </w:r>
        <w:bookmarkEnd w:id="5821"/>
        <w:r w:rsidR="00481055" w:rsidRPr="00622A7F" w:rsidDel="001249C4">
          <w:rPr>
            <w:rFonts w:cs="Arial"/>
          </w:rPr>
          <w:delText>:</w:delText>
        </w:r>
        <w:r w:rsidRPr="00622A7F" w:rsidDel="001249C4">
          <w:rPr>
            <w:rFonts w:cs="Arial"/>
          </w:rPr>
          <w:delText xml:space="preserve"> </w:delText>
        </w:r>
        <w:r w:rsidR="00481055" w:rsidRPr="00622A7F" w:rsidDel="001249C4">
          <w:rPr>
            <w:rFonts w:cs="Arial"/>
          </w:rPr>
          <w:delText>h</w:delText>
        </w:r>
        <w:r w:rsidRPr="00622A7F" w:rsidDel="001249C4">
          <w:rPr>
            <w:rFonts w:cs="Arial"/>
          </w:rPr>
          <w:delText xml:space="preserve">omozygous </w:delText>
        </w:r>
      </w:del>
      <w:ins w:id="5824" w:author="Hüffmeier, Ulrike" w:date="2021-10-01T12:34:00Z">
        <w:del w:id="5825" w:author="Haskamp, Stefan (extern)" w:date="2022-01-15T14:18:00Z">
          <w:r w:rsidR="00C675D5" w:rsidRPr="00622A7F" w:rsidDel="001249C4">
            <w:rPr>
              <w:rFonts w:cs="Arial"/>
            </w:rPr>
            <w:delText xml:space="preserve">Homozygous </w:delText>
          </w:r>
        </w:del>
      </w:ins>
      <w:del w:id="5826" w:author="Haskamp, Stefan (extern)" w:date="2022-01-15T14:18:00Z">
        <w:r w:rsidRPr="00622A7F" w:rsidDel="001249C4">
          <w:rPr>
            <w:rFonts w:cs="Arial"/>
          </w:rPr>
          <w:delText xml:space="preserve">variants present in at least two of 31 </w:delText>
        </w:r>
      </w:del>
      <w:ins w:id="5827" w:author="ulrike.hueffmeier@gmail.com" w:date="2021-11-26T18:32:00Z">
        <w:del w:id="5828" w:author="Haskamp, Stefan (extern)" w:date="2022-01-15T14:18:00Z">
          <w:r w:rsidR="00B80208" w:rsidDel="001249C4">
            <w:rPr>
              <w:rFonts w:cs="Arial"/>
            </w:rPr>
            <w:delText xml:space="preserve">GPP </w:delText>
          </w:r>
        </w:del>
      </w:ins>
      <w:del w:id="5829" w:author="Haskamp, Stefan (extern)" w:date="2022-01-15T14:18:00Z">
        <w:r w:rsidRPr="00622A7F" w:rsidDel="001249C4">
          <w:rPr>
            <w:rFonts w:cs="Arial"/>
          </w:rPr>
          <w:delText>patients with GPP</w:delText>
        </w:r>
        <w:r w:rsidR="00481055" w:rsidRPr="00622A7F" w:rsidDel="001249C4">
          <w:rPr>
            <w:rFonts w:cs="Arial"/>
          </w:rPr>
          <w:delText xml:space="preserve"> identifi</w:delText>
        </w:r>
        <w:r w:rsidR="001B74EA" w:rsidRPr="00622A7F" w:rsidDel="001249C4">
          <w:rPr>
            <w:rFonts w:cs="Arial"/>
          </w:rPr>
          <w:delText>ed by whole-</w:delText>
        </w:r>
        <w:r w:rsidR="00481055" w:rsidRPr="00622A7F" w:rsidDel="001249C4">
          <w:rPr>
            <w:rFonts w:cs="Arial"/>
          </w:rPr>
          <w:delText>exome sequencing</w:delText>
        </w:r>
        <w:bookmarkEnd w:id="5822"/>
      </w:del>
    </w:p>
    <w:p w14:paraId="5EAA5028" w14:textId="14E7F7AD" w:rsidR="0009328F" w:rsidRPr="00622A7F" w:rsidDel="001249C4" w:rsidRDefault="0009328F" w:rsidP="0009328F">
      <w:pPr>
        <w:pStyle w:val="Untertitel"/>
        <w:rPr>
          <w:del w:id="5830" w:author="Haskamp, Stefan (extern)" w:date="2022-01-15T14:18:00Z"/>
          <w:rFonts w:cs="Arial"/>
        </w:rPr>
      </w:pPr>
      <w:commentRangeStart w:id="5831"/>
      <w:del w:id="5832" w:author="Haskamp, Stefan (extern)" w:date="2022-01-15T14:18:00Z">
        <w:r w:rsidRPr="00622A7F" w:rsidDel="001249C4">
          <w:rPr>
            <w:rFonts w:cs="Arial"/>
          </w:rPr>
          <w:delText xml:space="preserve">For each variant, the affected gene, the location in the genome (hg19 reference) and the minor allele frequency in individuals of Non-Finnish European </w:delText>
        </w:r>
        <w:r w:rsidR="00481055" w:rsidRPr="00622A7F" w:rsidDel="001249C4">
          <w:rPr>
            <w:rFonts w:cs="Arial"/>
          </w:rPr>
          <w:delText>origin from gnomAD</w:delText>
        </w:r>
        <w:r w:rsidR="00E73704" w:rsidRPr="00622A7F" w:rsidDel="001249C4">
          <w:rPr>
            <w:rFonts w:cs="Arial"/>
          </w:rPr>
          <w:delText xml:space="preserve"> </w:delText>
        </w:r>
        <w:r w:rsidR="009A7AD4" w:rsidDel="001249C4">
          <w:rPr>
            <w:rFonts w:cs="Arial"/>
          </w:rPr>
          <w:delText>{Karczewski, 2020 #1771}</w:delText>
        </w:r>
        <w:r w:rsidR="00481055" w:rsidRPr="00622A7F" w:rsidDel="001249C4">
          <w:rPr>
            <w:rFonts w:cs="Arial"/>
          </w:rPr>
          <w:delText>.</w:delText>
        </w:r>
        <w:commentRangeEnd w:id="5831"/>
        <w:r w:rsidR="00B80208" w:rsidDel="001249C4">
          <w:rPr>
            <w:rStyle w:val="Kommentarzeichen"/>
          </w:rPr>
          <w:commentReference w:id="5831"/>
        </w:r>
      </w:del>
    </w:p>
    <w:tbl>
      <w:tblPr>
        <w:tblW w:w="9129" w:type="dxa"/>
        <w:tblInd w:w="-10" w:type="dxa"/>
        <w:tblLook w:val="04A0" w:firstRow="1" w:lastRow="0" w:firstColumn="1" w:lastColumn="0" w:noHBand="0" w:noVBand="1"/>
      </w:tblPr>
      <w:tblGrid>
        <w:gridCol w:w="851"/>
        <w:gridCol w:w="2467"/>
        <w:gridCol w:w="1936"/>
        <w:gridCol w:w="3875"/>
      </w:tblGrid>
      <w:tr w:rsidR="0009328F" w:rsidRPr="00622A7F" w:rsidDel="001249C4" w14:paraId="636255F3" w14:textId="069A6857" w:rsidTr="0009328F">
        <w:trPr>
          <w:trHeight w:val="458"/>
          <w:del w:id="5833" w:author="Haskamp, Stefan (extern)" w:date="2022-01-15T14:18:00Z"/>
        </w:trPr>
        <w:tc>
          <w:tcPr>
            <w:tcW w:w="851"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30F2A0EF" w14:textId="22157447" w:rsidR="0009328F" w:rsidRPr="00622A7F" w:rsidDel="001249C4" w:rsidRDefault="0009328F" w:rsidP="0009328F">
            <w:pPr>
              <w:spacing w:after="0" w:line="240" w:lineRule="auto"/>
              <w:jc w:val="left"/>
              <w:rPr>
                <w:del w:id="5834" w:author="Haskamp, Stefan (extern)" w:date="2022-01-15T14:18:00Z"/>
                <w:rFonts w:eastAsia="Times New Roman" w:cs="Arial"/>
                <w:b/>
                <w:bCs/>
                <w:color w:val="000000"/>
                <w:sz w:val="22"/>
              </w:rPr>
            </w:pPr>
            <w:del w:id="5835" w:author="Haskamp, Stefan (extern)" w:date="2022-01-15T14:18:00Z">
              <w:r w:rsidRPr="00622A7F" w:rsidDel="001249C4">
                <w:rPr>
                  <w:rFonts w:eastAsia="Times New Roman" w:cs="Arial"/>
                  <w:b/>
                  <w:bCs/>
                  <w:color w:val="000000"/>
                  <w:sz w:val="22"/>
                </w:rPr>
                <w:delText xml:space="preserve">Gene </w:delText>
              </w:r>
            </w:del>
          </w:p>
        </w:tc>
        <w:tc>
          <w:tcPr>
            <w:tcW w:w="2467"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6714C0B2" w14:textId="2C1A85C3" w:rsidR="0009328F" w:rsidRPr="00622A7F" w:rsidDel="001249C4" w:rsidRDefault="0009328F" w:rsidP="0009328F">
            <w:pPr>
              <w:spacing w:after="0" w:line="240" w:lineRule="auto"/>
              <w:jc w:val="left"/>
              <w:rPr>
                <w:del w:id="5836" w:author="Haskamp, Stefan (extern)" w:date="2022-01-15T14:18:00Z"/>
                <w:rFonts w:eastAsia="Times New Roman" w:cs="Arial"/>
                <w:b/>
                <w:bCs/>
                <w:color w:val="000000"/>
                <w:sz w:val="22"/>
              </w:rPr>
            </w:pPr>
            <w:del w:id="5837" w:author="Haskamp, Stefan (extern)" w:date="2022-01-15T14:18:00Z">
              <w:r w:rsidRPr="00622A7F" w:rsidDel="001249C4">
                <w:rPr>
                  <w:rFonts w:eastAsia="Times New Roman" w:cs="Arial"/>
                  <w:b/>
                  <w:bCs/>
                  <w:color w:val="000000"/>
                  <w:sz w:val="22"/>
                </w:rPr>
                <w:delText>Variant at nucleotide/ protein level</w:delText>
              </w:r>
            </w:del>
          </w:p>
        </w:tc>
        <w:tc>
          <w:tcPr>
            <w:tcW w:w="1936"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22315EA2" w14:textId="108A45A3" w:rsidR="0009328F" w:rsidRPr="00622A7F" w:rsidDel="001249C4" w:rsidRDefault="0009328F" w:rsidP="0009328F">
            <w:pPr>
              <w:spacing w:after="0" w:line="240" w:lineRule="auto"/>
              <w:jc w:val="left"/>
              <w:rPr>
                <w:del w:id="5838" w:author="Haskamp, Stefan (extern)" w:date="2022-01-15T14:18:00Z"/>
                <w:rFonts w:eastAsia="Times New Roman" w:cs="Arial"/>
                <w:b/>
                <w:bCs/>
                <w:color w:val="000000"/>
                <w:sz w:val="22"/>
              </w:rPr>
            </w:pPr>
            <w:del w:id="5839" w:author="Haskamp, Stefan (extern)" w:date="2022-01-15T14:18:00Z">
              <w:r w:rsidRPr="00622A7F" w:rsidDel="001249C4">
                <w:rPr>
                  <w:rFonts w:eastAsia="Times New Roman" w:cs="Arial"/>
                  <w:b/>
                  <w:bCs/>
                  <w:color w:val="000000"/>
                  <w:sz w:val="22"/>
                </w:rPr>
                <w:delText>Position in hg19 (dbSNP-ID)</w:delText>
              </w:r>
            </w:del>
          </w:p>
        </w:tc>
        <w:tc>
          <w:tcPr>
            <w:tcW w:w="387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5B082AE4" w14:textId="239E2FBF" w:rsidR="0009328F" w:rsidRPr="00622A7F" w:rsidDel="001249C4" w:rsidRDefault="0009328F" w:rsidP="0009328F">
            <w:pPr>
              <w:spacing w:after="0" w:line="240" w:lineRule="auto"/>
              <w:jc w:val="left"/>
              <w:rPr>
                <w:del w:id="5840" w:author="Haskamp, Stefan (extern)" w:date="2022-01-15T14:18:00Z"/>
                <w:rFonts w:eastAsia="Times New Roman" w:cs="Arial"/>
                <w:b/>
                <w:bCs/>
                <w:color w:val="000000"/>
                <w:sz w:val="22"/>
              </w:rPr>
            </w:pPr>
            <w:del w:id="5841" w:author="Haskamp, Stefan (extern)" w:date="2022-01-15T14:18:00Z">
              <w:r w:rsidRPr="00622A7F" w:rsidDel="001249C4">
                <w:rPr>
                  <w:rFonts w:eastAsia="Times New Roman" w:cs="Arial"/>
                  <w:b/>
                  <w:bCs/>
                  <w:color w:val="000000"/>
                  <w:sz w:val="22"/>
                </w:rPr>
                <w:delText>Frequency in Non-Finnish European individuals of gnomAD (proportion of minor allele)</w:delText>
              </w:r>
            </w:del>
          </w:p>
        </w:tc>
      </w:tr>
      <w:tr w:rsidR="0009328F" w:rsidRPr="00622A7F" w:rsidDel="001249C4" w14:paraId="2FF4464E" w14:textId="680C024B" w:rsidTr="0009328F">
        <w:trPr>
          <w:trHeight w:val="458"/>
          <w:del w:id="5842" w:author="Haskamp, Stefan (extern)" w:date="2022-01-15T14:18:00Z"/>
        </w:trPr>
        <w:tc>
          <w:tcPr>
            <w:tcW w:w="851" w:type="dxa"/>
            <w:vMerge/>
            <w:tcBorders>
              <w:top w:val="single" w:sz="8" w:space="0" w:color="auto"/>
              <w:left w:val="single" w:sz="8" w:space="0" w:color="auto"/>
              <w:bottom w:val="single" w:sz="8" w:space="0" w:color="000000"/>
              <w:right w:val="single" w:sz="8" w:space="0" w:color="auto"/>
            </w:tcBorders>
            <w:vAlign w:val="center"/>
            <w:hideMark/>
          </w:tcPr>
          <w:p w14:paraId="4E884569" w14:textId="6CA17CB0" w:rsidR="0009328F" w:rsidRPr="00622A7F" w:rsidDel="001249C4" w:rsidRDefault="0009328F" w:rsidP="0009328F">
            <w:pPr>
              <w:spacing w:after="0" w:line="240" w:lineRule="auto"/>
              <w:jc w:val="left"/>
              <w:rPr>
                <w:del w:id="5843" w:author="Haskamp, Stefan (extern)" w:date="2022-01-15T14:18:00Z"/>
                <w:rFonts w:eastAsia="Times New Roman" w:cs="Arial"/>
                <w:b/>
                <w:bCs/>
                <w:color w:val="000000"/>
                <w:sz w:val="22"/>
              </w:rPr>
            </w:pPr>
          </w:p>
        </w:tc>
        <w:tc>
          <w:tcPr>
            <w:tcW w:w="2467" w:type="dxa"/>
            <w:vMerge/>
            <w:tcBorders>
              <w:top w:val="single" w:sz="8" w:space="0" w:color="auto"/>
              <w:left w:val="single" w:sz="8" w:space="0" w:color="auto"/>
              <w:bottom w:val="single" w:sz="8" w:space="0" w:color="000000"/>
              <w:right w:val="single" w:sz="8" w:space="0" w:color="auto"/>
            </w:tcBorders>
            <w:vAlign w:val="center"/>
            <w:hideMark/>
          </w:tcPr>
          <w:p w14:paraId="5CDBA9D4" w14:textId="0A3956CA" w:rsidR="0009328F" w:rsidRPr="00622A7F" w:rsidDel="001249C4" w:rsidRDefault="0009328F" w:rsidP="0009328F">
            <w:pPr>
              <w:spacing w:after="0" w:line="240" w:lineRule="auto"/>
              <w:jc w:val="left"/>
              <w:rPr>
                <w:del w:id="5844" w:author="Haskamp, Stefan (extern)" w:date="2022-01-15T14:18:00Z"/>
                <w:rFonts w:eastAsia="Times New Roman" w:cs="Arial"/>
                <w:b/>
                <w:bCs/>
                <w:color w:val="000000"/>
                <w:sz w:val="22"/>
              </w:rPr>
            </w:pPr>
          </w:p>
        </w:tc>
        <w:tc>
          <w:tcPr>
            <w:tcW w:w="1936" w:type="dxa"/>
            <w:vMerge/>
            <w:tcBorders>
              <w:top w:val="single" w:sz="8" w:space="0" w:color="auto"/>
              <w:left w:val="single" w:sz="8" w:space="0" w:color="auto"/>
              <w:bottom w:val="single" w:sz="8" w:space="0" w:color="000000"/>
              <w:right w:val="single" w:sz="8" w:space="0" w:color="auto"/>
            </w:tcBorders>
            <w:vAlign w:val="center"/>
            <w:hideMark/>
          </w:tcPr>
          <w:p w14:paraId="720F1E4D" w14:textId="54C337C2" w:rsidR="0009328F" w:rsidRPr="00622A7F" w:rsidDel="001249C4" w:rsidRDefault="0009328F" w:rsidP="0009328F">
            <w:pPr>
              <w:spacing w:after="0" w:line="240" w:lineRule="auto"/>
              <w:jc w:val="left"/>
              <w:rPr>
                <w:del w:id="5845" w:author="Haskamp, Stefan (extern)" w:date="2022-01-15T14:18:00Z"/>
                <w:rFonts w:eastAsia="Times New Roman" w:cs="Arial"/>
                <w:b/>
                <w:bCs/>
                <w:color w:val="000000"/>
                <w:sz w:val="22"/>
              </w:rPr>
            </w:pPr>
          </w:p>
        </w:tc>
        <w:tc>
          <w:tcPr>
            <w:tcW w:w="3875" w:type="dxa"/>
            <w:vMerge/>
            <w:tcBorders>
              <w:top w:val="single" w:sz="8" w:space="0" w:color="auto"/>
              <w:left w:val="single" w:sz="8" w:space="0" w:color="auto"/>
              <w:bottom w:val="single" w:sz="8" w:space="0" w:color="000000"/>
              <w:right w:val="single" w:sz="8" w:space="0" w:color="auto"/>
            </w:tcBorders>
            <w:vAlign w:val="center"/>
            <w:hideMark/>
          </w:tcPr>
          <w:p w14:paraId="490A6C94" w14:textId="603EE60A" w:rsidR="0009328F" w:rsidRPr="00622A7F" w:rsidDel="001249C4" w:rsidRDefault="0009328F" w:rsidP="0009328F">
            <w:pPr>
              <w:spacing w:after="0" w:line="240" w:lineRule="auto"/>
              <w:jc w:val="left"/>
              <w:rPr>
                <w:del w:id="5846" w:author="Haskamp, Stefan (extern)" w:date="2022-01-15T14:18:00Z"/>
                <w:rFonts w:eastAsia="Times New Roman" w:cs="Arial"/>
                <w:b/>
                <w:bCs/>
                <w:color w:val="000000"/>
                <w:sz w:val="22"/>
              </w:rPr>
            </w:pPr>
          </w:p>
        </w:tc>
      </w:tr>
      <w:tr w:rsidR="0009328F" w:rsidRPr="00622A7F" w:rsidDel="001249C4" w14:paraId="20DFC823" w14:textId="4DF0AA5B" w:rsidTr="0009328F">
        <w:trPr>
          <w:cantSplit/>
          <w:trHeight w:val="300"/>
          <w:del w:id="5847" w:author="Haskamp, Stefan (extern)" w:date="2022-01-15T14:18:00Z"/>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14:paraId="4939DE53" w14:textId="2FC0F055" w:rsidR="0009328F" w:rsidRPr="00622A7F" w:rsidDel="001249C4" w:rsidRDefault="0009328F" w:rsidP="0009328F">
            <w:pPr>
              <w:spacing w:after="0" w:line="240" w:lineRule="auto"/>
              <w:jc w:val="left"/>
              <w:rPr>
                <w:del w:id="5848" w:author="Haskamp, Stefan (extern)" w:date="2022-01-15T14:18:00Z"/>
                <w:rFonts w:eastAsia="Times New Roman" w:cs="Arial"/>
                <w:i/>
                <w:iCs/>
                <w:color w:val="000000"/>
                <w:sz w:val="22"/>
              </w:rPr>
            </w:pPr>
            <w:del w:id="5849" w:author="Haskamp, Stefan (extern)" w:date="2022-01-15T14:18:00Z">
              <w:r w:rsidRPr="00622A7F" w:rsidDel="001249C4">
                <w:rPr>
                  <w:rFonts w:eastAsia="Times New Roman" w:cs="Arial"/>
                  <w:i/>
                  <w:iCs/>
                  <w:color w:val="000000"/>
                  <w:sz w:val="22"/>
                </w:rPr>
                <w:delText>MPO</w:delText>
              </w:r>
            </w:del>
          </w:p>
        </w:tc>
        <w:tc>
          <w:tcPr>
            <w:tcW w:w="2467" w:type="dxa"/>
            <w:tcBorders>
              <w:top w:val="nil"/>
              <w:left w:val="nil"/>
              <w:bottom w:val="single" w:sz="8" w:space="0" w:color="auto"/>
              <w:right w:val="single" w:sz="8" w:space="0" w:color="auto"/>
            </w:tcBorders>
            <w:shd w:val="clear" w:color="auto" w:fill="auto"/>
            <w:noWrap/>
            <w:vAlign w:val="center"/>
            <w:hideMark/>
          </w:tcPr>
          <w:p w14:paraId="4C12F4A3" w14:textId="3CB2718E" w:rsidR="0009328F" w:rsidRPr="004C42DB" w:rsidDel="001249C4" w:rsidRDefault="0009328F" w:rsidP="0009328F">
            <w:pPr>
              <w:spacing w:after="0" w:line="240" w:lineRule="auto"/>
              <w:jc w:val="left"/>
              <w:rPr>
                <w:del w:id="5850" w:author="Haskamp, Stefan (extern)" w:date="2022-01-15T14:18:00Z"/>
                <w:rFonts w:eastAsia="Times New Roman" w:cs="Arial"/>
                <w:color w:val="000000"/>
                <w:sz w:val="22"/>
                <w:rPrChange w:id="5851" w:author="Stefan" w:date="2022-01-31T14:13:00Z">
                  <w:rPr>
                    <w:del w:id="5852" w:author="Haskamp, Stefan (extern)" w:date="2022-01-15T14:18:00Z"/>
                    <w:rFonts w:eastAsia="Times New Roman" w:cs="Arial"/>
                    <w:color w:val="000000"/>
                    <w:sz w:val="22"/>
                    <w:lang w:val="de-DE"/>
                  </w:rPr>
                </w:rPrChange>
              </w:rPr>
            </w:pPr>
            <w:del w:id="5853" w:author="Haskamp, Stefan (extern)" w:date="2022-01-15T14:18:00Z">
              <w:r w:rsidRPr="004C42DB" w:rsidDel="001249C4">
                <w:rPr>
                  <w:rFonts w:eastAsia="Times New Roman" w:cs="Arial"/>
                  <w:color w:val="000000"/>
                  <w:sz w:val="22"/>
                  <w:rPrChange w:id="5854" w:author="Stefan" w:date="2022-01-31T14:13:00Z">
                    <w:rPr>
                      <w:rFonts w:eastAsia="Times New Roman" w:cs="Arial"/>
                      <w:color w:val="000000"/>
                      <w:sz w:val="22"/>
                      <w:lang w:val="de-DE"/>
                    </w:rPr>
                  </w:rPrChange>
                </w:rPr>
                <w:delText>c.1768C&gt;T/ p.Arg590Cys (NM_000250.2)</w:delText>
              </w:r>
            </w:del>
          </w:p>
        </w:tc>
        <w:tc>
          <w:tcPr>
            <w:tcW w:w="1936" w:type="dxa"/>
            <w:tcBorders>
              <w:top w:val="nil"/>
              <w:left w:val="nil"/>
              <w:bottom w:val="single" w:sz="8" w:space="0" w:color="auto"/>
              <w:right w:val="single" w:sz="8" w:space="0" w:color="auto"/>
            </w:tcBorders>
            <w:shd w:val="clear" w:color="auto" w:fill="auto"/>
            <w:noWrap/>
            <w:vAlign w:val="center"/>
            <w:hideMark/>
          </w:tcPr>
          <w:p w14:paraId="0E3FECEE" w14:textId="24BB2596" w:rsidR="0009328F" w:rsidRPr="00622A7F" w:rsidDel="001249C4" w:rsidRDefault="0009328F" w:rsidP="0009328F">
            <w:pPr>
              <w:spacing w:after="0" w:line="240" w:lineRule="auto"/>
              <w:jc w:val="left"/>
              <w:rPr>
                <w:del w:id="5855" w:author="Haskamp, Stefan (extern)" w:date="2022-01-15T14:18:00Z"/>
                <w:rFonts w:eastAsia="Times New Roman" w:cs="Arial"/>
                <w:color w:val="000000"/>
                <w:sz w:val="22"/>
              </w:rPr>
            </w:pPr>
            <w:del w:id="5856" w:author="Haskamp, Stefan (extern)" w:date="2022-01-15T14:18:00Z">
              <w:r w:rsidRPr="00622A7F" w:rsidDel="001249C4">
                <w:rPr>
                  <w:rFonts w:eastAsia="Times New Roman" w:cs="Arial"/>
                  <w:color w:val="000000"/>
                  <w:sz w:val="22"/>
                </w:rPr>
                <w:delText>Chr17: 56,350,133 (rs142082076)</w:delText>
              </w:r>
            </w:del>
          </w:p>
        </w:tc>
        <w:tc>
          <w:tcPr>
            <w:tcW w:w="3875" w:type="dxa"/>
            <w:tcBorders>
              <w:top w:val="nil"/>
              <w:left w:val="nil"/>
              <w:bottom w:val="single" w:sz="8" w:space="0" w:color="auto"/>
              <w:right w:val="single" w:sz="8" w:space="0" w:color="auto"/>
            </w:tcBorders>
            <w:shd w:val="clear" w:color="auto" w:fill="auto"/>
            <w:noWrap/>
            <w:vAlign w:val="center"/>
            <w:hideMark/>
          </w:tcPr>
          <w:p w14:paraId="45712686" w14:textId="3A9DAC88" w:rsidR="0009328F" w:rsidRPr="00622A7F" w:rsidDel="001249C4" w:rsidRDefault="0009328F" w:rsidP="0009328F">
            <w:pPr>
              <w:spacing w:after="0" w:line="240" w:lineRule="auto"/>
              <w:jc w:val="left"/>
              <w:rPr>
                <w:del w:id="5857" w:author="Haskamp, Stefan (extern)" w:date="2022-01-15T14:18:00Z"/>
                <w:rFonts w:eastAsia="Times New Roman" w:cs="Arial"/>
                <w:color w:val="000000"/>
                <w:sz w:val="22"/>
              </w:rPr>
            </w:pPr>
            <w:del w:id="5858" w:author="Haskamp, Stefan (extern)" w:date="2022-01-15T14:18:00Z">
              <w:r w:rsidRPr="00622A7F" w:rsidDel="001249C4">
                <w:rPr>
                  <w:rFonts w:eastAsia="Times New Roman" w:cs="Arial"/>
                  <w:color w:val="000000"/>
                  <w:sz w:val="22"/>
                </w:rPr>
                <w:delText>0.004% (9/129,050)</w:delText>
              </w:r>
            </w:del>
          </w:p>
        </w:tc>
      </w:tr>
      <w:tr w:rsidR="0009328F" w:rsidRPr="00622A7F" w:rsidDel="001249C4" w14:paraId="583FAAA1" w14:textId="32E4EA6C" w:rsidTr="0009328F">
        <w:trPr>
          <w:cantSplit/>
          <w:trHeight w:val="300"/>
          <w:del w:id="5859" w:author="Haskamp, Stefan (extern)" w:date="2022-01-15T14:18:00Z"/>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14:paraId="440D97F1" w14:textId="24C453CE" w:rsidR="0009328F" w:rsidRPr="00622A7F" w:rsidDel="001249C4" w:rsidRDefault="0009328F" w:rsidP="0009328F">
            <w:pPr>
              <w:spacing w:after="0" w:line="240" w:lineRule="auto"/>
              <w:jc w:val="left"/>
              <w:rPr>
                <w:del w:id="5860" w:author="Haskamp, Stefan (extern)" w:date="2022-01-15T14:18:00Z"/>
                <w:rFonts w:eastAsia="Times New Roman" w:cs="Arial"/>
                <w:i/>
                <w:iCs/>
                <w:color w:val="000000"/>
                <w:sz w:val="22"/>
              </w:rPr>
            </w:pPr>
            <w:del w:id="5861" w:author="Haskamp, Stefan (extern)" w:date="2022-01-15T14:18:00Z">
              <w:r w:rsidRPr="00622A7F" w:rsidDel="001249C4">
                <w:rPr>
                  <w:rFonts w:eastAsia="Times New Roman" w:cs="Arial"/>
                  <w:i/>
                  <w:iCs/>
                  <w:color w:val="000000"/>
                  <w:sz w:val="22"/>
                </w:rPr>
                <w:delText>MPO</w:delText>
              </w:r>
            </w:del>
          </w:p>
        </w:tc>
        <w:tc>
          <w:tcPr>
            <w:tcW w:w="2467" w:type="dxa"/>
            <w:tcBorders>
              <w:top w:val="nil"/>
              <w:left w:val="nil"/>
              <w:bottom w:val="single" w:sz="8" w:space="0" w:color="auto"/>
              <w:right w:val="single" w:sz="8" w:space="0" w:color="auto"/>
            </w:tcBorders>
            <w:shd w:val="clear" w:color="auto" w:fill="auto"/>
            <w:noWrap/>
            <w:vAlign w:val="center"/>
            <w:hideMark/>
          </w:tcPr>
          <w:p w14:paraId="588ADF5A" w14:textId="1ACFCB26" w:rsidR="0009328F" w:rsidRPr="00622A7F" w:rsidDel="001249C4" w:rsidRDefault="0009328F" w:rsidP="0009328F">
            <w:pPr>
              <w:spacing w:after="0" w:line="240" w:lineRule="auto"/>
              <w:jc w:val="left"/>
              <w:rPr>
                <w:del w:id="5862" w:author="Haskamp, Stefan (extern)" w:date="2022-01-15T14:18:00Z"/>
                <w:rFonts w:eastAsia="Times New Roman" w:cs="Arial"/>
                <w:color w:val="000000"/>
                <w:sz w:val="22"/>
              </w:rPr>
            </w:pPr>
            <w:del w:id="5863" w:author="Haskamp, Stefan (extern)" w:date="2022-01-15T14:18:00Z">
              <w:r w:rsidRPr="00622A7F" w:rsidDel="001249C4">
                <w:rPr>
                  <w:rFonts w:eastAsia="Times New Roman" w:cs="Arial"/>
                  <w:color w:val="000000"/>
                  <w:sz w:val="22"/>
                </w:rPr>
                <w:delText>c.265_275dup/ p.Ser94Alafs*24 (NM_000250.2)</w:delText>
              </w:r>
            </w:del>
          </w:p>
        </w:tc>
        <w:tc>
          <w:tcPr>
            <w:tcW w:w="1936" w:type="dxa"/>
            <w:tcBorders>
              <w:top w:val="nil"/>
              <w:left w:val="nil"/>
              <w:bottom w:val="single" w:sz="8" w:space="0" w:color="auto"/>
              <w:right w:val="single" w:sz="8" w:space="0" w:color="auto"/>
            </w:tcBorders>
            <w:shd w:val="clear" w:color="auto" w:fill="auto"/>
            <w:noWrap/>
            <w:vAlign w:val="center"/>
            <w:hideMark/>
          </w:tcPr>
          <w:p w14:paraId="62A761A0" w14:textId="30B124F5" w:rsidR="0009328F" w:rsidRPr="00622A7F" w:rsidDel="001249C4" w:rsidRDefault="0009328F" w:rsidP="0009328F">
            <w:pPr>
              <w:spacing w:after="0" w:line="240" w:lineRule="auto"/>
              <w:jc w:val="left"/>
              <w:rPr>
                <w:del w:id="5864" w:author="Haskamp, Stefan (extern)" w:date="2022-01-15T14:18:00Z"/>
                <w:rFonts w:eastAsia="Times New Roman" w:cs="Arial"/>
                <w:color w:val="000000"/>
                <w:sz w:val="22"/>
              </w:rPr>
            </w:pPr>
            <w:del w:id="5865" w:author="Haskamp, Stefan (extern)" w:date="2022-01-15T14:18:00Z">
              <w:r w:rsidRPr="00622A7F" w:rsidDel="001249C4">
                <w:rPr>
                  <w:rFonts w:eastAsia="Times New Roman" w:cs="Arial"/>
                  <w:color w:val="000000"/>
                  <w:sz w:val="22"/>
                </w:rPr>
                <w:delText>Chr17: 56,357,348 (rs1188888247)</w:delText>
              </w:r>
            </w:del>
          </w:p>
        </w:tc>
        <w:tc>
          <w:tcPr>
            <w:tcW w:w="3875" w:type="dxa"/>
            <w:tcBorders>
              <w:top w:val="nil"/>
              <w:left w:val="nil"/>
              <w:bottom w:val="single" w:sz="8" w:space="0" w:color="auto"/>
              <w:right w:val="single" w:sz="8" w:space="0" w:color="auto"/>
            </w:tcBorders>
            <w:shd w:val="clear" w:color="auto" w:fill="auto"/>
            <w:noWrap/>
            <w:vAlign w:val="center"/>
            <w:hideMark/>
          </w:tcPr>
          <w:p w14:paraId="4A592079" w14:textId="16E38EAB" w:rsidR="0009328F" w:rsidRPr="00622A7F" w:rsidDel="001249C4" w:rsidRDefault="0009328F" w:rsidP="0009328F">
            <w:pPr>
              <w:spacing w:after="0" w:line="240" w:lineRule="auto"/>
              <w:jc w:val="left"/>
              <w:rPr>
                <w:del w:id="5866" w:author="Haskamp, Stefan (extern)" w:date="2022-01-15T14:18:00Z"/>
                <w:rFonts w:eastAsia="Times New Roman" w:cs="Arial"/>
                <w:color w:val="000000"/>
                <w:sz w:val="22"/>
              </w:rPr>
            </w:pPr>
            <w:del w:id="5867" w:author="Haskamp, Stefan (extern)" w:date="2022-01-15T14:18:00Z">
              <w:r w:rsidRPr="00622A7F" w:rsidDel="001249C4">
                <w:rPr>
                  <w:rFonts w:eastAsia="Times New Roman" w:cs="Arial"/>
                  <w:color w:val="000000"/>
                  <w:sz w:val="22"/>
                </w:rPr>
                <w:delText>0.0065% (1/15,406)</w:delText>
              </w:r>
            </w:del>
          </w:p>
        </w:tc>
      </w:tr>
      <w:tr w:rsidR="0009328F" w:rsidRPr="00622A7F" w:rsidDel="001249C4" w14:paraId="7668C056" w14:textId="345B69E3" w:rsidTr="0009328F">
        <w:trPr>
          <w:cantSplit/>
          <w:trHeight w:val="300"/>
          <w:del w:id="5868" w:author="Haskamp, Stefan (extern)" w:date="2022-01-15T14:18:00Z"/>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14:paraId="1D81D92D" w14:textId="130202D6" w:rsidR="0009328F" w:rsidRPr="00622A7F" w:rsidDel="001249C4" w:rsidRDefault="0009328F" w:rsidP="0009328F">
            <w:pPr>
              <w:spacing w:after="0" w:line="240" w:lineRule="auto"/>
              <w:jc w:val="left"/>
              <w:rPr>
                <w:del w:id="5869" w:author="Haskamp, Stefan (extern)" w:date="2022-01-15T14:18:00Z"/>
                <w:rFonts w:eastAsia="Times New Roman" w:cs="Arial"/>
                <w:i/>
                <w:iCs/>
                <w:color w:val="000000"/>
                <w:sz w:val="22"/>
              </w:rPr>
            </w:pPr>
            <w:del w:id="5870" w:author="Haskamp, Stefan (extern)" w:date="2022-01-15T14:18:00Z">
              <w:r w:rsidRPr="00622A7F" w:rsidDel="001249C4">
                <w:rPr>
                  <w:rFonts w:eastAsia="Times New Roman" w:cs="Arial"/>
                  <w:i/>
                  <w:iCs/>
                  <w:color w:val="000000"/>
                  <w:sz w:val="22"/>
                </w:rPr>
                <w:delText>MUC4</w:delText>
              </w:r>
            </w:del>
          </w:p>
        </w:tc>
        <w:tc>
          <w:tcPr>
            <w:tcW w:w="2467" w:type="dxa"/>
            <w:tcBorders>
              <w:top w:val="nil"/>
              <w:left w:val="nil"/>
              <w:bottom w:val="single" w:sz="8" w:space="0" w:color="auto"/>
              <w:right w:val="single" w:sz="8" w:space="0" w:color="auto"/>
            </w:tcBorders>
            <w:shd w:val="clear" w:color="auto" w:fill="auto"/>
            <w:noWrap/>
            <w:vAlign w:val="center"/>
            <w:hideMark/>
          </w:tcPr>
          <w:p w14:paraId="19756266" w14:textId="4F3377CD" w:rsidR="0009328F" w:rsidRPr="00622A7F" w:rsidDel="001249C4" w:rsidRDefault="0009328F" w:rsidP="0009328F">
            <w:pPr>
              <w:spacing w:after="0" w:line="240" w:lineRule="auto"/>
              <w:jc w:val="left"/>
              <w:rPr>
                <w:del w:id="5871" w:author="Haskamp, Stefan (extern)" w:date="2022-01-15T14:18:00Z"/>
                <w:rFonts w:eastAsia="Times New Roman" w:cs="Arial"/>
                <w:color w:val="000000"/>
                <w:sz w:val="22"/>
              </w:rPr>
            </w:pPr>
            <w:del w:id="5872" w:author="Haskamp, Stefan (extern)" w:date="2022-01-15T14:18:00Z">
              <w:r w:rsidRPr="00622A7F" w:rsidDel="001249C4">
                <w:rPr>
                  <w:rFonts w:eastAsia="Times New Roman" w:cs="Arial"/>
                  <w:color w:val="000000"/>
                  <w:sz w:val="22"/>
                </w:rPr>
                <w:delText>c.11698_11745del/ p.Arg3900_Thr3915del (NM_018406.7)</w:delText>
              </w:r>
            </w:del>
          </w:p>
        </w:tc>
        <w:tc>
          <w:tcPr>
            <w:tcW w:w="1936" w:type="dxa"/>
            <w:tcBorders>
              <w:top w:val="nil"/>
              <w:left w:val="nil"/>
              <w:bottom w:val="single" w:sz="8" w:space="0" w:color="auto"/>
              <w:right w:val="single" w:sz="8" w:space="0" w:color="auto"/>
            </w:tcBorders>
            <w:shd w:val="clear" w:color="auto" w:fill="auto"/>
            <w:noWrap/>
            <w:vAlign w:val="center"/>
            <w:hideMark/>
          </w:tcPr>
          <w:p w14:paraId="474CAEBB" w14:textId="67BCD4AA" w:rsidR="0009328F" w:rsidRPr="00622A7F" w:rsidDel="001249C4" w:rsidRDefault="0009328F" w:rsidP="0009328F">
            <w:pPr>
              <w:spacing w:after="0" w:line="240" w:lineRule="auto"/>
              <w:jc w:val="left"/>
              <w:rPr>
                <w:del w:id="5873" w:author="Haskamp, Stefan (extern)" w:date="2022-01-15T14:18:00Z"/>
                <w:rFonts w:eastAsia="Times New Roman" w:cs="Arial"/>
                <w:color w:val="000000"/>
                <w:sz w:val="22"/>
              </w:rPr>
            </w:pPr>
            <w:del w:id="5874" w:author="Haskamp, Stefan (extern)" w:date="2022-01-15T14:18:00Z">
              <w:r w:rsidRPr="00622A7F" w:rsidDel="001249C4">
                <w:rPr>
                  <w:rFonts w:eastAsia="Times New Roman" w:cs="Arial"/>
                  <w:color w:val="000000"/>
                  <w:sz w:val="22"/>
                </w:rPr>
                <w:delText>Chr3: 195,506,712-195,506,759 (rs1299856820)</w:delText>
              </w:r>
            </w:del>
          </w:p>
        </w:tc>
        <w:tc>
          <w:tcPr>
            <w:tcW w:w="3875" w:type="dxa"/>
            <w:tcBorders>
              <w:top w:val="nil"/>
              <w:left w:val="nil"/>
              <w:bottom w:val="single" w:sz="8" w:space="0" w:color="auto"/>
              <w:right w:val="single" w:sz="8" w:space="0" w:color="auto"/>
            </w:tcBorders>
            <w:shd w:val="clear" w:color="auto" w:fill="auto"/>
            <w:noWrap/>
            <w:vAlign w:val="center"/>
            <w:hideMark/>
          </w:tcPr>
          <w:p w14:paraId="63D8274E" w14:textId="5237739F" w:rsidR="0009328F" w:rsidRPr="00622A7F" w:rsidDel="001249C4" w:rsidRDefault="0009328F" w:rsidP="0009328F">
            <w:pPr>
              <w:spacing w:after="0" w:line="240" w:lineRule="auto"/>
              <w:jc w:val="left"/>
              <w:rPr>
                <w:del w:id="5875" w:author="Haskamp, Stefan (extern)" w:date="2022-01-15T14:18:00Z"/>
                <w:rFonts w:eastAsia="Times New Roman" w:cs="Arial"/>
                <w:color w:val="000000"/>
                <w:sz w:val="22"/>
              </w:rPr>
            </w:pPr>
            <w:del w:id="5876" w:author="Haskamp, Stefan (extern)" w:date="2022-01-15T14:18:00Z">
              <w:r w:rsidRPr="00622A7F" w:rsidDel="001249C4">
                <w:rPr>
                  <w:rFonts w:eastAsia="Times New Roman" w:cs="Arial"/>
                  <w:color w:val="000000"/>
                  <w:sz w:val="22"/>
                </w:rPr>
                <w:delText>0% (0/48,894)</w:delText>
              </w:r>
            </w:del>
          </w:p>
        </w:tc>
      </w:tr>
      <w:tr w:rsidR="0009328F" w:rsidRPr="00622A7F" w:rsidDel="001249C4" w14:paraId="19BFFCEE" w14:textId="69349FF4" w:rsidTr="0009328F">
        <w:trPr>
          <w:cantSplit/>
          <w:trHeight w:val="300"/>
          <w:del w:id="5877" w:author="Haskamp, Stefan (extern)" w:date="2022-01-15T14:18:00Z"/>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14:paraId="2BA79DC0" w14:textId="31F9FC1D" w:rsidR="0009328F" w:rsidRPr="00622A7F" w:rsidDel="001249C4" w:rsidRDefault="0009328F" w:rsidP="0009328F">
            <w:pPr>
              <w:spacing w:after="0" w:line="240" w:lineRule="auto"/>
              <w:jc w:val="left"/>
              <w:rPr>
                <w:del w:id="5878" w:author="Haskamp, Stefan (extern)" w:date="2022-01-15T14:18:00Z"/>
                <w:rFonts w:eastAsia="Times New Roman" w:cs="Arial"/>
                <w:i/>
                <w:iCs/>
                <w:color w:val="000000"/>
                <w:sz w:val="22"/>
              </w:rPr>
            </w:pPr>
            <w:del w:id="5879" w:author="Haskamp, Stefan (extern)" w:date="2022-01-15T14:18:00Z">
              <w:r w:rsidRPr="00622A7F" w:rsidDel="001249C4">
                <w:rPr>
                  <w:rFonts w:eastAsia="Times New Roman" w:cs="Arial"/>
                  <w:i/>
                  <w:iCs/>
                  <w:color w:val="000000"/>
                  <w:sz w:val="22"/>
                </w:rPr>
                <w:delText>MUC4</w:delText>
              </w:r>
            </w:del>
          </w:p>
        </w:tc>
        <w:tc>
          <w:tcPr>
            <w:tcW w:w="2467" w:type="dxa"/>
            <w:tcBorders>
              <w:top w:val="nil"/>
              <w:left w:val="nil"/>
              <w:bottom w:val="single" w:sz="8" w:space="0" w:color="auto"/>
              <w:right w:val="single" w:sz="8" w:space="0" w:color="auto"/>
            </w:tcBorders>
            <w:shd w:val="clear" w:color="auto" w:fill="auto"/>
            <w:noWrap/>
            <w:vAlign w:val="center"/>
            <w:hideMark/>
          </w:tcPr>
          <w:p w14:paraId="585BA7FD" w14:textId="5E49A56C" w:rsidR="0009328F" w:rsidRPr="00622A7F" w:rsidDel="001249C4" w:rsidRDefault="0009328F" w:rsidP="0009328F">
            <w:pPr>
              <w:spacing w:after="0" w:line="240" w:lineRule="auto"/>
              <w:jc w:val="left"/>
              <w:rPr>
                <w:del w:id="5880" w:author="Haskamp, Stefan (extern)" w:date="2022-01-15T14:18:00Z"/>
                <w:rFonts w:eastAsia="Times New Roman" w:cs="Arial"/>
                <w:color w:val="000000"/>
                <w:sz w:val="22"/>
              </w:rPr>
            </w:pPr>
            <w:del w:id="5881" w:author="Haskamp, Stefan (extern)" w:date="2022-01-15T14:18:00Z">
              <w:r w:rsidRPr="00622A7F" w:rsidDel="001249C4">
                <w:rPr>
                  <w:rFonts w:eastAsia="Times New Roman" w:cs="Arial"/>
                  <w:color w:val="000000"/>
                  <w:sz w:val="22"/>
                </w:rPr>
                <w:delText>c.7792A&gt;G/ p.Thr2598Ala (NM_018406.7)</w:delText>
              </w:r>
            </w:del>
          </w:p>
        </w:tc>
        <w:tc>
          <w:tcPr>
            <w:tcW w:w="1936" w:type="dxa"/>
            <w:tcBorders>
              <w:top w:val="nil"/>
              <w:left w:val="nil"/>
              <w:bottom w:val="single" w:sz="8" w:space="0" w:color="auto"/>
              <w:right w:val="single" w:sz="8" w:space="0" w:color="auto"/>
            </w:tcBorders>
            <w:shd w:val="clear" w:color="auto" w:fill="auto"/>
            <w:noWrap/>
            <w:vAlign w:val="center"/>
            <w:hideMark/>
          </w:tcPr>
          <w:p w14:paraId="4F487B90" w14:textId="4A5C059D" w:rsidR="0009328F" w:rsidRPr="00622A7F" w:rsidDel="001249C4" w:rsidRDefault="0009328F" w:rsidP="0009328F">
            <w:pPr>
              <w:spacing w:after="0" w:line="240" w:lineRule="auto"/>
              <w:jc w:val="left"/>
              <w:rPr>
                <w:del w:id="5882" w:author="Haskamp, Stefan (extern)" w:date="2022-01-15T14:18:00Z"/>
                <w:rFonts w:eastAsia="Times New Roman" w:cs="Arial"/>
                <w:color w:val="000000"/>
                <w:sz w:val="22"/>
              </w:rPr>
            </w:pPr>
            <w:del w:id="5883" w:author="Haskamp, Stefan (extern)" w:date="2022-01-15T14:18:00Z">
              <w:r w:rsidRPr="00622A7F" w:rsidDel="001249C4">
                <w:rPr>
                  <w:rFonts w:eastAsia="Times New Roman" w:cs="Arial"/>
                  <w:color w:val="000000"/>
                  <w:sz w:val="22"/>
                </w:rPr>
                <w:delText>Chr3: 195,510,659 (rs200280829)</w:delText>
              </w:r>
            </w:del>
          </w:p>
        </w:tc>
        <w:tc>
          <w:tcPr>
            <w:tcW w:w="3875" w:type="dxa"/>
            <w:tcBorders>
              <w:top w:val="nil"/>
              <w:left w:val="nil"/>
              <w:bottom w:val="single" w:sz="8" w:space="0" w:color="auto"/>
              <w:right w:val="single" w:sz="8" w:space="0" w:color="auto"/>
            </w:tcBorders>
            <w:shd w:val="clear" w:color="auto" w:fill="auto"/>
            <w:noWrap/>
            <w:vAlign w:val="center"/>
            <w:hideMark/>
          </w:tcPr>
          <w:p w14:paraId="2AB9174F" w14:textId="475028A8" w:rsidR="0009328F" w:rsidRPr="00622A7F" w:rsidDel="001249C4" w:rsidRDefault="0009328F" w:rsidP="0009328F">
            <w:pPr>
              <w:spacing w:after="0" w:line="240" w:lineRule="auto"/>
              <w:jc w:val="left"/>
              <w:rPr>
                <w:del w:id="5884" w:author="Haskamp, Stefan (extern)" w:date="2022-01-15T14:18:00Z"/>
                <w:rFonts w:eastAsia="Times New Roman" w:cs="Arial"/>
                <w:color w:val="000000"/>
                <w:sz w:val="22"/>
              </w:rPr>
            </w:pPr>
            <w:del w:id="5885" w:author="Haskamp, Stefan (extern)" w:date="2022-01-15T14:18:00Z">
              <w:r w:rsidRPr="00622A7F" w:rsidDel="001249C4">
                <w:rPr>
                  <w:rFonts w:eastAsia="Times New Roman" w:cs="Arial"/>
                  <w:color w:val="000000"/>
                  <w:sz w:val="22"/>
                </w:rPr>
                <w:delText>0.0071% (3/42,206)</w:delText>
              </w:r>
            </w:del>
          </w:p>
        </w:tc>
      </w:tr>
    </w:tbl>
    <w:p w14:paraId="5B40DC7B" w14:textId="22E93533" w:rsidR="00111C02" w:rsidRPr="00622A7F" w:rsidDel="001249C4" w:rsidRDefault="00111C02">
      <w:pPr>
        <w:pStyle w:val="berschrift2"/>
        <w:rPr>
          <w:ins w:id="5886" w:author="Stefan" w:date="2021-10-06T11:50:00Z"/>
          <w:del w:id="5887" w:author="Haskamp, Stefan (extern)" w:date="2022-01-15T14:18:00Z"/>
        </w:rPr>
        <w:pPrChange w:id="5888" w:author="Haskamp, Stefan (extern)" w:date="2022-01-15T14:26:00Z">
          <w:pPr/>
        </w:pPrChange>
      </w:pPr>
    </w:p>
    <w:p w14:paraId="69584983" w14:textId="7738D462" w:rsidR="00197CEA" w:rsidRPr="00622A7F" w:rsidDel="001249C4" w:rsidRDefault="00197CEA">
      <w:pPr>
        <w:pStyle w:val="berschrift2"/>
        <w:rPr>
          <w:ins w:id="5889" w:author="Stefan" w:date="2021-10-06T11:51:00Z"/>
          <w:del w:id="5890" w:author="Haskamp, Stefan (extern)" w:date="2022-01-15T14:20:00Z"/>
        </w:rPr>
        <w:pPrChange w:id="5891" w:author="Haskamp, Stefan (extern)" w:date="2022-01-15T14:26:00Z">
          <w:pPr/>
        </w:pPrChange>
      </w:pPr>
      <w:bookmarkStart w:id="5892" w:name="_Toc91488930"/>
      <w:ins w:id="5893" w:author="Stefan" w:date="2021-10-06T11:51:00Z">
        <w:del w:id="5894" w:author="Haskamp, Stefan (extern)" w:date="2022-01-15T14:20:00Z">
          <w:r w:rsidRPr="00622A7F" w:rsidDel="001249C4">
            <w:delText xml:space="preserve">Number of variants in </w:delText>
          </w:r>
          <w:r w:rsidRPr="00622A7F" w:rsidDel="001249C4">
            <w:rPr>
              <w:i/>
              <w:rPrChange w:id="5895" w:author="Stefan" w:date="2021-10-07T11:42:00Z">
                <w:rPr/>
              </w:rPrChange>
            </w:rPr>
            <w:delText>MPO</w:delText>
          </w:r>
          <w:r w:rsidRPr="00622A7F" w:rsidDel="001249C4">
            <w:delText xml:space="preserve"> or </w:delText>
          </w:r>
          <w:r w:rsidRPr="00622A7F" w:rsidDel="001249C4">
            <w:rPr>
              <w:i/>
              <w:rPrChange w:id="5896" w:author="Stefan" w:date="2021-10-07T11:42:00Z">
                <w:rPr/>
              </w:rPrChange>
            </w:rPr>
            <w:delText>MPO</w:delText>
          </w:r>
          <w:r w:rsidRPr="00622A7F" w:rsidDel="001249C4">
            <w:delText xml:space="preserve"> and </w:delText>
          </w:r>
          <w:r w:rsidRPr="00622A7F" w:rsidDel="001249C4">
            <w:rPr>
              <w:i/>
              <w:rPrChange w:id="5897" w:author="Stefan" w:date="2021-10-07T11:42:00Z">
                <w:rPr/>
              </w:rPrChange>
            </w:rPr>
            <w:delText>IL36RN</w:delText>
          </w:r>
          <w:r w:rsidRPr="00622A7F" w:rsidDel="001249C4">
            <w:delText xml:space="preserve"> in GPP </w:delText>
          </w:r>
        </w:del>
      </w:ins>
      <w:ins w:id="5898" w:author="ulrike.hueffmeier@gmail.com" w:date="2021-11-26T18:34:00Z">
        <w:del w:id="5899" w:author="Haskamp, Stefan (extern)" w:date="2022-01-15T14:20:00Z">
          <w:r w:rsidR="00B80208" w:rsidDel="001249C4">
            <w:delText xml:space="preserve">patients </w:delText>
          </w:r>
        </w:del>
      </w:ins>
      <w:ins w:id="5900" w:author="Stefan" w:date="2021-10-06T11:51:00Z">
        <w:del w:id="5901" w:author="Haskamp, Stefan (extern)" w:date="2022-01-15T14:20:00Z">
          <w:r w:rsidRPr="00622A7F" w:rsidDel="001249C4">
            <w:delText>and control individuals</w:delText>
          </w:r>
          <w:bookmarkEnd w:id="5892"/>
        </w:del>
      </w:ins>
    </w:p>
    <w:p w14:paraId="6F13B10D" w14:textId="04325AE7" w:rsidR="00197CEA" w:rsidRPr="00622A7F" w:rsidDel="001249C4" w:rsidRDefault="00197CEA">
      <w:pPr>
        <w:pStyle w:val="berschrift2"/>
        <w:rPr>
          <w:ins w:id="5902" w:author="Stefan" w:date="2021-10-06T12:05:00Z"/>
          <w:del w:id="5903" w:author="Haskamp, Stefan (extern)" w:date="2022-01-15T14:20:00Z"/>
        </w:rPr>
        <w:pPrChange w:id="5904" w:author="Haskamp, Stefan (extern)" w:date="2022-01-15T14:26:00Z">
          <w:pPr/>
        </w:pPrChange>
      </w:pPr>
      <w:ins w:id="5905" w:author="Stefan" w:date="2021-10-06T11:54:00Z">
        <w:del w:id="5906" w:author="Haskamp, Stefan (extern)" w:date="2022-01-15T14:20:00Z">
          <w:r w:rsidRPr="00622A7F" w:rsidDel="001249C4">
            <w:delText xml:space="preserve">To evaluate </w:delText>
          </w:r>
        </w:del>
      </w:ins>
      <w:ins w:id="5907" w:author="ulrike.hueffmeier@gmail.com" w:date="2021-11-26T18:34:00Z">
        <w:del w:id="5908" w:author="Haskamp, Stefan (extern)" w:date="2022-01-15T14:20:00Z">
          <w:r w:rsidR="00B80208" w:rsidDel="001249C4">
            <w:delText>whether</w:delText>
          </w:r>
        </w:del>
      </w:ins>
      <w:ins w:id="5909" w:author="Stefan" w:date="2021-10-06T11:54:00Z">
        <w:del w:id="5910" w:author="Haskamp, Stefan (extern)" w:date="2022-01-15T14:20:00Z">
          <w:r w:rsidRPr="00622A7F" w:rsidDel="001249C4">
            <w:delText xml:space="preserve">if the number of variants in </w:delText>
          </w:r>
          <w:r w:rsidRPr="00622A7F" w:rsidDel="001249C4">
            <w:rPr>
              <w:i/>
              <w:rPrChange w:id="5911" w:author="Stefan" w:date="2021-10-07T11:42:00Z">
                <w:rPr/>
              </w:rPrChange>
            </w:rPr>
            <w:delText>MPO</w:delText>
          </w:r>
          <w:r w:rsidRPr="00622A7F" w:rsidDel="001249C4">
            <w:delText xml:space="preserve"> or </w:delText>
          </w:r>
          <w:r w:rsidRPr="00622A7F" w:rsidDel="001249C4">
            <w:rPr>
              <w:i/>
              <w:rPrChange w:id="5912" w:author="Stefan" w:date="2021-10-07T11:42:00Z">
                <w:rPr/>
              </w:rPrChange>
            </w:rPr>
            <w:delText>MPO</w:delText>
          </w:r>
          <w:r w:rsidRPr="00622A7F" w:rsidDel="001249C4">
            <w:delText xml:space="preserve"> and </w:delText>
          </w:r>
          <w:r w:rsidRPr="00622A7F" w:rsidDel="001249C4">
            <w:rPr>
              <w:i/>
              <w:rPrChange w:id="5913" w:author="Stefan" w:date="2021-10-07T11:42:00Z">
                <w:rPr/>
              </w:rPrChange>
            </w:rPr>
            <w:delText>IL36RN</w:delText>
          </w:r>
          <w:r w:rsidRPr="00622A7F" w:rsidDel="001249C4">
            <w:delText xml:space="preserve"> is a predictor for GPP, the number of</w:delText>
          </w:r>
        </w:del>
      </w:ins>
      <w:ins w:id="5914" w:author="Stefan" w:date="2021-10-06T11:56:00Z">
        <w:del w:id="5915" w:author="Haskamp, Stefan (extern)" w:date="2022-01-15T14:20:00Z">
          <w:r w:rsidRPr="00622A7F" w:rsidDel="001249C4">
            <w:delText xml:space="preserve"> functiona</w:delText>
          </w:r>
        </w:del>
      </w:ins>
      <w:ins w:id="5916" w:author="Stefan" w:date="2021-10-06T12:25:00Z">
        <w:del w:id="5917" w:author="Haskamp, Stefan (extern)" w:date="2022-01-15T14:20:00Z">
          <w:r w:rsidR="005714F6" w:rsidRPr="00622A7F" w:rsidDel="001249C4">
            <w:delText>l</w:delText>
          </w:r>
        </w:del>
      </w:ins>
      <w:ins w:id="5918" w:author="Stefan" w:date="2021-10-06T11:56:00Z">
        <w:del w:id="5919" w:author="Haskamp, Stefan (extern)" w:date="2022-01-15T14:20:00Z">
          <w:r w:rsidRPr="00622A7F" w:rsidDel="001249C4">
            <w:delText>l</w:delText>
          </w:r>
        </w:del>
      </w:ins>
      <w:ins w:id="5920" w:author="Stefan" w:date="2021-10-06T12:25:00Z">
        <w:del w:id="5921" w:author="Haskamp, Stefan (extern)" w:date="2022-01-15T14:20:00Z">
          <w:r w:rsidR="005714F6" w:rsidRPr="00622A7F" w:rsidDel="001249C4">
            <w:delText>y</w:delText>
          </w:r>
        </w:del>
      </w:ins>
      <w:ins w:id="5922" w:author="Stefan" w:date="2021-10-06T11:56:00Z">
        <w:del w:id="5923" w:author="Haskamp, Stefan (extern)" w:date="2022-01-15T14:20:00Z">
          <w:r w:rsidRPr="00622A7F" w:rsidDel="001249C4">
            <w:delText xml:space="preserve"> relevant</w:delText>
          </w:r>
        </w:del>
      </w:ins>
      <w:ins w:id="5924" w:author="Stefan" w:date="2021-10-06T11:54:00Z">
        <w:del w:id="5925" w:author="Haskamp, Stefan (extern)" w:date="2022-01-15T14:20:00Z">
          <w:r w:rsidRPr="00622A7F" w:rsidDel="001249C4">
            <w:delText xml:space="preserve"> variants in 82 GPP patients and </w:delText>
          </w:r>
        </w:del>
      </w:ins>
      <w:ins w:id="5926" w:author="Stefan" w:date="2021-10-06T11:56:00Z">
        <w:del w:id="5927" w:author="Haskamp, Stefan (extern)" w:date="2022-01-15T14:20:00Z">
          <w:r w:rsidRPr="00622A7F" w:rsidDel="001249C4">
            <w:delText xml:space="preserve">4,937 control individuals </w:delText>
          </w:r>
        </w:del>
      </w:ins>
      <w:ins w:id="5928" w:author="Stefan" w:date="2021-10-06T12:25:00Z">
        <w:del w:id="5929" w:author="Haskamp, Stefan (extern)" w:date="2022-01-15T14:20:00Z">
          <w:r w:rsidR="005714F6" w:rsidRPr="00622A7F" w:rsidDel="001249C4">
            <w:delText>was</w:delText>
          </w:r>
        </w:del>
      </w:ins>
      <w:ins w:id="5930" w:author="Stefan" w:date="2021-10-06T11:56:00Z">
        <w:del w:id="5931" w:author="Haskamp, Stefan (extern)" w:date="2022-01-15T14:20:00Z">
          <w:r w:rsidRPr="00622A7F" w:rsidDel="001249C4">
            <w:delText xml:space="preserve"> determined. The </w:delText>
          </w:r>
        </w:del>
      </w:ins>
      <w:ins w:id="5932" w:author="Stefan" w:date="2021-10-06T11:57:00Z">
        <w:del w:id="5933" w:author="Haskamp, Stefan (extern)" w:date="2022-01-15T14:20:00Z">
          <w:r w:rsidRPr="00622A7F" w:rsidDel="001249C4">
            <w:delText xml:space="preserve">group of </w:delText>
          </w:r>
        </w:del>
      </w:ins>
      <w:ins w:id="5934" w:author="Stefan" w:date="2021-10-06T11:56:00Z">
        <w:del w:id="5935" w:author="Haskamp, Stefan (extern)" w:date="2022-01-15T14:20:00Z">
          <w:r w:rsidRPr="00622A7F" w:rsidDel="001249C4">
            <w:delText xml:space="preserve">control </w:delText>
          </w:r>
        </w:del>
      </w:ins>
      <w:ins w:id="5936" w:author="Stefan" w:date="2021-10-06T11:57:00Z">
        <w:del w:id="5937" w:author="Haskamp, Stefan (extern)" w:date="2022-01-15T14:20:00Z">
          <w:r w:rsidRPr="00622A7F" w:rsidDel="001249C4">
            <w:delText>individual</w:delText>
          </w:r>
          <w:r w:rsidR="00572D4E" w:rsidRPr="00622A7F" w:rsidDel="001249C4">
            <w:delText>s consist</w:delText>
          </w:r>
        </w:del>
      </w:ins>
      <w:ins w:id="5938" w:author="ulrike.hueffmeier@gmail.com" w:date="2021-11-26T18:42:00Z">
        <w:del w:id="5939" w:author="Haskamp, Stefan (extern)" w:date="2022-01-15T14:20:00Z">
          <w:r w:rsidR="00A272A6" w:rsidDel="001249C4">
            <w:delText>ed</w:delText>
          </w:r>
        </w:del>
      </w:ins>
      <w:ins w:id="5940" w:author="Stefan" w:date="2021-10-06T11:57:00Z">
        <w:del w:id="5941" w:author="Haskamp, Stefan (extern)" w:date="2022-01-15T14:20:00Z">
          <w:r w:rsidR="00572D4E" w:rsidRPr="00622A7F" w:rsidDel="001249C4">
            <w:delText xml:space="preserve"> of</w:delText>
          </w:r>
          <w:r w:rsidRPr="00622A7F" w:rsidDel="001249C4">
            <w:delText xml:space="preserve"> </w:delText>
          </w:r>
          <w:r w:rsidR="00572D4E" w:rsidRPr="00622A7F" w:rsidDel="001249C4">
            <w:delText>2,504 individuals from the 1</w:delText>
          </w:r>
        </w:del>
      </w:ins>
      <w:ins w:id="5942" w:author="Stefan" w:date="2021-10-28T11:41:00Z">
        <w:del w:id="5943" w:author="Haskamp, Stefan (extern)" w:date="2022-01-15T14:20:00Z">
          <w:r w:rsidR="00290561" w:rsidDel="001249C4">
            <w:delText>,</w:delText>
          </w:r>
        </w:del>
      </w:ins>
      <w:ins w:id="5944" w:author="Stefan" w:date="2021-10-06T11:57:00Z">
        <w:del w:id="5945" w:author="Haskamp, Stefan (extern)" w:date="2022-01-15T14:20:00Z">
          <w:r w:rsidR="00572D4E" w:rsidRPr="00622A7F" w:rsidDel="001249C4">
            <w:delText>000 Genomes project (phase 3</w:delText>
          </w:r>
        </w:del>
      </w:ins>
      <w:ins w:id="5946" w:author="Haskamp, Stefan (extern)" w:date="2021-10-17T15:22:00Z">
        <w:del w:id="5947" w:author="Haskamp, Stefan (extern)" w:date="2022-01-15T14:20:00Z">
          <w:r w:rsidR="00396CF5" w:rsidRPr="00622A7F" w:rsidDel="001249C4">
            <w:delText xml:space="preserve"> </w:delText>
          </w:r>
        </w:del>
      </w:ins>
      <w:del w:id="5948" w:author="Haskamp, Stefan (extern)" w:date="2022-01-15T14:20:00Z">
        <w:r w:rsidR="009A7AD4" w:rsidDel="001249C4">
          <w:delText>{Genomes Project, 2015 #1697}</w:delText>
        </w:r>
      </w:del>
      <w:ins w:id="5949" w:author="Stefan" w:date="2021-10-06T11:57:00Z">
        <w:del w:id="5950" w:author="Haskamp, Stefan (extern)" w:date="2022-01-15T14:20:00Z">
          <w:r w:rsidR="00572D4E" w:rsidRPr="00622A7F" w:rsidDel="001249C4">
            <w:delText>)</w:delText>
          </w:r>
        </w:del>
      </w:ins>
      <w:ins w:id="5951" w:author="Stefan" w:date="2021-10-06T11:58:00Z">
        <w:del w:id="5952" w:author="Haskamp, Stefan (extern)" w:date="2022-01-15T14:20:00Z">
          <w:r w:rsidR="00572D4E" w:rsidRPr="00622A7F" w:rsidDel="001249C4">
            <w:delText xml:space="preserve"> and 2,433 individuals, </w:delText>
          </w:r>
        </w:del>
      </w:ins>
      <w:ins w:id="5953" w:author="Stefan" w:date="2021-10-06T12:02:00Z">
        <w:del w:id="5954" w:author="Haskamp, Stefan (extern)" w:date="2022-01-15T14:20:00Z">
          <w:r w:rsidR="00572D4E" w:rsidRPr="00622A7F" w:rsidDel="001249C4">
            <w:delText>who</w:delText>
          </w:r>
        </w:del>
      </w:ins>
      <w:ins w:id="5955" w:author="Stefan" w:date="2021-10-06T11:58:00Z">
        <w:del w:id="5956" w:author="Haskamp, Stefan (extern)" w:date="2022-01-15T14:20:00Z">
          <w:r w:rsidR="00572D4E" w:rsidRPr="00622A7F" w:rsidDel="001249C4">
            <w:delText xml:space="preserve"> were sequenced </w:delText>
          </w:r>
        </w:del>
      </w:ins>
      <w:ins w:id="5957" w:author="Stefan" w:date="2021-10-06T12:00:00Z">
        <w:del w:id="5958" w:author="Haskamp, Stefan (extern)" w:date="2022-01-15T14:20:00Z">
          <w:r w:rsidR="00572D4E" w:rsidRPr="00622A7F" w:rsidDel="001249C4">
            <w:delText>in-</w:delText>
          </w:r>
          <w:commentRangeStart w:id="5959"/>
          <w:r w:rsidR="00572D4E" w:rsidRPr="00622A7F" w:rsidDel="001249C4">
            <w:delText xml:space="preserve">house </w:delText>
          </w:r>
        </w:del>
      </w:ins>
      <w:ins w:id="5960" w:author="Stefan" w:date="2021-10-06T11:58:00Z">
        <w:del w:id="5961" w:author="Haskamp, Stefan (extern)" w:date="2022-01-15T14:20:00Z">
          <w:r w:rsidR="00572D4E" w:rsidRPr="00622A7F" w:rsidDel="001249C4">
            <w:delText>with the same technology</w:delText>
          </w:r>
        </w:del>
      </w:ins>
      <w:ins w:id="5962" w:author="Stefan" w:date="2021-10-06T11:59:00Z">
        <w:del w:id="5963" w:author="Haskamp, Stefan (extern)" w:date="2022-01-15T14:20:00Z">
          <w:r w:rsidR="00572D4E" w:rsidRPr="00622A7F" w:rsidDel="001249C4">
            <w:delText xml:space="preserve"> as the </w:delText>
          </w:r>
        </w:del>
      </w:ins>
      <w:commentRangeEnd w:id="5959"/>
      <w:del w:id="5964" w:author="Haskamp, Stefan (extern)" w:date="2022-01-15T14:20:00Z">
        <w:r w:rsidR="00A272A6" w:rsidDel="001249C4">
          <w:rPr>
            <w:rStyle w:val="Kommentarzeichen"/>
          </w:rPr>
          <w:commentReference w:id="5959"/>
        </w:r>
      </w:del>
      <w:ins w:id="5965" w:author="Stefan" w:date="2021-10-06T11:59:00Z">
        <w:del w:id="5966" w:author="Haskamp, Stefan (extern)" w:date="2022-01-15T14:20:00Z">
          <w:r w:rsidR="00572D4E" w:rsidRPr="00622A7F" w:rsidDel="001249C4">
            <w:delText>GPP patients</w:delText>
          </w:r>
        </w:del>
      </w:ins>
      <w:ins w:id="5967" w:author="Stefan" w:date="2021-10-06T11:58:00Z">
        <w:del w:id="5968" w:author="Haskamp, Stefan (extern)" w:date="2022-01-15T14:20:00Z">
          <w:r w:rsidR="00572D4E" w:rsidRPr="00622A7F" w:rsidDel="001249C4">
            <w:delText xml:space="preserve"> (Illumina) </w:delText>
          </w:r>
        </w:del>
      </w:ins>
      <w:ins w:id="5969" w:author="Stefan" w:date="2021-10-06T12:00:00Z">
        <w:del w:id="5970" w:author="Haskamp, Stefan (extern)" w:date="2022-01-15T14:20:00Z">
          <w:r w:rsidR="00572D4E" w:rsidRPr="00622A7F" w:rsidDel="001249C4">
            <w:delText xml:space="preserve">and </w:delText>
          </w:r>
        </w:del>
      </w:ins>
      <w:ins w:id="5971" w:author="Stefan" w:date="2021-10-06T12:02:00Z">
        <w:del w:id="5972" w:author="Haskamp, Stefan (extern)" w:date="2022-01-15T14:20:00Z">
          <w:r w:rsidR="00572D4E" w:rsidRPr="00622A7F" w:rsidDel="001249C4">
            <w:delText>did not have</w:delText>
          </w:r>
        </w:del>
      </w:ins>
      <w:ins w:id="5973" w:author="Stefan" w:date="2021-10-06T12:00:00Z">
        <w:del w:id="5974" w:author="Haskamp, Stefan (extern)" w:date="2022-01-15T14:20:00Z">
          <w:r w:rsidR="00572D4E" w:rsidRPr="00622A7F" w:rsidDel="001249C4">
            <w:delText xml:space="preserve"> </w:delText>
          </w:r>
        </w:del>
      </w:ins>
      <w:ins w:id="5975" w:author="Stefan" w:date="2021-10-06T11:58:00Z">
        <w:del w:id="5976" w:author="Haskamp, Stefan (extern)" w:date="2022-01-15T14:20:00Z">
          <w:r w:rsidR="00572D4E" w:rsidRPr="00622A7F" w:rsidDel="001249C4">
            <w:delText>inflammatory disease</w:delText>
          </w:r>
        </w:del>
      </w:ins>
      <w:ins w:id="5977" w:author="Stefan" w:date="2021-10-06T12:01:00Z">
        <w:del w:id="5978" w:author="Haskamp, Stefan (extern)" w:date="2022-01-15T14:20:00Z">
          <w:r w:rsidR="00572D4E" w:rsidRPr="00622A7F" w:rsidDel="001249C4">
            <w:delText>.</w:delText>
          </w:r>
        </w:del>
      </w:ins>
      <w:ins w:id="5979" w:author="Stefan" w:date="2021-10-06T12:04:00Z">
        <w:del w:id="5980" w:author="Haskamp, Stefan (extern)" w:date="2022-01-15T14:20:00Z">
          <w:r w:rsidR="00572D4E" w:rsidRPr="00622A7F" w:rsidDel="001249C4">
            <w:delText xml:space="preserve"> To identify all </w:delText>
          </w:r>
        </w:del>
      </w:ins>
      <w:ins w:id="5981" w:author="Stefan" w:date="2021-10-06T12:27:00Z">
        <w:del w:id="5982" w:author="Haskamp, Stefan (extern)" w:date="2022-01-15T14:20:00Z">
          <w:r w:rsidR="005714F6" w:rsidRPr="00622A7F" w:rsidDel="001249C4">
            <w:delText xml:space="preserve">functionally relevant </w:delText>
          </w:r>
        </w:del>
      </w:ins>
      <w:ins w:id="5983" w:author="Stefan" w:date="2021-10-06T12:04:00Z">
        <w:del w:id="5984" w:author="Haskamp, Stefan (extern)" w:date="2022-01-15T14:20:00Z">
          <w:r w:rsidR="00572D4E" w:rsidRPr="00622A7F" w:rsidDel="001249C4">
            <w:delText xml:space="preserve">variants in </w:delText>
          </w:r>
          <w:r w:rsidR="00572D4E" w:rsidRPr="00622A7F" w:rsidDel="001249C4">
            <w:rPr>
              <w:i/>
              <w:rPrChange w:id="5985" w:author="Stefan" w:date="2021-10-07T11:42:00Z">
                <w:rPr/>
              </w:rPrChange>
            </w:rPr>
            <w:delText>MPO</w:delText>
          </w:r>
          <w:r w:rsidR="00572D4E" w:rsidRPr="00622A7F" w:rsidDel="001249C4">
            <w:delText xml:space="preserve"> and </w:delText>
          </w:r>
          <w:r w:rsidR="00572D4E" w:rsidRPr="00622A7F" w:rsidDel="001249C4">
            <w:rPr>
              <w:i/>
              <w:rPrChange w:id="5986" w:author="Stefan" w:date="2021-10-07T11:42:00Z">
                <w:rPr/>
              </w:rPrChange>
            </w:rPr>
            <w:delText>IL36RN</w:delText>
          </w:r>
          <w:r w:rsidR="00572D4E" w:rsidRPr="00622A7F" w:rsidDel="001249C4">
            <w:delText xml:space="preserve">, </w:delText>
          </w:r>
        </w:del>
      </w:ins>
      <w:ins w:id="5987" w:author="Stefan" w:date="2021-10-06T12:06:00Z">
        <w:del w:id="5988" w:author="Haskamp, Stefan (extern)" w:date="2022-01-15T14:20:00Z">
          <w:r w:rsidR="00572D4E" w:rsidRPr="00622A7F" w:rsidDel="001249C4">
            <w:delText xml:space="preserve">all </w:delText>
          </w:r>
        </w:del>
      </w:ins>
      <w:ins w:id="5989" w:author="Stefan" w:date="2021-10-06T12:28:00Z">
        <w:del w:id="5990" w:author="Haskamp, Stefan (extern)" w:date="2022-01-15T14:20:00Z">
          <w:r w:rsidR="00A21508" w:rsidRPr="00622A7F" w:rsidDel="001249C4">
            <w:delText>variants</w:delText>
          </w:r>
        </w:del>
      </w:ins>
      <w:ins w:id="5991" w:author="Stefan" w:date="2021-10-06T12:06:00Z">
        <w:del w:id="5992" w:author="Haskamp, Stefan (extern)" w:date="2022-01-15T14:20:00Z">
          <w:r w:rsidR="00572D4E" w:rsidRPr="00622A7F" w:rsidDel="001249C4">
            <w:delText xml:space="preserve"> with an MAF of less than 2% were preselected. </w:delText>
          </w:r>
        </w:del>
      </w:ins>
      <w:ins w:id="5993" w:author="Stefan" w:date="2021-10-06T12:07:00Z">
        <w:del w:id="5994" w:author="Haskamp, Stefan (extern)" w:date="2022-01-15T14:20:00Z">
          <w:r w:rsidR="00572D4E" w:rsidRPr="00622A7F" w:rsidDel="001249C4">
            <w:delText xml:space="preserve">Of those, </w:delText>
          </w:r>
        </w:del>
      </w:ins>
      <w:commentRangeStart w:id="5995"/>
      <w:ins w:id="5996" w:author="Stefan" w:date="2021-10-06T12:06:00Z">
        <w:del w:id="5997" w:author="Haskamp, Stefan (extern)" w:date="2022-01-15T14:20:00Z">
          <w:r w:rsidR="00572D4E" w:rsidRPr="00622A7F" w:rsidDel="001249C4">
            <w:delText xml:space="preserve">splice variants and truncating variants </w:delText>
          </w:r>
        </w:del>
      </w:ins>
      <w:commentRangeEnd w:id="5995"/>
      <w:del w:id="5998" w:author="Haskamp, Stefan (extern)" w:date="2022-01-15T14:20:00Z">
        <w:r w:rsidR="00A272A6" w:rsidDel="001249C4">
          <w:rPr>
            <w:rStyle w:val="Kommentarzeichen"/>
          </w:rPr>
          <w:commentReference w:id="5995"/>
        </w:r>
      </w:del>
      <w:ins w:id="5999" w:author="Stefan" w:date="2021-10-06T12:06:00Z">
        <w:del w:id="6000" w:author="Haskamp, Stefan (extern)" w:date="2022-01-15T14:20:00Z">
          <w:r w:rsidR="00572D4E" w:rsidRPr="00622A7F" w:rsidDel="001249C4">
            <w:delText xml:space="preserve">were considered </w:delText>
          </w:r>
        </w:del>
      </w:ins>
      <w:ins w:id="6001" w:author="Stefan" w:date="2021-10-06T12:07:00Z">
        <w:del w:id="6002" w:author="Haskamp, Stefan (extern)" w:date="2022-01-15T14:20:00Z">
          <w:r w:rsidR="00CD2A67" w:rsidRPr="00622A7F" w:rsidDel="001249C4">
            <w:delText>functional</w:delText>
          </w:r>
        </w:del>
      </w:ins>
      <w:ins w:id="6003" w:author="ulrike.hueffmeier@gmail.com" w:date="2021-11-26T18:44:00Z">
        <w:del w:id="6004" w:author="Haskamp, Stefan (extern)" w:date="2022-01-15T14:20:00Z">
          <w:r w:rsidR="00A272A6" w:rsidDel="001249C4">
            <w:delText>ly</w:delText>
          </w:r>
        </w:del>
      </w:ins>
      <w:ins w:id="6005" w:author="Stefan" w:date="2021-10-06T12:07:00Z">
        <w:del w:id="6006" w:author="Haskamp, Stefan (extern)" w:date="2022-01-15T14:20:00Z">
          <w:r w:rsidR="00CD2A67" w:rsidRPr="00622A7F" w:rsidDel="001249C4">
            <w:delText xml:space="preserve"> relevant</w:delText>
          </w:r>
        </w:del>
      </w:ins>
      <w:ins w:id="6007" w:author="Stefan" w:date="2021-10-06T12:09:00Z">
        <w:del w:id="6008" w:author="Haskamp, Stefan (extern)" w:date="2022-01-15T14:20:00Z">
          <w:r w:rsidR="00CD2A67" w:rsidRPr="00622A7F" w:rsidDel="001249C4">
            <w:delText xml:space="preserve">. After </w:delText>
          </w:r>
        </w:del>
      </w:ins>
      <w:ins w:id="6009" w:author="Stefan" w:date="2021-10-06T12:28:00Z">
        <w:del w:id="6010" w:author="Haskamp, Stefan (extern)" w:date="2022-01-15T14:20:00Z">
          <w:r w:rsidR="00A21508" w:rsidRPr="00622A7F" w:rsidDel="001249C4">
            <w:delText xml:space="preserve">a </w:delText>
          </w:r>
        </w:del>
      </w:ins>
      <w:ins w:id="6011" w:author="Stefan" w:date="2021-10-06T12:09:00Z">
        <w:del w:id="6012" w:author="Haskamp, Stefan (extern)" w:date="2022-01-15T14:20:00Z">
          <w:r w:rsidR="00CD2A67" w:rsidRPr="00622A7F" w:rsidDel="001249C4">
            <w:delText>systematic literature search</w:delText>
          </w:r>
        </w:del>
      </w:ins>
      <w:ins w:id="6013" w:author="Stefan" w:date="2021-10-06T12:10:00Z">
        <w:del w:id="6014" w:author="Haskamp, Stefan (extern)" w:date="2022-01-15T14:20:00Z">
          <w:r w:rsidR="00CD2A67" w:rsidRPr="00622A7F" w:rsidDel="001249C4">
            <w:delText xml:space="preserve"> using NCBI’s Pubmed</w:delText>
          </w:r>
        </w:del>
      </w:ins>
      <w:ins w:id="6015" w:author="Stefan" w:date="2021-10-06T12:09:00Z">
        <w:del w:id="6016" w:author="Haskamp, Stefan (extern)" w:date="2022-01-15T14:20:00Z">
          <w:r w:rsidR="00CD2A67" w:rsidRPr="00622A7F" w:rsidDel="001249C4">
            <w:delText xml:space="preserve"> (“IL36RN AND mutat</w:delText>
          </w:r>
          <w:r w:rsidR="00CD2A67" w:rsidRPr="00622A7F" w:rsidDel="001249C4">
            <w:rPr>
              <w:rFonts w:ascii="Cambria Math" w:hAnsi="Cambria Math" w:cs="Cambria Math"/>
              <w:vertAlign w:val="superscript"/>
            </w:rPr>
            <w:delText>∗</w:delText>
          </w:r>
          <w:r w:rsidR="00CD2A67" w:rsidRPr="00622A7F" w:rsidDel="001249C4">
            <w:delText xml:space="preserve"> AND deficien</w:delText>
          </w:r>
          <w:r w:rsidR="00CD2A67" w:rsidRPr="00622A7F" w:rsidDel="001249C4">
            <w:rPr>
              <w:rFonts w:ascii="Cambria Math" w:hAnsi="Cambria Math" w:cs="Cambria Math"/>
              <w:vertAlign w:val="superscript"/>
            </w:rPr>
            <w:delText>∗</w:delText>
          </w:r>
          <w:r w:rsidR="00CD2A67" w:rsidRPr="00622A7F" w:rsidDel="001249C4">
            <w:delText>.”</w:delText>
          </w:r>
        </w:del>
      </w:ins>
      <w:ins w:id="6017" w:author="Stefan" w:date="2021-10-06T12:11:00Z">
        <w:del w:id="6018" w:author="Haskamp, Stefan (extern)" w:date="2022-01-15T14:20:00Z">
          <w:r w:rsidR="00CD2A67" w:rsidRPr="00622A7F" w:rsidDel="001249C4">
            <w:delText xml:space="preserve"> and</w:delText>
          </w:r>
        </w:del>
      </w:ins>
      <w:ins w:id="6019" w:author="Stefan" w:date="2021-10-06T12:10:00Z">
        <w:del w:id="6020" w:author="Haskamp, Stefan (extern)" w:date="2022-01-15T14:20:00Z">
          <w:r w:rsidR="00CD2A67" w:rsidRPr="00622A7F" w:rsidDel="001249C4">
            <w:delText xml:space="preserve"> “MPO AND mutat</w:delText>
          </w:r>
          <w:r w:rsidR="00CD2A67" w:rsidRPr="00622A7F" w:rsidDel="001249C4">
            <w:rPr>
              <w:rFonts w:ascii="Cambria Math" w:hAnsi="Cambria Math" w:cs="Cambria Math"/>
            </w:rPr>
            <w:delText>∗</w:delText>
          </w:r>
          <w:r w:rsidR="00CD2A67" w:rsidRPr="00622A7F" w:rsidDel="001249C4">
            <w:delText xml:space="preserve"> AND deficien</w:delText>
          </w:r>
          <w:r w:rsidR="00CD2A67" w:rsidRPr="00622A7F" w:rsidDel="001249C4">
            <w:rPr>
              <w:rFonts w:ascii="Cambria Math" w:hAnsi="Cambria Math" w:cs="Cambria Math"/>
            </w:rPr>
            <w:delText>∗</w:delText>
          </w:r>
          <w:r w:rsidR="00CD2A67" w:rsidRPr="00622A7F" w:rsidDel="001249C4">
            <w:delText>.”</w:delText>
          </w:r>
        </w:del>
      </w:ins>
      <w:ins w:id="6021" w:author="Stefan" w:date="2021-10-06T12:09:00Z">
        <w:del w:id="6022" w:author="Haskamp, Stefan (extern)" w:date="2022-01-15T14:20:00Z">
          <w:r w:rsidR="00CD2A67" w:rsidRPr="00622A7F" w:rsidDel="001249C4">
            <w:delText>)</w:delText>
          </w:r>
        </w:del>
      </w:ins>
      <w:ins w:id="6023" w:author="ulrike.hueffmeier@gmail.com" w:date="2021-11-26T18:56:00Z">
        <w:del w:id="6024" w:author="Haskamp, Stefan (extern)" w:date="2022-01-15T14:20:00Z">
          <w:r w:rsidR="001B54D4" w:rsidDel="001249C4">
            <w:delText>,</w:delText>
          </w:r>
        </w:del>
      </w:ins>
      <w:ins w:id="6025" w:author="Stefan" w:date="2021-10-06T12:07:00Z">
        <w:del w:id="6026" w:author="Haskamp, Stefan (extern)" w:date="2022-01-15T14:20:00Z">
          <w:r w:rsidR="00CD2A67" w:rsidRPr="00622A7F" w:rsidDel="001249C4">
            <w:delText xml:space="preserve"> the remaining ones were only considered relevant</w:delText>
          </w:r>
        </w:del>
      </w:ins>
      <w:ins w:id="6027" w:author="ulrike.hueffmeier@gmail.com" w:date="2021-11-26T18:46:00Z">
        <w:del w:id="6028" w:author="Haskamp, Stefan (extern)" w:date="2022-01-15T14:20:00Z">
          <w:r w:rsidR="00A272A6" w:rsidDel="001249C4">
            <w:delText>,</w:delText>
          </w:r>
        </w:del>
      </w:ins>
      <w:ins w:id="6029" w:author="Stefan" w:date="2021-10-06T12:07:00Z">
        <w:del w:id="6030" w:author="Haskamp, Stefan (extern)" w:date="2022-01-15T14:20:00Z">
          <w:r w:rsidR="00CD2A67" w:rsidRPr="00622A7F" w:rsidDel="001249C4">
            <w:delText xml:space="preserve"> </w:delText>
          </w:r>
        </w:del>
      </w:ins>
      <w:ins w:id="6031" w:author="Stefan" w:date="2021-10-06T12:13:00Z">
        <w:del w:id="6032" w:author="Haskamp, Stefan (extern)" w:date="2022-01-15T14:20:00Z">
          <w:r w:rsidR="00CD2A67" w:rsidRPr="00622A7F" w:rsidDel="001249C4">
            <w:delText xml:space="preserve">if </w:delText>
          </w:r>
        </w:del>
      </w:ins>
      <w:ins w:id="6033" w:author="Stefan" w:date="2021-10-06T12:12:00Z">
        <w:del w:id="6034" w:author="Haskamp, Stefan (extern)" w:date="2022-01-15T14:20:00Z">
          <w:r w:rsidR="00CD2A67" w:rsidRPr="00622A7F" w:rsidDel="001249C4">
            <w:delText>evidence</w:delText>
          </w:r>
        </w:del>
      </w:ins>
      <w:ins w:id="6035" w:author="Stefan" w:date="2021-10-06T12:13:00Z">
        <w:del w:id="6036" w:author="Haskamp, Stefan (extern)" w:date="2022-01-15T14:20:00Z">
          <w:r w:rsidR="00CD2A67" w:rsidRPr="00622A7F" w:rsidDel="001249C4">
            <w:delText xml:space="preserve"> was provided</w:delText>
          </w:r>
        </w:del>
      </w:ins>
      <w:ins w:id="6037" w:author="Stefan" w:date="2021-10-06T12:12:00Z">
        <w:del w:id="6038" w:author="Haskamp, Stefan (extern)" w:date="2022-01-15T14:20:00Z">
          <w:r w:rsidR="00CD2A67" w:rsidRPr="00622A7F" w:rsidDel="001249C4">
            <w:delText>.</w:delText>
          </w:r>
        </w:del>
      </w:ins>
      <w:ins w:id="6039" w:author="Stefan" w:date="2021-10-06T12:13:00Z">
        <w:del w:id="6040" w:author="Haskamp, Stefan (extern)" w:date="2022-01-15T14:20:00Z">
          <w:r w:rsidR="00CD2A67" w:rsidRPr="00622A7F" w:rsidDel="001249C4">
            <w:delText xml:space="preserve"> </w:delText>
          </w:r>
          <w:commentRangeStart w:id="6041"/>
          <w:r w:rsidR="00CD2A67" w:rsidRPr="00622A7F" w:rsidDel="001249C4">
            <w:delText>A list of all functiona</w:delText>
          </w:r>
        </w:del>
      </w:ins>
      <w:ins w:id="6042" w:author="Stefan" w:date="2021-10-06T12:29:00Z">
        <w:del w:id="6043" w:author="Haskamp, Stefan (extern)" w:date="2022-01-15T14:20:00Z">
          <w:r w:rsidR="00A21508" w:rsidRPr="00622A7F" w:rsidDel="001249C4">
            <w:delText>lly</w:delText>
          </w:r>
        </w:del>
      </w:ins>
      <w:ins w:id="6044" w:author="Stefan" w:date="2021-10-06T12:13:00Z">
        <w:del w:id="6045" w:author="Haskamp, Stefan (extern)" w:date="2022-01-15T14:20:00Z">
          <w:r w:rsidR="00CD2A67" w:rsidRPr="00622A7F" w:rsidDel="001249C4">
            <w:delText xml:space="preserve"> relevant variants is </w:delText>
          </w:r>
        </w:del>
      </w:ins>
      <w:ins w:id="6046" w:author="ulrike.hueffmeier@gmail.com" w:date="2021-11-26T18:46:00Z">
        <w:del w:id="6047" w:author="Haskamp, Stefan (extern)" w:date="2022-01-15T14:20:00Z">
          <w:r w:rsidR="00A272A6" w:rsidDel="001249C4">
            <w:delText xml:space="preserve">given </w:delText>
          </w:r>
        </w:del>
      </w:ins>
      <w:ins w:id="6048" w:author="Stefan" w:date="2021-10-06T12:13:00Z">
        <w:del w:id="6049" w:author="Haskamp, Stefan (extern)" w:date="2022-01-15T14:20:00Z">
          <w:r w:rsidR="00CD2A67" w:rsidRPr="00622A7F" w:rsidDel="001249C4">
            <w:delText xml:space="preserve">in the </w:delText>
          </w:r>
        </w:del>
      </w:ins>
      <w:ins w:id="6050" w:author="Stefan" w:date="2021-10-27T18:15:00Z">
        <w:del w:id="6051" w:author="Haskamp, Stefan (extern)" w:date="2022-01-15T14:20:00Z">
          <w:r w:rsidR="00FE2E2F" w:rsidDel="001249C4">
            <w:delText>supplements (Table S1)</w:delText>
          </w:r>
        </w:del>
      </w:ins>
      <w:ins w:id="6052" w:author="Stefan" w:date="2021-10-06T12:14:00Z">
        <w:del w:id="6053" w:author="Haskamp, Stefan (extern)" w:date="2022-01-15T14:20:00Z">
          <w:r w:rsidR="00CD2A67" w:rsidRPr="00622A7F" w:rsidDel="001249C4">
            <w:delText xml:space="preserve">. </w:delText>
          </w:r>
        </w:del>
      </w:ins>
      <w:commentRangeEnd w:id="6041"/>
      <w:del w:id="6054" w:author="Haskamp, Stefan (extern)" w:date="2022-01-15T14:20:00Z">
        <w:r w:rsidR="00B245B2" w:rsidDel="001249C4">
          <w:rPr>
            <w:rStyle w:val="Kommentarzeichen"/>
          </w:rPr>
          <w:commentReference w:id="6041"/>
        </w:r>
      </w:del>
    </w:p>
    <w:p w14:paraId="4A0C6685" w14:textId="1AD614B5" w:rsidR="00572D4E" w:rsidRPr="00622A7F" w:rsidDel="001249C4" w:rsidRDefault="00572D4E">
      <w:pPr>
        <w:pStyle w:val="berschrift2"/>
        <w:rPr>
          <w:del w:id="6055" w:author="Haskamp, Stefan (extern)" w:date="2022-01-15T14:20:00Z"/>
        </w:rPr>
        <w:pPrChange w:id="6056" w:author="Haskamp, Stefan (extern)" w:date="2022-01-15T14:26:00Z">
          <w:pPr/>
        </w:pPrChange>
      </w:pPr>
    </w:p>
    <w:p w14:paraId="31297250" w14:textId="4FAEAE33" w:rsidR="00FE4A4A" w:rsidRPr="00622A7F" w:rsidRDefault="001B74EA">
      <w:pPr>
        <w:pStyle w:val="berschrift2"/>
        <w:pPrChange w:id="6057" w:author="Haskamp, Stefan (extern)" w:date="2022-01-15T14:26:00Z">
          <w:pPr>
            <w:pStyle w:val="berschrift3"/>
          </w:pPr>
        </w:pPrChange>
      </w:pPr>
      <w:bookmarkStart w:id="6058" w:name="_Toc91488931"/>
      <w:r w:rsidRPr="00622A7F">
        <w:t>Single-</w:t>
      </w:r>
      <w:r w:rsidR="00FE4A4A" w:rsidRPr="00622A7F">
        <w:t>cell RNA sequencing</w:t>
      </w:r>
      <w:r w:rsidR="00481055" w:rsidRPr="00622A7F">
        <w:t xml:space="preserve"> (scRNAseq)</w:t>
      </w:r>
      <w:r w:rsidR="00FE4A4A" w:rsidRPr="00622A7F">
        <w:t xml:space="preserve"> analysis</w:t>
      </w:r>
      <w:r w:rsidR="007659FA" w:rsidRPr="00622A7F">
        <w:t xml:space="preserve"> of PBMCs</w:t>
      </w:r>
      <w:bookmarkEnd w:id="6058"/>
    </w:p>
    <w:p w14:paraId="0FA595A9" w14:textId="3D416FA4" w:rsidR="00481055" w:rsidRPr="00622A7F" w:rsidRDefault="00481055" w:rsidP="00711A9E">
      <w:pPr>
        <w:rPr>
          <w:rFonts w:cs="Arial"/>
        </w:rPr>
      </w:pPr>
      <w:r w:rsidRPr="00622A7F">
        <w:rPr>
          <w:rFonts w:cs="Arial"/>
        </w:rPr>
        <w:t>The scRNAseq experiment</w:t>
      </w:r>
      <w:r w:rsidR="001B74EA" w:rsidRPr="00622A7F">
        <w:rPr>
          <w:rFonts w:cs="Arial"/>
        </w:rPr>
        <w:t>s</w:t>
      </w:r>
      <w:r w:rsidRPr="00622A7F">
        <w:rPr>
          <w:rFonts w:cs="Arial"/>
        </w:rPr>
        <w:t xml:space="preserve"> were performed by the NGS core unit</w:t>
      </w:r>
      <w:ins w:id="6059" w:author="Stefan" w:date="2021-10-06T12:29:00Z">
        <w:r w:rsidR="00A21508" w:rsidRPr="00622A7F">
          <w:rPr>
            <w:rFonts w:cs="Arial"/>
          </w:rPr>
          <w:t xml:space="preserve"> (</w:t>
        </w:r>
        <w:del w:id="6060" w:author="Haskamp, Stefan (extern)" w:date="2022-01-29T11:40:00Z">
          <w:r w:rsidR="00A21508" w:rsidRPr="00622A7F" w:rsidDel="00E65C74">
            <w:rPr>
              <w:rFonts w:cs="Arial"/>
            </w:rPr>
            <w:delText>Arif Ekici</w:delText>
          </w:r>
        </w:del>
      </w:ins>
      <w:ins w:id="6061" w:author="Haskamp, Stefan (extern)" w:date="2022-01-29T11:41:00Z">
        <w:r w:rsidR="00E65C74" w:rsidRPr="00E65C74">
          <w:rPr>
            <w:rFonts w:cs="Arial"/>
          </w:rPr>
          <w:t>Andre´</w:t>
        </w:r>
      </w:ins>
      <w:ins w:id="6062" w:author="Haskamp, Stefan (extern)" w:date="2022-01-29T11:40:00Z">
        <w:r w:rsidR="00E65C74">
          <w:rPr>
            <w:rFonts w:cs="Arial"/>
          </w:rPr>
          <w:t xml:space="preserve"> Reis</w:t>
        </w:r>
      </w:ins>
      <w:ins w:id="6063" w:author="Stefan" w:date="2021-10-06T12:29:00Z">
        <w:r w:rsidR="00A21508" w:rsidRPr="00622A7F">
          <w:rPr>
            <w:rFonts w:cs="Arial"/>
          </w:rPr>
          <w:t>)</w:t>
        </w:r>
      </w:ins>
      <w:r w:rsidRPr="00622A7F">
        <w:rPr>
          <w:rFonts w:cs="Arial"/>
        </w:rPr>
        <w:t xml:space="preserve"> of the </w:t>
      </w:r>
      <w:commentRangeStart w:id="6064"/>
      <w:commentRangeStart w:id="6065"/>
      <w:r w:rsidRPr="00622A7F">
        <w:rPr>
          <w:rFonts w:cs="Arial"/>
        </w:rPr>
        <w:t>Institute of Human Genetics, Erlangen</w:t>
      </w:r>
      <w:commentRangeEnd w:id="6064"/>
      <w:r w:rsidR="00C675D5" w:rsidRPr="00622A7F">
        <w:rPr>
          <w:rStyle w:val="Kommentarzeichen"/>
          <w:rFonts w:cs="Arial"/>
        </w:rPr>
        <w:commentReference w:id="6064"/>
      </w:r>
      <w:commentRangeEnd w:id="6065"/>
      <w:r w:rsidR="00B245B2">
        <w:rPr>
          <w:rStyle w:val="Kommentarzeichen"/>
        </w:rPr>
        <w:commentReference w:id="6065"/>
      </w:r>
      <w:r w:rsidRPr="00622A7F">
        <w:rPr>
          <w:rFonts w:cs="Arial"/>
        </w:rPr>
        <w:t>.</w:t>
      </w:r>
      <w:r w:rsidR="00F377E7" w:rsidRPr="00622A7F">
        <w:rPr>
          <w:rFonts w:cs="Arial"/>
        </w:rPr>
        <w:t xml:space="preserve"> The generation of the cell-gene matrix was performed by Philipp Kirchner. </w:t>
      </w:r>
      <w:r w:rsidRPr="00622A7F">
        <w:rPr>
          <w:rFonts w:cs="Arial"/>
        </w:rPr>
        <w:t xml:space="preserve">In </w:t>
      </w:r>
      <w:r w:rsidR="00E57EA4" w:rsidRPr="00622A7F">
        <w:rPr>
          <w:rFonts w:cs="Arial"/>
        </w:rPr>
        <w:t>total</w:t>
      </w:r>
      <w:r w:rsidRPr="00622A7F">
        <w:rPr>
          <w:rFonts w:cs="Arial"/>
        </w:rPr>
        <w:t>, two experiments were performed. The first</w:t>
      </w:r>
      <w:r w:rsidR="00E57EA4" w:rsidRPr="00622A7F">
        <w:rPr>
          <w:rFonts w:cs="Arial"/>
        </w:rPr>
        <w:t xml:space="preserve"> one included the two patients GPP1 and GPP2 and three healthy donors. GPP1 was analyzed </w:t>
      </w:r>
      <w:del w:id="6066" w:author="Hüffmeier, Ulrike" w:date="2021-10-01T12:36:00Z">
        <w:r w:rsidR="00E57EA4" w:rsidRPr="00622A7F" w:rsidDel="00C675D5">
          <w:rPr>
            <w:rFonts w:cs="Arial"/>
          </w:rPr>
          <w:delText xml:space="preserve">twice </w:delText>
        </w:r>
      </w:del>
      <w:ins w:id="6067" w:author="Hüffmeier, Ulrike" w:date="2021-10-01T12:36:00Z">
        <w:r w:rsidR="00C675D5" w:rsidRPr="00622A7F">
          <w:rPr>
            <w:rFonts w:cs="Arial"/>
          </w:rPr>
          <w:t xml:space="preserve">at a second additional time point </w:t>
        </w:r>
      </w:ins>
      <w:r w:rsidR="00E57EA4" w:rsidRPr="00622A7F">
        <w:rPr>
          <w:rFonts w:cs="Arial"/>
        </w:rPr>
        <w:t xml:space="preserve">due to </w:t>
      </w:r>
      <w:r w:rsidR="001B74EA" w:rsidRPr="00622A7F">
        <w:rPr>
          <w:rFonts w:cs="Arial"/>
        </w:rPr>
        <w:t xml:space="preserve">the </w:t>
      </w:r>
      <w:r w:rsidR="00E57EA4" w:rsidRPr="00622A7F">
        <w:rPr>
          <w:rFonts w:cs="Arial"/>
        </w:rPr>
        <w:t xml:space="preserve">low number of cells obtained from the first part of the experiment. </w:t>
      </w:r>
      <w:r w:rsidR="007659FA" w:rsidRPr="00622A7F">
        <w:rPr>
          <w:rFonts w:cs="Arial"/>
        </w:rPr>
        <w:t>PBMCs were isolated from EDTA whole blood using BD Vacutainers (</w:t>
      </w:r>
      <w:r w:rsidR="007659FA" w:rsidRPr="00622A7F">
        <w:rPr>
          <w:rFonts w:cs="Arial"/>
          <w:szCs w:val="24"/>
        </w:rPr>
        <w:t xml:space="preserve">BD, Franklin Lakes, NJ, USA) </w:t>
      </w:r>
      <w:r w:rsidR="001B74EA" w:rsidRPr="00622A7F">
        <w:rPr>
          <w:rFonts w:cs="Arial"/>
        </w:rPr>
        <w:t>according to the manufacturer</w:t>
      </w:r>
      <w:r w:rsidR="007659FA" w:rsidRPr="00622A7F">
        <w:rPr>
          <w:rFonts w:cs="Arial"/>
        </w:rPr>
        <w:t>’</w:t>
      </w:r>
      <w:r w:rsidR="001B74EA" w:rsidRPr="00622A7F">
        <w:rPr>
          <w:rFonts w:cs="Arial"/>
        </w:rPr>
        <w:t>s</w:t>
      </w:r>
      <w:r w:rsidR="007659FA" w:rsidRPr="00622A7F">
        <w:rPr>
          <w:rFonts w:cs="Arial"/>
        </w:rPr>
        <w:t xml:space="preserve"> instructions. </w:t>
      </w:r>
      <w:r w:rsidR="00711A9E" w:rsidRPr="00622A7F">
        <w:rPr>
          <w:rFonts w:cs="Arial"/>
        </w:rPr>
        <w:t>6</w:t>
      </w:r>
      <w:r w:rsidR="00290561">
        <w:rPr>
          <w:rFonts w:cs="Arial"/>
        </w:rPr>
        <w:t>,</w:t>
      </w:r>
      <w:r w:rsidR="00711A9E" w:rsidRPr="00622A7F">
        <w:rPr>
          <w:rFonts w:cs="Arial"/>
        </w:rPr>
        <w:t xml:space="preserve">000 cells were aimed to be sequenced. Libraries </w:t>
      </w:r>
      <w:r w:rsidR="001B74EA" w:rsidRPr="00622A7F">
        <w:rPr>
          <w:rFonts w:cs="Arial"/>
        </w:rPr>
        <w:t>was</w:t>
      </w:r>
      <w:r w:rsidR="00711A9E" w:rsidRPr="00622A7F">
        <w:rPr>
          <w:rFonts w:cs="Arial"/>
        </w:rPr>
        <w:t xml:space="preserve"> generated by </w:t>
      </w:r>
      <w:r w:rsidR="007659FA" w:rsidRPr="00622A7F">
        <w:rPr>
          <w:rFonts w:cs="Arial"/>
        </w:rPr>
        <w:t xml:space="preserve">the </w:t>
      </w:r>
      <w:r w:rsidR="00711A9E" w:rsidRPr="00622A7F">
        <w:rPr>
          <w:rFonts w:cs="Arial"/>
        </w:rPr>
        <w:t>Chromium controller (10X Genomics, Pleasanton, CA, USA) in conjunction with the single-cell 30 v2 kit (in case of GPP1_1, GPP2, HD1, HD2) or with the single-cell 30 v3 kit (GPP1_2, HD3) according to the manufacturer</w:t>
      </w:r>
      <w:ins w:id="6068" w:author="Hüffmeier, Ulrike" w:date="2021-10-01T12:36:00Z">
        <w:r w:rsidR="00C675D5" w:rsidRPr="00622A7F">
          <w:rPr>
            <w:rFonts w:cs="Arial"/>
          </w:rPr>
          <w:t>’</w:t>
        </w:r>
      </w:ins>
      <w:r w:rsidR="00711A9E" w:rsidRPr="00622A7F">
        <w:rPr>
          <w:rFonts w:cs="Arial"/>
        </w:rPr>
        <w:t>s</w:t>
      </w:r>
      <w:del w:id="6069" w:author="Hüffmeier, Ulrike" w:date="2021-10-01T12:36:00Z">
        <w:r w:rsidR="00711A9E" w:rsidRPr="00622A7F" w:rsidDel="00C675D5">
          <w:rPr>
            <w:rFonts w:cs="Arial"/>
          </w:rPr>
          <w:delText>’</w:delText>
        </w:r>
      </w:del>
      <w:r w:rsidR="00711A9E" w:rsidRPr="00622A7F">
        <w:rPr>
          <w:rFonts w:cs="Arial"/>
        </w:rPr>
        <w:t xml:space="preserve"> protocol. The sequencing of the libraries were performed by Illumina HiSeq 2500 sequencer to a depth of 160 million reads per sample. We used the </w:t>
      </w:r>
      <w:del w:id="6070" w:author="Hüffmeier, Ulrike" w:date="2021-10-01T12:37:00Z">
        <w:r w:rsidR="00711A9E" w:rsidRPr="00622A7F" w:rsidDel="00C675D5">
          <w:rPr>
            <w:rFonts w:cs="Arial"/>
          </w:rPr>
          <w:delText xml:space="preserve">HG19 </w:delText>
        </w:r>
      </w:del>
      <w:ins w:id="6071" w:author="Hüffmeier, Ulrike" w:date="2021-10-01T12:38:00Z">
        <w:r w:rsidR="00C675D5" w:rsidRPr="00622A7F">
          <w:rPr>
            <w:rFonts w:cs="Arial"/>
          </w:rPr>
          <w:t xml:space="preserve">Genome </w:t>
        </w:r>
      </w:ins>
      <w:del w:id="6072" w:author="Hüffmeier, Ulrike" w:date="2021-10-01T12:38:00Z">
        <w:r w:rsidR="00711A9E" w:rsidRPr="00622A7F" w:rsidDel="00C675D5">
          <w:rPr>
            <w:rFonts w:cs="Arial"/>
          </w:rPr>
          <w:delText xml:space="preserve">reference </w:delText>
        </w:r>
      </w:del>
      <w:ins w:id="6073" w:author="Hüffmeier, Ulrike" w:date="2021-10-01T12:38:00Z">
        <w:r w:rsidR="00C675D5" w:rsidRPr="00622A7F">
          <w:rPr>
            <w:rFonts w:cs="Arial"/>
          </w:rPr>
          <w:t xml:space="preserve">Reference Consortium Human Build 37 </w:t>
        </w:r>
      </w:ins>
      <w:del w:id="6074" w:author="Hüffmeier, Ulrike" w:date="2021-10-01T12:38:00Z">
        <w:r w:rsidR="00711A9E" w:rsidRPr="00622A7F" w:rsidDel="00C675D5">
          <w:rPr>
            <w:rFonts w:cs="Arial"/>
          </w:rPr>
          <w:delText xml:space="preserve">genome </w:delText>
        </w:r>
      </w:del>
      <w:ins w:id="6075" w:author="Hüffmeier, Ulrike" w:date="2021-10-01T12:38:00Z">
        <w:r w:rsidR="00C675D5" w:rsidRPr="00622A7F">
          <w:rPr>
            <w:rFonts w:cs="Arial"/>
          </w:rPr>
          <w:t xml:space="preserve">(GRCh37/hg19) </w:t>
        </w:r>
      </w:ins>
      <w:r w:rsidR="00711A9E" w:rsidRPr="00622A7F">
        <w:rPr>
          <w:rFonts w:cs="Arial"/>
        </w:rPr>
        <w:t xml:space="preserve">obtained from ENSEMBL. </w:t>
      </w:r>
      <w:r w:rsidR="001B74EA" w:rsidRPr="00622A7F">
        <w:rPr>
          <w:rFonts w:cs="Arial"/>
        </w:rPr>
        <w:t>The p</w:t>
      </w:r>
      <w:r w:rsidR="00711A9E" w:rsidRPr="00622A7F">
        <w:rPr>
          <w:rFonts w:cs="Arial"/>
        </w:rPr>
        <w:t xml:space="preserve">rimary analysis was performed using </w:t>
      </w:r>
      <w:r w:rsidR="00711A9E" w:rsidRPr="001B54D4">
        <w:rPr>
          <w:rFonts w:cs="Arial"/>
          <w:i/>
          <w:iCs/>
          <w:rPrChange w:id="6076" w:author="ulrike.hueffmeier@gmail.com" w:date="2021-11-26T18:53:00Z">
            <w:rPr>
              <w:rFonts w:cs="Arial"/>
            </w:rPr>
          </w:rPrChange>
        </w:rPr>
        <w:t>bcl2fastq 2.17</w:t>
      </w:r>
      <w:r w:rsidR="00711A9E" w:rsidRPr="00622A7F">
        <w:rPr>
          <w:rFonts w:cs="Arial"/>
        </w:rPr>
        <w:t xml:space="preserve"> (Illumina)</w:t>
      </w:r>
      <w:r w:rsidR="009831AF" w:rsidRPr="00622A7F">
        <w:rPr>
          <w:rFonts w:cs="Arial"/>
        </w:rPr>
        <w:t xml:space="preserve"> </w:t>
      </w:r>
      <w:r w:rsidR="00711A9E" w:rsidRPr="00622A7F">
        <w:rPr>
          <w:rFonts w:cs="Arial"/>
        </w:rPr>
        <w:t>and cellranger 1.3.1 (10X Genomics).</w:t>
      </w:r>
      <w:r w:rsidR="00CC23E6" w:rsidRPr="00622A7F">
        <w:rPr>
          <w:rFonts w:cs="Arial"/>
        </w:rPr>
        <w:t xml:space="preserve"> The </w:t>
      </w:r>
      <w:del w:id="6077" w:author="ulrike.hueffmeier@gmail.com" w:date="2021-11-26T18:51:00Z">
        <w:r w:rsidR="00CC23E6" w:rsidRPr="00622A7F" w:rsidDel="00B245B2">
          <w:rPr>
            <w:rFonts w:cs="Arial"/>
          </w:rPr>
          <w:delText xml:space="preserve">Cellranger </w:delText>
        </w:r>
      </w:del>
      <w:ins w:id="6078" w:author="ulrike.hueffmeier@gmail.com" w:date="2021-11-26T18:51:00Z">
        <w:r w:rsidR="00B245B2">
          <w:rPr>
            <w:rFonts w:cs="Arial"/>
          </w:rPr>
          <w:t>c</w:t>
        </w:r>
        <w:r w:rsidR="00B245B2" w:rsidRPr="00622A7F">
          <w:rPr>
            <w:rFonts w:cs="Arial"/>
          </w:rPr>
          <w:t xml:space="preserve">ellranger </w:t>
        </w:r>
      </w:ins>
      <w:r w:rsidR="00CC23E6" w:rsidRPr="00B245B2">
        <w:rPr>
          <w:rFonts w:cs="Arial"/>
          <w:i/>
          <w:iCs/>
          <w:rPrChange w:id="6079" w:author="ulrike.hueffmeier@gmail.com" w:date="2021-11-26T18:51:00Z">
            <w:rPr>
              <w:rFonts w:cs="Arial"/>
            </w:rPr>
          </w:rPrChange>
        </w:rPr>
        <w:t xml:space="preserve">aggr </w:t>
      </w:r>
      <w:r w:rsidR="00CC23E6" w:rsidRPr="00622A7F">
        <w:rPr>
          <w:rFonts w:cs="Arial"/>
        </w:rPr>
        <w:t xml:space="preserve">command was used to normalize all samples to the same count of reads. </w:t>
      </w:r>
      <w:r w:rsidR="009831AF" w:rsidRPr="00622A7F">
        <w:rPr>
          <w:rFonts w:cs="Arial"/>
        </w:rPr>
        <w:t xml:space="preserve">QC filtering </w:t>
      </w:r>
      <w:r w:rsidR="009831AF" w:rsidRPr="00622A7F">
        <w:rPr>
          <w:rFonts w:cs="Arial"/>
        </w:rPr>
        <w:lastRenderedPageBreak/>
        <w:t>was performed using Seurat</w:t>
      </w:r>
      <w:r w:rsidR="005443D3" w:rsidRPr="00622A7F">
        <w:rPr>
          <w:rFonts w:cs="Arial"/>
        </w:rPr>
        <w:t xml:space="preserve"> (Version3)</w:t>
      </w:r>
      <w:r w:rsidR="009831AF" w:rsidRPr="00622A7F">
        <w:rPr>
          <w:rFonts w:cs="Arial"/>
        </w:rPr>
        <w:t xml:space="preserve"> with numerous criteria</w:t>
      </w:r>
      <w:r w:rsidR="005443D3" w:rsidRPr="00622A7F">
        <w:rPr>
          <w:rFonts w:cs="Arial"/>
        </w:rPr>
        <w:t xml:space="preserve"> (</w:t>
      </w:r>
      <w:r w:rsidR="005443D3" w:rsidRPr="00622A7F">
        <w:rPr>
          <w:rFonts w:cs="Arial"/>
        </w:rPr>
        <w:fldChar w:fldCharType="begin"/>
      </w:r>
      <w:r w:rsidR="005443D3" w:rsidRPr="00622A7F">
        <w:rPr>
          <w:rFonts w:cs="Arial"/>
        </w:rPr>
        <w:instrText xml:space="preserve"> REF _Ref72249707 \h </w:instrText>
      </w:r>
      <w:r w:rsidR="00622A7F">
        <w:rPr>
          <w:rFonts w:cs="Arial"/>
        </w:rPr>
        <w:instrText xml:space="preserve"> \* MERGEFORMAT </w:instrText>
      </w:r>
      <w:r w:rsidR="005443D3" w:rsidRPr="00622A7F">
        <w:rPr>
          <w:rFonts w:cs="Arial"/>
        </w:rPr>
      </w:r>
      <w:r w:rsidR="005443D3" w:rsidRPr="00622A7F">
        <w:rPr>
          <w:rFonts w:cs="Arial"/>
        </w:rPr>
        <w:fldChar w:fldCharType="separate"/>
      </w:r>
      <w:ins w:id="6080" w:author="Haskamp, Stefan (extern)" w:date="2022-01-29T13:25:00Z">
        <w:r w:rsidR="002D4AD7" w:rsidRPr="00622A7F">
          <w:rPr>
            <w:rFonts w:cs="Arial"/>
          </w:rPr>
          <w:t xml:space="preserve">Table </w:t>
        </w:r>
        <w:r w:rsidR="002D4AD7">
          <w:rPr>
            <w:rFonts w:cs="Arial"/>
            <w:noProof/>
          </w:rPr>
          <w:t>23</w:t>
        </w:r>
      </w:ins>
      <w:r w:rsidR="005443D3" w:rsidRPr="00622A7F">
        <w:rPr>
          <w:rFonts w:cs="Arial"/>
        </w:rPr>
        <w:fldChar w:fldCharType="end"/>
      </w:r>
      <w:r w:rsidR="005443D3" w:rsidRPr="00622A7F">
        <w:rPr>
          <w:rFonts w:cs="Arial"/>
        </w:rPr>
        <w:t>)</w:t>
      </w:r>
      <w:ins w:id="6081" w:author="Hüffmeier, Ulrike" w:date="2021-10-01T12:45:00Z">
        <w:r w:rsidR="00132253" w:rsidRPr="00622A7F">
          <w:rPr>
            <w:rFonts w:cs="Arial"/>
          </w:rPr>
          <w:t xml:space="preserve"> </w:t>
        </w:r>
      </w:ins>
      <w:r w:rsidR="009A7AD4">
        <w:rPr>
          <w:rFonts w:cs="Arial"/>
        </w:rPr>
        <w:t>{Stuart, 2019 #1695}</w:t>
      </w:r>
      <w:r w:rsidR="005443D3" w:rsidRPr="00622A7F">
        <w:rPr>
          <w:rFonts w:cs="Arial"/>
        </w:rPr>
        <w:t xml:space="preserve">. </w:t>
      </w:r>
    </w:p>
    <w:p w14:paraId="38135C20" w14:textId="3047CE7B" w:rsidR="005443D3" w:rsidRPr="00622A7F" w:rsidRDefault="005443D3" w:rsidP="005443D3">
      <w:pPr>
        <w:pStyle w:val="Beschriftung"/>
        <w:keepNext/>
        <w:rPr>
          <w:rFonts w:cs="Arial"/>
        </w:rPr>
      </w:pPr>
      <w:bookmarkStart w:id="6082" w:name="_Ref72249707"/>
      <w:bookmarkStart w:id="6083" w:name="_Toc94355273"/>
      <w:r w:rsidRPr="00622A7F">
        <w:rPr>
          <w:rFonts w:cs="Arial"/>
        </w:rPr>
        <w:t xml:space="preserve">Table </w:t>
      </w:r>
      <w:ins w:id="6084"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6085" w:author="Haskamp, Stefan" w:date="2022-02-05T20:56:00Z">
        <w:r w:rsidR="005A4AC0">
          <w:rPr>
            <w:rFonts w:cs="Arial"/>
            <w:noProof/>
          </w:rPr>
          <w:t>24</w:t>
        </w:r>
        <w:r w:rsidR="005A4AC0">
          <w:rPr>
            <w:rFonts w:cs="Arial"/>
          </w:rPr>
          <w:fldChar w:fldCharType="end"/>
        </w:r>
      </w:ins>
      <w:del w:id="6086"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23</w:delText>
        </w:r>
        <w:r w:rsidRPr="00622A7F" w:rsidDel="005A4AC0">
          <w:rPr>
            <w:rFonts w:cs="Arial"/>
          </w:rPr>
          <w:fldChar w:fldCharType="end"/>
        </w:r>
      </w:del>
      <w:bookmarkEnd w:id="6082"/>
      <w:r w:rsidRPr="00622A7F">
        <w:rPr>
          <w:rFonts w:cs="Arial"/>
        </w:rPr>
        <w:t xml:space="preserve">: </w:t>
      </w:r>
      <w:ins w:id="6087" w:author="ulrike.hueffmeier@gmail.com" w:date="2021-11-26T18:49:00Z">
        <w:r w:rsidR="00B245B2">
          <w:rPr>
            <w:rFonts w:cs="Arial"/>
          </w:rPr>
          <w:t>F</w:t>
        </w:r>
      </w:ins>
      <w:del w:id="6088" w:author="ulrike.hueffmeier@gmail.com" w:date="2021-11-26T18:49:00Z">
        <w:r w:rsidRPr="00622A7F" w:rsidDel="00B245B2">
          <w:rPr>
            <w:rFonts w:cs="Arial"/>
          </w:rPr>
          <w:delText>f</w:delText>
        </w:r>
      </w:del>
      <w:r w:rsidRPr="00622A7F">
        <w:rPr>
          <w:rFonts w:cs="Arial"/>
        </w:rPr>
        <w:t>iltering criteria of scRNAseq experiments of HDs and patients in stable state</w:t>
      </w:r>
      <w:bookmarkEnd w:id="6083"/>
    </w:p>
    <w:tbl>
      <w:tblPr>
        <w:tblW w:w="9072" w:type="dxa"/>
        <w:tblInd w:w="-5" w:type="dxa"/>
        <w:tblLayout w:type="fixed"/>
        <w:tblLook w:val="04A0" w:firstRow="1" w:lastRow="0" w:firstColumn="1" w:lastColumn="0" w:noHBand="0" w:noVBand="1"/>
        <w:tblPrChange w:id="6089" w:author="Haskamp, Stefan (extern)" w:date="2022-01-29T11:44:00Z">
          <w:tblPr>
            <w:tblW w:w="9072" w:type="dxa"/>
            <w:tblInd w:w="-5" w:type="dxa"/>
            <w:tblLook w:val="04A0" w:firstRow="1" w:lastRow="0" w:firstColumn="1" w:lastColumn="0" w:noHBand="0" w:noVBand="1"/>
          </w:tblPr>
        </w:tblPrChange>
      </w:tblPr>
      <w:tblGrid>
        <w:gridCol w:w="1684"/>
        <w:gridCol w:w="2462"/>
        <w:gridCol w:w="2463"/>
        <w:gridCol w:w="2463"/>
        <w:tblGridChange w:id="6090">
          <w:tblGrid>
            <w:gridCol w:w="1684"/>
            <w:gridCol w:w="2442"/>
            <w:gridCol w:w="2977"/>
            <w:gridCol w:w="2693"/>
          </w:tblGrid>
        </w:tblGridChange>
      </w:tblGrid>
      <w:tr w:rsidR="009831AF" w:rsidRPr="00622A7F" w14:paraId="3C51F43E" w14:textId="77777777" w:rsidTr="00E65C74">
        <w:trPr>
          <w:trHeight w:val="315"/>
          <w:trPrChange w:id="6091" w:author="Haskamp, Stefan (extern)" w:date="2022-01-29T11:44:00Z">
            <w:trPr>
              <w:trHeight w:val="315"/>
            </w:trPr>
          </w:trPrChange>
        </w:trPr>
        <w:tc>
          <w:tcPr>
            <w:tcW w:w="168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Change w:id="6092" w:author="Haskamp, Stefan (extern)" w:date="2022-01-29T11:44:00Z">
              <w:tcPr>
                <w:tcW w:w="9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72396A4D" w14:textId="79F05160" w:rsidR="009831AF" w:rsidRPr="00622A7F" w:rsidRDefault="00E65C74" w:rsidP="002D4AD7">
            <w:pPr>
              <w:spacing w:after="0" w:line="240" w:lineRule="auto"/>
              <w:jc w:val="left"/>
              <w:rPr>
                <w:rFonts w:eastAsia="Times New Roman" w:cs="Arial"/>
                <w:b/>
                <w:bCs/>
                <w:color w:val="000000"/>
                <w:sz w:val="22"/>
              </w:rPr>
            </w:pPr>
            <w:ins w:id="6093" w:author="Haskamp, Stefan (extern)" w:date="2022-01-29T11:43:00Z">
              <w:r>
                <w:rPr>
                  <w:rFonts w:eastAsia="Times New Roman" w:cs="Arial"/>
                  <w:b/>
                  <w:bCs/>
                  <w:color w:val="000000"/>
                  <w:sz w:val="22"/>
                </w:rPr>
                <w:t>kit/ experiment</w:t>
              </w:r>
            </w:ins>
            <w:del w:id="6094" w:author="Haskamp, Stefan (extern)" w:date="2022-01-29T11:43:00Z">
              <w:r w:rsidRPr="00622A7F" w:rsidDel="00E65C74">
                <w:rPr>
                  <w:rFonts w:eastAsia="Times New Roman" w:cs="Arial"/>
                  <w:b/>
                  <w:bCs/>
                  <w:color w:val="000000"/>
                  <w:sz w:val="22"/>
                </w:rPr>
                <w:delText>K</w:delText>
              </w:r>
              <w:r w:rsidR="009831AF" w:rsidRPr="00622A7F" w:rsidDel="00E65C74">
                <w:rPr>
                  <w:rFonts w:eastAsia="Times New Roman" w:cs="Arial"/>
                  <w:b/>
                  <w:bCs/>
                  <w:color w:val="000000"/>
                  <w:sz w:val="22"/>
                </w:rPr>
                <w:delText>it</w:delText>
              </w:r>
            </w:del>
          </w:p>
        </w:tc>
        <w:tc>
          <w:tcPr>
            <w:tcW w:w="7388" w:type="dxa"/>
            <w:gridSpan w:val="3"/>
            <w:tcBorders>
              <w:top w:val="single" w:sz="4" w:space="0" w:color="auto"/>
              <w:left w:val="nil"/>
              <w:bottom w:val="single" w:sz="4" w:space="0" w:color="auto"/>
              <w:right w:val="single" w:sz="4" w:space="0" w:color="auto"/>
            </w:tcBorders>
            <w:shd w:val="clear" w:color="auto" w:fill="auto"/>
            <w:noWrap/>
            <w:vAlign w:val="center"/>
            <w:hideMark/>
            <w:tcPrChange w:id="6095" w:author="Haskamp, Stefan (extern)" w:date="2022-01-29T11:44:00Z">
              <w:tcPr>
                <w:tcW w:w="8112" w:type="dxa"/>
                <w:gridSpan w:val="3"/>
                <w:tcBorders>
                  <w:top w:val="single" w:sz="4" w:space="0" w:color="auto"/>
                  <w:left w:val="nil"/>
                  <w:bottom w:val="single" w:sz="4" w:space="0" w:color="auto"/>
                  <w:right w:val="single" w:sz="4" w:space="0" w:color="auto"/>
                </w:tcBorders>
                <w:shd w:val="clear" w:color="auto" w:fill="auto"/>
                <w:noWrap/>
                <w:vAlign w:val="center"/>
                <w:hideMark/>
              </w:tcPr>
            </w:tcPrChange>
          </w:tcPr>
          <w:p w14:paraId="1FAFF4E0" w14:textId="77777777" w:rsidR="009831AF" w:rsidRPr="00622A7F" w:rsidRDefault="009831AF" w:rsidP="009831AF">
            <w:pPr>
              <w:spacing w:after="0" w:line="240" w:lineRule="auto"/>
              <w:jc w:val="center"/>
              <w:rPr>
                <w:rFonts w:eastAsia="Times New Roman" w:cs="Arial"/>
                <w:b/>
                <w:bCs/>
                <w:color w:val="000000"/>
                <w:sz w:val="22"/>
              </w:rPr>
            </w:pPr>
            <w:r w:rsidRPr="00622A7F">
              <w:rPr>
                <w:rFonts w:eastAsia="Times New Roman" w:cs="Arial"/>
                <w:b/>
                <w:bCs/>
                <w:color w:val="000000"/>
                <w:sz w:val="22"/>
              </w:rPr>
              <w:t>filtering criteria</w:t>
            </w:r>
          </w:p>
        </w:tc>
      </w:tr>
      <w:tr w:rsidR="009831AF" w:rsidRPr="00622A7F" w14:paraId="7714589A" w14:textId="77777777" w:rsidTr="00E65C74">
        <w:trPr>
          <w:trHeight w:val="615"/>
          <w:trPrChange w:id="6096" w:author="Haskamp, Stefan (extern)" w:date="2022-01-29T11:44:00Z">
            <w:trPr>
              <w:trHeight w:val="615"/>
            </w:trPr>
          </w:trPrChange>
        </w:trPr>
        <w:tc>
          <w:tcPr>
            <w:tcW w:w="1684" w:type="dxa"/>
            <w:vMerge/>
            <w:tcBorders>
              <w:top w:val="single" w:sz="4" w:space="0" w:color="auto"/>
              <w:left w:val="single" w:sz="4" w:space="0" w:color="auto"/>
              <w:bottom w:val="single" w:sz="4" w:space="0" w:color="auto"/>
              <w:right w:val="single" w:sz="4" w:space="0" w:color="auto"/>
            </w:tcBorders>
            <w:vAlign w:val="center"/>
            <w:hideMark/>
            <w:tcPrChange w:id="6097" w:author="Haskamp, Stefan (extern)" w:date="2022-01-29T11:44:00Z">
              <w:tcPr>
                <w:tcW w:w="960" w:type="dxa"/>
                <w:vMerge/>
                <w:tcBorders>
                  <w:top w:val="single" w:sz="4" w:space="0" w:color="auto"/>
                  <w:left w:val="single" w:sz="4" w:space="0" w:color="auto"/>
                  <w:bottom w:val="single" w:sz="4" w:space="0" w:color="auto"/>
                  <w:right w:val="single" w:sz="4" w:space="0" w:color="auto"/>
                </w:tcBorders>
                <w:vAlign w:val="center"/>
                <w:hideMark/>
              </w:tcPr>
            </w:tcPrChange>
          </w:tcPr>
          <w:p w14:paraId="2F13B136" w14:textId="77777777" w:rsidR="009831AF" w:rsidRPr="00622A7F" w:rsidRDefault="009831AF" w:rsidP="009831AF">
            <w:pPr>
              <w:spacing w:after="0" w:line="240" w:lineRule="auto"/>
              <w:jc w:val="left"/>
              <w:rPr>
                <w:rFonts w:eastAsia="Times New Roman" w:cs="Arial"/>
                <w:b/>
                <w:bCs/>
                <w:color w:val="000000"/>
                <w:sz w:val="22"/>
              </w:rPr>
            </w:pPr>
          </w:p>
        </w:tc>
        <w:tc>
          <w:tcPr>
            <w:tcW w:w="2462" w:type="dxa"/>
            <w:tcBorders>
              <w:top w:val="nil"/>
              <w:left w:val="nil"/>
              <w:bottom w:val="single" w:sz="4" w:space="0" w:color="auto"/>
              <w:right w:val="single" w:sz="4" w:space="0" w:color="auto"/>
            </w:tcBorders>
            <w:shd w:val="clear" w:color="auto" w:fill="auto"/>
            <w:vAlign w:val="center"/>
            <w:hideMark/>
            <w:tcPrChange w:id="6098" w:author="Haskamp, Stefan (extern)" w:date="2022-01-29T11:44:00Z">
              <w:tcPr>
                <w:tcW w:w="2442" w:type="dxa"/>
                <w:tcBorders>
                  <w:top w:val="nil"/>
                  <w:left w:val="nil"/>
                  <w:bottom w:val="single" w:sz="4" w:space="0" w:color="auto"/>
                  <w:right w:val="single" w:sz="4" w:space="0" w:color="auto"/>
                </w:tcBorders>
                <w:shd w:val="clear" w:color="auto" w:fill="auto"/>
                <w:vAlign w:val="center"/>
                <w:hideMark/>
              </w:tcPr>
            </w:tcPrChange>
          </w:tcPr>
          <w:p w14:paraId="2182316C" w14:textId="4DF2EA17" w:rsidR="009831AF" w:rsidRPr="00622A7F" w:rsidRDefault="009831AF">
            <w:pPr>
              <w:spacing w:after="0" w:line="240" w:lineRule="auto"/>
              <w:jc w:val="center"/>
              <w:rPr>
                <w:rFonts w:eastAsia="Times New Roman" w:cs="Arial"/>
                <w:b/>
                <w:bCs/>
                <w:color w:val="000000"/>
                <w:sz w:val="22"/>
              </w:rPr>
              <w:pPrChange w:id="6099" w:author="Haskamp, Stefan (extern)" w:date="2022-01-29T11:44:00Z">
                <w:pPr>
                  <w:spacing w:after="0" w:line="240" w:lineRule="auto"/>
                  <w:jc w:val="left"/>
                </w:pPr>
              </w:pPrChange>
            </w:pPr>
            <w:r w:rsidRPr="00622A7F">
              <w:rPr>
                <w:rFonts w:eastAsia="Times New Roman" w:cs="Arial"/>
                <w:b/>
                <w:bCs/>
                <w:color w:val="000000"/>
                <w:sz w:val="22"/>
              </w:rPr>
              <w:t>No. of gene</w:t>
            </w:r>
            <w:ins w:id="6100" w:author="ulrike.hueffmeier@gmail.com" w:date="2021-11-26T18:49:00Z">
              <w:r w:rsidR="00B245B2">
                <w:rPr>
                  <w:rFonts w:eastAsia="Times New Roman" w:cs="Arial"/>
                  <w:b/>
                  <w:bCs/>
                  <w:color w:val="000000"/>
                  <w:sz w:val="22"/>
                </w:rPr>
                <w:t>s</w:t>
              </w:r>
            </w:ins>
            <w:r w:rsidRPr="00622A7F">
              <w:rPr>
                <w:rFonts w:eastAsia="Times New Roman" w:cs="Arial"/>
                <w:b/>
                <w:bCs/>
                <w:color w:val="000000"/>
                <w:sz w:val="22"/>
              </w:rPr>
              <w:t xml:space="preserve"> per cell</w:t>
            </w:r>
          </w:p>
        </w:tc>
        <w:tc>
          <w:tcPr>
            <w:tcW w:w="2463" w:type="dxa"/>
            <w:tcBorders>
              <w:top w:val="nil"/>
              <w:left w:val="nil"/>
              <w:bottom w:val="single" w:sz="4" w:space="0" w:color="auto"/>
              <w:right w:val="single" w:sz="4" w:space="0" w:color="auto"/>
            </w:tcBorders>
            <w:shd w:val="clear" w:color="auto" w:fill="auto"/>
            <w:vAlign w:val="center"/>
            <w:hideMark/>
            <w:tcPrChange w:id="6101" w:author="Haskamp, Stefan (extern)" w:date="2022-01-29T11:44:00Z">
              <w:tcPr>
                <w:tcW w:w="2977" w:type="dxa"/>
                <w:tcBorders>
                  <w:top w:val="nil"/>
                  <w:left w:val="nil"/>
                  <w:bottom w:val="single" w:sz="4" w:space="0" w:color="auto"/>
                  <w:right w:val="single" w:sz="4" w:space="0" w:color="auto"/>
                </w:tcBorders>
                <w:shd w:val="clear" w:color="auto" w:fill="auto"/>
                <w:vAlign w:val="center"/>
                <w:hideMark/>
              </w:tcPr>
            </w:tcPrChange>
          </w:tcPr>
          <w:p w14:paraId="1AAEB6AE" w14:textId="233D4F9E" w:rsidR="009831AF" w:rsidRPr="00622A7F" w:rsidRDefault="009831AF">
            <w:pPr>
              <w:spacing w:after="0" w:line="240" w:lineRule="auto"/>
              <w:jc w:val="center"/>
              <w:rPr>
                <w:rFonts w:eastAsia="Times New Roman" w:cs="Arial"/>
                <w:b/>
                <w:bCs/>
                <w:color w:val="000000"/>
                <w:sz w:val="22"/>
              </w:rPr>
              <w:pPrChange w:id="6102" w:author="Haskamp, Stefan (extern)" w:date="2022-01-29T11:44:00Z">
                <w:pPr>
                  <w:spacing w:after="0" w:line="240" w:lineRule="auto"/>
                  <w:jc w:val="left"/>
                </w:pPr>
              </w:pPrChange>
            </w:pPr>
            <w:del w:id="6103" w:author="Hüffmeier, Ulrike" w:date="2021-10-01T12:45:00Z">
              <w:r w:rsidRPr="00622A7F" w:rsidDel="00132253">
                <w:rPr>
                  <w:rFonts w:eastAsia="Times New Roman" w:cs="Arial"/>
                  <w:b/>
                  <w:bCs/>
                  <w:color w:val="000000"/>
                  <w:sz w:val="22"/>
                </w:rPr>
                <w:delText xml:space="preserve">% </w:delText>
              </w:r>
            </w:del>
            <w:ins w:id="6104" w:author="Hüffmeier, Ulrike" w:date="2021-10-01T12:45:00Z">
              <w:r w:rsidR="00132253" w:rsidRPr="00622A7F">
                <w:rPr>
                  <w:rFonts w:eastAsia="Times New Roman" w:cs="Arial"/>
                  <w:b/>
                  <w:bCs/>
                  <w:color w:val="000000"/>
                  <w:sz w:val="22"/>
                </w:rPr>
                <w:t xml:space="preserve">threshold of percentage </w:t>
              </w:r>
            </w:ins>
            <w:r w:rsidRPr="00622A7F">
              <w:rPr>
                <w:rFonts w:eastAsia="Times New Roman" w:cs="Arial"/>
                <w:b/>
                <w:bCs/>
                <w:color w:val="000000"/>
                <w:sz w:val="22"/>
              </w:rPr>
              <w:t>of mitochondrial genes</w:t>
            </w:r>
          </w:p>
        </w:tc>
        <w:tc>
          <w:tcPr>
            <w:tcW w:w="2463" w:type="dxa"/>
            <w:tcBorders>
              <w:top w:val="nil"/>
              <w:left w:val="nil"/>
              <w:bottom w:val="single" w:sz="4" w:space="0" w:color="auto"/>
              <w:right w:val="single" w:sz="4" w:space="0" w:color="auto"/>
            </w:tcBorders>
            <w:shd w:val="clear" w:color="auto" w:fill="auto"/>
            <w:vAlign w:val="center"/>
            <w:hideMark/>
            <w:tcPrChange w:id="6105" w:author="Haskamp, Stefan (extern)" w:date="2022-01-29T11:44:00Z">
              <w:tcPr>
                <w:tcW w:w="2693" w:type="dxa"/>
                <w:tcBorders>
                  <w:top w:val="nil"/>
                  <w:left w:val="nil"/>
                  <w:bottom w:val="single" w:sz="4" w:space="0" w:color="auto"/>
                  <w:right w:val="single" w:sz="4" w:space="0" w:color="auto"/>
                </w:tcBorders>
                <w:shd w:val="clear" w:color="auto" w:fill="auto"/>
                <w:vAlign w:val="center"/>
                <w:hideMark/>
              </w:tcPr>
            </w:tcPrChange>
          </w:tcPr>
          <w:p w14:paraId="3BA2FEC3" w14:textId="6A69E279" w:rsidR="009831AF" w:rsidRPr="00622A7F" w:rsidRDefault="00132253">
            <w:pPr>
              <w:spacing w:after="0" w:line="240" w:lineRule="auto"/>
              <w:jc w:val="center"/>
              <w:rPr>
                <w:rFonts w:eastAsia="Times New Roman" w:cs="Arial"/>
                <w:b/>
                <w:bCs/>
                <w:color w:val="000000"/>
                <w:sz w:val="22"/>
              </w:rPr>
              <w:pPrChange w:id="6106" w:author="Haskamp, Stefan (extern)" w:date="2022-01-29T11:44:00Z">
                <w:pPr>
                  <w:spacing w:after="0" w:line="240" w:lineRule="auto"/>
                  <w:jc w:val="left"/>
                </w:pPr>
              </w:pPrChange>
            </w:pPr>
            <w:ins w:id="6107" w:author="Hüffmeier, Ulrike" w:date="2021-10-01T12:45:00Z">
              <w:r w:rsidRPr="00622A7F">
                <w:rPr>
                  <w:rFonts w:eastAsia="Times New Roman" w:cs="Arial"/>
                  <w:b/>
                  <w:bCs/>
                  <w:color w:val="000000"/>
                  <w:sz w:val="22"/>
                </w:rPr>
                <w:t>threshold of percentage</w:t>
              </w:r>
            </w:ins>
            <w:del w:id="6108" w:author="Hüffmeier, Ulrike" w:date="2021-10-01T12:45:00Z">
              <w:r w:rsidR="009831AF" w:rsidRPr="00622A7F" w:rsidDel="00132253">
                <w:rPr>
                  <w:rFonts w:eastAsia="Times New Roman" w:cs="Arial"/>
                  <w:b/>
                  <w:bCs/>
                  <w:color w:val="000000"/>
                  <w:sz w:val="22"/>
                </w:rPr>
                <w:delText>%</w:delText>
              </w:r>
            </w:del>
            <w:r w:rsidR="009831AF" w:rsidRPr="00622A7F">
              <w:rPr>
                <w:rFonts w:eastAsia="Times New Roman" w:cs="Arial"/>
                <w:b/>
                <w:bCs/>
                <w:color w:val="000000"/>
                <w:sz w:val="22"/>
              </w:rPr>
              <w:t xml:space="preserve"> of ribosomal genes</w:t>
            </w:r>
          </w:p>
        </w:tc>
      </w:tr>
      <w:tr w:rsidR="009831AF" w:rsidRPr="00622A7F" w14:paraId="3B7BE363" w14:textId="77777777" w:rsidTr="00E65C74">
        <w:trPr>
          <w:trHeight w:val="285"/>
          <w:trPrChange w:id="6109" w:author="Haskamp, Stefan (extern)" w:date="2022-01-29T11:44:00Z">
            <w:trPr>
              <w:trHeight w:val="285"/>
            </w:trPr>
          </w:trPrChange>
        </w:trPr>
        <w:tc>
          <w:tcPr>
            <w:tcW w:w="1684" w:type="dxa"/>
            <w:tcBorders>
              <w:top w:val="nil"/>
              <w:left w:val="single" w:sz="4" w:space="0" w:color="auto"/>
              <w:bottom w:val="single" w:sz="4" w:space="0" w:color="auto"/>
              <w:right w:val="single" w:sz="4" w:space="0" w:color="auto"/>
            </w:tcBorders>
            <w:shd w:val="clear" w:color="auto" w:fill="auto"/>
            <w:noWrap/>
            <w:vAlign w:val="bottom"/>
            <w:hideMark/>
            <w:tcPrChange w:id="6110" w:author="Haskamp, Stefan (extern)" w:date="2022-01-29T11:44:00Z">
              <w:tcPr>
                <w:tcW w:w="96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6297FD03" w14:textId="6C4A249E" w:rsidR="009831AF" w:rsidRPr="00622A7F" w:rsidRDefault="009831AF" w:rsidP="009831AF">
            <w:pPr>
              <w:spacing w:after="0" w:line="240" w:lineRule="auto"/>
              <w:jc w:val="left"/>
              <w:rPr>
                <w:rFonts w:eastAsia="Times New Roman" w:cs="Arial"/>
                <w:color w:val="000000"/>
                <w:sz w:val="22"/>
              </w:rPr>
            </w:pPr>
            <w:r w:rsidRPr="00622A7F">
              <w:rPr>
                <w:rFonts w:eastAsia="Times New Roman" w:cs="Arial"/>
                <w:color w:val="000000"/>
                <w:sz w:val="22"/>
              </w:rPr>
              <w:t>v2</w:t>
            </w:r>
            <w:ins w:id="6111" w:author="Haskamp, Stefan (extern)" w:date="2022-01-29T11:45:00Z">
              <w:r w:rsidR="00E65C74">
                <w:rPr>
                  <w:rFonts w:eastAsia="Times New Roman" w:cs="Arial"/>
                  <w:color w:val="000000"/>
                  <w:sz w:val="22"/>
                </w:rPr>
                <w:t>/1</w:t>
              </w:r>
            </w:ins>
          </w:p>
        </w:tc>
        <w:tc>
          <w:tcPr>
            <w:tcW w:w="2462" w:type="dxa"/>
            <w:tcBorders>
              <w:top w:val="nil"/>
              <w:left w:val="nil"/>
              <w:bottom w:val="single" w:sz="4" w:space="0" w:color="auto"/>
              <w:right w:val="single" w:sz="4" w:space="0" w:color="auto"/>
            </w:tcBorders>
            <w:shd w:val="clear" w:color="auto" w:fill="auto"/>
            <w:noWrap/>
            <w:vAlign w:val="center"/>
            <w:hideMark/>
            <w:tcPrChange w:id="6112" w:author="Haskamp, Stefan (extern)" w:date="2022-01-29T11:44:00Z">
              <w:tcPr>
                <w:tcW w:w="2442" w:type="dxa"/>
                <w:tcBorders>
                  <w:top w:val="nil"/>
                  <w:left w:val="nil"/>
                  <w:bottom w:val="single" w:sz="4" w:space="0" w:color="auto"/>
                  <w:right w:val="single" w:sz="4" w:space="0" w:color="auto"/>
                </w:tcBorders>
                <w:shd w:val="clear" w:color="auto" w:fill="auto"/>
                <w:noWrap/>
                <w:vAlign w:val="center"/>
                <w:hideMark/>
              </w:tcPr>
            </w:tcPrChange>
          </w:tcPr>
          <w:p w14:paraId="7BD239AC" w14:textId="0E3F095E" w:rsidR="009831AF" w:rsidRPr="00622A7F" w:rsidRDefault="009831AF" w:rsidP="009831AF">
            <w:pPr>
              <w:spacing w:after="0" w:line="240" w:lineRule="auto"/>
              <w:jc w:val="center"/>
              <w:rPr>
                <w:rFonts w:eastAsia="Times New Roman" w:cs="Arial"/>
                <w:color w:val="000000"/>
                <w:sz w:val="22"/>
              </w:rPr>
            </w:pPr>
            <w:r w:rsidRPr="00622A7F">
              <w:rPr>
                <w:rFonts w:eastAsia="Times New Roman" w:cs="Arial"/>
                <w:color w:val="000000"/>
                <w:sz w:val="22"/>
              </w:rPr>
              <w:t>200-2</w:t>
            </w:r>
            <w:r w:rsidR="005443D3" w:rsidRPr="00622A7F">
              <w:rPr>
                <w:rFonts w:eastAsia="Times New Roman" w:cs="Arial"/>
                <w:color w:val="000000"/>
                <w:sz w:val="22"/>
              </w:rPr>
              <w:t>,</w:t>
            </w:r>
            <w:r w:rsidRPr="00622A7F">
              <w:rPr>
                <w:rFonts w:eastAsia="Times New Roman" w:cs="Arial"/>
                <w:color w:val="000000"/>
                <w:sz w:val="22"/>
              </w:rPr>
              <w:t>500</w:t>
            </w:r>
          </w:p>
        </w:tc>
        <w:tc>
          <w:tcPr>
            <w:tcW w:w="2463" w:type="dxa"/>
            <w:tcBorders>
              <w:top w:val="nil"/>
              <w:left w:val="nil"/>
              <w:bottom w:val="single" w:sz="4" w:space="0" w:color="auto"/>
              <w:right w:val="single" w:sz="4" w:space="0" w:color="auto"/>
            </w:tcBorders>
            <w:shd w:val="clear" w:color="auto" w:fill="auto"/>
            <w:noWrap/>
            <w:vAlign w:val="center"/>
            <w:hideMark/>
            <w:tcPrChange w:id="6113" w:author="Haskamp, Stefan (extern)" w:date="2022-01-29T11:44:00Z">
              <w:tcPr>
                <w:tcW w:w="2977" w:type="dxa"/>
                <w:tcBorders>
                  <w:top w:val="nil"/>
                  <w:left w:val="nil"/>
                  <w:bottom w:val="single" w:sz="4" w:space="0" w:color="auto"/>
                  <w:right w:val="single" w:sz="4" w:space="0" w:color="auto"/>
                </w:tcBorders>
                <w:shd w:val="clear" w:color="auto" w:fill="auto"/>
                <w:noWrap/>
                <w:vAlign w:val="center"/>
                <w:hideMark/>
              </w:tcPr>
            </w:tcPrChange>
          </w:tcPr>
          <w:p w14:paraId="4AFB76AB" w14:textId="4A9AB047" w:rsidR="009831AF" w:rsidRPr="00622A7F" w:rsidRDefault="009831AF" w:rsidP="009831AF">
            <w:pPr>
              <w:spacing w:after="0" w:line="240" w:lineRule="auto"/>
              <w:jc w:val="center"/>
              <w:rPr>
                <w:rFonts w:eastAsia="Times New Roman" w:cs="Arial"/>
                <w:color w:val="000000"/>
                <w:sz w:val="22"/>
              </w:rPr>
            </w:pPr>
            <w:r w:rsidRPr="00622A7F">
              <w:rPr>
                <w:rFonts w:eastAsia="Times New Roman" w:cs="Arial"/>
                <w:color w:val="000000"/>
                <w:sz w:val="22"/>
              </w:rPr>
              <w:t>&lt;10</w:t>
            </w:r>
            <w:ins w:id="6114" w:author="Stefan" w:date="2021-10-06T12:30:00Z">
              <w:r w:rsidR="00A21508" w:rsidRPr="00622A7F">
                <w:rPr>
                  <w:rFonts w:eastAsia="Times New Roman" w:cs="Arial"/>
                  <w:color w:val="000000"/>
                  <w:sz w:val="22"/>
                </w:rPr>
                <w:t>%</w:t>
              </w:r>
            </w:ins>
          </w:p>
        </w:tc>
        <w:tc>
          <w:tcPr>
            <w:tcW w:w="2463" w:type="dxa"/>
            <w:tcBorders>
              <w:top w:val="nil"/>
              <w:left w:val="nil"/>
              <w:bottom w:val="single" w:sz="4" w:space="0" w:color="auto"/>
              <w:right w:val="single" w:sz="4" w:space="0" w:color="auto"/>
            </w:tcBorders>
            <w:shd w:val="clear" w:color="auto" w:fill="auto"/>
            <w:noWrap/>
            <w:vAlign w:val="center"/>
            <w:hideMark/>
            <w:tcPrChange w:id="6115" w:author="Haskamp, Stefan (extern)" w:date="2022-01-29T11:44:00Z">
              <w:tcPr>
                <w:tcW w:w="2693" w:type="dxa"/>
                <w:tcBorders>
                  <w:top w:val="nil"/>
                  <w:left w:val="nil"/>
                  <w:bottom w:val="single" w:sz="4" w:space="0" w:color="auto"/>
                  <w:right w:val="single" w:sz="4" w:space="0" w:color="auto"/>
                </w:tcBorders>
                <w:shd w:val="clear" w:color="auto" w:fill="auto"/>
                <w:noWrap/>
                <w:vAlign w:val="center"/>
                <w:hideMark/>
              </w:tcPr>
            </w:tcPrChange>
          </w:tcPr>
          <w:p w14:paraId="2C044947" w14:textId="77777777" w:rsidR="009831AF" w:rsidRPr="00622A7F" w:rsidRDefault="009831AF" w:rsidP="009831AF">
            <w:pPr>
              <w:spacing w:after="0" w:line="240" w:lineRule="auto"/>
              <w:jc w:val="center"/>
              <w:rPr>
                <w:rFonts w:eastAsia="Times New Roman" w:cs="Arial"/>
                <w:color w:val="000000"/>
                <w:sz w:val="22"/>
              </w:rPr>
            </w:pPr>
            <w:r w:rsidRPr="00622A7F">
              <w:rPr>
                <w:rFonts w:eastAsia="Times New Roman" w:cs="Arial"/>
                <w:color w:val="000000"/>
                <w:sz w:val="22"/>
              </w:rPr>
              <w:t>&gt;5%</w:t>
            </w:r>
          </w:p>
        </w:tc>
      </w:tr>
      <w:tr w:rsidR="009831AF" w:rsidRPr="00622A7F" w14:paraId="7EA260FE" w14:textId="77777777" w:rsidTr="00E65C74">
        <w:trPr>
          <w:trHeight w:val="300"/>
          <w:trPrChange w:id="6116" w:author="Haskamp, Stefan (extern)" w:date="2022-01-29T11:44:00Z">
            <w:trPr>
              <w:trHeight w:val="300"/>
            </w:trPr>
          </w:trPrChange>
        </w:trPr>
        <w:tc>
          <w:tcPr>
            <w:tcW w:w="1684" w:type="dxa"/>
            <w:tcBorders>
              <w:top w:val="nil"/>
              <w:left w:val="single" w:sz="4" w:space="0" w:color="auto"/>
              <w:bottom w:val="single" w:sz="4" w:space="0" w:color="auto"/>
              <w:right w:val="single" w:sz="4" w:space="0" w:color="auto"/>
            </w:tcBorders>
            <w:shd w:val="clear" w:color="auto" w:fill="auto"/>
            <w:noWrap/>
            <w:vAlign w:val="bottom"/>
            <w:hideMark/>
            <w:tcPrChange w:id="6117" w:author="Haskamp, Stefan (extern)" w:date="2022-01-29T11:44:00Z">
              <w:tcPr>
                <w:tcW w:w="96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ACF2874" w14:textId="2E4FBFC0" w:rsidR="009831AF" w:rsidRPr="00622A7F" w:rsidRDefault="009831AF" w:rsidP="009831AF">
            <w:pPr>
              <w:spacing w:after="0" w:line="240" w:lineRule="auto"/>
              <w:jc w:val="left"/>
              <w:rPr>
                <w:rFonts w:eastAsia="Times New Roman" w:cs="Arial"/>
                <w:color w:val="000000"/>
                <w:sz w:val="22"/>
              </w:rPr>
            </w:pPr>
            <w:commentRangeStart w:id="6118"/>
            <w:r w:rsidRPr="00622A7F">
              <w:rPr>
                <w:rFonts w:eastAsia="Times New Roman" w:cs="Arial"/>
                <w:color w:val="000000"/>
                <w:sz w:val="22"/>
              </w:rPr>
              <w:t>v3</w:t>
            </w:r>
            <w:commentRangeEnd w:id="6118"/>
            <w:ins w:id="6119" w:author="Haskamp, Stefan (extern)" w:date="2022-01-29T11:45:00Z">
              <w:r w:rsidR="00E65C74">
                <w:rPr>
                  <w:rFonts w:eastAsia="Times New Roman" w:cs="Arial"/>
                  <w:color w:val="000000"/>
                  <w:sz w:val="22"/>
                </w:rPr>
                <w:t>/2</w:t>
              </w:r>
            </w:ins>
            <w:r w:rsidR="001B54D4">
              <w:rPr>
                <w:rStyle w:val="Kommentarzeichen"/>
              </w:rPr>
              <w:commentReference w:id="6118"/>
            </w:r>
          </w:p>
        </w:tc>
        <w:tc>
          <w:tcPr>
            <w:tcW w:w="2462" w:type="dxa"/>
            <w:tcBorders>
              <w:top w:val="nil"/>
              <w:left w:val="nil"/>
              <w:bottom w:val="single" w:sz="4" w:space="0" w:color="auto"/>
              <w:right w:val="single" w:sz="4" w:space="0" w:color="auto"/>
            </w:tcBorders>
            <w:shd w:val="clear" w:color="auto" w:fill="auto"/>
            <w:noWrap/>
            <w:vAlign w:val="center"/>
            <w:hideMark/>
            <w:tcPrChange w:id="6120" w:author="Haskamp, Stefan (extern)" w:date="2022-01-29T11:44:00Z">
              <w:tcPr>
                <w:tcW w:w="2442" w:type="dxa"/>
                <w:tcBorders>
                  <w:top w:val="nil"/>
                  <w:left w:val="nil"/>
                  <w:bottom w:val="single" w:sz="4" w:space="0" w:color="auto"/>
                  <w:right w:val="single" w:sz="4" w:space="0" w:color="auto"/>
                </w:tcBorders>
                <w:shd w:val="clear" w:color="auto" w:fill="auto"/>
                <w:noWrap/>
                <w:vAlign w:val="center"/>
                <w:hideMark/>
              </w:tcPr>
            </w:tcPrChange>
          </w:tcPr>
          <w:p w14:paraId="184FBBAA" w14:textId="23571BBD" w:rsidR="009831AF" w:rsidRPr="00622A7F" w:rsidRDefault="009831AF" w:rsidP="009831AF">
            <w:pPr>
              <w:spacing w:after="0" w:line="240" w:lineRule="auto"/>
              <w:jc w:val="center"/>
              <w:rPr>
                <w:rFonts w:eastAsia="Times New Roman" w:cs="Arial"/>
                <w:color w:val="000000"/>
                <w:sz w:val="22"/>
              </w:rPr>
            </w:pPr>
            <w:r w:rsidRPr="00622A7F">
              <w:rPr>
                <w:rFonts w:eastAsia="Times New Roman" w:cs="Arial"/>
                <w:color w:val="000000"/>
                <w:sz w:val="22"/>
              </w:rPr>
              <w:t>200-4</w:t>
            </w:r>
            <w:r w:rsidR="005443D3" w:rsidRPr="00622A7F">
              <w:rPr>
                <w:rFonts w:eastAsia="Times New Roman" w:cs="Arial"/>
                <w:color w:val="000000"/>
                <w:sz w:val="22"/>
              </w:rPr>
              <w:t>,</w:t>
            </w:r>
            <w:r w:rsidRPr="00622A7F">
              <w:rPr>
                <w:rFonts w:eastAsia="Times New Roman" w:cs="Arial"/>
                <w:color w:val="000000"/>
                <w:sz w:val="22"/>
              </w:rPr>
              <w:t>000</w:t>
            </w:r>
          </w:p>
        </w:tc>
        <w:tc>
          <w:tcPr>
            <w:tcW w:w="2463" w:type="dxa"/>
            <w:tcBorders>
              <w:top w:val="nil"/>
              <w:left w:val="nil"/>
              <w:bottom w:val="single" w:sz="4" w:space="0" w:color="auto"/>
              <w:right w:val="single" w:sz="4" w:space="0" w:color="auto"/>
            </w:tcBorders>
            <w:shd w:val="clear" w:color="auto" w:fill="auto"/>
            <w:noWrap/>
            <w:vAlign w:val="center"/>
            <w:hideMark/>
            <w:tcPrChange w:id="6121" w:author="Haskamp, Stefan (extern)" w:date="2022-01-29T11:44:00Z">
              <w:tcPr>
                <w:tcW w:w="2977" w:type="dxa"/>
                <w:tcBorders>
                  <w:top w:val="nil"/>
                  <w:left w:val="nil"/>
                  <w:bottom w:val="single" w:sz="4" w:space="0" w:color="auto"/>
                  <w:right w:val="single" w:sz="4" w:space="0" w:color="auto"/>
                </w:tcBorders>
                <w:shd w:val="clear" w:color="auto" w:fill="auto"/>
                <w:noWrap/>
                <w:vAlign w:val="center"/>
                <w:hideMark/>
              </w:tcPr>
            </w:tcPrChange>
          </w:tcPr>
          <w:p w14:paraId="45DF3436" w14:textId="2B6965D7" w:rsidR="009831AF" w:rsidRPr="00622A7F" w:rsidRDefault="009831AF" w:rsidP="009831AF">
            <w:pPr>
              <w:spacing w:after="0" w:line="240" w:lineRule="auto"/>
              <w:jc w:val="center"/>
              <w:rPr>
                <w:rFonts w:eastAsia="Times New Roman" w:cs="Arial"/>
                <w:color w:val="000000"/>
                <w:sz w:val="22"/>
              </w:rPr>
            </w:pPr>
            <w:commentRangeStart w:id="6122"/>
            <w:r w:rsidRPr="00622A7F">
              <w:rPr>
                <w:rFonts w:eastAsia="Times New Roman" w:cs="Arial"/>
                <w:color w:val="000000"/>
                <w:sz w:val="22"/>
              </w:rPr>
              <w:t>&lt;22</w:t>
            </w:r>
            <w:ins w:id="6123" w:author="Stefan" w:date="2021-10-06T12:30:00Z">
              <w:r w:rsidR="00A21508" w:rsidRPr="00622A7F">
                <w:rPr>
                  <w:rFonts w:eastAsia="Times New Roman" w:cs="Arial"/>
                  <w:color w:val="000000"/>
                  <w:sz w:val="22"/>
                </w:rPr>
                <w:t>%</w:t>
              </w:r>
            </w:ins>
          </w:p>
        </w:tc>
        <w:tc>
          <w:tcPr>
            <w:tcW w:w="2463" w:type="dxa"/>
            <w:tcBorders>
              <w:top w:val="nil"/>
              <w:left w:val="nil"/>
              <w:bottom w:val="single" w:sz="4" w:space="0" w:color="auto"/>
              <w:right w:val="single" w:sz="4" w:space="0" w:color="auto"/>
            </w:tcBorders>
            <w:shd w:val="clear" w:color="auto" w:fill="auto"/>
            <w:noWrap/>
            <w:vAlign w:val="center"/>
            <w:hideMark/>
            <w:tcPrChange w:id="6124" w:author="Haskamp, Stefan (extern)" w:date="2022-01-29T11:44:00Z">
              <w:tcPr>
                <w:tcW w:w="2693" w:type="dxa"/>
                <w:tcBorders>
                  <w:top w:val="nil"/>
                  <w:left w:val="nil"/>
                  <w:bottom w:val="single" w:sz="4" w:space="0" w:color="auto"/>
                  <w:right w:val="single" w:sz="4" w:space="0" w:color="auto"/>
                </w:tcBorders>
                <w:shd w:val="clear" w:color="auto" w:fill="auto"/>
                <w:noWrap/>
                <w:vAlign w:val="center"/>
                <w:hideMark/>
              </w:tcPr>
            </w:tcPrChange>
          </w:tcPr>
          <w:p w14:paraId="1EE2D216" w14:textId="77777777" w:rsidR="009831AF" w:rsidRPr="00622A7F" w:rsidRDefault="009831AF" w:rsidP="009831AF">
            <w:pPr>
              <w:spacing w:after="0" w:line="240" w:lineRule="auto"/>
              <w:jc w:val="center"/>
              <w:rPr>
                <w:rFonts w:eastAsia="Times New Roman" w:cs="Arial"/>
                <w:color w:val="000000"/>
                <w:sz w:val="22"/>
              </w:rPr>
            </w:pPr>
            <w:r w:rsidRPr="00622A7F">
              <w:rPr>
                <w:rFonts w:eastAsia="Times New Roman" w:cs="Arial"/>
                <w:color w:val="000000"/>
                <w:sz w:val="22"/>
              </w:rPr>
              <w:t>&gt;5%</w:t>
            </w:r>
            <w:commentRangeEnd w:id="6122"/>
            <w:r w:rsidR="00132253" w:rsidRPr="00622A7F">
              <w:rPr>
                <w:rStyle w:val="Kommentarzeichen"/>
                <w:rFonts w:cs="Arial"/>
              </w:rPr>
              <w:commentReference w:id="6122"/>
            </w:r>
          </w:p>
        </w:tc>
      </w:tr>
    </w:tbl>
    <w:p w14:paraId="620CDD5F" w14:textId="6C1F3EF5" w:rsidR="009831AF" w:rsidRPr="00622A7F" w:rsidRDefault="009831AF" w:rsidP="00711A9E">
      <w:pPr>
        <w:rPr>
          <w:rFonts w:cs="Arial"/>
        </w:rPr>
      </w:pPr>
    </w:p>
    <w:p w14:paraId="23E73250" w14:textId="4A544789" w:rsidR="00F77D53" w:rsidRPr="00622A7F" w:rsidRDefault="001B74EA" w:rsidP="00F77D53">
      <w:pPr>
        <w:rPr>
          <w:rFonts w:cs="Arial"/>
        </w:rPr>
      </w:pPr>
      <w:r w:rsidRPr="00622A7F">
        <w:rPr>
          <w:rFonts w:cs="Arial"/>
        </w:rPr>
        <w:t>T</w:t>
      </w:r>
      <w:r w:rsidR="005443D3" w:rsidRPr="00622A7F">
        <w:rPr>
          <w:rFonts w:cs="Arial"/>
        </w:rPr>
        <w:t xml:space="preserve">o correct for batch effects, the data </w:t>
      </w:r>
      <w:r w:rsidRPr="00622A7F">
        <w:rPr>
          <w:rFonts w:cs="Arial"/>
        </w:rPr>
        <w:t>were</w:t>
      </w:r>
      <w:r w:rsidR="005443D3" w:rsidRPr="00622A7F">
        <w:rPr>
          <w:rFonts w:cs="Arial"/>
        </w:rPr>
        <w:t xml:space="preserve"> integrated using the functions </w:t>
      </w:r>
      <w:r w:rsidR="005443D3" w:rsidRPr="00B245B2">
        <w:rPr>
          <w:rStyle w:val="article-headerdoi"/>
          <w:rFonts w:cs="Arial"/>
          <w:i/>
          <w:iCs/>
          <w:szCs w:val="24"/>
          <w:rPrChange w:id="6125" w:author="ulrike.hueffmeier@gmail.com" w:date="2021-11-26T18:51:00Z">
            <w:rPr>
              <w:rStyle w:val="article-headerdoi"/>
              <w:rFonts w:cs="Arial"/>
              <w:szCs w:val="24"/>
            </w:rPr>
          </w:rPrChange>
        </w:rPr>
        <w:t xml:space="preserve">sctransform </w:t>
      </w:r>
      <w:r w:rsidR="005443D3" w:rsidRPr="00622A7F">
        <w:rPr>
          <w:rStyle w:val="article-headerdoi"/>
          <w:rFonts w:cs="Arial"/>
          <w:szCs w:val="24"/>
        </w:rPr>
        <w:t>(batch_var= sample)</w:t>
      </w:r>
      <w:r w:rsidR="005443D3" w:rsidRPr="00622A7F">
        <w:rPr>
          <w:rFonts w:cs="Arial"/>
        </w:rPr>
        <w:t xml:space="preserve"> and </w:t>
      </w:r>
      <w:del w:id="6126" w:author="ulrike.hueffmeier@gmail.com" w:date="2021-11-26T18:54:00Z">
        <w:r w:rsidR="005443D3" w:rsidRPr="00622A7F" w:rsidDel="001B54D4">
          <w:rPr>
            <w:rFonts w:cs="Arial"/>
          </w:rPr>
          <w:delText>“</w:delText>
        </w:r>
      </w:del>
      <w:r w:rsidR="005443D3" w:rsidRPr="001B54D4">
        <w:rPr>
          <w:rFonts w:cs="Arial"/>
          <w:i/>
          <w:iCs/>
          <w:rPrChange w:id="6127" w:author="ulrike.hueffmeier@gmail.com" w:date="2021-11-26T18:54:00Z">
            <w:rPr>
              <w:rFonts w:cs="Arial"/>
            </w:rPr>
          </w:rPrChange>
        </w:rPr>
        <w:t>IntegrateData</w:t>
      </w:r>
      <w:del w:id="6128" w:author="ulrike.hueffmeier@gmail.com" w:date="2021-11-26T18:54:00Z">
        <w:r w:rsidR="005443D3" w:rsidRPr="00622A7F" w:rsidDel="001B54D4">
          <w:rPr>
            <w:rFonts w:cs="Arial"/>
          </w:rPr>
          <w:delText>”</w:delText>
        </w:r>
      </w:del>
      <w:r w:rsidR="005443D3" w:rsidRPr="00622A7F">
        <w:rPr>
          <w:rFonts w:cs="Arial"/>
        </w:rPr>
        <w:t xml:space="preserve"> with 30 dimensions. To annotate</w:t>
      </w:r>
      <w:del w:id="6129" w:author="ulrike.hueffmeier@gmail.com" w:date="2021-11-26T18:55:00Z">
        <w:r w:rsidR="005443D3" w:rsidRPr="00622A7F" w:rsidDel="001B54D4">
          <w:rPr>
            <w:rFonts w:cs="Arial"/>
          </w:rPr>
          <w:delText>d</w:delText>
        </w:r>
      </w:del>
      <w:r w:rsidR="005443D3" w:rsidRPr="00622A7F">
        <w:rPr>
          <w:rFonts w:cs="Arial"/>
        </w:rPr>
        <w:t xml:space="preserve"> each cell, multimodal referencing was applied according to the authors</w:t>
      </w:r>
      <w:r w:rsidR="00463FFE" w:rsidRPr="00622A7F">
        <w:rPr>
          <w:rFonts w:cs="Arial"/>
        </w:rPr>
        <w:t>’</w:t>
      </w:r>
      <w:r w:rsidR="005443D3" w:rsidRPr="00622A7F">
        <w:rPr>
          <w:rFonts w:cs="Arial"/>
        </w:rPr>
        <w:t xml:space="preserve"> vignette (https://satijalab.org/seurat/articles/multimodal_reference_mapping.html, </w:t>
      </w:r>
      <w:del w:id="6130" w:author="Haskamp, Stefan (extern)" w:date="2021-10-17T15:24:00Z">
        <w:r w:rsidR="00F377E7" w:rsidRPr="00622A7F" w:rsidDel="00396CF5">
          <w:rPr>
            <w:rFonts w:cs="Arial"/>
          </w:rPr>
          <w:delText xml:space="preserve">last </w:delText>
        </w:r>
        <w:r w:rsidR="00D001A9" w:rsidRPr="00622A7F" w:rsidDel="00396CF5">
          <w:rPr>
            <w:rFonts w:cs="Arial"/>
          </w:rPr>
          <w:delText xml:space="preserve">access: </w:delText>
        </w:r>
      </w:del>
      <w:commentRangeStart w:id="6131"/>
      <w:r w:rsidR="00D001A9" w:rsidRPr="00622A7F">
        <w:rPr>
          <w:rFonts w:cs="Arial"/>
        </w:rPr>
        <w:t>1</w:t>
      </w:r>
      <w:r w:rsidR="00396CF5" w:rsidRPr="00622A7F">
        <w:rPr>
          <w:rFonts w:cs="Arial"/>
        </w:rPr>
        <w:t>9</w:t>
      </w:r>
      <w:r w:rsidR="00D001A9" w:rsidRPr="00622A7F">
        <w:rPr>
          <w:rFonts w:cs="Arial"/>
        </w:rPr>
        <w:t>.</w:t>
      </w:r>
      <w:r w:rsidR="00396CF5" w:rsidRPr="00622A7F">
        <w:rPr>
          <w:rFonts w:cs="Arial"/>
        </w:rPr>
        <w:t>11</w:t>
      </w:r>
      <w:r w:rsidR="00D001A9" w:rsidRPr="00622A7F">
        <w:rPr>
          <w:rFonts w:cs="Arial"/>
        </w:rPr>
        <w:t>.202</w:t>
      </w:r>
      <w:commentRangeEnd w:id="6131"/>
      <w:r w:rsidR="00132253" w:rsidRPr="00622A7F">
        <w:rPr>
          <w:rStyle w:val="Kommentarzeichen"/>
          <w:rFonts w:cs="Arial"/>
        </w:rPr>
        <w:commentReference w:id="6131"/>
      </w:r>
      <w:r w:rsidR="00396CF5" w:rsidRPr="00622A7F">
        <w:rPr>
          <w:rFonts w:cs="Arial"/>
        </w:rPr>
        <w:t>0</w:t>
      </w:r>
      <w:r w:rsidR="00D001A9" w:rsidRPr="00622A7F">
        <w:rPr>
          <w:rFonts w:cs="Arial"/>
        </w:rPr>
        <w:t>)</w:t>
      </w:r>
      <w:r w:rsidR="005443D3" w:rsidRPr="00622A7F">
        <w:rPr>
          <w:rFonts w:cs="Arial"/>
        </w:rPr>
        <w:t xml:space="preserve"> </w:t>
      </w:r>
      <w:r w:rsidR="009A7AD4">
        <w:rPr>
          <w:rFonts w:cs="Arial"/>
        </w:rPr>
        <w:t>{Hao, 2021 #1856}</w:t>
      </w:r>
      <w:r w:rsidR="005443D3" w:rsidRPr="00622A7F">
        <w:rPr>
          <w:rFonts w:cs="Arial"/>
        </w:rPr>
        <w:t>.</w:t>
      </w:r>
      <w:r w:rsidR="00D001A9" w:rsidRPr="00622A7F">
        <w:rPr>
          <w:rFonts w:cs="Arial"/>
        </w:rPr>
        <w:t xml:space="preserve"> As recommended, the </w:t>
      </w:r>
      <w:r w:rsidR="00F377E7" w:rsidRPr="00622A7F">
        <w:rPr>
          <w:rFonts w:cs="Arial"/>
        </w:rPr>
        <w:t>analyzed</w:t>
      </w:r>
      <w:r w:rsidR="00D001A9" w:rsidRPr="00622A7F">
        <w:rPr>
          <w:rFonts w:cs="Arial"/>
        </w:rPr>
        <w:t xml:space="preserve"> data (query) </w:t>
      </w:r>
      <w:del w:id="6132" w:author="ulrike.hueffmeier@gmail.com" w:date="2021-11-26T19:00:00Z">
        <w:r w:rsidR="00D001A9" w:rsidRPr="00622A7F" w:rsidDel="00261A00">
          <w:rPr>
            <w:rFonts w:cs="Arial"/>
          </w:rPr>
          <w:delText xml:space="preserve">was </w:delText>
        </w:r>
      </w:del>
      <w:ins w:id="6133" w:author="ulrike.hueffmeier@gmail.com" w:date="2021-11-26T19:00:00Z">
        <w:r w:rsidR="00261A00" w:rsidRPr="00622A7F">
          <w:rPr>
            <w:rFonts w:cs="Arial"/>
          </w:rPr>
          <w:t>w</w:t>
        </w:r>
        <w:r w:rsidR="00261A00">
          <w:rPr>
            <w:rFonts w:cs="Arial"/>
          </w:rPr>
          <w:t>ere</w:t>
        </w:r>
        <w:r w:rsidR="00261A00" w:rsidRPr="00622A7F">
          <w:rPr>
            <w:rFonts w:cs="Arial"/>
          </w:rPr>
          <w:t xml:space="preserve"> </w:t>
        </w:r>
      </w:ins>
      <w:r w:rsidR="00D001A9" w:rsidRPr="00622A7F">
        <w:rPr>
          <w:rFonts w:cs="Arial"/>
        </w:rPr>
        <w:t xml:space="preserve">merged with the reference data resulting in a UMAP. </w:t>
      </w:r>
      <w:commentRangeStart w:id="6134"/>
      <w:del w:id="6135" w:author="Haskamp, Stefan (extern)" w:date="2022-01-29T11:45:00Z">
        <w:r w:rsidR="00D001A9" w:rsidRPr="00622A7F" w:rsidDel="00383BBC">
          <w:rPr>
            <w:rFonts w:cs="Arial"/>
          </w:rPr>
          <w:delText>No</w:delText>
        </w:r>
      </w:del>
      <w:ins w:id="6136" w:author="Haskamp, Stefan (extern)" w:date="2022-01-29T11:46:00Z">
        <w:r w:rsidR="00383BBC">
          <w:rPr>
            <w:rFonts w:cs="Arial"/>
          </w:rPr>
          <w:t>All</w:t>
        </w:r>
      </w:ins>
      <w:r w:rsidR="00D001A9" w:rsidRPr="00622A7F">
        <w:rPr>
          <w:rFonts w:cs="Arial"/>
        </w:rPr>
        <w:t xml:space="preserve"> major cluster</w:t>
      </w:r>
      <w:ins w:id="6137" w:author="Haskamp, Stefan (extern)" w:date="2022-01-29T11:46:00Z">
        <w:r w:rsidR="00383BBC">
          <w:rPr>
            <w:rFonts w:cs="Arial"/>
          </w:rPr>
          <w:t>s were</w:t>
        </w:r>
      </w:ins>
      <w:del w:id="6138" w:author="Haskamp, Stefan (extern)" w:date="2022-01-29T11:46:00Z">
        <w:r w:rsidR="00D001A9" w:rsidRPr="00622A7F" w:rsidDel="00383BBC">
          <w:rPr>
            <w:rFonts w:cs="Arial"/>
          </w:rPr>
          <w:delText xml:space="preserve"> was</w:delText>
        </w:r>
      </w:del>
      <w:r w:rsidR="00D001A9" w:rsidRPr="00622A7F">
        <w:rPr>
          <w:rFonts w:cs="Arial"/>
        </w:rPr>
        <w:t xml:space="preserve"> occupied </w:t>
      </w:r>
      <w:commentRangeEnd w:id="6134"/>
      <w:r w:rsidR="00261A00">
        <w:rPr>
          <w:rStyle w:val="Kommentarzeichen"/>
        </w:rPr>
        <w:commentReference w:id="6134"/>
      </w:r>
      <w:del w:id="6139" w:author="Haskamp, Stefan (extern)" w:date="2022-01-29T11:46:00Z">
        <w:r w:rsidR="00D001A9" w:rsidRPr="00622A7F" w:rsidDel="00383BBC">
          <w:rPr>
            <w:rFonts w:cs="Arial"/>
          </w:rPr>
          <w:delText xml:space="preserve">only </w:delText>
        </w:r>
      </w:del>
      <w:r w:rsidR="00D001A9" w:rsidRPr="00622A7F">
        <w:rPr>
          <w:rFonts w:cs="Arial"/>
        </w:rPr>
        <w:t>by the</w:t>
      </w:r>
      <w:r w:rsidR="00F377E7" w:rsidRPr="00622A7F">
        <w:rPr>
          <w:rFonts w:cs="Arial"/>
        </w:rPr>
        <w:t xml:space="preserve"> cells of the </w:t>
      </w:r>
      <w:del w:id="6140" w:author="Haskamp, Stefan (extern)" w:date="2022-01-29T11:46:00Z">
        <w:r w:rsidR="00D001A9" w:rsidRPr="00622A7F" w:rsidDel="00383BBC">
          <w:rPr>
            <w:rFonts w:cs="Arial"/>
          </w:rPr>
          <w:delText>query</w:delText>
        </w:r>
      </w:del>
      <w:ins w:id="6141" w:author="Haskamp, Stefan (extern)" w:date="2022-01-29T11:46:00Z">
        <w:r w:rsidR="00383BBC">
          <w:rPr>
            <w:rFonts w:cs="Arial"/>
          </w:rPr>
          <w:t>reference data</w:t>
        </w:r>
      </w:ins>
      <w:r w:rsidR="00D001A9" w:rsidRPr="00622A7F">
        <w:rPr>
          <w:rFonts w:cs="Arial"/>
        </w:rPr>
        <w:t xml:space="preserve"> indicating that the reference data contained all cell types also found in the query data set (</w:t>
      </w:r>
      <w:commentRangeStart w:id="6142"/>
      <w:r w:rsidR="00B03AF3" w:rsidRPr="00622A7F">
        <w:rPr>
          <w:rFonts w:cs="Arial"/>
        </w:rPr>
        <w:fldChar w:fldCharType="begin"/>
      </w:r>
      <w:r w:rsidR="00B03AF3" w:rsidRPr="00622A7F">
        <w:rPr>
          <w:rFonts w:cs="Arial"/>
        </w:rPr>
        <w:instrText xml:space="preserve"> REF _Ref72922345 \h </w:instrText>
      </w:r>
      <w:r w:rsidR="00622A7F">
        <w:rPr>
          <w:rFonts w:cs="Arial"/>
        </w:rPr>
        <w:instrText xml:space="preserve"> \* MERGEFORMAT </w:instrText>
      </w:r>
      <w:r w:rsidR="00B03AF3" w:rsidRPr="00622A7F">
        <w:rPr>
          <w:rFonts w:cs="Arial"/>
        </w:rPr>
      </w:r>
      <w:r w:rsidR="00B03AF3" w:rsidRPr="00622A7F">
        <w:rPr>
          <w:rFonts w:cs="Arial"/>
        </w:rPr>
        <w:fldChar w:fldCharType="separate"/>
      </w:r>
      <w:ins w:id="6143" w:author="Haskamp, Stefan (extern)" w:date="2022-01-29T13:25:00Z">
        <w:r w:rsidR="002D4AD7" w:rsidRPr="00622A7F">
          <w:rPr>
            <w:rFonts w:cs="Arial"/>
          </w:rPr>
          <w:t xml:space="preserve">Figure </w:t>
        </w:r>
        <w:r w:rsidR="002D4AD7">
          <w:rPr>
            <w:rFonts w:cs="Arial"/>
            <w:noProof/>
          </w:rPr>
          <w:t>32</w:t>
        </w:r>
      </w:ins>
      <w:r w:rsidR="00B03AF3" w:rsidRPr="00622A7F">
        <w:rPr>
          <w:rFonts w:cs="Arial"/>
        </w:rPr>
        <w:fldChar w:fldCharType="end"/>
      </w:r>
      <w:r w:rsidR="00B03AF3" w:rsidRPr="00622A7F">
        <w:rPr>
          <w:rFonts w:cs="Arial"/>
        </w:rPr>
        <w:t>a</w:t>
      </w:r>
      <w:commentRangeEnd w:id="6142"/>
      <w:r w:rsidR="00261A00">
        <w:rPr>
          <w:rStyle w:val="Kommentarzeichen"/>
        </w:rPr>
        <w:commentReference w:id="6142"/>
      </w:r>
      <w:r w:rsidR="00D001A9" w:rsidRPr="00622A7F">
        <w:rPr>
          <w:rFonts w:cs="Arial"/>
        </w:rPr>
        <w:t>). The calculated prediction score per cell indicating how well the annotated cell matc</w:t>
      </w:r>
      <w:r w:rsidR="00463FFE" w:rsidRPr="00622A7F">
        <w:rPr>
          <w:rFonts w:cs="Arial"/>
        </w:rPr>
        <w:t>hed with the reference data set</w:t>
      </w:r>
      <w:r w:rsidR="00D001A9" w:rsidRPr="00622A7F">
        <w:rPr>
          <w:rFonts w:cs="Arial"/>
        </w:rPr>
        <w:t xml:space="preserve"> is shown </w:t>
      </w:r>
      <w:commentRangeStart w:id="6144"/>
      <w:r w:rsidR="00D001A9" w:rsidRPr="00622A7F">
        <w:rPr>
          <w:rFonts w:cs="Arial"/>
        </w:rPr>
        <w:t>in</w:t>
      </w:r>
      <w:commentRangeEnd w:id="6144"/>
      <w:r w:rsidR="00261A00">
        <w:rPr>
          <w:rStyle w:val="Kommentarzeichen"/>
        </w:rPr>
        <w:commentReference w:id="6144"/>
      </w:r>
      <w:r w:rsidR="00D001A9" w:rsidRPr="00622A7F">
        <w:rPr>
          <w:rFonts w:cs="Arial"/>
        </w:rPr>
        <w:t xml:space="preserve"> </w:t>
      </w:r>
      <w:r w:rsidR="00B03AF3" w:rsidRPr="00622A7F">
        <w:rPr>
          <w:rFonts w:cs="Arial"/>
        </w:rPr>
        <w:fldChar w:fldCharType="begin"/>
      </w:r>
      <w:r w:rsidR="00B03AF3" w:rsidRPr="00622A7F">
        <w:rPr>
          <w:rFonts w:cs="Arial"/>
        </w:rPr>
        <w:instrText xml:space="preserve"> REF _Ref72922345 \h </w:instrText>
      </w:r>
      <w:r w:rsidR="00622A7F">
        <w:rPr>
          <w:rFonts w:cs="Arial"/>
        </w:rPr>
        <w:instrText xml:space="preserve"> \* MERGEFORMAT </w:instrText>
      </w:r>
      <w:r w:rsidR="00B03AF3" w:rsidRPr="00622A7F">
        <w:rPr>
          <w:rFonts w:cs="Arial"/>
        </w:rPr>
      </w:r>
      <w:r w:rsidR="00B03AF3" w:rsidRPr="00622A7F">
        <w:rPr>
          <w:rFonts w:cs="Arial"/>
        </w:rPr>
        <w:fldChar w:fldCharType="separate"/>
      </w:r>
      <w:ins w:id="6145" w:author="Haskamp, Stefan (extern)" w:date="2022-01-29T13:25:00Z">
        <w:r w:rsidR="002D4AD7" w:rsidRPr="00622A7F">
          <w:rPr>
            <w:rFonts w:cs="Arial"/>
          </w:rPr>
          <w:t xml:space="preserve">Figure </w:t>
        </w:r>
        <w:r w:rsidR="002D4AD7">
          <w:rPr>
            <w:rFonts w:cs="Arial"/>
            <w:noProof/>
          </w:rPr>
          <w:t>32</w:t>
        </w:r>
      </w:ins>
      <w:r w:rsidR="00B03AF3" w:rsidRPr="00622A7F">
        <w:rPr>
          <w:rFonts w:cs="Arial"/>
        </w:rPr>
        <w:fldChar w:fldCharType="end"/>
      </w:r>
      <w:r w:rsidR="00B03AF3" w:rsidRPr="00622A7F">
        <w:rPr>
          <w:rFonts w:cs="Arial"/>
        </w:rPr>
        <w:t>b.</w:t>
      </w:r>
      <w:r w:rsidR="00F77D53" w:rsidRPr="00622A7F">
        <w:rPr>
          <w:rFonts w:cs="Arial"/>
        </w:rPr>
        <w:t xml:space="preserve"> </w:t>
      </w:r>
    </w:p>
    <w:p w14:paraId="2AEB48FD" w14:textId="0E4229A7" w:rsidR="00F77D53" w:rsidRPr="00622A7F" w:rsidRDefault="00F77D53" w:rsidP="00F77D53">
      <w:pPr>
        <w:rPr>
          <w:rFonts w:cs="Arial"/>
        </w:rPr>
      </w:pPr>
      <w:r w:rsidRPr="00622A7F">
        <w:rPr>
          <w:rFonts w:cs="Arial"/>
        </w:rPr>
        <w:t xml:space="preserve">The proportions of each annotated cell type were normalized by the number of filtered cells per sample (excluding platelets and erythrocytes). In order to annotate subsets of T helper cells including Th1, Th2 and Th17, the R packages SingleR in conjunction with </w:t>
      </w:r>
      <w:r w:rsidRPr="00622A7F">
        <w:rPr>
          <w:rFonts w:cs="Arial"/>
          <w:szCs w:val="24"/>
        </w:rPr>
        <w:t xml:space="preserve">the database of immune cell expression </w:t>
      </w:r>
      <w:r w:rsidRPr="00622A7F">
        <w:rPr>
          <w:rFonts w:cs="Arial"/>
        </w:rPr>
        <w:t xml:space="preserve">was used </w:t>
      </w:r>
      <w:r w:rsidR="009A7AD4">
        <w:rPr>
          <w:rFonts w:cs="Arial"/>
        </w:rPr>
        <w:t>{Aran, 2019 #1803;Schmiedel, 2018 #1802}</w:t>
      </w:r>
      <w:r w:rsidRPr="00622A7F">
        <w:rPr>
          <w:rFonts w:cs="Arial"/>
        </w:rPr>
        <w:t>.</w:t>
      </w:r>
    </w:p>
    <w:p w14:paraId="1F5BEC93" w14:textId="39B01558" w:rsidR="00F77D53" w:rsidRPr="00622A7F" w:rsidRDefault="00F77D53" w:rsidP="00F77D53">
      <w:pPr>
        <w:rPr>
          <w:rFonts w:cs="Arial"/>
        </w:rPr>
      </w:pPr>
      <w:r w:rsidRPr="00622A7F">
        <w:rPr>
          <w:rFonts w:cs="Arial"/>
        </w:rPr>
        <w:t>Differentially expressed genes (DEGs) were calculated with the function FindMarkers</w:t>
      </w:r>
      <w:ins w:id="6146" w:author="Hüffmeier, Ulrike" w:date="2021-10-01T12:51:00Z">
        <w:r w:rsidRPr="00622A7F">
          <w:rPr>
            <w:rFonts w:cs="Arial"/>
          </w:rPr>
          <w:t>.</w:t>
        </w:r>
      </w:ins>
      <w:r w:rsidRPr="00622A7F">
        <w:rPr>
          <w:rFonts w:cs="Arial"/>
        </w:rPr>
        <w:t xml:space="preserve"> </w:t>
      </w:r>
      <w:del w:id="6147" w:author="Hüffmeier, Ulrike" w:date="2021-10-01T12:51:00Z">
        <w:r w:rsidRPr="00622A7F" w:rsidDel="00132253">
          <w:rPr>
            <w:rFonts w:cs="Arial"/>
          </w:rPr>
          <w:delText>and a</w:delText>
        </w:r>
      </w:del>
      <w:ins w:id="6148" w:author="Hüffmeier, Ulrike" w:date="2021-10-01T12:51:00Z">
        <w:r w:rsidRPr="00622A7F">
          <w:rPr>
            <w:rFonts w:cs="Arial"/>
          </w:rPr>
          <w:t>A</w:t>
        </w:r>
      </w:ins>
      <w:r w:rsidRPr="00622A7F">
        <w:rPr>
          <w:rFonts w:cs="Arial"/>
        </w:rPr>
        <w:t>ll cells except erythrocytes with more than 1% of hemoglobin genes were omitted. The default settings of FindMarkers limit the analysis to genes with a log fold change of &gt;0.25 and a minimal expression in 10% of all cells per cluster. If at least 10</w:t>
      </w:r>
      <w:del w:id="6149" w:author="ulrike.hueffmeier@gmail.com" w:date="2021-11-26T19:03:00Z">
        <w:r w:rsidRPr="00622A7F" w:rsidDel="001A2DD4">
          <w:rPr>
            <w:rFonts w:cs="Arial"/>
          </w:rPr>
          <w:delText xml:space="preserve"> </w:delText>
        </w:r>
      </w:del>
      <w:r w:rsidRPr="00622A7F">
        <w:rPr>
          <w:rFonts w:cs="Arial"/>
        </w:rPr>
        <w:t xml:space="preserve">% of </w:t>
      </w:r>
      <w:del w:id="6150" w:author="ulrike.hueffmeier@gmail.com" w:date="2021-11-26T19:03:00Z">
        <w:r w:rsidRPr="00622A7F" w:rsidDel="001A2DD4">
          <w:rPr>
            <w:rFonts w:cs="Arial"/>
          </w:rPr>
          <w:delText xml:space="preserve">the </w:delText>
        </w:r>
      </w:del>
      <w:r w:rsidRPr="00622A7F">
        <w:rPr>
          <w:rFonts w:cs="Arial"/>
        </w:rPr>
        <w:t xml:space="preserve">genes </w:t>
      </w:r>
      <w:del w:id="6151" w:author="ulrike.hueffmeier@gmail.com" w:date="2021-11-26T19:03:00Z">
        <w:r w:rsidRPr="00622A7F" w:rsidDel="001A2DD4">
          <w:rPr>
            <w:rFonts w:cs="Arial"/>
          </w:rPr>
          <w:delText xml:space="preserve">in </w:delText>
        </w:r>
      </w:del>
      <w:ins w:id="6152" w:author="ulrike.hueffmeier@gmail.com" w:date="2021-11-26T19:03:00Z">
        <w:r w:rsidR="001A2DD4">
          <w:rPr>
            <w:rFonts w:cs="Arial"/>
          </w:rPr>
          <w:t xml:space="preserve">of </w:t>
        </w:r>
      </w:ins>
      <w:r w:rsidRPr="00622A7F">
        <w:rPr>
          <w:rFonts w:cs="Arial"/>
        </w:rPr>
        <w:t>that list were significant (</w:t>
      </w:r>
      <w:r w:rsidRPr="00622A7F">
        <w:rPr>
          <w:rFonts w:cs="Arial"/>
          <w:szCs w:val="24"/>
        </w:rPr>
        <w:t>adjusted p-value &lt;0.01 and log fold change &gt; 1.5)</w:t>
      </w:r>
      <w:r w:rsidRPr="00622A7F">
        <w:rPr>
          <w:rFonts w:cs="Arial"/>
        </w:rPr>
        <w:t xml:space="preserve">, </w:t>
      </w:r>
      <w:del w:id="6153" w:author="Hüffmeier, Ulrike" w:date="2021-10-01T12:51:00Z">
        <w:r w:rsidRPr="00622A7F" w:rsidDel="00132253">
          <w:rPr>
            <w:rFonts w:cs="Arial"/>
          </w:rPr>
          <w:delText xml:space="preserve">Pathway </w:delText>
        </w:r>
      </w:del>
      <w:ins w:id="6154" w:author="Hüffmeier, Ulrike" w:date="2021-10-01T12:51:00Z">
        <w:r w:rsidRPr="00622A7F">
          <w:rPr>
            <w:rFonts w:cs="Arial"/>
          </w:rPr>
          <w:t xml:space="preserve">pathway </w:t>
        </w:r>
      </w:ins>
      <w:r w:rsidRPr="00622A7F">
        <w:rPr>
          <w:rFonts w:cs="Arial"/>
        </w:rPr>
        <w:t>analysis based on Gene Ontololgy</w:t>
      </w:r>
      <w:r w:rsidR="008E2000" w:rsidRPr="00622A7F">
        <w:rPr>
          <w:rFonts w:cs="Arial"/>
        </w:rPr>
        <w:t xml:space="preserve"> </w:t>
      </w:r>
      <w:ins w:id="6155" w:author="Stefan" w:date="2021-10-07T14:32:00Z">
        <w:r w:rsidR="00FF4740" w:rsidRPr="00622A7F">
          <w:rPr>
            <w:rFonts w:cs="Arial"/>
          </w:rPr>
          <w:t>terms of biological processes (“</w:t>
        </w:r>
        <w:r w:rsidR="00FF4740" w:rsidRPr="00622A7F">
          <w:rPr>
            <w:rStyle w:val="ng-binding"/>
            <w:rFonts w:cs="Arial"/>
          </w:rPr>
          <w:t>Biological Process (GO)”</w:t>
        </w:r>
        <w:r w:rsidR="00FF4740" w:rsidRPr="00622A7F">
          <w:rPr>
            <w:rFonts w:cs="Arial"/>
          </w:rPr>
          <w:t xml:space="preserve">) </w:t>
        </w:r>
      </w:ins>
      <w:r w:rsidRPr="00622A7F">
        <w:rPr>
          <w:rFonts w:cs="Arial"/>
        </w:rPr>
        <w:t xml:space="preserve">was performed using </w:t>
      </w:r>
      <w:commentRangeStart w:id="6156"/>
      <w:r w:rsidRPr="00622A7F">
        <w:rPr>
          <w:rFonts w:cs="Arial"/>
        </w:rPr>
        <w:t>metascape</w:t>
      </w:r>
      <w:r w:rsidR="008E2000" w:rsidRPr="00622A7F">
        <w:rPr>
          <w:rFonts w:cs="Arial"/>
        </w:rPr>
        <w:t xml:space="preserve"> </w:t>
      </w:r>
      <w:ins w:id="6157" w:author="Stefan" w:date="2021-10-07T14:32:00Z">
        <w:r w:rsidR="00FF4740" w:rsidRPr="00622A7F">
          <w:rPr>
            <w:rFonts w:cs="Arial"/>
          </w:rPr>
          <w:t>with def</w:t>
        </w:r>
        <w:del w:id="6158" w:author="ulrike.hueffmeier@gmail.com" w:date="2021-11-26T19:05:00Z">
          <w:r w:rsidR="00FF4740" w:rsidRPr="00622A7F" w:rsidDel="001A2DD4">
            <w:rPr>
              <w:rFonts w:cs="Arial"/>
            </w:rPr>
            <w:delText>e</w:delText>
          </w:r>
        </w:del>
        <w:r w:rsidR="00FF4740" w:rsidRPr="00622A7F">
          <w:rPr>
            <w:rFonts w:cs="Arial"/>
          </w:rPr>
          <w:t xml:space="preserve">ault settings (Min Overlap: 3; P Value Cutoff: 0.001; Min Enrichment: 1.5) </w:t>
        </w:r>
      </w:ins>
      <w:commentRangeEnd w:id="6156"/>
      <w:r w:rsidR="009A7AD4">
        <w:rPr>
          <w:rFonts w:cs="Arial"/>
        </w:rPr>
        <w:t>{Zhou, 2019 #1821}</w:t>
      </w:r>
      <w:r w:rsidRPr="00622A7F">
        <w:rPr>
          <w:rStyle w:val="Kommentarzeichen"/>
          <w:rFonts w:cs="Arial"/>
        </w:rPr>
        <w:commentReference w:id="6156"/>
      </w:r>
      <w:r w:rsidRPr="00622A7F">
        <w:rPr>
          <w:rFonts w:cs="Arial"/>
        </w:rPr>
        <w:t xml:space="preserve">. A background gene list was defined as the top 90% of all expressed genes per cluster. </w:t>
      </w:r>
    </w:p>
    <w:p w14:paraId="248F9500" w14:textId="6C246B2E" w:rsidR="00F77D53" w:rsidRPr="00622A7F" w:rsidRDefault="00F77D53" w:rsidP="00F77D53">
      <w:pPr>
        <w:rPr>
          <w:rFonts w:cs="Arial"/>
        </w:rPr>
      </w:pPr>
      <w:r w:rsidRPr="00622A7F">
        <w:rPr>
          <w:rFonts w:cs="Arial"/>
          <w:szCs w:val="24"/>
        </w:rPr>
        <w:lastRenderedPageBreak/>
        <w:t>I</w:t>
      </w:r>
      <w:r w:rsidR="00FD509A" w:rsidRPr="00622A7F">
        <w:rPr>
          <w:rFonts w:cs="Arial"/>
          <w:szCs w:val="24"/>
        </w:rPr>
        <w:t>n a second experiment, PBMCs of</w:t>
      </w:r>
      <w:r w:rsidRPr="00622A7F">
        <w:rPr>
          <w:rFonts w:cs="Arial"/>
          <w:szCs w:val="24"/>
        </w:rPr>
        <w:t xml:space="preserve"> patient</w:t>
      </w:r>
      <w:r w:rsidR="00FD509A" w:rsidRPr="00622A7F">
        <w:rPr>
          <w:rFonts w:cs="Arial"/>
          <w:szCs w:val="24"/>
        </w:rPr>
        <w:t xml:space="preserve"> </w:t>
      </w:r>
      <w:ins w:id="6159" w:author="Stefan" w:date="2021-10-07T14:31:00Z">
        <w:r w:rsidR="00FF4740" w:rsidRPr="00622A7F">
          <w:rPr>
            <w:rFonts w:cs="Arial"/>
            <w:szCs w:val="24"/>
          </w:rPr>
          <w:t xml:space="preserve">GPP3 </w:t>
        </w:r>
        <w:commentRangeStart w:id="6160"/>
        <w:commentRangeEnd w:id="6160"/>
        <w:r w:rsidR="00FF4740" w:rsidRPr="00622A7F">
          <w:rPr>
            <w:rStyle w:val="Kommentarzeichen"/>
            <w:rFonts w:cs="Arial"/>
          </w:rPr>
          <w:commentReference w:id="6160"/>
        </w:r>
        <w:commentRangeStart w:id="6161"/>
        <w:commentRangeEnd w:id="6161"/>
        <w:r w:rsidR="00FF4740" w:rsidRPr="00622A7F">
          <w:rPr>
            <w:rStyle w:val="Kommentarzeichen"/>
            <w:rFonts w:cs="Arial"/>
          </w:rPr>
          <w:commentReference w:id="6161"/>
        </w:r>
        <w:r w:rsidR="00FF4740" w:rsidRPr="00622A7F">
          <w:rPr>
            <w:rFonts w:cs="Arial"/>
            <w:szCs w:val="24"/>
          </w:rPr>
          <w:t xml:space="preserve">during an acute episode </w:t>
        </w:r>
      </w:ins>
      <w:r w:rsidRPr="00622A7F">
        <w:rPr>
          <w:rFonts w:cs="Arial"/>
          <w:szCs w:val="24"/>
        </w:rPr>
        <w:t>were sequenced. These cells were filtered concerning the number of features (lower limit of 200; the number of upper limit of 3</w:t>
      </w:r>
      <w:r w:rsidR="00290561">
        <w:rPr>
          <w:rFonts w:cs="Arial"/>
          <w:szCs w:val="24"/>
        </w:rPr>
        <w:t>,</w:t>
      </w:r>
      <w:r w:rsidRPr="00622A7F">
        <w:rPr>
          <w:rFonts w:cs="Arial"/>
          <w:szCs w:val="24"/>
        </w:rPr>
        <w:t>000) and the percentage of mitochondrial RNA (&lt;20).</w:t>
      </w:r>
    </w:p>
    <w:p w14:paraId="4D8B6F90" w14:textId="1B3A97DB" w:rsidR="00F77D53" w:rsidRPr="00622A7F" w:rsidRDefault="00F77D53" w:rsidP="00F77D53">
      <w:pPr>
        <w:rPr>
          <w:rFonts w:cs="Arial"/>
        </w:rPr>
      </w:pPr>
      <w:r w:rsidRPr="00622A7F">
        <w:rPr>
          <w:rFonts w:cs="Arial"/>
        </w:rPr>
        <w:t xml:space="preserve">For the prediction of ligand-receptor interactions, the python package </w:t>
      </w:r>
      <w:r w:rsidRPr="00622A7F">
        <w:rPr>
          <w:rFonts w:cs="Arial"/>
          <w:szCs w:val="24"/>
        </w:rPr>
        <w:t xml:space="preserve">CellPhoneDB 2.1.5 </w:t>
      </w:r>
      <w:r w:rsidR="009A7AD4">
        <w:rPr>
          <w:rFonts w:cs="Arial"/>
          <w:szCs w:val="24"/>
        </w:rPr>
        <w:t>{Efremova, 2020 #1801}</w:t>
      </w:r>
      <w:r w:rsidRPr="00622A7F">
        <w:rPr>
          <w:rFonts w:cs="Arial"/>
          <w:szCs w:val="24"/>
        </w:rPr>
        <w:t xml:space="preserve"> was used with the following parameters: all samples were randomly subsampled to 1</w:t>
      </w:r>
      <w:r w:rsidR="00290561">
        <w:rPr>
          <w:rFonts w:cs="Arial"/>
          <w:szCs w:val="24"/>
        </w:rPr>
        <w:t>,</w:t>
      </w:r>
      <w:r w:rsidRPr="00622A7F">
        <w:rPr>
          <w:rFonts w:cs="Arial"/>
          <w:szCs w:val="24"/>
        </w:rPr>
        <w:t>000 cells and the number of iteration</w:t>
      </w:r>
      <w:ins w:id="6162" w:author="Hüffmeier, Ulrike" w:date="2021-10-01T12:56:00Z">
        <w:r w:rsidRPr="00622A7F">
          <w:rPr>
            <w:rFonts w:cs="Arial"/>
            <w:szCs w:val="24"/>
          </w:rPr>
          <w:t>s</w:t>
        </w:r>
      </w:ins>
      <w:r w:rsidRPr="00622A7F">
        <w:rPr>
          <w:rFonts w:cs="Arial"/>
          <w:szCs w:val="24"/>
        </w:rPr>
        <w:t xml:space="preserve"> was 1</w:t>
      </w:r>
      <w:r w:rsidR="00290561">
        <w:rPr>
          <w:rFonts w:cs="Arial"/>
          <w:szCs w:val="24"/>
        </w:rPr>
        <w:t>,</w:t>
      </w:r>
      <w:r w:rsidRPr="00622A7F">
        <w:rPr>
          <w:rFonts w:cs="Arial"/>
          <w:szCs w:val="24"/>
        </w:rPr>
        <w:t xml:space="preserve">000. Considered genes were expressed in at least 10% of cells per cluster. For the dot plot of immune relevant interactions, only cell type specific (p&lt;0.05) interactions and those with at least one gene </w:t>
      </w:r>
      <w:ins w:id="6163" w:author="Hüffmeier, Ulrike" w:date="2021-10-01T12:57:00Z">
        <w:r w:rsidRPr="00622A7F">
          <w:rPr>
            <w:rFonts w:cs="Arial"/>
            <w:szCs w:val="24"/>
          </w:rPr>
          <w:t xml:space="preserve">name </w:t>
        </w:r>
      </w:ins>
      <w:r w:rsidRPr="00622A7F">
        <w:rPr>
          <w:rFonts w:cs="Arial"/>
          <w:szCs w:val="24"/>
        </w:rPr>
        <w:t xml:space="preserve">starting with IL, CCL, CXC, GZ, IF or KLRD were selected. </w:t>
      </w:r>
    </w:p>
    <w:p w14:paraId="2D9FD537" w14:textId="2017AB75" w:rsidR="00804686" w:rsidRPr="00622A7F" w:rsidRDefault="00804686" w:rsidP="00F377E7">
      <w:pPr>
        <w:rPr>
          <w:rFonts w:cs="Arial"/>
        </w:rPr>
      </w:pPr>
    </w:p>
    <w:p w14:paraId="1BFCAE6D" w14:textId="422845A7" w:rsidR="00804686" w:rsidRPr="00622A7F" w:rsidRDefault="00F77D53" w:rsidP="00804686">
      <w:pPr>
        <w:keepNext/>
        <w:rPr>
          <w:rFonts w:cs="Arial"/>
        </w:rPr>
      </w:pPr>
      <w:ins w:id="6164" w:author="Stefan" w:date="2021-10-06T12:39:00Z">
        <w:r w:rsidRPr="00EF0486">
          <w:rPr>
            <w:rFonts w:cs="Arial"/>
            <w:noProof/>
            <w:lang w:val="de-DE" w:eastAsia="de-DE"/>
          </w:rPr>
          <w:lastRenderedPageBreak/>
          <w:drawing>
            <wp:inline distT="0" distB="0" distL="0" distR="0" wp14:anchorId="221AD112" wp14:editId="32E6250E">
              <wp:extent cx="5753100" cy="7686675"/>
              <wp:effectExtent l="0" t="0" r="0" b="9525"/>
              <wp:docPr id="1" name="Grafik 1" descr="F:\Doktorarbeit\plots\figureM&amp;M1.0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oktorarbeit\plots\figureM&amp;M1.0610.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3100" cy="7686675"/>
                      </a:xfrm>
                      <a:prstGeom prst="rect">
                        <a:avLst/>
                      </a:prstGeom>
                      <a:noFill/>
                      <a:ln>
                        <a:noFill/>
                      </a:ln>
                    </pic:spPr>
                  </pic:pic>
                </a:graphicData>
              </a:graphic>
            </wp:inline>
          </w:drawing>
        </w:r>
      </w:ins>
      <w:del w:id="6165" w:author="Stefan" w:date="2021-10-06T12:39:00Z">
        <w:r w:rsidR="00382E14">
          <w:rPr>
            <w:rFonts w:cs="Arial"/>
          </w:rPr>
          <w:pict w14:anchorId="7A86EEC5">
            <v:shape id="_x0000_i1051" type="#_x0000_t75" style="width:453.9pt;height:172.8pt">
              <v:imagedata r:id="rId56" o:title="figureM&amp;M1"/>
            </v:shape>
          </w:pict>
        </w:r>
      </w:del>
      <w:commentRangeStart w:id="6166"/>
      <w:commentRangeEnd w:id="6166"/>
      <w:r w:rsidR="00132253" w:rsidRPr="00622A7F">
        <w:rPr>
          <w:rStyle w:val="Kommentarzeichen"/>
          <w:rFonts w:cs="Arial"/>
        </w:rPr>
        <w:commentReference w:id="6166"/>
      </w:r>
    </w:p>
    <w:p w14:paraId="4DA368A1" w14:textId="428818F9" w:rsidR="00804686" w:rsidRPr="00622A7F" w:rsidRDefault="00804686" w:rsidP="00804686">
      <w:pPr>
        <w:pStyle w:val="Beschriftung"/>
        <w:rPr>
          <w:rFonts w:cs="Arial"/>
        </w:rPr>
      </w:pPr>
      <w:bookmarkStart w:id="6167" w:name="_Ref72922345"/>
      <w:bookmarkStart w:id="6168" w:name="_Ref72922338"/>
      <w:bookmarkStart w:id="6169" w:name="_Toc94355249"/>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32</w:t>
      </w:r>
      <w:r w:rsidRPr="00622A7F">
        <w:rPr>
          <w:rFonts w:cs="Arial"/>
        </w:rPr>
        <w:fldChar w:fldCharType="end"/>
      </w:r>
      <w:bookmarkEnd w:id="6167"/>
      <w:r w:rsidRPr="00622A7F">
        <w:rPr>
          <w:rFonts w:cs="Arial"/>
        </w:rPr>
        <w:t xml:space="preserve">: </w:t>
      </w:r>
      <w:commentRangeStart w:id="6170"/>
      <w:r w:rsidRPr="00622A7F">
        <w:rPr>
          <w:rFonts w:cs="Arial"/>
        </w:rPr>
        <w:t>Quality assessment of multimodal reference mapping.</w:t>
      </w:r>
      <w:bookmarkEnd w:id="6168"/>
      <w:commentRangeEnd w:id="6170"/>
      <w:r w:rsidR="00132253" w:rsidRPr="00622A7F">
        <w:rPr>
          <w:rStyle w:val="Kommentarzeichen"/>
          <w:rFonts w:cs="Arial"/>
          <w:b w:val="0"/>
          <w:iCs w:val="0"/>
          <w:color w:val="auto"/>
        </w:rPr>
        <w:commentReference w:id="6170"/>
      </w:r>
      <w:bookmarkEnd w:id="6169"/>
    </w:p>
    <w:p w14:paraId="5170FFAC" w14:textId="6136AA30" w:rsidR="00804686" w:rsidRPr="00622A7F" w:rsidRDefault="00804686" w:rsidP="00804686">
      <w:pPr>
        <w:pStyle w:val="Untertitel"/>
        <w:rPr>
          <w:rFonts w:cs="Arial"/>
        </w:rPr>
      </w:pPr>
      <w:r w:rsidRPr="00622A7F">
        <w:rPr>
          <w:rFonts w:cs="Arial"/>
          <w:b/>
        </w:rPr>
        <w:t>a</w:t>
      </w:r>
      <w:r w:rsidRPr="00622A7F">
        <w:rPr>
          <w:rFonts w:cs="Arial"/>
        </w:rPr>
        <w:t xml:space="preserve">: UMAP of the reference dataset merged with </w:t>
      </w:r>
      <w:r w:rsidR="00B03AF3" w:rsidRPr="00622A7F">
        <w:rPr>
          <w:rFonts w:cs="Arial"/>
        </w:rPr>
        <w:t>the da</w:t>
      </w:r>
      <w:r w:rsidR="00463FFE" w:rsidRPr="00622A7F">
        <w:rPr>
          <w:rFonts w:cs="Arial"/>
        </w:rPr>
        <w:t>taset of the patients in stable</w:t>
      </w:r>
      <w:del w:id="6171" w:author="ulrike.hueffmeier@gmail.com" w:date="2021-11-26T18:59:00Z">
        <w:r w:rsidR="00463FFE" w:rsidRPr="00622A7F" w:rsidDel="00261A00">
          <w:rPr>
            <w:rFonts w:cs="Arial"/>
          </w:rPr>
          <w:delText>-</w:delText>
        </w:r>
      </w:del>
      <w:ins w:id="6172" w:author="ulrike.hueffmeier@gmail.com" w:date="2021-11-26T18:59:00Z">
        <w:r w:rsidR="00261A00">
          <w:rPr>
            <w:rFonts w:cs="Arial"/>
          </w:rPr>
          <w:t xml:space="preserve"> </w:t>
        </w:r>
      </w:ins>
      <w:r w:rsidR="00B03AF3" w:rsidRPr="00622A7F">
        <w:rPr>
          <w:rFonts w:cs="Arial"/>
        </w:rPr>
        <w:t>state (query). All cell types of the query were also pr</w:t>
      </w:r>
      <w:r w:rsidR="00463FFE" w:rsidRPr="00622A7F">
        <w:rPr>
          <w:rFonts w:cs="Arial"/>
        </w:rPr>
        <w:t>esent in the reference data set</w:t>
      </w:r>
      <w:ins w:id="6173" w:author="Hüffmeier, Ulrike" w:date="2021-10-01T12:48:00Z">
        <w:r w:rsidR="00132253" w:rsidRPr="00622A7F">
          <w:rPr>
            <w:rFonts w:cs="Arial"/>
          </w:rPr>
          <w:t>,</w:t>
        </w:r>
      </w:ins>
      <w:r w:rsidR="00B03AF3" w:rsidRPr="00622A7F">
        <w:rPr>
          <w:rFonts w:cs="Arial"/>
        </w:rPr>
        <w:t xml:space="preserve"> since no cluster was unique to </w:t>
      </w:r>
      <w:r w:rsidR="00463FFE" w:rsidRPr="00622A7F">
        <w:rPr>
          <w:rFonts w:cs="Arial"/>
        </w:rPr>
        <w:t xml:space="preserve">the </w:t>
      </w:r>
      <w:r w:rsidR="00B03AF3" w:rsidRPr="00622A7F">
        <w:rPr>
          <w:rFonts w:cs="Arial"/>
        </w:rPr>
        <w:t xml:space="preserve">query data set. </w:t>
      </w:r>
      <w:r w:rsidR="00B03AF3" w:rsidRPr="00622A7F">
        <w:rPr>
          <w:rFonts w:cs="Arial"/>
          <w:b/>
        </w:rPr>
        <w:t>b</w:t>
      </w:r>
      <w:r w:rsidR="00B03AF3" w:rsidRPr="00622A7F">
        <w:rPr>
          <w:rFonts w:cs="Arial"/>
        </w:rPr>
        <w:t xml:space="preserve">: Violin plot </w:t>
      </w:r>
      <w:del w:id="6174" w:author="ulrike.hueffmeier@gmail.com" w:date="2021-11-26T18:58:00Z">
        <w:r w:rsidR="00B03AF3" w:rsidRPr="00622A7F" w:rsidDel="00261A00">
          <w:rPr>
            <w:rFonts w:cs="Arial"/>
          </w:rPr>
          <w:delText xml:space="preserve">indicated </w:delText>
        </w:r>
      </w:del>
      <w:ins w:id="6175" w:author="ulrike.hueffmeier@gmail.com" w:date="2021-11-26T18:58:00Z">
        <w:r w:rsidR="00261A00" w:rsidRPr="00622A7F">
          <w:rPr>
            <w:rFonts w:cs="Arial"/>
          </w:rPr>
          <w:t>indicat</w:t>
        </w:r>
        <w:r w:rsidR="00261A00">
          <w:rPr>
            <w:rFonts w:cs="Arial"/>
          </w:rPr>
          <w:t>ing</w:t>
        </w:r>
        <w:r w:rsidR="00261A00" w:rsidRPr="00622A7F">
          <w:rPr>
            <w:rFonts w:cs="Arial"/>
          </w:rPr>
          <w:t xml:space="preserve"> </w:t>
        </w:r>
      </w:ins>
      <w:r w:rsidR="00B03AF3" w:rsidRPr="00622A7F">
        <w:rPr>
          <w:rFonts w:cs="Arial"/>
        </w:rPr>
        <w:t>the calculated prediction score per cell grouped by annotated cell type.</w:t>
      </w:r>
      <w:ins w:id="6176" w:author="Stefan" w:date="2021-10-07T14:33:00Z">
        <w:r w:rsidR="00FF4740" w:rsidRPr="00622A7F">
          <w:rPr>
            <w:rFonts w:cs="Arial"/>
          </w:rPr>
          <w:t xml:space="preserve"> Descriptions of cell types are given </w:t>
        </w:r>
        <w:commentRangeStart w:id="6177"/>
        <w:r w:rsidR="00FF4740" w:rsidRPr="00622A7F">
          <w:rPr>
            <w:rFonts w:cs="Arial"/>
          </w:rPr>
          <w:t xml:space="preserve">in </w:t>
        </w:r>
      </w:ins>
      <w:ins w:id="6178" w:author="Stefan" w:date="2021-10-28T12:19:00Z">
        <w:r w:rsidR="005A437A">
          <w:rPr>
            <w:rFonts w:cs="Arial"/>
          </w:rPr>
          <w:fldChar w:fldCharType="begin"/>
        </w:r>
        <w:r w:rsidR="005A437A">
          <w:rPr>
            <w:rFonts w:cs="Arial"/>
          </w:rPr>
          <w:instrText xml:space="preserve"> REF _Ref73976383 \h </w:instrText>
        </w:r>
      </w:ins>
      <w:r w:rsidR="005A437A">
        <w:rPr>
          <w:rFonts w:cs="Arial"/>
        </w:rPr>
      </w:r>
      <w:r w:rsidR="005A437A">
        <w:rPr>
          <w:rFonts w:cs="Arial"/>
        </w:rPr>
        <w:fldChar w:fldCharType="separate"/>
      </w:r>
      <w:ins w:id="6179" w:author="Haskamp, Stefan (extern)" w:date="2022-01-29T13:25:00Z">
        <w:r w:rsidR="002D4AD7" w:rsidRPr="00622A7F">
          <w:rPr>
            <w:rFonts w:cs="Arial"/>
          </w:rPr>
          <w:t xml:space="preserve">Table </w:t>
        </w:r>
        <w:r w:rsidR="002D4AD7">
          <w:rPr>
            <w:rFonts w:cs="Arial"/>
            <w:noProof/>
          </w:rPr>
          <w:t>12</w:t>
        </w:r>
      </w:ins>
      <w:ins w:id="6180" w:author="Stefan" w:date="2021-10-28T12:19:00Z">
        <w:r w:rsidR="005A437A">
          <w:rPr>
            <w:rFonts w:cs="Arial"/>
          </w:rPr>
          <w:fldChar w:fldCharType="end"/>
        </w:r>
      </w:ins>
      <w:commentRangeEnd w:id="6177"/>
      <w:r w:rsidR="00383BBC">
        <w:rPr>
          <w:rFonts w:cs="Arial"/>
        </w:rPr>
        <w:t xml:space="preserve"> (Page </w:t>
      </w:r>
      <w:r w:rsidR="00261A00">
        <w:rPr>
          <w:rStyle w:val="Kommentarzeichen"/>
        </w:rPr>
        <w:commentReference w:id="6177"/>
      </w:r>
      <w:r w:rsidR="00383BBC">
        <w:rPr>
          <w:rFonts w:cs="Arial"/>
        </w:rPr>
        <w:fldChar w:fldCharType="begin"/>
      </w:r>
      <w:r w:rsidR="00383BBC">
        <w:rPr>
          <w:rFonts w:cs="Arial"/>
        </w:rPr>
        <w:instrText xml:space="preserve"> PAGEREF _Ref94349672 \h </w:instrText>
      </w:r>
      <w:r w:rsidR="00383BBC">
        <w:rPr>
          <w:rFonts w:cs="Arial"/>
        </w:rPr>
      </w:r>
      <w:r w:rsidR="00383BBC">
        <w:rPr>
          <w:rFonts w:cs="Arial"/>
        </w:rPr>
        <w:fldChar w:fldCharType="separate"/>
      </w:r>
      <w:r w:rsidR="002D4AD7">
        <w:rPr>
          <w:rFonts w:cs="Arial"/>
          <w:noProof/>
        </w:rPr>
        <w:t>48</w:t>
      </w:r>
      <w:r w:rsidR="00383BBC">
        <w:rPr>
          <w:rFonts w:cs="Arial"/>
        </w:rPr>
        <w:fldChar w:fldCharType="end"/>
      </w:r>
      <w:r w:rsidR="00383BBC">
        <w:rPr>
          <w:rFonts w:cs="Arial"/>
        </w:rPr>
        <w:t>)</w:t>
      </w:r>
      <w:ins w:id="6181" w:author="Stefan" w:date="2021-10-07T14:33:00Z">
        <w:r w:rsidR="00FF4740" w:rsidRPr="00622A7F">
          <w:rPr>
            <w:rFonts w:cs="Arial"/>
          </w:rPr>
          <w:t>.</w:t>
        </w:r>
      </w:ins>
    </w:p>
    <w:p w14:paraId="668C95E3" w14:textId="77777777" w:rsidR="00412F3D" w:rsidRPr="00622A7F" w:rsidRDefault="00412F3D" w:rsidP="00412F3D">
      <w:pPr>
        <w:pStyle w:val="berschrift2"/>
        <w:rPr>
          <w:ins w:id="6182" w:author="Haskamp, Stefan" w:date="2022-01-31T12:30:00Z"/>
          <w:rFonts w:cs="Arial"/>
        </w:rPr>
      </w:pPr>
      <w:bookmarkStart w:id="6183" w:name="_Toc91488932"/>
      <w:ins w:id="6184" w:author="Haskamp, Stefan" w:date="2022-01-31T12:30:00Z">
        <w:r w:rsidRPr="00622A7F">
          <w:rPr>
            <w:rFonts w:cs="Arial"/>
          </w:rPr>
          <w:lastRenderedPageBreak/>
          <w:t>Isolation of RNA</w:t>
        </w:r>
      </w:ins>
    </w:p>
    <w:p w14:paraId="3A5F1602" w14:textId="77777777" w:rsidR="00412F3D" w:rsidRPr="00622A7F" w:rsidRDefault="00412F3D" w:rsidP="00412F3D">
      <w:pPr>
        <w:rPr>
          <w:ins w:id="6185" w:author="Haskamp, Stefan" w:date="2022-01-31T12:30:00Z"/>
          <w:rFonts w:cs="Arial"/>
        </w:rPr>
      </w:pPr>
      <w:ins w:id="6186" w:author="Haskamp, Stefan" w:date="2022-01-31T12:30:00Z">
        <w:r w:rsidRPr="00622A7F">
          <w:rPr>
            <w:rFonts w:cs="Arial"/>
          </w:rPr>
          <w:t>For RNA isolation, we used the commercially available kit RN</w:t>
        </w:r>
        <w:commentRangeStart w:id="6187"/>
        <w:r w:rsidRPr="00622A7F">
          <w:rPr>
            <w:rFonts w:cs="Arial"/>
          </w:rPr>
          <w:t xml:space="preserve">easy Mini Kit. </w:t>
        </w:r>
        <w:commentRangeEnd w:id="6187"/>
        <w:r w:rsidRPr="00622A7F">
          <w:rPr>
            <w:rStyle w:val="Kommentarzeichen"/>
            <w:rFonts w:cs="Arial"/>
          </w:rPr>
          <w:commentReference w:id="6187"/>
        </w:r>
        <w:r w:rsidRPr="00622A7F">
          <w:rPr>
            <w:rFonts w:cs="Arial"/>
          </w:rPr>
          <w:t>(Qiagen). In order to lyse neutrophils, beta-mercaptoethanol was added to the RLT-</w:t>
        </w:r>
        <w:r>
          <w:rPr>
            <w:rFonts w:cs="Arial"/>
          </w:rPr>
          <w:t>b</w:t>
        </w:r>
        <w:r w:rsidRPr="00622A7F">
          <w:rPr>
            <w:rFonts w:cs="Arial"/>
          </w:rPr>
          <w:t xml:space="preserve">uffer according to the </w:t>
        </w:r>
        <w:commentRangeStart w:id="6188"/>
        <w:r w:rsidRPr="00622A7F">
          <w:rPr>
            <w:rFonts w:cs="Arial"/>
          </w:rPr>
          <w:t>manufacturer’s protocol</w:t>
        </w:r>
        <w:commentRangeEnd w:id="6188"/>
        <w:r w:rsidRPr="00622A7F">
          <w:rPr>
            <w:rStyle w:val="Kommentarzeichen"/>
            <w:rFonts w:cs="Arial"/>
          </w:rPr>
          <w:commentReference w:id="6188"/>
        </w:r>
        <w:r w:rsidRPr="00622A7F">
          <w:rPr>
            <w:rFonts w:cs="Arial"/>
          </w:rPr>
          <w:t xml:space="preserve"> (Qiagen). </w:t>
        </w:r>
      </w:ins>
    </w:p>
    <w:p w14:paraId="6144D68D" w14:textId="77777777" w:rsidR="001249C4" w:rsidRPr="00622A7F" w:rsidRDefault="001249C4" w:rsidP="001249C4">
      <w:pPr>
        <w:pStyle w:val="berschrift2"/>
        <w:rPr>
          <w:ins w:id="6189" w:author="Haskamp, Stefan (extern)" w:date="2022-01-15T14:21:00Z"/>
          <w:rFonts w:cs="Arial"/>
        </w:rPr>
      </w:pPr>
      <w:ins w:id="6190" w:author="Haskamp, Stefan (extern)" w:date="2022-01-15T14:21:00Z">
        <w:r w:rsidRPr="00622A7F">
          <w:rPr>
            <w:rFonts w:cs="Arial"/>
          </w:rPr>
          <w:t xml:space="preserve">Targeted </w:t>
        </w:r>
        <w:commentRangeStart w:id="6191"/>
        <w:r w:rsidRPr="00622A7F">
          <w:rPr>
            <w:rFonts w:cs="Arial"/>
          </w:rPr>
          <w:t>gene expression analysis</w:t>
        </w:r>
        <w:commentRangeEnd w:id="6191"/>
        <w:r w:rsidRPr="00622A7F">
          <w:rPr>
            <w:rStyle w:val="Kommentarzeichen"/>
            <w:rFonts w:cs="Arial"/>
          </w:rPr>
          <w:commentReference w:id="6191"/>
        </w:r>
      </w:ins>
    </w:p>
    <w:p w14:paraId="28E7D8AF" w14:textId="461E5C9A" w:rsidR="001249C4" w:rsidRPr="00622A7F" w:rsidRDefault="001249C4" w:rsidP="001249C4">
      <w:pPr>
        <w:rPr>
          <w:ins w:id="6192" w:author="Haskamp, Stefan (extern)" w:date="2022-01-15T14:21:00Z"/>
          <w:rFonts w:cs="Arial"/>
        </w:rPr>
      </w:pPr>
      <w:ins w:id="6193" w:author="Haskamp, Stefan (extern)" w:date="2022-01-15T14:21:00Z">
        <w:r w:rsidRPr="00622A7F">
          <w:rPr>
            <w:rFonts w:cs="Arial"/>
          </w:rPr>
          <w:t xml:space="preserve">Targeted gene expression analysis, also called quantitative real-time PCR (qPCR), is a method to determine the abundance of a specific PCR product compared to a reference gene. Taqman gene expression assays (Thermo Fisher Scientific) were utilized and all probe IDs are shown in </w:t>
        </w:r>
        <w:r w:rsidRPr="00622A7F">
          <w:rPr>
            <w:rFonts w:cs="Arial"/>
          </w:rPr>
          <w:fldChar w:fldCharType="begin"/>
        </w:r>
        <w:r w:rsidRPr="00622A7F">
          <w:rPr>
            <w:rFonts w:cs="Arial"/>
          </w:rPr>
          <w:instrText xml:space="preserve"> REF _Ref84323824 \h </w:instrText>
        </w:r>
        <w:r>
          <w:rPr>
            <w:rFonts w:cs="Arial"/>
          </w:rPr>
          <w:instrText xml:space="preserve"> \* MERGEFORMAT </w:instrText>
        </w:r>
      </w:ins>
      <w:r w:rsidRPr="00622A7F">
        <w:rPr>
          <w:rFonts w:cs="Arial"/>
        </w:rPr>
      </w:r>
      <w:r w:rsidRPr="00622A7F">
        <w:rPr>
          <w:rFonts w:cs="Arial"/>
        </w:rPr>
        <w:fldChar w:fldCharType="separate"/>
      </w:r>
      <w:ins w:id="6194" w:author="Haskamp, Stefan (extern)" w:date="2022-01-29T13:25:00Z">
        <w:r w:rsidR="002D4AD7" w:rsidRPr="00622A7F" w:rsidDel="001249C4">
          <w:rPr>
            <w:rFonts w:cs="Arial"/>
          </w:rPr>
          <w:t xml:space="preserve">Table </w:t>
        </w:r>
        <w:r w:rsidR="002D4AD7" w:rsidDel="001249C4">
          <w:rPr>
            <w:rFonts w:cs="Arial"/>
            <w:noProof/>
          </w:rPr>
          <w:t>19</w:t>
        </w:r>
      </w:ins>
      <w:ins w:id="6195" w:author="Haskamp, Stefan (extern)" w:date="2022-01-15T14:21:00Z">
        <w:r w:rsidRPr="00622A7F">
          <w:rPr>
            <w:rFonts w:cs="Arial"/>
          </w:rPr>
          <w:fldChar w:fldCharType="end"/>
        </w:r>
        <w:r w:rsidRPr="00622A7F">
          <w:rPr>
            <w:rFonts w:cs="Arial"/>
          </w:rPr>
          <w:t xml:space="preserve">. The gene expression of </w:t>
        </w:r>
        <w:r w:rsidRPr="007B5D77">
          <w:rPr>
            <w:rFonts w:cs="Arial"/>
            <w:i/>
          </w:rPr>
          <w:t>FBFBP2</w:t>
        </w:r>
        <w:r w:rsidRPr="00622A7F">
          <w:rPr>
            <w:rFonts w:cs="Arial"/>
          </w:rPr>
          <w:t xml:space="preserve"> was analysed in 20 individuals in order to </w:t>
        </w:r>
        <w:r>
          <w:rPr>
            <w:rFonts w:cs="Arial"/>
          </w:rPr>
          <w:t>test,</w:t>
        </w:r>
        <w:r w:rsidRPr="00622A7F">
          <w:rPr>
            <w:rFonts w:cs="Arial"/>
          </w:rPr>
          <w:t xml:space="preserve"> if CD4</w:t>
        </w:r>
        <w:r w:rsidRPr="007B5D77">
          <w:rPr>
            <w:rFonts w:cs="Arial"/>
            <w:vertAlign w:val="superscript"/>
          </w:rPr>
          <w:t>+</w:t>
        </w:r>
        <w:r w:rsidRPr="00622A7F">
          <w:rPr>
            <w:rFonts w:cs="Arial"/>
          </w:rPr>
          <w:t xml:space="preserve"> cytotoxic T cells and to a lesser degree CD8</w:t>
        </w:r>
        <w:r w:rsidRPr="007B5D77">
          <w:rPr>
            <w:rFonts w:cs="Arial"/>
            <w:vertAlign w:val="superscript"/>
          </w:rPr>
          <w:t>+</w:t>
        </w:r>
        <w:r w:rsidRPr="00622A7F">
          <w:rPr>
            <w:rFonts w:cs="Arial"/>
          </w:rPr>
          <w:t xml:space="preserve"> effector memory T cells are more frequent in GPP patients </w:t>
        </w:r>
        <w:r>
          <w:rPr>
            <w:rFonts w:cs="Arial"/>
          </w:rPr>
          <w:t>carrying</w:t>
        </w:r>
        <w:r w:rsidRPr="00622A7F">
          <w:rPr>
            <w:rFonts w:cs="Arial"/>
          </w:rPr>
          <w:t xml:space="preserve"> disease</w:t>
        </w:r>
        <w:r>
          <w:rPr>
            <w:rFonts w:cs="Arial"/>
          </w:rPr>
          <w:t xml:space="preserve">-contributing </w:t>
        </w:r>
        <w:r w:rsidRPr="00622A7F">
          <w:rPr>
            <w:rFonts w:cs="Arial"/>
          </w:rPr>
          <w:t xml:space="preserve">variants compared to </w:t>
        </w:r>
        <w:r>
          <w:rPr>
            <w:rFonts w:cs="Arial"/>
          </w:rPr>
          <w:t xml:space="preserve">affected and healthy non-carriers. </w:t>
        </w:r>
      </w:ins>
    </w:p>
    <w:p w14:paraId="617075E8" w14:textId="3AB13C61" w:rsidR="001249C4" w:rsidRPr="00622A7F" w:rsidRDefault="001249C4" w:rsidP="001249C4">
      <w:pPr>
        <w:pStyle w:val="Beschriftung"/>
        <w:keepNext/>
        <w:rPr>
          <w:ins w:id="6196" w:author="Haskamp, Stefan (extern)" w:date="2022-01-15T14:21:00Z"/>
          <w:rFonts w:cs="Arial"/>
        </w:rPr>
      </w:pPr>
      <w:bookmarkStart w:id="6197" w:name="_Toc94355274"/>
      <w:ins w:id="6198" w:author="Haskamp, Stefan (extern)" w:date="2022-01-15T14:21:00Z">
        <w:r w:rsidRPr="00622A7F">
          <w:rPr>
            <w:rFonts w:cs="Arial"/>
          </w:rPr>
          <w:t xml:space="preserve">Table </w:t>
        </w:r>
      </w:ins>
      <w:ins w:id="6199"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6200" w:author="Haskamp, Stefan" w:date="2022-02-05T20:56:00Z">
        <w:r w:rsidR="005A4AC0">
          <w:rPr>
            <w:rFonts w:cs="Arial"/>
            <w:noProof/>
          </w:rPr>
          <w:t>25</w:t>
        </w:r>
        <w:r w:rsidR="005A4AC0">
          <w:rPr>
            <w:rFonts w:cs="Arial"/>
          </w:rPr>
          <w:fldChar w:fldCharType="end"/>
        </w:r>
      </w:ins>
      <w:ins w:id="6201" w:author="Haskamp, Stefan (extern)" w:date="2022-01-15T14:21:00Z">
        <w:del w:id="6202"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del>
      </w:ins>
      <w:del w:id="6203" w:author="Haskamp, Stefan" w:date="2022-02-05T20:56:00Z">
        <w:r w:rsidR="002D4AD7" w:rsidDel="005A4AC0">
          <w:rPr>
            <w:rFonts w:cs="Arial"/>
            <w:noProof/>
          </w:rPr>
          <w:delText>24</w:delText>
        </w:r>
      </w:del>
      <w:ins w:id="6204" w:author="Haskamp, Stefan (extern)" w:date="2022-01-15T14:21:00Z">
        <w:del w:id="6205" w:author="Haskamp, Stefan" w:date="2022-02-05T20:56:00Z">
          <w:r w:rsidRPr="00622A7F" w:rsidDel="005A4AC0">
            <w:rPr>
              <w:rFonts w:cs="Arial"/>
            </w:rPr>
            <w:fldChar w:fldCharType="end"/>
          </w:r>
        </w:del>
        <w:r w:rsidRPr="00622A7F">
          <w:rPr>
            <w:rFonts w:cs="Arial"/>
          </w:rPr>
          <w:t>: Taqman gene expression assays obtained from Thermo Fisher Scientific</w:t>
        </w:r>
        <w:bookmarkEnd w:id="6197"/>
      </w:ins>
    </w:p>
    <w:tbl>
      <w:tblPr>
        <w:tblStyle w:val="Tabellenraster1"/>
        <w:tblW w:w="0" w:type="auto"/>
        <w:tblLook w:val="04A0" w:firstRow="1" w:lastRow="0" w:firstColumn="1" w:lastColumn="0" w:noHBand="0" w:noVBand="1"/>
      </w:tblPr>
      <w:tblGrid>
        <w:gridCol w:w="1150"/>
        <w:gridCol w:w="2720"/>
      </w:tblGrid>
      <w:tr w:rsidR="001249C4" w:rsidRPr="00622A7F" w14:paraId="581ADA7A" w14:textId="77777777" w:rsidTr="00EA0C96">
        <w:trPr>
          <w:trHeight w:val="300"/>
          <w:ins w:id="6206" w:author="Haskamp, Stefan (extern)" w:date="2022-01-15T14:21:00Z"/>
        </w:trPr>
        <w:tc>
          <w:tcPr>
            <w:tcW w:w="1072" w:type="dxa"/>
            <w:noWrap/>
            <w:hideMark/>
          </w:tcPr>
          <w:p w14:paraId="3268384C" w14:textId="77777777" w:rsidR="001249C4" w:rsidRPr="007B5D77" w:rsidRDefault="001249C4" w:rsidP="003C003C">
            <w:pPr>
              <w:rPr>
                <w:ins w:id="6207" w:author="Haskamp, Stefan (extern)" w:date="2022-01-15T14:21:00Z"/>
                <w:b/>
                <w:lang w:val="de-DE"/>
              </w:rPr>
            </w:pPr>
            <w:ins w:id="6208" w:author="Haskamp, Stefan (extern)" w:date="2022-01-15T14:21:00Z">
              <w:r w:rsidRPr="007B5D77">
                <w:rPr>
                  <w:b/>
                </w:rPr>
                <w:t>Gene</w:t>
              </w:r>
            </w:ins>
          </w:p>
        </w:tc>
        <w:tc>
          <w:tcPr>
            <w:tcW w:w="2720" w:type="dxa"/>
            <w:noWrap/>
            <w:hideMark/>
          </w:tcPr>
          <w:p w14:paraId="63448E7A" w14:textId="77777777" w:rsidR="001249C4" w:rsidRPr="007B5D77" w:rsidRDefault="001249C4" w:rsidP="003C003C">
            <w:pPr>
              <w:rPr>
                <w:ins w:id="6209" w:author="Haskamp, Stefan (extern)" w:date="2022-01-15T14:21:00Z"/>
                <w:b/>
              </w:rPr>
            </w:pPr>
            <w:ins w:id="6210" w:author="Haskamp, Stefan (extern)" w:date="2022-01-15T14:21:00Z">
              <w:r w:rsidRPr="007B5D77">
                <w:rPr>
                  <w:b/>
                </w:rPr>
                <w:t>Taqman probe</w:t>
              </w:r>
            </w:ins>
          </w:p>
        </w:tc>
      </w:tr>
      <w:tr w:rsidR="001249C4" w:rsidRPr="00622A7F" w14:paraId="0AE55946" w14:textId="77777777" w:rsidTr="00EA0C96">
        <w:trPr>
          <w:trHeight w:val="285"/>
          <w:ins w:id="6211" w:author="Haskamp, Stefan (extern)" w:date="2022-01-15T14:21:00Z"/>
        </w:trPr>
        <w:tc>
          <w:tcPr>
            <w:tcW w:w="1072" w:type="dxa"/>
            <w:noWrap/>
            <w:hideMark/>
          </w:tcPr>
          <w:p w14:paraId="193C5356" w14:textId="77777777" w:rsidR="001249C4" w:rsidRPr="00622A7F" w:rsidRDefault="001249C4" w:rsidP="003C003C">
            <w:pPr>
              <w:rPr>
                <w:ins w:id="6212" w:author="Haskamp, Stefan (extern)" w:date="2022-01-15T14:21:00Z"/>
              </w:rPr>
            </w:pPr>
            <w:ins w:id="6213" w:author="Haskamp, Stefan (extern)" w:date="2022-01-15T14:21:00Z">
              <w:r w:rsidRPr="00622A7F">
                <w:t>FGFBP2</w:t>
              </w:r>
            </w:ins>
          </w:p>
        </w:tc>
        <w:tc>
          <w:tcPr>
            <w:tcW w:w="2720" w:type="dxa"/>
            <w:noWrap/>
            <w:hideMark/>
          </w:tcPr>
          <w:p w14:paraId="3A55DBFD" w14:textId="77777777" w:rsidR="001249C4" w:rsidRPr="00622A7F" w:rsidRDefault="001249C4" w:rsidP="003C003C">
            <w:pPr>
              <w:rPr>
                <w:ins w:id="6214" w:author="Haskamp, Stefan (extern)" w:date="2022-01-15T14:21:00Z"/>
              </w:rPr>
            </w:pPr>
            <w:ins w:id="6215" w:author="Haskamp, Stefan (extern)" w:date="2022-01-15T14:21:00Z">
              <w:r w:rsidRPr="00622A7F">
                <w:t xml:space="preserve">Hs00230605_m1 </w:t>
              </w:r>
            </w:ins>
          </w:p>
        </w:tc>
      </w:tr>
      <w:tr w:rsidR="001249C4" w:rsidRPr="00622A7F" w14:paraId="087D1AFF" w14:textId="77777777" w:rsidTr="00EA0C96">
        <w:trPr>
          <w:trHeight w:val="300"/>
          <w:ins w:id="6216" w:author="Haskamp, Stefan (extern)" w:date="2022-01-15T14:21:00Z"/>
        </w:trPr>
        <w:tc>
          <w:tcPr>
            <w:tcW w:w="1072" w:type="dxa"/>
            <w:noWrap/>
            <w:hideMark/>
          </w:tcPr>
          <w:p w14:paraId="1B9E762C" w14:textId="77777777" w:rsidR="001249C4" w:rsidRPr="00622A7F" w:rsidRDefault="001249C4" w:rsidP="003C003C">
            <w:pPr>
              <w:rPr>
                <w:ins w:id="6217" w:author="Haskamp, Stefan (extern)" w:date="2022-01-15T14:21:00Z"/>
              </w:rPr>
            </w:pPr>
            <w:ins w:id="6218" w:author="Haskamp, Stefan (extern)" w:date="2022-01-15T14:21:00Z">
              <w:r w:rsidRPr="00622A7F">
                <w:t>ACTB</w:t>
              </w:r>
            </w:ins>
          </w:p>
        </w:tc>
        <w:tc>
          <w:tcPr>
            <w:tcW w:w="2720" w:type="dxa"/>
            <w:noWrap/>
            <w:hideMark/>
          </w:tcPr>
          <w:p w14:paraId="2928421D" w14:textId="799E8959" w:rsidR="001249C4" w:rsidRPr="00622A7F" w:rsidRDefault="00EA0C96" w:rsidP="003C003C">
            <w:pPr>
              <w:rPr>
                <w:ins w:id="6219" w:author="Haskamp, Stefan (extern)" w:date="2022-01-15T14:21:00Z"/>
              </w:rPr>
            </w:pPr>
            <w:ins w:id="6220" w:author="Haskamp, Stefan (extern)" w:date="2022-01-29T11:58:00Z">
              <w:r w:rsidRPr="00EA0C96">
                <w:t>Hs99999903_m1</w:t>
              </w:r>
            </w:ins>
          </w:p>
        </w:tc>
      </w:tr>
      <w:tr w:rsidR="001249C4" w:rsidRPr="00622A7F" w14:paraId="61416A6E" w14:textId="77777777" w:rsidTr="00EA0C96">
        <w:trPr>
          <w:trHeight w:val="285"/>
          <w:ins w:id="6221" w:author="Haskamp, Stefan (extern)" w:date="2022-01-15T14:21:00Z"/>
        </w:trPr>
        <w:tc>
          <w:tcPr>
            <w:tcW w:w="1072" w:type="dxa"/>
            <w:noWrap/>
            <w:hideMark/>
          </w:tcPr>
          <w:p w14:paraId="42814E8D" w14:textId="77777777" w:rsidR="001249C4" w:rsidRPr="00622A7F" w:rsidRDefault="001249C4" w:rsidP="003C003C">
            <w:pPr>
              <w:rPr>
                <w:ins w:id="6222" w:author="Haskamp, Stefan (extern)" w:date="2022-01-15T14:21:00Z"/>
              </w:rPr>
            </w:pPr>
            <w:ins w:id="6223" w:author="Haskamp, Stefan (extern)" w:date="2022-01-15T14:21:00Z">
              <w:r w:rsidRPr="00622A7F">
                <w:t>B2M</w:t>
              </w:r>
            </w:ins>
          </w:p>
        </w:tc>
        <w:tc>
          <w:tcPr>
            <w:tcW w:w="2720" w:type="dxa"/>
            <w:noWrap/>
            <w:hideMark/>
          </w:tcPr>
          <w:p w14:paraId="75AF4D9D" w14:textId="23BA6D19" w:rsidR="001249C4" w:rsidRPr="00622A7F" w:rsidRDefault="00EA0C96" w:rsidP="003C003C">
            <w:pPr>
              <w:rPr>
                <w:ins w:id="6224" w:author="Haskamp, Stefan (extern)" w:date="2022-01-15T14:21:00Z"/>
              </w:rPr>
            </w:pPr>
            <w:ins w:id="6225" w:author="Haskamp, Stefan (extern)" w:date="2022-01-29T11:58:00Z">
              <w:r w:rsidRPr="00EA0C96">
                <w:t>Hs99999907_m1</w:t>
              </w:r>
            </w:ins>
          </w:p>
        </w:tc>
      </w:tr>
      <w:tr w:rsidR="001249C4" w:rsidRPr="00622A7F" w14:paraId="372C39CA" w14:textId="77777777" w:rsidTr="00EA0C96">
        <w:trPr>
          <w:trHeight w:val="285"/>
          <w:ins w:id="6226" w:author="Haskamp, Stefan (extern)" w:date="2022-01-15T14:21:00Z"/>
        </w:trPr>
        <w:tc>
          <w:tcPr>
            <w:tcW w:w="1072" w:type="dxa"/>
            <w:noWrap/>
            <w:hideMark/>
          </w:tcPr>
          <w:p w14:paraId="259CFB78" w14:textId="77777777" w:rsidR="001249C4" w:rsidRPr="00622A7F" w:rsidRDefault="001249C4" w:rsidP="003C003C">
            <w:pPr>
              <w:rPr>
                <w:ins w:id="6227" w:author="Haskamp, Stefan (extern)" w:date="2022-01-15T14:21:00Z"/>
              </w:rPr>
            </w:pPr>
            <w:ins w:id="6228" w:author="Haskamp, Stefan (extern)" w:date="2022-01-15T14:21:00Z">
              <w:r w:rsidRPr="00622A7F">
                <w:t>PGK1</w:t>
              </w:r>
            </w:ins>
          </w:p>
        </w:tc>
        <w:tc>
          <w:tcPr>
            <w:tcW w:w="2720" w:type="dxa"/>
            <w:noWrap/>
            <w:hideMark/>
          </w:tcPr>
          <w:p w14:paraId="1267E797" w14:textId="01F4ABE8" w:rsidR="001249C4" w:rsidRPr="00622A7F" w:rsidRDefault="00EA0C96" w:rsidP="003C003C">
            <w:pPr>
              <w:rPr>
                <w:ins w:id="6229" w:author="Haskamp, Stefan (extern)" w:date="2022-01-15T14:21:00Z"/>
              </w:rPr>
            </w:pPr>
            <w:ins w:id="6230" w:author="Haskamp, Stefan (extern)" w:date="2022-01-29T11:57:00Z">
              <w:r w:rsidRPr="00EA0C96">
                <w:t>Hs9999906_m1</w:t>
              </w:r>
            </w:ins>
          </w:p>
        </w:tc>
      </w:tr>
    </w:tbl>
    <w:p w14:paraId="36B1BB1F" w14:textId="77777777" w:rsidR="001249C4" w:rsidRPr="00622A7F" w:rsidRDefault="001249C4" w:rsidP="001249C4">
      <w:pPr>
        <w:rPr>
          <w:ins w:id="6231" w:author="Haskamp, Stefan (extern)" w:date="2022-01-15T14:21:00Z"/>
          <w:rFonts w:cs="Arial"/>
        </w:rPr>
      </w:pPr>
    </w:p>
    <w:p w14:paraId="5B646BB4" w14:textId="4EAB7DBD" w:rsidR="001249C4" w:rsidRPr="00622A7F" w:rsidRDefault="001249C4" w:rsidP="001249C4">
      <w:pPr>
        <w:rPr>
          <w:ins w:id="6232" w:author="Haskamp, Stefan (extern)" w:date="2022-01-15T14:21:00Z"/>
          <w:rFonts w:cs="Arial"/>
        </w:rPr>
      </w:pPr>
      <w:ins w:id="6233" w:author="Haskamp, Stefan (extern)" w:date="2022-01-15T14:21:00Z">
        <w:r w:rsidRPr="00622A7F">
          <w:rPr>
            <w:rFonts w:cs="Arial"/>
          </w:rPr>
          <w:t>Reactions were performed in quadruplicates in 384-well plates on the QuantStudio™ 12K Flex System (Life Technologies (Thermo Fisher Scientific)) (</w:t>
        </w:r>
        <w:r w:rsidRPr="00622A7F">
          <w:rPr>
            <w:rFonts w:cs="Arial"/>
          </w:rPr>
          <w:fldChar w:fldCharType="begin"/>
        </w:r>
        <w:r w:rsidRPr="00622A7F">
          <w:rPr>
            <w:rFonts w:cs="Arial"/>
          </w:rPr>
          <w:instrText xml:space="preserve"> REF _Ref72143634 \h </w:instrText>
        </w:r>
        <w:r>
          <w:rPr>
            <w:rFonts w:cs="Arial"/>
          </w:rPr>
          <w:instrText xml:space="preserve"> \* MERGEFORMAT </w:instrText>
        </w:r>
      </w:ins>
      <w:r w:rsidRPr="00622A7F">
        <w:rPr>
          <w:rFonts w:cs="Arial"/>
        </w:rPr>
      </w:r>
      <w:r w:rsidRPr="00622A7F">
        <w:rPr>
          <w:rFonts w:cs="Arial"/>
        </w:rPr>
        <w:fldChar w:fldCharType="separate"/>
      </w:r>
      <w:ins w:id="6234" w:author="Haskamp, Stefan (extern)" w:date="2022-01-29T13:25:00Z">
        <w:r w:rsidR="002D4AD7" w:rsidRPr="00622A7F" w:rsidDel="001249C4">
          <w:rPr>
            <w:rFonts w:cs="Arial"/>
          </w:rPr>
          <w:t xml:space="preserve">Table </w:t>
        </w:r>
        <w:r w:rsidR="002D4AD7" w:rsidDel="001249C4">
          <w:rPr>
            <w:rFonts w:cs="Arial"/>
            <w:noProof/>
          </w:rPr>
          <w:t>20</w:t>
        </w:r>
      </w:ins>
      <w:ins w:id="6235" w:author="Haskamp, Stefan (extern)" w:date="2022-01-15T14:21:00Z">
        <w:r w:rsidRPr="00622A7F">
          <w:rPr>
            <w:rFonts w:cs="Arial"/>
          </w:rPr>
          <w:fldChar w:fldCharType="end"/>
        </w:r>
        <w:r w:rsidRPr="00622A7F">
          <w:rPr>
            <w:rFonts w:cs="Arial"/>
          </w:rPr>
          <w:t>)</w:t>
        </w:r>
        <w:r>
          <w:rPr>
            <w:rFonts w:cs="Arial"/>
          </w:rPr>
          <w:t xml:space="preserve"> </w:t>
        </w:r>
        <w:r w:rsidRPr="00622A7F">
          <w:rPr>
            <w:rFonts w:cs="Arial"/>
          </w:rPr>
          <w:t xml:space="preserve">and evaluated using die ExpressionSuite Software v1.0.3 (Life Technologies (Thermo Fisher Scientific)). </w:t>
        </w:r>
      </w:ins>
    </w:p>
    <w:p w14:paraId="3684B142" w14:textId="5D0E8410" w:rsidR="001249C4" w:rsidRPr="00622A7F" w:rsidRDefault="001249C4" w:rsidP="001249C4">
      <w:pPr>
        <w:pStyle w:val="Beschriftung"/>
        <w:rPr>
          <w:ins w:id="6236" w:author="Haskamp, Stefan (extern)" w:date="2022-01-15T14:21:00Z"/>
          <w:rFonts w:cs="Arial"/>
        </w:rPr>
      </w:pPr>
      <w:bookmarkStart w:id="6237" w:name="_Toc94355275"/>
      <w:ins w:id="6238" w:author="Haskamp, Stefan (extern)" w:date="2022-01-15T14:21:00Z">
        <w:r w:rsidRPr="00622A7F">
          <w:rPr>
            <w:rFonts w:cs="Arial"/>
          </w:rPr>
          <w:t xml:space="preserve">Table </w:t>
        </w:r>
      </w:ins>
      <w:ins w:id="6239"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6240" w:author="Haskamp, Stefan" w:date="2022-02-05T20:56:00Z">
        <w:r w:rsidR="005A4AC0">
          <w:rPr>
            <w:rFonts w:cs="Arial"/>
            <w:noProof/>
          </w:rPr>
          <w:t>26</w:t>
        </w:r>
        <w:r w:rsidR="005A4AC0">
          <w:rPr>
            <w:rFonts w:cs="Arial"/>
          </w:rPr>
          <w:fldChar w:fldCharType="end"/>
        </w:r>
      </w:ins>
      <w:ins w:id="6241" w:author="Haskamp, Stefan (extern)" w:date="2022-01-15T14:21:00Z">
        <w:del w:id="6242"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del>
      </w:ins>
      <w:del w:id="6243" w:author="Haskamp, Stefan" w:date="2022-02-05T20:56:00Z">
        <w:r w:rsidR="002D4AD7" w:rsidDel="005A4AC0">
          <w:rPr>
            <w:rFonts w:cs="Arial"/>
            <w:noProof/>
          </w:rPr>
          <w:delText>25</w:delText>
        </w:r>
      </w:del>
      <w:ins w:id="6244" w:author="Haskamp, Stefan (extern)" w:date="2022-01-15T14:21:00Z">
        <w:del w:id="6245" w:author="Haskamp, Stefan" w:date="2022-02-05T20:56:00Z">
          <w:r w:rsidRPr="00622A7F" w:rsidDel="005A4AC0">
            <w:rPr>
              <w:rFonts w:cs="Arial"/>
            </w:rPr>
            <w:fldChar w:fldCharType="end"/>
          </w:r>
        </w:del>
        <w:r w:rsidRPr="00622A7F">
          <w:rPr>
            <w:rFonts w:cs="Arial"/>
          </w:rPr>
          <w:t>: qPCR reaction</w:t>
        </w:r>
        <w:bookmarkEnd w:id="6237"/>
        <w:r w:rsidRPr="00622A7F">
          <w:rPr>
            <w:rFonts w:cs="Arial"/>
          </w:rPr>
          <w:t xml:space="preserve"> </w:t>
        </w:r>
      </w:ins>
    </w:p>
    <w:tbl>
      <w:tblPr>
        <w:tblW w:w="5646" w:type="dxa"/>
        <w:tblInd w:w="-5" w:type="dxa"/>
        <w:tblLook w:val="04A0" w:firstRow="1" w:lastRow="0" w:firstColumn="1" w:lastColumn="0" w:noHBand="0" w:noVBand="1"/>
      </w:tblPr>
      <w:tblGrid>
        <w:gridCol w:w="4117"/>
        <w:gridCol w:w="1529"/>
      </w:tblGrid>
      <w:tr w:rsidR="001249C4" w:rsidRPr="00622A7F" w14:paraId="11C3BC1F" w14:textId="77777777" w:rsidTr="003C003C">
        <w:trPr>
          <w:trHeight w:val="300"/>
          <w:ins w:id="6246" w:author="Haskamp, Stefan (extern)" w:date="2022-01-15T14:21:00Z"/>
        </w:trPr>
        <w:tc>
          <w:tcPr>
            <w:tcW w:w="41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90F4CA" w14:textId="77777777" w:rsidR="001249C4" w:rsidRPr="00622A7F" w:rsidRDefault="001249C4" w:rsidP="003C003C">
            <w:pPr>
              <w:pStyle w:val="Titel"/>
              <w:rPr>
                <w:ins w:id="6247" w:author="Haskamp, Stefan (extern)" w:date="2022-01-15T14:21:00Z"/>
                <w:b/>
              </w:rPr>
            </w:pPr>
            <w:ins w:id="6248" w:author="Haskamp, Stefan (extern)" w:date="2022-01-15T14:21:00Z">
              <w:r w:rsidRPr="00622A7F">
                <w:rPr>
                  <w:b/>
                </w:rPr>
                <w:t>Reagent</w:t>
              </w:r>
            </w:ins>
          </w:p>
        </w:tc>
        <w:tc>
          <w:tcPr>
            <w:tcW w:w="1529" w:type="dxa"/>
            <w:tcBorders>
              <w:top w:val="single" w:sz="4" w:space="0" w:color="auto"/>
              <w:left w:val="nil"/>
              <w:bottom w:val="single" w:sz="4" w:space="0" w:color="auto"/>
              <w:right w:val="single" w:sz="4" w:space="0" w:color="auto"/>
            </w:tcBorders>
            <w:shd w:val="clear" w:color="auto" w:fill="auto"/>
            <w:noWrap/>
            <w:vAlign w:val="bottom"/>
            <w:hideMark/>
          </w:tcPr>
          <w:p w14:paraId="230BAB9F" w14:textId="77777777" w:rsidR="001249C4" w:rsidRPr="00622A7F" w:rsidRDefault="001249C4" w:rsidP="003C003C">
            <w:pPr>
              <w:pStyle w:val="Titel"/>
              <w:rPr>
                <w:ins w:id="6249" w:author="Haskamp, Stefan (extern)" w:date="2022-01-15T14:21:00Z"/>
                <w:b/>
              </w:rPr>
            </w:pPr>
            <w:ins w:id="6250" w:author="Haskamp, Stefan (extern)" w:date="2022-01-15T14:21:00Z">
              <w:r w:rsidRPr="00622A7F">
                <w:rPr>
                  <w:b/>
                </w:rPr>
                <w:t>Volume [µl]</w:t>
              </w:r>
            </w:ins>
          </w:p>
        </w:tc>
      </w:tr>
      <w:tr w:rsidR="001249C4" w:rsidRPr="00622A7F" w14:paraId="2C319E00" w14:textId="77777777" w:rsidTr="003C003C">
        <w:trPr>
          <w:trHeight w:val="285"/>
          <w:ins w:id="6251" w:author="Haskamp, Stefan (extern)" w:date="2022-01-15T14:21:00Z"/>
        </w:trPr>
        <w:tc>
          <w:tcPr>
            <w:tcW w:w="4117" w:type="dxa"/>
            <w:tcBorders>
              <w:top w:val="nil"/>
              <w:left w:val="single" w:sz="4" w:space="0" w:color="auto"/>
              <w:bottom w:val="single" w:sz="4" w:space="0" w:color="auto"/>
              <w:right w:val="single" w:sz="4" w:space="0" w:color="auto"/>
            </w:tcBorders>
            <w:shd w:val="clear" w:color="auto" w:fill="auto"/>
            <w:noWrap/>
            <w:vAlign w:val="bottom"/>
            <w:hideMark/>
          </w:tcPr>
          <w:p w14:paraId="1D149E12" w14:textId="77777777" w:rsidR="001249C4" w:rsidRPr="00622A7F" w:rsidRDefault="001249C4" w:rsidP="003C003C">
            <w:pPr>
              <w:pStyle w:val="Titel"/>
              <w:rPr>
                <w:ins w:id="6252" w:author="Haskamp, Stefan (extern)" w:date="2022-01-15T14:21:00Z"/>
              </w:rPr>
            </w:pPr>
            <w:ins w:id="6253" w:author="Haskamp, Stefan (extern)" w:date="2022-01-15T14:21:00Z">
              <w:r w:rsidRPr="00622A7F">
                <w:t>TaqMan Gene Expression MM (2x)</w:t>
              </w:r>
            </w:ins>
          </w:p>
        </w:tc>
        <w:tc>
          <w:tcPr>
            <w:tcW w:w="1529" w:type="dxa"/>
            <w:tcBorders>
              <w:top w:val="nil"/>
              <w:left w:val="nil"/>
              <w:bottom w:val="single" w:sz="4" w:space="0" w:color="auto"/>
              <w:right w:val="single" w:sz="4" w:space="0" w:color="auto"/>
            </w:tcBorders>
            <w:shd w:val="clear" w:color="auto" w:fill="auto"/>
            <w:noWrap/>
            <w:vAlign w:val="bottom"/>
            <w:hideMark/>
          </w:tcPr>
          <w:p w14:paraId="3B00E3D8" w14:textId="77777777" w:rsidR="001249C4" w:rsidRPr="00622A7F" w:rsidRDefault="001249C4" w:rsidP="003C003C">
            <w:pPr>
              <w:pStyle w:val="Titel"/>
              <w:rPr>
                <w:ins w:id="6254" w:author="Haskamp, Stefan (extern)" w:date="2022-01-15T14:21:00Z"/>
              </w:rPr>
            </w:pPr>
            <w:ins w:id="6255" w:author="Haskamp, Stefan (extern)" w:date="2022-01-15T14:21:00Z">
              <w:r w:rsidRPr="00622A7F">
                <w:t>7.5</w:t>
              </w:r>
            </w:ins>
          </w:p>
        </w:tc>
      </w:tr>
      <w:tr w:rsidR="001249C4" w:rsidRPr="00622A7F" w14:paraId="3C5C014E" w14:textId="77777777" w:rsidTr="003C003C">
        <w:trPr>
          <w:trHeight w:val="285"/>
          <w:ins w:id="6256" w:author="Haskamp, Stefan (extern)" w:date="2022-01-15T14:21:00Z"/>
        </w:trPr>
        <w:tc>
          <w:tcPr>
            <w:tcW w:w="4117" w:type="dxa"/>
            <w:tcBorders>
              <w:top w:val="nil"/>
              <w:left w:val="single" w:sz="4" w:space="0" w:color="auto"/>
              <w:bottom w:val="single" w:sz="4" w:space="0" w:color="auto"/>
              <w:right w:val="single" w:sz="4" w:space="0" w:color="auto"/>
            </w:tcBorders>
            <w:shd w:val="clear" w:color="auto" w:fill="auto"/>
            <w:noWrap/>
            <w:vAlign w:val="bottom"/>
            <w:hideMark/>
          </w:tcPr>
          <w:p w14:paraId="06873940" w14:textId="77777777" w:rsidR="001249C4" w:rsidRPr="00622A7F" w:rsidRDefault="001249C4" w:rsidP="003C003C">
            <w:pPr>
              <w:pStyle w:val="Titel"/>
              <w:rPr>
                <w:ins w:id="6257" w:author="Haskamp, Stefan (extern)" w:date="2022-01-15T14:21:00Z"/>
              </w:rPr>
            </w:pPr>
            <w:ins w:id="6258" w:author="Haskamp, Stefan (extern)" w:date="2022-01-15T14:21:00Z">
              <w:r w:rsidRPr="00622A7F">
                <w:t>TaqMan Gene Expression Assay (20x)</w:t>
              </w:r>
            </w:ins>
          </w:p>
        </w:tc>
        <w:tc>
          <w:tcPr>
            <w:tcW w:w="1529" w:type="dxa"/>
            <w:tcBorders>
              <w:top w:val="nil"/>
              <w:left w:val="nil"/>
              <w:bottom w:val="single" w:sz="4" w:space="0" w:color="auto"/>
              <w:right w:val="single" w:sz="4" w:space="0" w:color="auto"/>
            </w:tcBorders>
            <w:shd w:val="clear" w:color="auto" w:fill="auto"/>
            <w:noWrap/>
            <w:vAlign w:val="bottom"/>
            <w:hideMark/>
          </w:tcPr>
          <w:p w14:paraId="0CABF829" w14:textId="77777777" w:rsidR="001249C4" w:rsidRPr="00622A7F" w:rsidRDefault="001249C4" w:rsidP="003C003C">
            <w:pPr>
              <w:pStyle w:val="Titel"/>
              <w:rPr>
                <w:ins w:id="6259" w:author="Haskamp, Stefan (extern)" w:date="2022-01-15T14:21:00Z"/>
              </w:rPr>
            </w:pPr>
            <w:ins w:id="6260" w:author="Haskamp, Stefan (extern)" w:date="2022-01-15T14:21:00Z">
              <w:r w:rsidRPr="00622A7F">
                <w:t>0.75</w:t>
              </w:r>
            </w:ins>
          </w:p>
        </w:tc>
      </w:tr>
      <w:tr w:rsidR="001249C4" w:rsidRPr="00622A7F" w14:paraId="536EF348" w14:textId="77777777" w:rsidTr="003C003C">
        <w:trPr>
          <w:trHeight w:val="285"/>
          <w:ins w:id="6261" w:author="Haskamp, Stefan (extern)" w:date="2022-01-15T14:21:00Z"/>
        </w:trPr>
        <w:tc>
          <w:tcPr>
            <w:tcW w:w="4117" w:type="dxa"/>
            <w:tcBorders>
              <w:top w:val="nil"/>
              <w:left w:val="single" w:sz="4" w:space="0" w:color="auto"/>
              <w:bottom w:val="single" w:sz="4" w:space="0" w:color="auto"/>
              <w:right w:val="single" w:sz="4" w:space="0" w:color="auto"/>
            </w:tcBorders>
            <w:shd w:val="clear" w:color="auto" w:fill="auto"/>
            <w:noWrap/>
            <w:vAlign w:val="bottom"/>
            <w:hideMark/>
          </w:tcPr>
          <w:p w14:paraId="30AAE0F5" w14:textId="77777777" w:rsidR="001249C4" w:rsidRPr="00622A7F" w:rsidRDefault="001249C4" w:rsidP="003C003C">
            <w:pPr>
              <w:pStyle w:val="Titel"/>
              <w:rPr>
                <w:ins w:id="6262" w:author="Haskamp, Stefan (extern)" w:date="2022-01-15T14:21:00Z"/>
              </w:rPr>
            </w:pPr>
            <w:ins w:id="6263" w:author="Haskamp, Stefan (extern)" w:date="2022-01-15T14:21:00Z">
              <w:r w:rsidRPr="00622A7F">
                <w:t>H2O</w:t>
              </w:r>
            </w:ins>
          </w:p>
        </w:tc>
        <w:tc>
          <w:tcPr>
            <w:tcW w:w="1529" w:type="dxa"/>
            <w:tcBorders>
              <w:top w:val="nil"/>
              <w:left w:val="nil"/>
              <w:bottom w:val="single" w:sz="4" w:space="0" w:color="auto"/>
              <w:right w:val="single" w:sz="4" w:space="0" w:color="auto"/>
            </w:tcBorders>
            <w:shd w:val="clear" w:color="auto" w:fill="auto"/>
            <w:noWrap/>
            <w:vAlign w:val="bottom"/>
            <w:hideMark/>
          </w:tcPr>
          <w:p w14:paraId="2684E5C1" w14:textId="77777777" w:rsidR="001249C4" w:rsidRPr="00622A7F" w:rsidRDefault="001249C4" w:rsidP="003C003C">
            <w:pPr>
              <w:pStyle w:val="Titel"/>
              <w:rPr>
                <w:ins w:id="6264" w:author="Haskamp, Stefan (extern)" w:date="2022-01-15T14:21:00Z"/>
              </w:rPr>
            </w:pPr>
            <w:ins w:id="6265" w:author="Haskamp, Stefan (extern)" w:date="2022-01-15T14:21:00Z">
              <w:r w:rsidRPr="00622A7F">
                <w:t>1.75</w:t>
              </w:r>
            </w:ins>
          </w:p>
        </w:tc>
      </w:tr>
      <w:tr w:rsidR="001249C4" w:rsidRPr="00622A7F" w14:paraId="01C7546F" w14:textId="77777777" w:rsidTr="003C003C">
        <w:trPr>
          <w:trHeight w:val="285"/>
          <w:ins w:id="6266" w:author="Haskamp, Stefan (extern)" w:date="2022-01-15T14:21:00Z"/>
        </w:trPr>
        <w:tc>
          <w:tcPr>
            <w:tcW w:w="4117" w:type="dxa"/>
            <w:tcBorders>
              <w:top w:val="nil"/>
              <w:left w:val="single" w:sz="4" w:space="0" w:color="auto"/>
              <w:bottom w:val="single" w:sz="4" w:space="0" w:color="auto"/>
              <w:right w:val="single" w:sz="4" w:space="0" w:color="auto"/>
            </w:tcBorders>
            <w:shd w:val="clear" w:color="auto" w:fill="auto"/>
            <w:noWrap/>
            <w:vAlign w:val="bottom"/>
            <w:hideMark/>
          </w:tcPr>
          <w:p w14:paraId="6277E6A6" w14:textId="77777777" w:rsidR="001249C4" w:rsidRPr="00622A7F" w:rsidRDefault="001249C4" w:rsidP="003C003C">
            <w:pPr>
              <w:pStyle w:val="Titel"/>
              <w:rPr>
                <w:ins w:id="6267" w:author="Haskamp, Stefan (extern)" w:date="2022-01-15T14:21:00Z"/>
              </w:rPr>
            </w:pPr>
            <w:ins w:id="6268" w:author="Haskamp, Stefan (extern)" w:date="2022-01-15T14:21:00Z">
              <w:r w:rsidRPr="00622A7F">
                <w:t>cDNA (1:5)</w:t>
              </w:r>
            </w:ins>
          </w:p>
        </w:tc>
        <w:tc>
          <w:tcPr>
            <w:tcW w:w="1529" w:type="dxa"/>
            <w:tcBorders>
              <w:top w:val="nil"/>
              <w:left w:val="nil"/>
              <w:bottom w:val="single" w:sz="4" w:space="0" w:color="auto"/>
              <w:right w:val="single" w:sz="4" w:space="0" w:color="auto"/>
            </w:tcBorders>
            <w:shd w:val="clear" w:color="auto" w:fill="auto"/>
            <w:noWrap/>
            <w:vAlign w:val="bottom"/>
            <w:hideMark/>
          </w:tcPr>
          <w:p w14:paraId="2CD851D0" w14:textId="77777777" w:rsidR="001249C4" w:rsidRPr="00622A7F" w:rsidRDefault="001249C4" w:rsidP="003C003C">
            <w:pPr>
              <w:pStyle w:val="Titel"/>
              <w:rPr>
                <w:ins w:id="6269" w:author="Haskamp, Stefan (extern)" w:date="2022-01-15T14:21:00Z"/>
              </w:rPr>
            </w:pPr>
            <w:ins w:id="6270" w:author="Haskamp, Stefan (extern)" w:date="2022-01-15T14:21:00Z">
              <w:r w:rsidRPr="00622A7F">
                <w:t>5</w:t>
              </w:r>
            </w:ins>
          </w:p>
        </w:tc>
      </w:tr>
    </w:tbl>
    <w:p w14:paraId="56FEDED2" w14:textId="77777777" w:rsidR="001249C4" w:rsidRPr="00622A7F" w:rsidRDefault="001249C4" w:rsidP="001249C4">
      <w:pPr>
        <w:rPr>
          <w:ins w:id="6271" w:author="Haskamp, Stefan (extern)" w:date="2022-01-15T14:21:00Z"/>
          <w:rFonts w:cs="Arial"/>
        </w:rPr>
      </w:pPr>
    </w:p>
    <w:p w14:paraId="0AB6F67C" w14:textId="77777777" w:rsidR="001249C4" w:rsidRPr="00622A7F" w:rsidRDefault="001249C4" w:rsidP="001249C4">
      <w:pPr>
        <w:rPr>
          <w:ins w:id="6272" w:author="Haskamp, Stefan (extern)" w:date="2022-01-15T14:21:00Z"/>
          <w:rFonts w:cs="Arial"/>
        </w:rPr>
      </w:pPr>
      <w:ins w:id="6273" w:author="Haskamp, Stefan (extern)" w:date="2022-01-15T14:21:00Z">
        <w:r w:rsidRPr="00622A7F">
          <w:rPr>
            <w:rFonts w:cs="Arial"/>
          </w:rPr>
          <w:t>In general, three housekeeping genes were used (</w:t>
        </w:r>
        <w:r w:rsidRPr="00622A7F">
          <w:rPr>
            <w:rFonts w:cs="Arial"/>
            <w:i/>
          </w:rPr>
          <w:t>ACTB, PGK1, B2M</w:t>
        </w:r>
        <w:r w:rsidRPr="00622A7F">
          <w:rPr>
            <w:rFonts w:cs="Arial"/>
          </w:rPr>
          <w:t>). To quantify relative gene expression levels, the ΔΔC</w:t>
        </w:r>
        <w:r w:rsidRPr="00622A7F">
          <w:rPr>
            <w:rFonts w:cs="Arial"/>
            <w:vertAlign w:val="subscript"/>
          </w:rPr>
          <w:t xml:space="preserve">T </w:t>
        </w:r>
        <w:r w:rsidRPr="00622A7F">
          <w:rPr>
            <w:rFonts w:cs="Arial"/>
          </w:rPr>
          <w:t xml:space="preserve">method was used. The CT values were </w:t>
        </w:r>
        <w:r w:rsidRPr="00622A7F">
          <w:rPr>
            <w:rFonts w:cs="Arial"/>
          </w:rPr>
          <w:lastRenderedPageBreak/>
          <w:t>obtained from the software and normalized by the housekeeping genes (ΔC</w:t>
        </w:r>
        <w:r w:rsidRPr="00622A7F">
          <w:rPr>
            <w:rFonts w:cs="Arial"/>
            <w:vertAlign w:val="subscript"/>
          </w:rPr>
          <w:t>T</w:t>
        </w:r>
        <w:r w:rsidRPr="00622A7F">
          <w:rPr>
            <w:rFonts w:cs="Arial"/>
          </w:rPr>
          <w:t xml:space="preserve"> = C</w:t>
        </w:r>
        <w:r w:rsidRPr="00622A7F">
          <w:rPr>
            <w:rFonts w:cs="Arial"/>
            <w:vertAlign w:val="subscript"/>
          </w:rPr>
          <w:t xml:space="preserve">T,target </w:t>
        </w:r>
        <w:r w:rsidRPr="00622A7F">
          <w:rPr>
            <w:rFonts w:cs="Arial"/>
          </w:rPr>
          <w:t>– C</w:t>
        </w:r>
        <w:r w:rsidRPr="00622A7F">
          <w:rPr>
            <w:rFonts w:cs="Arial"/>
            <w:vertAlign w:val="subscript"/>
          </w:rPr>
          <w:t>T,housekeeping genes</w:t>
        </w:r>
        <w:r w:rsidRPr="00622A7F">
          <w:rPr>
            <w:rFonts w:cs="Arial"/>
          </w:rPr>
          <w:t>). Consequently, the fold change between the reference and the sample was determined (ΔΔC</w:t>
        </w:r>
        <w:r w:rsidRPr="00622A7F">
          <w:rPr>
            <w:rFonts w:cs="Arial"/>
            <w:vertAlign w:val="subscript"/>
          </w:rPr>
          <w:t>T</w:t>
        </w:r>
        <w:r w:rsidRPr="00622A7F">
          <w:rPr>
            <w:rFonts w:cs="Arial"/>
          </w:rPr>
          <w:t xml:space="preserve"> = ΔC</w:t>
        </w:r>
        <w:r w:rsidRPr="00622A7F">
          <w:rPr>
            <w:rFonts w:cs="Arial"/>
            <w:vertAlign w:val="subscript"/>
          </w:rPr>
          <w:t>T,sample</w:t>
        </w:r>
        <w:r w:rsidRPr="00622A7F">
          <w:rPr>
            <w:rFonts w:cs="Arial"/>
          </w:rPr>
          <w:t xml:space="preserve"> - </w:t>
        </w:r>
        <w:r w:rsidRPr="00622A7F">
          <w:rPr>
            <w:rFonts w:cs="Arial"/>
            <w:vertAlign w:val="subscript"/>
          </w:rPr>
          <w:t xml:space="preserve"> </w:t>
        </w:r>
        <w:r w:rsidRPr="00622A7F">
          <w:rPr>
            <w:rFonts w:cs="Arial"/>
          </w:rPr>
          <w:t>ΔC</w:t>
        </w:r>
        <w:r w:rsidRPr="00622A7F">
          <w:rPr>
            <w:rFonts w:cs="Arial"/>
            <w:vertAlign w:val="subscript"/>
          </w:rPr>
          <w:t>T,control</w:t>
        </w:r>
        <w:r w:rsidRPr="00622A7F">
          <w:rPr>
            <w:rFonts w:cs="Arial"/>
          </w:rPr>
          <w:t>). In order to determine the relative expression values (RQ values), the following formula was used: RQ = 2</w:t>
        </w:r>
        <w:r w:rsidRPr="00622A7F">
          <w:rPr>
            <w:rFonts w:cs="Arial"/>
            <w:vertAlign w:val="superscript"/>
          </w:rPr>
          <w:t>-ΔΔC</w:t>
        </w:r>
        <w:r w:rsidRPr="00622A7F">
          <w:rPr>
            <w:rFonts w:cs="Arial"/>
            <w:vertAlign w:val="subscript"/>
          </w:rPr>
          <w:t>T</w:t>
        </w:r>
        <w:r w:rsidRPr="00622A7F">
          <w:rPr>
            <w:rFonts w:cs="Arial"/>
          </w:rPr>
          <w:t>. The Wilcoxon T-test was used to determine</w:t>
        </w:r>
        <w:r>
          <w:rPr>
            <w:rFonts w:cs="Arial"/>
          </w:rPr>
          <w:t>,</w:t>
        </w:r>
        <w:r w:rsidRPr="00622A7F">
          <w:rPr>
            <w:rFonts w:cs="Arial"/>
          </w:rPr>
          <w:t xml:space="preserve"> if the difference was significant as a normal distribution was not assumed. </w:t>
        </w:r>
      </w:ins>
    </w:p>
    <w:p w14:paraId="281AB583" w14:textId="77777777" w:rsidR="001249C4" w:rsidRPr="00622A7F" w:rsidRDefault="001249C4" w:rsidP="001249C4">
      <w:pPr>
        <w:rPr>
          <w:ins w:id="6274" w:author="Haskamp, Stefan (extern)" w:date="2022-01-15T14:21:00Z"/>
          <w:rFonts w:cs="Arial"/>
        </w:rPr>
      </w:pPr>
    </w:p>
    <w:p w14:paraId="1D394D32" w14:textId="77777777" w:rsidR="001249C4" w:rsidRPr="00622A7F" w:rsidRDefault="001249C4">
      <w:pPr>
        <w:pStyle w:val="berschrift2"/>
        <w:rPr>
          <w:ins w:id="6275" w:author="Haskamp, Stefan (extern)" w:date="2022-01-15T14:21:00Z"/>
        </w:rPr>
        <w:pPrChange w:id="6276" w:author="Haskamp, Stefan (extern)" w:date="2022-01-15T14:28:00Z">
          <w:pPr>
            <w:pStyle w:val="berschrift3"/>
          </w:pPr>
        </w:pPrChange>
      </w:pPr>
      <w:ins w:id="6277" w:author="Haskamp, Stefan (extern)" w:date="2022-01-15T14:21:00Z">
        <w:r w:rsidRPr="00622A7F">
          <w:t>Immunophenotyping by multicolor ﬂow cytometry</w:t>
        </w:r>
      </w:ins>
    </w:p>
    <w:p w14:paraId="3A534B89" w14:textId="54E53D67" w:rsidR="001249C4" w:rsidRPr="00622A7F" w:rsidRDefault="001249C4" w:rsidP="001249C4">
      <w:pPr>
        <w:rPr>
          <w:ins w:id="6278" w:author="Haskamp, Stefan (extern)" w:date="2022-01-15T14:21:00Z"/>
          <w:rFonts w:cs="Arial"/>
        </w:rPr>
      </w:pPr>
      <w:ins w:id="6279" w:author="Haskamp, Stefan (extern)" w:date="2022-01-15T14:21:00Z">
        <w:r w:rsidRPr="00622A7F">
          <w:rPr>
            <w:rFonts w:cs="Arial"/>
          </w:rPr>
          <w:t>The frequency of multiple immune cell types were analysed in GPP patients and healthy do</w:t>
        </w:r>
        <w:r>
          <w:rPr>
            <w:rFonts w:cs="Arial"/>
          </w:rPr>
          <w:t xml:space="preserve">nors as presented in chapter </w:t>
        </w:r>
        <w:r>
          <w:rPr>
            <w:rFonts w:cs="Arial"/>
          </w:rPr>
          <w:fldChar w:fldCharType="begin"/>
        </w:r>
        <w:r>
          <w:rPr>
            <w:rFonts w:cs="Arial"/>
          </w:rPr>
          <w:instrText xml:space="preserve"> REF _Ref86316803 \r \h </w:instrText>
        </w:r>
      </w:ins>
      <w:r>
        <w:rPr>
          <w:rFonts w:cs="Arial"/>
        </w:rPr>
      </w:r>
      <w:ins w:id="6280" w:author="Haskamp, Stefan (extern)" w:date="2022-01-15T14:21:00Z">
        <w:r>
          <w:rPr>
            <w:rFonts w:cs="Arial"/>
          </w:rPr>
          <w:fldChar w:fldCharType="separate"/>
        </w:r>
      </w:ins>
      <w:r w:rsidR="002D4AD7">
        <w:rPr>
          <w:rFonts w:cs="Arial"/>
        </w:rPr>
        <w:t>4.4.1</w:t>
      </w:r>
      <w:ins w:id="6281" w:author="Haskamp, Stefan (extern)" w:date="2022-01-15T14:21:00Z">
        <w:r>
          <w:rPr>
            <w:rFonts w:cs="Arial"/>
          </w:rPr>
          <w:fldChar w:fldCharType="end"/>
        </w:r>
        <w:r>
          <w:rPr>
            <w:rFonts w:cs="Arial"/>
          </w:rPr>
          <w:t>. (</w:t>
        </w:r>
        <w:r>
          <w:rPr>
            <w:rFonts w:cs="Arial"/>
          </w:rPr>
          <w:fldChar w:fldCharType="begin"/>
        </w:r>
        <w:r>
          <w:rPr>
            <w:rFonts w:cs="Arial"/>
          </w:rPr>
          <w:instrText xml:space="preserve"> REF _Ref86164800 \h </w:instrText>
        </w:r>
      </w:ins>
      <w:r>
        <w:rPr>
          <w:rFonts w:cs="Arial"/>
        </w:rPr>
      </w:r>
      <w:ins w:id="6282" w:author="Haskamp, Stefan (extern)" w:date="2022-01-15T14:21:00Z">
        <w:r>
          <w:rPr>
            <w:rFonts w:cs="Arial"/>
          </w:rPr>
          <w:fldChar w:fldCharType="separate"/>
        </w:r>
      </w:ins>
      <w:ins w:id="6283" w:author="Haskamp, Stefan (extern)" w:date="2022-01-29T13:25:00Z">
        <w:r w:rsidR="002D4AD7" w:rsidRPr="00622A7F">
          <w:rPr>
            <w:rFonts w:cs="Arial"/>
          </w:rPr>
          <w:t xml:space="preserve">Figure </w:t>
        </w:r>
        <w:r w:rsidR="002D4AD7">
          <w:rPr>
            <w:rFonts w:cs="Arial"/>
            <w:noProof/>
          </w:rPr>
          <w:t>15</w:t>
        </w:r>
      </w:ins>
      <w:ins w:id="6284" w:author="Haskamp, Stefan (extern)" w:date="2022-01-15T14:21:00Z">
        <w:r>
          <w:rPr>
            <w:rFonts w:cs="Arial"/>
          </w:rPr>
          <w:fldChar w:fldCharType="end"/>
        </w:r>
        <w:r>
          <w:rPr>
            <w:rFonts w:cs="Arial"/>
          </w:rPr>
          <w:t>).</w:t>
        </w:r>
        <w:r w:rsidRPr="00622A7F">
          <w:rPr>
            <w:rFonts w:cs="Arial"/>
          </w:rPr>
          <w:t xml:space="preserve"> The analysis was performed by Benjamin Frey and Ina Becker (Department of Radiation Oncology, </w:t>
        </w:r>
        <w:r>
          <w:rPr>
            <w:rFonts w:cs="Arial"/>
          </w:rPr>
          <w:t xml:space="preserve">university hospital </w:t>
        </w:r>
        <w:r w:rsidRPr="00622A7F">
          <w:rPr>
            <w:rFonts w:cs="Arial"/>
          </w:rPr>
          <w:t xml:space="preserve">Erlangen). Fresh whole blood was used as sample and analysed by multicolor ﬂow cytometry as described previously </w:t>
        </w:r>
        <w:r>
          <w:rPr>
            <w:rFonts w:cs="Arial"/>
          </w:rPr>
          <w:t>{Donaubauer, 2020 #1813;Donaubauer, 2019 #1814;Ruhle, 2016 #1882}</w:t>
        </w:r>
        <w:r w:rsidRPr="00622A7F">
          <w:rPr>
            <w:rFonts w:cs="Arial"/>
          </w:rPr>
          <w:t xml:space="preserve">. Cells were then measured with Gallios flow cytometer (Beckman Coulter) and analyzed with the Kaluza software package (Beckman Coulter). </w:t>
        </w:r>
      </w:ins>
    </w:p>
    <w:p w14:paraId="28858E7A" w14:textId="74781A35" w:rsidR="001249C4" w:rsidRPr="00622A7F" w:rsidRDefault="001249C4">
      <w:pPr>
        <w:pStyle w:val="berschrift2"/>
        <w:rPr>
          <w:ins w:id="6285" w:author="Haskamp, Stefan (extern)" w:date="2022-01-15T14:21:00Z"/>
        </w:rPr>
        <w:pPrChange w:id="6286" w:author="Haskamp, Stefan (extern)" w:date="2022-01-15T14:28:00Z">
          <w:pPr>
            <w:pStyle w:val="berschrift3"/>
          </w:pPr>
        </w:pPrChange>
      </w:pPr>
      <w:ins w:id="6287" w:author="Haskamp, Stefan (extern)" w:date="2022-01-15T14:28:00Z">
        <w:r>
          <w:t xml:space="preserve">Flow Cytometry analysis of </w:t>
        </w:r>
      </w:ins>
      <w:ins w:id="6288" w:author="Haskamp, Stefan (extern)" w:date="2022-01-15T14:21:00Z">
        <w:r w:rsidRPr="00622A7F">
          <w:t>Granzyme A, Granzyme</w:t>
        </w:r>
        <w:r>
          <w:t xml:space="preserve"> </w:t>
        </w:r>
        <w:r w:rsidRPr="00622A7F">
          <w:t>K and KSP37</w:t>
        </w:r>
      </w:ins>
    </w:p>
    <w:p w14:paraId="26B7B1A4" w14:textId="77777777" w:rsidR="001249C4" w:rsidRPr="00622A7F" w:rsidRDefault="001249C4" w:rsidP="001249C4">
      <w:pPr>
        <w:rPr>
          <w:ins w:id="6289" w:author="Haskamp, Stefan (extern)" w:date="2022-01-15T14:21:00Z"/>
          <w:rFonts w:cs="Arial"/>
        </w:rPr>
      </w:pPr>
      <w:commentRangeStart w:id="6290"/>
      <w:ins w:id="6291" w:author="Haskamp, Stefan (extern)" w:date="2022-01-15T14:21:00Z">
        <w:r w:rsidRPr="00622A7F">
          <w:rPr>
            <w:rFonts w:cs="Arial"/>
          </w:rPr>
          <w:t xml:space="preserve">The analysis </w:t>
        </w:r>
        <w:commentRangeEnd w:id="6290"/>
        <w:r w:rsidRPr="00622A7F">
          <w:rPr>
            <w:rStyle w:val="Kommentarzeichen"/>
            <w:rFonts w:cs="Arial"/>
          </w:rPr>
          <w:commentReference w:id="6290"/>
        </w:r>
        <w:r w:rsidRPr="00622A7F">
          <w:rPr>
            <w:rFonts w:cs="Arial"/>
          </w:rPr>
          <w:t>was performed by Benjamin Frey and Ina Becker (Department of Radiation Oncology, Erlangen). 5*10^5 PBMCs were incubated with CD4-PerCP-CyC5.5, CD8-FITC, CD3- V450 and CD56-PerCP-CyC5.5 (all from Beckman Coulter) for 30min without light exposure followed by multiple wash cycles. Next, the cell suspension was stained with Granzyme A (Alexafluor 700), Granzyme K (PE-Cy7) and KSP37 (PE) (BioLegend, San Diego, CA, USA) using the Cyto-Fast™ Fix/</w:t>
        </w:r>
        <w:r>
          <w:rPr>
            <w:rFonts w:cs="Arial"/>
          </w:rPr>
          <w:t xml:space="preserve"> </w:t>
        </w:r>
        <w:r w:rsidRPr="00622A7F">
          <w:rPr>
            <w:rFonts w:cs="Arial"/>
          </w:rPr>
          <w:t xml:space="preserve">Perm Buffer Set (BioLegend) according to the manufacturer’s instructions. Cells were then measured with Gallios flow cytometer (Beckman Coulter) and analyzed with the Kaluza software package (Beckman Coulter). To account for batch effects, </w:t>
        </w:r>
        <w:r>
          <w:rPr>
            <w:rFonts w:cs="Arial"/>
          </w:rPr>
          <w:t>i</w:t>
        </w:r>
        <w:r w:rsidRPr="00622A7F">
          <w:rPr>
            <w:rFonts w:cs="Arial"/>
          </w:rPr>
          <w:t xml:space="preserve">ntracellular markers were analyzed in separate runs and the following cell populations were evaluated as described before </w:t>
        </w:r>
        <w:r>
          <w:rPr>
            <w:rFonts w:cs="Arial"/>
          </w:rPr>
          <w:t>{Bade, 2005 #1815}</w:t>
        </w:r>
        <w:r w:rsidRPr="00622A7F">
          <w:rPr>
            <w:rFonts w:cs="Arial"/>
          </w:rPr>
          <w:t xml:space="preserve">: CD3posCD4posCD8neg or CD3posCD4negCD8pos T cells and CD3negCD56pos NK cells. </w:t>
        </w:r>
      </w:ins>
    </w:p>
    <w:p w14:paraId="7026B9D1" w14:textId="77777777" w:rsidR="001249C4" w:rsidRPr="00622A7F" w:rsidRDefault="001249C4" w:rsidP="001249C4">
      <w:pPr>
        <w:rPr>
          <w:ins w:id="6292" w:author="Haskamp, Stefan (extern)" w:date="2022-01-15T14:21:00Z"/>
          <w:rFonts w:cs="Arial"/>
        </w:rPr>
      </w:pPr>
    </w:p>
    <w:p w14:paraId="3547ADD1" w14:textId="7605685D" w:rsidR="0045477F" w:rsidRPr="00622A7F" w:rsidRDefault="00FE4A4A">
      <w:pPr>
        <w:pStyle w:val="berschrift2"/>
        <w:pPrChange w:id="6293" w:author="Haskamp, Stefan (extern)" w:date="2022-01-15T14:28:00Z">
          <w:pPr>
            <w:pStyle w:val="berschrift3"/>
          </w:pPr>
        </w:pPrChange>
      </w:pPr>
      <w:r w:rsidRPr="00622A7F">
        <w:lastRenderedPageBreak/>
        <w:t>RNA sequencing analysis</w:t>
      </w:r>
      <w:bookmarkEnd w:id="6183"/>
      <w:r w:rsidR="0045477F" w:rsidRPr="00622A7F">
        <w:t xml:space="preserve"> </w:t>
      </w:r>
    </w:p>
    <w:p w14:paraId="1ABFF4F3" w14:textId="22EB3E0C" w:rsidR="00593F86" w:rsidRPr="00622A7F" w:rsidRDefault="007C124F" w:rsidP="00B03AF3">
      <w:pPr>
        <w:rPr>
          <w:rFonts w:cs="Arial"/>
          <w:szCs w:val="24"/>
        </w:rPr>
      </w:pPr>
      <w:r w:rsidRPr="00622A7F">
        <w:rPr>
          <w:rFonts w:cs="Arial"/>
        </w:rPr>
        <w:t>Sequencing of neutrophilic RNA was performed in three patients (</w:t>
      </w:r>
      <w:r w:rsidRPr="00622A7F">
        <w:rPr>
          <w:rFonts w:cs="Arial"/>
          <w:szCs w:val="24"/>
        </w:rPr>
        <w:t xml:space="preserve">GPP1, GPP2, GPP5) and four HDs. Additionally, this method was applied to study the transcriptome of </w:t>
      </w:r>
      <w:del w:id="6294" w:author="Hüffmeier, Ulrike" w:date="2021-10-01T12:57:00Z">
        <w:r w:rsidRPr="00622A7F" w:rsidDel="003908AB">
          <w:rPr>
            <w:rFonts w:cs="Arial"/>
            <w:szCs w:val="24"/>
          </w:rPr>
          <w:delText xml:space="preserve">Neutrophils </w:delText>
        </w:r>
      </w:del>
      <w:ins w:id="6295" w:author="Hüffmeier, Ulrike" w:date="2021-10-01T12:57:00Z">
        <w:r w:rsidR="003908AB" w:rsidRPr="00622A7F">
          <w:rPr>
            <w:rFonts w:cs="Arial"/>
            <w:szCs w:val="24"/>
          </w:rPr>
          <w:t xml:space="preserve">neutrophils </w:t>
        </w:r>
      </w:ins>
      <w:r w:rsidRPr="00622A7F">
        <w:rPr>
          <w:rFonts w:cs="Arial"/>
          <w:szCs w:val="24"/>
        </w:rPr>
        <w:t xml:space="preserve">obtained from a patient at three different time points within an acute episode. Library preparation, sequencing and primary data analysis of both experiments were performed by the NGS core facility of the institute. </w:t>
      </w:r>
      <w:r w:rsidR="00DB3582" w:rsidRPr="00622A7F">
        <w:rPr>
          <w:rFonts w:cs="Arial"/>
          <w:szCs w:val="24"/>
        </w:rPr>
        <w:t>Both experiments were performed as follow</w:t>
      </w:r>
      <w:r w:rsidR="00463FFE" w:rsidRPr="00622A7F">
        <w:rPr>
          <w:rFonts w:cs="Arial"/>
          <w:szCs w:val="24"/>
        </w:rPr>
        <w:t>s</w:t>
      </w:r>
      <w:r w:rsidR="00DB3582" w:rsidRPr="00622A7F">
        <w:rPr>
          <w:rFonts w:cs="Arial"/>
          <w:szCs w:val="24"/>
        </w:rPr>
        <w:t xml:space="preserve">: </w:t>
      </w:r>
      <w:r w:rsidR="008C41AE" w:rsidRPr="00622A7F">
        <w:rPr>
          <w:rFonts w:cs="Arial"/>
          <w:szCs w:val="24"/>
        </w:rPr>
        <w:t xml:space="preserve">The isolation of RNA from neutrophils was performed using the RNAeasy Mini kit from Qiagen. The RLT buffer was supplemented with </w:t>
      </w:r>
      <w:del w:id="6296" w:author="ulrike.hueffmeier@gmail.com" w:date="2021-11-26T19:07:00Z">
        <w:r w:rsidR="008C41AE" w:rsidRPr="00622A7F" w:rsidDel="001A2DD4">
          <w:rPr>
            <w:rFonts w:cs="Arial"/>
            <w:szCs w:val="24"/>
          </w:rPr>
          <w:delText>Beta</w:delText>
        </w:r>
      </w:del>
      <w:ins w:id="6297" w:author="ulrike.hueffmeier@gmail.com" w:date="2021-11-26T19:07:00Z">
        <w:r w:rsidR="001A2DD4">
          <w:rPr>
            <w:rFonts w:cs="Arial"/>
            <w:szCs w:val="24"/>
          </w:rPr>
          <w:t>ß</w:t>
        </w:r>
        <w:r w:rsidR="001A2DD4" w:rsidRPr="00622A7F">
          <w:rPr>
            <w:rFonts w:cs="Arial"/>
            <w:szCs w:val="24"/>
          </w:rPr>
          <w:t>eta</w:t>
        </w:r>
      </w:ins>
      <w:r w:rsidR="008C41AE" w:rsidRPr="00622A7F">
        <w:rPr>
          <w:rFonts w:cs="Arial"/>
          <w:szCs w:val="24"/>
        </w:rPr>
        <w:t xml:space="preserve">-mercaptoethanol as described </w:t>
      </w:r>
      <w:r w:rsidR="00463FFE" w:rsidRPr="00622A7F">
        <w:rPr>
          <w:rFonts w:cs="Arial"/>
          <w:szCs w:val="24"/>
        </w:rPr>
        <w:t>in the manufacturer</w:t>
      </w:r>
      <w:r w:rsidR="008C41AE" w:rsidRPr="00622A7F">
        <w:rPr>
          <w:rFonts w:cs="Arial"/>
          <w:szCs w:val="24"/>
        </w:rPr>
        <w:t>’</w:t>
      </w:r>
      <w:r w:rsidR="00463FFE" w:rsidRPr="00622A7F">
        <w:rPr>
          <w:rFonts w:cs="Arial"/>
          <w:szCs w:val="24"/>
        </w:rPr>
        <w:t>s</w:t>
      </w:r>
      <w:r w:rsidR="008C41AE" w:rsidRPr="00622A7F">
        <w:rPr>
          <w:rFonts w:cs="Arial"/>
          <w:szCs w:val="24"/>
        </w:rPr>
        <w:t xml:space="preserve"> protocol. </w:t>
      </w:r>
      <w:commentRangeStart w:id="6298"/>
      <w:r w:rsidR="008C41AE" w:rsidRPr="00622A7F">
        <w:rPr>
          <w:rFonts w:cs="Arial"/>
          <w:szCs w:val="24"/>
        </w:rPr>
        <w:t xml:space="preserve">The quality of RNA was assessed by the Agilent 2100 Bioanalyzer (Agilent, Santa Clara, CA, USA). </w:t>
      </w:r>
      <w:commentRangeEnd w:id="6298"/>
      <w:r w:rsidR="003908AB" w:rsidRPr="00622A7F">
        <w:rPr>
          <w:rStyle w:val="Kommentarzeichen"/>
          <w:rFonts w:cs="Arial"/>
        </w:rPr>
        <w:commentReference w:id="6298"/>
      </w:r>
      <w:ins w:id="6299" w:author="Stefan" w:date="2021-10-06T12:45:00Z">
        <w:r w:rsidR="00F77D53" w:rsidRPr="00622A7F">
          <w:rPr>
            <w:rFonts w:cs="Arial"/>
            <w:szCs w:val="24"/>
          </w:rPr>
          <w:t xml:space="preserve">Only RNA samples with a </w:t>
        </w:r>
      </w:ins>
      <w:ins w:id="6300" w:author="Haskamp, Stefan (extern)" w:date="2022-01-29T12:01:00Z">
        <w:r w:rsidR="00EA0C96">
          <w:rPr>
            <w:rFonts w:cs="Arial"/>
            <w:szCs w:val="24"/>
          </w:rPr>
          <w:t>RNA integrity number (</w:t>
        </w:r>
      </w:ins>
      <w:commentRangeStart w:id="6301"/>
      <w:ins w:id="6302" w:author="Stefan" w:date="2021-10-06T12:45:00Z">
        <w:r w:rsidR="00F77D53" w:rsidRPr="00622A7F">
          <w:rPr>
            <w:rFonts w:cs="Arial"/>
            <w:szCs w:val="24"/>
          </w:rPr>
          <w:t>RIN</w:t>
        </w:r>
      </w:ins>
      <w:commentRangeEnd w:id="6301"/>
      <w:r w:rsidR="00261A00">
        <w:rPr>
          <w:rStyle w:val="Kommentarzeichen"/>
        </w:rPr>
        <w:commentReference w:id="6301"/>
      </w:r>
      <w:ins w:id="6303" w:author="Haskamp, Stefan (extern)" w:date="2022-01-29T12:01:00Z">
        <w:r w:rsidR="00EA0C96">
          <w:rPr>
            <w:rFonts w:cs="Arial"/>
            <w:szCs w:val="24"/>
          </w:rPr>
          <w:t>)</w:t>
        </w:r>
      </w:ins>
      <w:ins w:id="6304" w:author="Stefan" w:date="2021-10-06T12:45:00Z">
        <w:r w:rsidR="00F77D53" w:rsidRPr="00622A7F">
          <w:rPr>
            <w:rFonts w:cs="Arial"/>
            <w:szCs w:val="24"/>
          </w:rPr>
          <w:t xml:space="preserve"> </w:t>
        </w:r>
      </w:ins>
      <w:ins w:id="6305" w:author="ulrike.hueffmeier@gmail.com" w:date="2021-11-26T19:07:00Z">
        <w:r w:rsidR="005E218A">
          <w:rPr>
            <w:rFonts w:cs="Arial"/>
            <w:szCs w:val="24"/>
          </w:rPr>
          <w:t xml:space="preserve">of </w:t>
        </w:r>
      </w:ins>
      <w:ins w:id="6306" w:author="Stefan" w:date="2021-10-06T12:45:00Z">
        <w:r w:rsidR="00F77D53" w:rsidRPr="00622A7F">
          <w:rPr>
            <w:rFonts w:cs="Arial"/>
            <w:szCs w:val="24"/>
          </w:rPr>
          <w:t>&gt;</w:t>
        </w:r>
        <w:del w:id="6307" w:author="Haskamp, Stefan (extern)" w:date="2021-10-17T15:28:00Z">
          <w:r w:rsidR="00F77D53" w:rsidRPr="00622A7F" w:rsidDel="00E70350">
            <w:rPr>
              <w:rFonts w:cs="Arial"/>
              <w:szCs w:val="24"/>
            </w:rPr>
            <w:delText>7.5</w:delText>
          </w:r>
        </w:del>
      </w:ins>
      <w:ins w:id="6308" w:author="Haskamp, Stefan (extern)" w:date="2021-10-17T15:28:00Z">
        <w:r w:rsidR="00E70350" w:rsidRPr="00622A7F">
          <w:rPr>
            <w:rFonts w:cs="Arial"/>
            <w:szCs w:val="24"/>
          </w:rPr>
          <w:t>8.0</w:t>
        </w:r>
      </w:ins>
      <w:ins w:id="6309" w:author="Stefan" w:date="2021-10-06T12:45:00Z">
        <w:r w:rsidR="00F77D53" w:rsidRPr="00622A7F">
          <w:rPr>
            <w:rFonts w:cs="Arial"/>
            <w:szCs w:val="24"/>
          </w:rPr>
          <w:t xml:space="preserve"> were considered. </w:t>
        </w:r>
      </w:ins>
      <w:r w:rsidR="008C41AE" w:rsidRPr="00622A7F">
        <w:rPr>
          <w:rFonts w:cs="Arial"/>
          <w:szCs w:val="24"/>
        </w:rPr>
        <w:t>Libraries were obtained by using 200</w:t>
      </w:r>
      <w:del w:id="6310" w:author="ulrike.hueffmeier@gmail.com" w:date="2021-11-26T19:07:00Z">
        <w:r w:rsidR="008C41AE" w:rsidRPr="00622A7F" w:rsidDel="005E218A">
          <w:rPr>
            <w:rFonts w:cs="Arial"/>
            <w:szCs w:val="24"/>
          </w:rPr>
          <w:delText xml:space="preserve"> </w:delText>
        </w:r>
      </w:del>
      <w:r w:rsidR="008C41AE" w:rsidRPr="00622A7F">
        <w:rPr>
          <w:rFonts w:cs="Arial"/>
          <w:szCs w:val="24"/>
        </w:rPr>
        <w:t>ng of neutrophilic RNA and the TruSeq Stranded mRNA Kit according to</w:t>
      </w:r>
      <w:r w:rsidR="00463FFE" w:rsidRPr="00622A7F">
        <w:rPr>
          <w:rFonts w:cs="Arial"/>
          <w:szCs w:val="24"/>
        </w:rPr>
        <w:t xml:space="preserve"> the</w:t>
      </w:r>
      <w:r w:rsidR="008C41AE" w:rsidRPr="00622A7F">
        <w:rPr>
          <w:rFonts w:cs="Arial"/>
          <w:szCs w:val="24"/>
        </w:rPr>
        <w:t xml:space="preserve"> manufacturer’s instructions (Illumina, San Diego, USA).</w:t>
      </w:r>
      <w:r w:rsidR="00593F86" w:rsidRPr="00622A7F">
        <w:rPr>
          <w:rFonts w:cs="Arial"/>
          <w:szCs w:val="24"/>
        </w:rPr>
        <w:t xml:space="preserve"> </w:t>
      </w:r>
      <w:r w:rsidR="008C41AE" w:rsidRPr="00622A7F">
        <w:rPr>
          <w:rFonts w:cs="Arial"/>
          <w:szCs w:val="24"/>
        </w:rPr>
        <w:t xml:space="preserve">Libraries were sequenced on a HiSeq-2500 platform (Illumina) as 100 bp single-end reads to a depth of at least 40 million reads. </w:t>
      </w:r>
      <w:r w:rsidR="00593F86" w:rsidRPr="00622A7F">
        <w:rPr>
          <w:rFonts w:cs="Arial"/>
          <w:szCs w:val="24"/>
        </w:rPr>
        <w:t xml:space="preserve">Obtained reads were converted in the FASTQ format and the Illumina adapter sequences of reads were masked by </w:t>
      </w:r>
      <w:r w:rsidR="00593F86" w:rsidRPr="005E218A">
        <w:rPr>
          <w:rFonts w:cs="Arial"/>
          <w:i/>
          <w:iCs/>
          <w:szCs w:val="24"/>
          <w:rPrChange w:id="6311" w:author="ulrike.hueffmeier@gmail.com" w:date="2021-11-26T19:08:00Z">
            <w:rPr>
              <w:rFonts w:cs="Arial"/>
              <w:szCs w:val="24"/>
            </w:rPr>
          </w:rPrChange>
        </w:rPr>
        <w:t>bcl2fastq v2.17.1.14</w:t>
      </w:r>
      <w:r w:rsidR="00593F86" w:rsidRPr="00622A7F">
        <w:rPr>
          <w:rFonts w:cs="Arial"/>
          <w:szCs w:val="24"/>
        </w:rPr>
        <w:t xml:space="preserve"> (Illumina). Reads which contain</w:t>
      </w:r>
      <w:ins w:id="6312" w:author="ulrike.hueffmeier@gmail.com" w:date="2021-11-26T19:08:00Z">
        <w:r w:rsidR="005E218A">
          <w:rPr>
            <w:rFonts w:cs="Arial"/>
            <w:szCs w:val="24"/>
          </w:rPr>
          <w:t>ed</w:t>
        </w:r>
      </w:ins>
      <w:r w:rsidR="00593F86" w:rsidRPr="00622A7F">
        <w:rPr>
          <w:rFonts w:cs="Arial"/>
          <w:szCs w:val="24"/>
        </w:rPr>
        <w:t xml:space="preserve"> more than 50% of masked bases were removed </w:t>
      </w:r>
      <w:del w:id="6313" w:author="ulrike.hueffmeier@gmail.com" w:date="2021-11-26T19:08:00Z">
        <w:r w:rsidR="00593F86" w:rsidRPr="00622A7F" w:rsidDel="005E218A">
          <w:rPr>
            <w:rFonts w:cs="Arial"/>
            <w:szCs w:val="24"/>
          </w:rPr>
          <w:delText xml:space="preserve">by </w:delText>
        </w:r>
      </w:del>
      <w:ins w:id="6314" w:author="ulrike.hueffmeier@gmail.com" w:date="2021-11-26T19:08:00Z">
        <w:r w:rsidR="005E218A">
          <w:rPr>
            <w:rFonts w:cs="Arial"/>
            <w:szCs w:val="24"/>
          </w:rPr>
          <w:t>using</w:t>
        </w:r>
        <w:r w:rsidR="005E218A" w:rsidRPr="00622A7F">
          <w:rPr>
            <w:rFonts w:cs="Arial"/>
            <w:szCs w:val="24"/>
          </w:rPr>
          <w:t xml:space="preserve"> </w:t>
        </w:r>
      </w:ins>
      <w:r w:rsidR="00593F86" w:rsidRPr="005E218A">
        <w:rPr>
          <w:rFonts w:cs="Arial"/>
          <w:szCs w:val="24"/>
        </w:rPr>
        <w:t>fqtrim v0.9.5</w:t>
      </w:r>
      <w:r w:rsidR="00593F86" w:rsidRPr="00622A7F">
        <w:rPr>
          <w:rFonts w:cs="Arial"/>
          <w:szCs w:val="24"/>
        </w:rPr>
        <w:t xml:space="preserve">. </w:t>
      </w:r>
    </w:p>
    <w:p w14:paraId="57FFD3F2" w14:textId="194224D0" w:rsidR="00593F86" w:rsidRPr="00622A7F" w:rsidRDefault="00593F86" w:rsidP="00B03AF3">
      <w:pPr>
        <w:rPr>
          <w:rFonts w:cs="Arial"/>
          <w:szCs w:val="24"/>
        </w:rPr>
      </w:pPr>
      <w:r w:rsidRPr="00622A7F">
        <w:rPr>
          <w:rFonts w:cs="Arial"/>
          <w:szCs w:val="24"/>
        </w:rPr>
        <w:t>For the first experiment, mapping of reads to the Homo sapiens reference transcriptome based on GRCh37</w:t>
      </w:r>
      <w:ins w:id="6315" w:author="Hüffmeier, Ulrike" w:date="2021-10-01T12:59:00Z">
        <w:r w:rsidR="003908AB" w:rsidRPr="00622A7F">
          <w:rPr>
            <w:rFonts w:cs="Arial"/>
            <w:szCs w:val="24"/>
          </w:rPr>
          <w:t>/ hg19</w:t>
        </w:r>
      </w:ins>
      <w:r w:rsidRPr="00622A7F">
        <w:rPr>
          <w:rFonts w:cs="Arial"/>
          <w:szCs w:val="24"/>
        </w:rPr>
        <w:t xml:space="preserve"> and the </w:t>
      </w:r>
      <w:del w:id="6316" w:author="Hüffmeier, Ulrike" w:date="2021-10-01T13:00:00Z">
        <w:r w:rsidRPr="00622A7F" w:rsidDel="003908AB">
          <w:rPr>
            <w:rFonts w:cs="Arial"/>
            <w:szCs w:val="24"/>
          </w:rPr>
          <w:delText xml:space="preserve">Ensembl </w:delText>
        </w:r>
      </w:del>
      <w:ins w:id="6317" w:author="Hüffmeier, Ulrike" w:date="2021-10-01T13:00:00Z">
        <w:r w:rsidR="003908AB" w:rsidRPr="00622A7F">
          <w:rPr>
            <w:rFonts w:cs="Arial"/>
            <w:szCs w:val="24"/>
          </w:rPr>
          <w:t xml:space="preserve">ENSEMBL </w:t>
        </w:r>
      </w:ins>
      <w:r w:rsidRPr="00622A7F">
        <w:rPr>
          <w:rFonts w:cs="Arial"/>
          <w:szCs w:val="24"/>
        </w:rPr>
        <w:t xml:space="preserve">gene annotation 99 </w:t>
      </w:r>
      <w:r w:rsidR="00463FFE" w:rsidRPr="00622A7F">
        <w:rPr>
          <w:rFonts w:cs="Arial"/>
          <w:szCs w:val="24"/>
        </w:rPr>
        <w:t>was</w:t>
      </w:r>
      <w:r w:rsidRPr="00622A7F">
        <w:rPr>
          <w:rFonts w:cs="Arial"/>
          <w:szCs w:val="24"/>
        </w:rPr>
        <w:t xml:space="preserve"> performed using Salmon v1.1.0.</w:t>
      </w:r>
    </w:p>
    <w:p w14:paraId="764B2187" w14:textId="5AAEADB4" w:rsidR="003B6FCD" w:rsidRPr="00622A7F" w:rsidRDefault="00593F86" w:rsidP="00B03AF3">
      <w:pPr>
        <w:rPr>
          <w:rFonts w:cs="Arial"/>
          <w:szCs w:val="24"/>
        </w:rPr>
      </w:pPr>
      <w:commentRangeStart w:id="6318"/>
      <w:r w:rsidRPr="00622A7F">
        <w:rPr>
          <w:rFonts w:cs="Arial"/>
          <w:szCs w:val="24"/>
        </w:rPr>
        <w:t>For the second experiment, the reads were additionally filtered using</w:t>
      </w:r>
      <w:ins w:id="6319" w:author="Haskamp, Stefan (extern)" w:date="2022-01-29T12:02:00Z">
        <w:r w:rsidR="00EA0C96">
          <w:rPr>
            <w:rFonts w:cs="Arial"/>
            <w:szCs w:val="24"/>
          </w:rPr>
          <w:t xml:space="preserve"> </w:t>
        </w:r>
      </w:ins>
      <w:del w:id="6320" w:author="Haskamp, Stefan (extern)" w:date="2022-01-29T12:11:00Z">
        <w:r w:rsidRPr="00622A7F" w:rsidDel="00EA5A37">
          <w:rPr>
            <w:rFonts w:cs="Arial"/>
            <w:szCs w:val="24"/>
          </w:rPr>
          <w:delText xml:space="preserve"> </w:delText>
        </w:r>
      </w:del>
      <w:r w:rsidRPr="005E218A">
        <w:rPr>
          <w:rFonts w:cs="Arial"/>
          <w:i/>
          <w:iCs/>
          <w:szCs w:val="24"/>
          <w:rPrChange w:id="6321" w:author="ulrike.hueffmeier@gmail.com" w:date="2021-11-26T19:11:00Z">
            <w:rPr>
              <w:rFonts w:cs="Arial"/>
              <w:szCs w:val="24"/>
            </w:rPr>
          </w:rPrChange>
        </w:rPr>
        <w:t xml:space="preserve">BWA 0.7.14-r1136 </w:t>
      </w:r>
      <w:ins w:id="6322" w:author="Haskamp, Stefan (extern)" w:date="2022-01-29T12:11:00Z">
        <w:r w:rsidR="00EA5A37" w:rsidRPr="00EA5A37">
          <w:rPr>
            <w:rFonts w:cs="Arial"/>
            <w:iCs/>
            <w:szCs w:val="24"/>
            <w:rPrChange w:id="6323" w:author="Haskamp, Stefan (extern)" w:date="2022-01-29T12:12:00Z">
              <w:rPr>
                <w:rFonts w:cs="Arial"/>
                <w:i/>
                <w:iCs/>
                <w:szCs w:val="24"/>
              </w:rPr>
            </w:rPrChange>
          </w:rPr>
          <w:t>(</w:t>
        </w:r>
      </w:ins>
      <w:ins w:id="6324" w:author="Haskamp, Stefan (extern)" w:date="2022-01-29T12:12:00Z">
        <w:r w:rsidR="00EA5A37" w:rsidRPr="00EA5A37">
          <w:rPr>
            <w:rPrChange w:id="6325" w:author="Haskamp, Stefan (extern)" w:date="2022-01-29T12:12:00Z">
              <w:rPr>
                <w:rStyle w:val="Hyperlink"/>
                <w:rFonts w:cs="Arial"/>
                <w:i/>
                <w:iCs/>
                <w:szCs w:val="24"/>
              </w:rPr>
            </w:rPrChange>
          </w:rPr>
          <w:t>https://github.com/lh3/bwa</w:t>
        </w:r>
      </w:ins>
      <w:ins w:id="6326" w:author="Haskamp, Stefan (extern)" w:date="2022-01-29T12:11:00Z">
        <w:r w:rsidR="00EA5A37" w:rsidRPr="00EA5A37">
          <w:rPr>
            <w:rFonts w:cs="Arial"/>
            <w:iCs/>
            <w:szCs w:val="24"/>
            <w:rPrChange w:id="6327" w:author="Haskamp, Stefan (extern)" w:date="2022-01-29T12:12:00Z">
              <w:rPr>
                <w:rFonts w:cs="Arial"/>
                <w:i/>
                <w:iCs/>
                <w:szCs w:val="24"/>
              </w:rPr>
            </w:rPrChange>
          </w:rPr>
          <w:t>)</w:t>
        </w:r>
        <w:r w:rsidR="00EA5A37">
          <w:rPr>
            <w:rFonts w:cs="Arial"/>
            <w:i/>
            <w:iCs/>
            <w:szCs w:val="24"/>
          </w:rPr>
          <w:t xml:space="preserve"> </w:t>
        </w:r>
      </w:ins>
      <w:r w:rsidRPr="00622A7F">
        <w:rPr>
          <w:rFonts w:cs="Arial"/>
          <w:szCs w:val="24"/>
        </w:rPr>
        <w:t xml:space="preserve">with the aim to exclude unwanted RNA </w:t>
      </w:r>
      <w:ins w:id="6328" w:author="ulrike.hueffmeier@gmail.com" w:date="2021-11-26T19:11:00Z">
        <w:r w:rsidR="005E218A">
          <w:rPr>
            <w:rFonts w:cs="Arial"/>
            <w:szCs w:val="24"/>
          </w:rPr>
          <w:t xml:space="preserve">subtypes </w:t>
        </w:r>
      </w:ins>
      <w:r w:rsidRPr="00622A7F">
        <w:rPr>
          <w:rFonts w:cs="Arial"/>
          <w:szCs w:val="24"/>
        </w:rPr>
        <w:t>(tRNA, rRNA)</w:t>
      </w:r>
      <w:ins w:id="6329" w:author="Haskamp, Stefan (extern)" w:date="2022-01-29T12:06:00Z">
        <w:r w:rsidR="00EA0C96">
          <w:rPr>
            <w:rFonts w:cs="Arial"/>
            <w:szCs w:val="24"/>
          </w:rPr>
          <w:t xml:space="preserve"> </w:t>
        </w:r>
      </w:ins>
      <w:r w:rsidR="00EA5A37">
        <w:rPr>
          <w:rFonts w:cs="Arial"/>
          <w:szCs w:val="24"/>
        </w:rPr>
        <w:t>{Li, 2010 #1912}</w:t>
      </w:r>
      <w:r w:rsidRPr="00622A7F">
        <w:rPr>
          <w:rFonts w:cs="Arial"/>
          <w:szCs w:val="24"/>
        </w:rPr>
        <w:t xml:space="preserve">. </w:t>
      </w:r>
      <w:r w:rsidR="003B6FCD" w:rsidRPr="00622A7F">
        <w:rPr>
          <w:rFonts w:cs="Arial"/>
          <w:szCs w:val="24"/>
        </w:rPr>
        <w:t>Next, the reads were mapped to the GRCh37</w:t>
      </w:r>
      <w:r w:rsidR="003B6FCD" w:rsidRPr="00622A7F" w:rsidDel="005403B7">
        <w:rPr>
          <w:rFonts w:cs="Arial"/>
          <w:szCs w:val="24"/>
        </w:rPr>
        <w:t xml:space="preserve"> </w:t>
      </w:r>
      <w:r w:rsidR="003B6FCD" w:rsidRPr="00622A7F">
        <w:rPr>
          <w:rFonts w:cs="Arial"/>
          <w:szCs w:val="24"/>
        </w:rPr>
        <w:t xml:space="preserve">reference genome (Ensembl gene annotation 99) </w:t>
      </w:r>
      <w:del w:id="6330" w:author="ulrike.hueffmeier@gmail.com" w:date="2021-11-26T19:12:00Z">
        <w:r w:rsidR="003B6FCD" w:rsidRPr="00622A7F" w:rsidDel="005E218A">
          <w:rPr>
            <w:rFonts w:cs="Arial"/>
            <w:szCs w:val="24"/>
          </w:rPr>
          <w:delText xml:space="preserve">with </w:delText>
        </w:r>
      </w:del>
      <w:ins w:id="6331" w:author="ulrike.hueffmeier@gmail.com" w:date="2021-11-26T19:12:00Z">
        <w:r w:rsidR="005E218A">
          <w:rPr>
            <w:rFonts w:cs="Arial"/>
            <w:szCs w:val="24"/>
          </w:rPr>
          <w:t xml:space="preserve">using </w:t>
        </w:r>
      </w:ins>
      <w:r w:rsidR="003B6FCD" w:rsidRPr="00622A7F">
        <w:rPr>
          <w:rFonts w:cs="Arial"/>
          <w:szCs w:val="24"/>
        </w:rPr>
        <w:t>STAR (version 2.6.1c</w:t>
      </w:r>
      <w:ins w:id="6332" w:author="Haskamp, Stefan (extern)" w:date="2022-01-29T12:09:00Z">
        <w:r w:rsidR="00EA0C96">
          <w:rPr>
            <w:rFonts w:cs="Arial"/>
            <w:szCs w:val="24"/>
          </w:rPr>
          <w:t xml:space="preserve">, </w:t>
        </w:r>
        <w:r w:rsidR="00EA0C96" w:rsidRPr="00EA0C96">
          <w:rPr>
            <w:rFonts w:cs="Arial"/>
            <w:szCs w:val="24"/>
          </w:rPr>
          <w:t>https://github.com/alexdobin/STAR</w:t>
        </w:r>
      </w:ins>
      <w:r w:rsidR="003B6FCD" w:rsidRPr="00622A7F">
        <w:rPr>
          <w:rFonts w:cs="Arial"/>
          <w:szCs w:val="24"/>
        </w:rPr>
        <w:t>)</w:t>
      </w:r>
      <w:ins w:id="6333" w:author="Haskamp, Stefan (extern)" w:date="2022-01-29T12:13:00Z">
        <w:r w:rsidR="00EA5A37">
          <w:rPr>
            <w:rFonts w:cs="Arial"/>
            <w:szCs w:val="24"/>
          </w:rPr>
          <w:t xml:space="preserve"> </w:t>
        </w:r>
      </w:ins>
      <w:r w:rsidR="00EA5A37">
        <w:rPr>
          <w:rFonts w:cs="Arial"/>
          <w:szCs w:val="24"/>
        </w:rPr>
        <w:t>{Dobin, 2013 #1406}</w:t>
      </w:r>
      <w:r w:rsidR="003B6FCD" w:rsidRPr="00622A7F">
        <w:rPr>
          <w:rFonts w:cs="Arial"/>
          <w:szCs w:val="24"/>
        </w:rPr>
        <w:t xml:space="preserve">. The mapped ones were quantified as reads per gene. The reads of exons shared between multiple genes were omitted using subread featureCounts v1.6.1. Subsequently, </w:t>
      </w:r>
      <w:del w:id="6334" w:author="ulrike.hueffmeier@gmail.com" w:date="2021-11-26T19:13:00Z">
        <w:r w:rsidR="003B6FCD" w:rsidRPr="00622A7F" w:rsidDel="00DC499D">
          <w:rPr>
            <w:rFonts w:cs="Arial"/>
            <w:szCs w:val="24"/>
          </w:rPr>
          <w:delText>differentially expressed genes</w:delText>
        </w:r>
      </w:del>
      <w:ins w:id="6335" w:author="ulrike.hueffmeier@gmail.com" w:date="2021-11-26T19:13:00Z">
        <w:r w:rsidR="00DC499D">
          <w:rPr>
            <w:rFonts w:cs="Arial"/>
            <w:szCs w:val="24"/>
          </w:rPr>
          <w:t>DEGs</w:t>
        </w:r>
      </w:ins>
      <w:r w:rsidR="003B6FCD" w:rsidRPr="00622A7F">
        <w:rPr>
          <w:rFonts w:cs="Arial"/>
          <w:szCs w:val="24"/>
        </w:rPr>
        <w:t xml:space="preserve"> were calculated using a negative binomial model executed in DESeq2 v1.30.1</w:t>
      </w:r>
      <w:ins w:id="6336" w:author="Haskamp, Stefan (extern)" w:date="2022-01-29T12:15:00Z">
        <w:r w:rsidR="00EA5A37">
          <w:rPr>
            <w:rFonts w:cs="Arial"/>
            <w:szCs w:val="24"/>
          </w:rPr>
          <w:t xml:space="preserve"> (</w:t>
        </w:r>
        <w:r w:rsidR="00EA5A37" w:rsidRPr="00EA5A37">
          <w:rPr>
            <w:rFonts w:cs="Arial"/>
            <w:szCs w:val="24"/>
          </w:rPr>
          <w:t>https://bioconductor.org/packages/release/bioc/html/DESeq2.html</w:t>
        </w:r>
        <w:r w:rsidR="00EA5A37">
          <w:rPr>
            <w:rFonts w:cs="Arial"/>
            <w:szCs w:val="24"/>
          </w:rPr>
          <w:t>)</w:t>
        </w:r>
      </w:ins>
      <w:r w:rsidR="003B6FCD" w:rsidRPr="00622A7F">
        <w:rPr>
          <w:rFonts w:cs="Arial"/>
          <w:szCs w:val="24"/>
        </w:rPr>
        <w:t xml:space="preserve"> under R v4.0.4</w:t>
      </w:r>
      <w:ins w:id="6337" w:author="Haskamp, Stefan (extern)" w:date="2022-01-29T12:14:00Z">
        <w:r w:rsidR="00EA5A37">
          <w:rPr>
            <w:rFonts w:cs="Arial"/>
            <w:szCs w:val="24"/>
          </w:rPr>
          <w:t xml:space="preserve"> </w:t>
        </w:r>
      </w:ins>
      <w:r w:rsidR="00EA5A37">
        <w:rPr>
          <w:rFonts w:cs="Arial"/>
          <w:szCs w:val="24"/>
        </w:rPr>
        <w:t>{Love, 2014 #1404</w:t>
      </w:r>
      <w:del w:id="6338" w:author="Haskamp, Stefan (extern)" w:date="2022-01-29T12:16:00Z">
        <w:r w:rsidR="00EA5A37" w:rsidDel="00EA5A37">
          <w:rPr>
            <w:rFonts w:cs="Arial"/>
            <w:szCs w:val="24"/>
          </w:rPr>
          <w:delText>{</w:delText>
        </w:r>
      </w:del>
      <w:ins w:id="6339" w:author="Haskamp, Stefan (extern)" w:date="2022-01-29T12:16:00Z">
        <w:r w:rsidR="00EA5A37">
          <w:rPr>
            <w:rFonts w:cs="Arial"/>
            <w:szCs w:val="24"/>
          </w:rPr>
          <w:t>;</w:t>
        </w:r>
      </w:ins>
      <w:r w:rsidR="00EA5A37">
        <w:rPr>
          <w:rFonts w:cs="Arial"/>
          <w:szCs w:val="24"/>
        </w:rPr>
        <w:t>R-Core-Team, 2013 #963</w:t>
      </w:r>
      <w:del w:id="6340" w:author="Haskamp, Stefan (extern)" w:date="2022-01-29T12:16:00Z">
        <w:r w:rsidR="00EA5A37" w:rsidDel="00EA5A37">
          <w:rPr>
            <w:rFonts w:cs="Arial"/>
            <w:szCs w:val="24"/>
          </w:rPr>
          <w:delText>}</w:delText>
        </w:r>
      </w:del>
      <w:r w:rsidR="00EA5A37">
        <w:rPr>
          <w:rFonts w:cs="Arial"/>
          <w:szCs w:val="24"/>
        </w:rPr>
        <w:t>}</w:t>
      </w:r>
      <w:r w:rsidR="003B6FCD" w:rsidRPr="00622A7F">
        <w:rPr>
          <w:rFonts w:cs="Arial"/>
          <w:szCs w:val="24"/>
        </w:rPr>
        <w:t xml:space="preserve">. To account for multiple </w:t>
      </w:r>
      <w:r w:rsidR="00463FFE" w:rsidRPr="00622A7F">
        <w:rPr>
          <w:rFonts w:cs="Arial"/>
          <w:szCs w:val="24"/>
        </w:rPr>
        <w:t>comparisons</w:t>
      </w:r>
      <w:r w:rsidR="003B6FCD" w:rsidRPr="00622A7F">
        <w:rPr>
          <w:rFonts w:cs="Arial"/>
          <w:szCs w:val="24"/>
        </w:rPr>
        <w:t xml:space="preserve">, the p-values of the significance tests were corrected (Benjamini-Hochberg). </w:t>
      </w:r>
      <w:commentRangeEnd w:id="6318"/>
      <w:r w:rsidR="005E218A">
        <w:rPr>
          <w:rStyle w:val="Kommentarzeichen"/>
        </w:rPr>
        <w:commentReference w:id="6318"/>
      </w:r>
    </w:p>
    <w:p w14:paraId="42E443E5" w14:textId="2891C538" w:rsidR="00884595" w:rsidRPr="00622A7F" w:rsidRDefault="00884595" w:rsidP="00B03AF3">
      <w:pPr>
        <w:rPr>
          <w:rFonts w:cs="Arial"/>
          <w:szCs w:val="24"/>
        </w:rPr>
      </w:pPr>
      <w:r w:rsidRPr="00622A7F">
        <w:rPr>
          <w:rFonts w:cs="Arial"/>
          <w:szCs w:val="24"/>
        </w:rPr>
        <w:t xml:space="preserve">For the second </w:t>
      </w:r>
      <w:r w:rsidR="00531B58" w:rsidRPr="00622A7F">
        <w:rPr>
          <w:rFonts w:cs="Arial"/>
          <w:szCs w:val="24"/>
        </w:rPr>
        <w:t>experiment</w:t>
      </w:r>
      <w:r w:rsidRPr="00622A7F">
        <w:rPr>
          <w:rFonts w:cs="Arial"/>
          <w:szCs w:val="24"/>
        </w:rPr>
        <w:t xml:space="preserve">, the genes with </w:t>
      </w:r>
      <w:del w:id="6341" w:author="ulrike.hueffmeier@gmail.com" w:date="2021-11-26T19:13:00Z">
        <w:r w:rsidRPr="00622A7F" w:rsidDel="00DC499D">
          <w:rPr>
            <w:rFonts w:cs="Arial"/>
            <w:szCs w:val="24"/>
          </w:rPr>
          <w:delText xml:space="preserve">changed </w:delText>
        </w:r>
      </w:del>
      <w:ins w:id="6342" w:author="ulrike.hueffmeier@gmail.com" w:date="2021-11-26T19:13:00Z">
        <w:r w:rsidR="00DC499D">
          <w:rPr>
            <w:rFonts w:cs="Arial"/>
            <w:szCs w:val="24"/>
          </w:rPr>
          <w:t>alterations of</w:t>
        </w:r>
        <w:r w:rsidR="00DC499D" w:rsidRPr="00622A7F">
          <w:rPr>
            <w:rFonts w:cs="Arial"/>
            <w:szCs w:val="24"/>
          </w:rPr>
          <w:t xml:space="preserve"> </w:t>
        </w:r>
      </w:ins>
      <w:r w:rsidRPr="00622A7F">
        <w:rPr>
          <w:rFonts w:cs="Arial"/>
          <w:szCs w:val="24"/>
        </w:rPr>
        <w:t xml:space="preserve">expression </w:t>
      </w:r>
      <w:del w:id="6343" w:author="ulrike.hueffmeier@gmail.com" w:date="2021-11-26T19:13:00Z">
        <w:r w:rsidRPr="00622A7F" w:rsidDel="00DC499D">
          <w:rPr>
            <w:rFonts w:cs="Arial"/>
            <w:szCs w:val="24"/>
          </w:rPr>
          <w:delText xml:space="preserve">within </w:delText>
        </w:r>
      </w:del>
      <w:ins w:id="6344" w:author="ulrike.hueffmeier@gmail.com" w:date="2021-11-26T19:14:00Z">
        <w:r w:rsidR="00DC499D">
          <w:rPr>
            <w:rFonts w:cs="Arial"/>
            <w:szCs w:val="24"/>
          </w:rPr>
          <w:t>throughout</w:t>
        </w:r>
      </w:ins>
      <w:ins w:id="6345" w:author="ulrike.hueffmeier@gmail.com" w:date="2021-11-26T19:13:00Z">
        <w:r w:rsidR="00DC499D">
          <w:rPr>
            <w:rFonts w:cs="Arial"/>
            <w:szCs w:val="24"/>
          </w:rPr>
          <w:t xml:space="preserve"> </w:t>
        </w:r>
      </w:ins>
      <w:r w:rsidRPr="00622A7F">
        <w:rPr>
          <w:rFonts w:cs="Arial"/>
          <w:szCs w:val="24"/>
        </w:rPr>
        <w:t>the acute episode were calculated by a linear model</w:t>
      </w:r>
      <w:r w:rsidR="00531B58" w:rsidRPr="00622A7F">
        <w:rPr>
          <w:rFonts w:cs="Arial"/>
          <w:szCs w:val="24"/>
        </w:rPr>
        <w:t xml:space="preserve"> for each gene</w:t>
      </w:r>
      <w:r w:rsidRPr="00622A7F">
        <w:rPr>
          <w:rFonts w:cs="Arial"/>
          <w:szCs w:val="24"/>
        </w:rPr>
        <w:t xml:space="preserve">. Those genes with an absolute slope above 0.7 were considered </w:t>
      </w:r>
      <w:r w:rsidR="00531B58" w:rsidRPr="00622A7F">
        <w:rPr>
          <w:rFonts w:cs="Arial"/>
          <w:szCs w:val="24"/>
        </w:rPr>
        <w:t>significant (</w:t>
      </w:r>
      <w:r w:rsidR="00531B58" w:rsidRPr="00622A7F">
        <w:rPr>
          <w:rFonts w:cs="Arial"/>
          <w:szCs w:val="24"/>
        </w:rPr>
        <w:fldChar w:fldCharType="begin"/>
      </w:r>
      <w:r w:rsidR="00531B58" w:rsidRPr="00622A7F">
        <w:rPr>
          <w:rFonts w:cs="Arial"/>
          <w:szCs w:val="24"/>
        </w:rPr>
        <w:instrText xml:space="preserve"> REF _Ref72937273 \h </w:instrText>
      </w:r>
      <w:r w:rsidR="00622A7F">
        <w:rPr>
          <w:rFonts w:cs="Arial"/>
          <w:szCs w:val="24"/>
        </w:rPr>
        <w:instrText xml:space="preserve"> \* MERGEFORMAT </w:instrText>
      </w:r>
      <w:r w:rsidR="00531B58" w:rsidRPr="00622A7F">
        <w:rPr>
          <w:rFonts w:cs="Arial"/>
          <w:szCs w:val="24"/>
        </w:rPr>
      </w:r>
      <w:r w:rsidR="00531B58" w:rsidRPr="00622A7F">
        <w:rPr>
          <w:rFonts w:cs="Arial"/>
          <w:szCs w:val="24"/>
        </w:rPr>
        <w:fldChar w:fldCharType="separate"/>
      </w:r>
      <w:ins w:id="6346" w:author="Haskamp, Stefan (extern)" w:date="2022-01-29T13:25:00Z">
        <w:r w:rsidR="002D4AD7" w:rsidRPr="00622A7F">
          <w:rPr>
            <w:rFonts w:cs="Arial"/>
          </w:rPr>
          <w:t xml:space="preserve">Figure </w:t>
        </w:r>
        <w:r w:rsidR="002D4AD7">
          <w:rPr>
            <w:rFonts w:cs="Arial"/>
            <w:noProof/>
          </w:rPr>
          <w:t>33</w:t>
        </w:r>
      </w:ins>
      <w:r w:rsidR="00531B58" w:rsidRPr="00622A7F">
        <w:rPr>
          <w:rFonts w:cs="Arial"/>
          <w:szCs w:val="24"/>
        </w:rPr>
        <w:fldChar w:fldCharType="end"/>
      </w:r>
      <w:r w:rsidR="00531B58" w:rsidRPr="00622A7F">
        <w:rPr>
          <w:rFonts w:cs="Arial"/>
          <w:szCs w:val="24"/>
        </w:rPr>
        <w:t xml:space="preserve">). </w:t>
      </w:r>
      <w:r w:rsidRPr="00622A7F">
        <w:rPr>
          <w:rFonts w:cs="Arial"/>
          <w:szCs w:val="24"/>
        </w:rPr>
        <w:t>Pathway analysis was performed as indicated for scRNAseq analysis.</w:t>
      </w:r>
    </w:p>
    <w:p w14:paraId="2886C557" w14:textId="77777777" w:rsidR="00531B58" w:rsidRPr="00622A7F" w:rsidRDefault="00382E14" w:rsidP="00531B58">
      <w:pPr>
        <w:keepNext/>
        <w:rPr>
          <w:rFonts w:cs="Arial"/>
        </w:rPr>
      </w:pPr>
      <w:r>
        <w:rPr>
          <w:rFonts w:cs="Arial"/>
          <w:szCs w:val="24"/>
        </w:rPr>
        <w:pict w14:anchorId="36E5000F">
          <v:shape id="_x0000_i1052" type="#_x0000_t75" style="width:240.2pt;height:165.9pt">
            <v:imagedata r:id="rId57" o:title="figureM&amp;M2"/>
          </v:shape>
        </w:pict>
      </w:r>
    </w:p>
    <w:p w14:paraId="00A75C96" w14:textId="0B0B34DD" w:rsidR="00884595" w:rsidRPr="00622A7F" w:rsidRDefault="00531B58" w:rsidP="00531B58">
      <w:pPr>
        <w:pStyle w:val="Beschriftung"/>
        <w:rPr>
          <w:rFonts w:cs="Arial"/>
        </w:rPr>
      </w:pPr>
      <w:bookmarkStart w:id="6347" w:name="_Ref72937273"/>
      <w:bookmarkStart w:id="6348" w:name="_Toc94355250"/>
      <w:r w:rsidRPr="00622A7F">
        <w:rPr>
          <w:rFonts w:cs="Arial"/>
        </w:rPr>
        <w:t xml:space="preserve">Figure </w:t>
      </w:r>
      <w:r w:rsidRPr="00622A7F">
        <w:rPr>
          <w:rFonts w:cs="Arial"/>
        </w:rPr>
        <w:fldChar w:fldCharType="begin"/>
      </w:r>
      <w:r w:rsidRPr="00622A7F">
        <w:rPr>
          <w:rFonts w:cs="Arial"/>
        </w:rPr>
        <w:instrText xml:space="preserve"> SEQ Figure \* ARABIC </w:instrText>
      </w:r>
      <w:r w:rsidRPr="00622A7F">
        <w:rPr>
          <w:rFonts w:cs="Arial"/>
        </w:rPr>
        <w:fldChar w:fldCharType="separate"/>
      </w:r>
      <w:r w:rsidR="002D4AD7">
        <w:rPr>
          <w:rFonts w:cs="Arial"/>
          <w:noProof/>
        </w:rPr>
        <w:t>33</w:t>
      </w:r>
      <w:r w:rsidRPr="00622A7F">
        <w:rPr>
          <w:rFonts w:cs="Arial"/>
        </w:rPr>
        <w:fldChar w:fldCharType="end"/>
      </w:r>
      <w:bookmarkEnd w:id="6347"/>
      <w:r w:rsidRPr="00622A7F">
        <w:rPr>
          <w:rFonts w:cs="Arial"/>
        </w:rPr>
        <w:t>: Distribution of</w:t>
      </w:r>
      <w:r w:rsidR="00463FFE" w:rsidRPr="00622A7F">
        <w:rPr>
          <w:rFonts w:cs="Arial"/>
        </w:rPr>
        <w:t xml:space="preserve"> the absolute slope of the gene-</w:t>
      </w:r>
      <w:r w:rsidRPr="00622A7F">
        <w:rPr>
          <w:rFonts w:cs="Arial"/>
        </w:rPr>
        <w:t>wise fitted linear models.</w:t>
      </w:r>
      <w:bookmarkEnd w:id="6348"/>
    </w:p>
    <w:p w14:paraId="2549492E" w14:textId="77777777" w:rsidR="00531B58" w:rsidRPr="00622A7F" w:rsidRDefault="00531B58" w:rsidP="00531B58">
      <w:pPr>
        <w:rPr>
          <w:rFonts w:cs="Arial"/>
        </w:rPr>
      </w:pPr>
    </w:p>
    <w:p w14:paraId="6D9B6AFE" w14:textId="1C317516" w:rsidR="00FE4A4A" w:rsidRPr="00622A7F" w:rsidDel="001249C4" w:rsidRDefault="0045477F" w:rsidP="0045477F">
      <w:pPr>
        <w:pStyle w:val="berschrift2"/>
        <w:rPr>
          <w:del w:id="6349" w:author="Haskamp, Stefan (extern)" w:date="2022-01-15T14:17:00Z"/>
          <w:rFonts w:cs="Arial"/>
        </w:rPr>
      </w:pPr>
      <w:bookmarkStart w:id="6350" w:name="_Toc91488933"/>
      <w:del w:id="6351" w:author="Haskamp, Stefan (extern)" w:date="2022-01-15T14:17:00Z">
        <w:r w:rsidRPr="00622A7F" w:rsidDel="001249C4">
          <w:rPr>
            <w:rFonts w:cs="Arial"/>
          </w:rPr>
          <w:delText xml:space="preserve">Genotyping of </w:delText>
        </w:r>
        <w:r w:rsidRPr="00622A7F" w:rsidDel="001249C4">
          <w:rPr>
            <w:rFonts w:cs="Arial"/>
            <w:i/>
          </w:rPr>
          <w:delText>MPO</w:delText>
        </w:r>
        <w:r w:rsidRPr="00622A7F" w:rsidDel="001249C4">
          <w:rPr>
            <w:rFonts w:cs="Arial"/>
          </w:rPr>
          <w:delText xml:space="preserve"> variants</w:delText>
        </w:r>
        <w:bookmarkEnd w:id="6350"/>
        <w:r w:rsidRPr="00622A7F" w:rsidDel="001249C4">
          <w:rPr>
            <w:rFonts w:cs="Arial"/>
          </w:rPr>
          <w:delText xml:space="preserve"> </w:delText>
        </w:r>
      </w:del>
    </w:p>
    <w:p w14:paraId="5693E33B" w14:textId="5A9AADA9" w:rsidR="00D42A3B" w:rsidRPr="00622A7F" w:rsidDel="001249C4" w:rsidRDefault="00463FFE" w:rsidP="00531B58">
      <w:pPr>
        <w:rPr>
          <w:del w:id="6352" w:author="Haskamp, Stefan (extern)" w:date="2022-01-15T14:17:00Z"/>
          <w:rFonts w:cs="Arial"/>
          <w:szCs w:val="24"/>
        </w:rPr>
      </w:pPr>
      <w:del w:id="6353" w:author="Haskamp, Stefan (extern)" w:date="2022-01-15T14:17:00Z">
        <w:r w:rsidRPr="00622A7F" w:rsidDel="001249C4">
          <w:rPr>
            <w:rFonts w:cs="Arial"/>
          </w:rPr>
          <w:delText xml:space="preserve">The work in the wet </w:delText>
        </w:r>
        <w:r w:rsidR="00D42A3B" w:rsidRPr="00622A7F" w:rsidDel="001249C4">
          <w:rPr>
            <w:rFonts w:cs="Arial"/>
          </w:rPr>
          <w:delText xml:space="preserve">lab was performed by Joseph Simon Horowitz under </w:delText>
        </w:r>
        <w:r w:rsidRPr="00622A7F" w:rsidDel="001249C4">
          <w:rPr>
            <w:rFonts w:cs="Arial"/>
          </w:rPr>
          <w:delText xml:space="preserve">the </w:delText>
        </w:r>
        <w:r w:rsidR="00D42A3B" w:rsidRPr="00622A7F" w:rsidDel="001249C4">
          <w:rPr>
            <w:rFonts w:cs="Arial"/>
          </w:rPr>
          <w:delText>supervision of Sabine Loehr</w:delText>
        </w:r>
      </w:del>
      <w:ins w:id="6354" w:author="Hüffmeier, Ulrike" w:date="2021-10-01T13:07:00Z">
        <w:del w:id="6355" w:author="Haskamp, Stefan (extern)" w:date="2022-01-15T14:17:00Z">
          <w:r w:rsidR="001930F1" w:rsidRPr="00622A7F" w:rsidDel="001249C4">
            <w:rPr>
              <w:rFonts w:cs="Arial"/>
            </w:rPr>
            <w:delText>Löhr</w:delText>
          </w:r>
        </w:del>
      </w:ins>
      <w:del w:id="6356" w:author="Haskamp, Stefan (extern)" w:date="2022-01-15T14:17:00Z">
        <w:r w:rsidR="00D42A3B" w:rsidRPr="00622A7F" w:rsidDel="001249C4">
          <w:rPr>
            <w:rFonts w:cs="Arial"/>
          </w:rPr>
          <w:delText xml:space="preserve">. In order to genotype 3,663 individuals (1,105 PsV, 1,313 PsA, 271 PPP, 52 SAPHO syndrome and 922 control individuals) for seven functionally relevant </w:delText>
        </w:r>
        <w:r w:rsidR="00D42A3B" w:rsidRPr="00622A7F" w:rsidDel="001249C4">
          <w:rPr>
            <w:rFonts w:cs="Arial"/>
            <w:i/>
          </w:rPr>
          <w:delText>MPO</w:delText>
        </w:r>
        <w:r w:rsidR="00D42A3B" w:rsidRPr="00622A7F" w:rsidDel="001249C4">
          <w:rPr>
            <w:rFonts w:cs="Arial"/>
          </w:rPr>
          <w:delText xml:space="preserve"> variants, the methods </w:delText>
        </w:r>
      </w:del>
      <w:ins w:id="6357" w:author="ulrike.hueffmeier@gmail.com" w:date="2021-11-26T19:15:00Z">
        <w:del w:id="6358" w:author="Haskamp, Stefan (extern)" w:date="2022-01-15T14:17:00Z">
          <w:r w:rsidR="00DC499D" w:rsidDel="001249C4">
            <w:rPr>
              <w:rFonts w:cs="Arial"/>
            </w:rPr>
            <w:delText xml:space="preserve">of </w:delText>
          </w:r>
        </w:del>
      </w:ins>
      <w:del w:id="6359" w:author="Haskamp, Stefan (extern)" w:date="2022-01-15T14:17:00Z">
        <w:r w:rsidR="00D42A3B" w:rsidRPr="00622A7F" w:rsidDel="001249C4">
          <w:rPr>
            <w:rFonts w:cs="Arial"/>
            <w:szCs w:val="24"/>
          </w:rPr>
          <w:delText xml:space="preserve">single </w:delText>
        </w:r>
      </w:del>
      <w:ins w:id="6360" w:author="ulrike.hueffmeier@gmail.com" w:date="2021-11-26T19:15:00Z">
        <w:del w:id="6361" w:author="Haskamp, Stefan (extern)" w:date="2022-01-15T14:17:00Z">
          <w:r w:rsidR="00DC499D" w:rsidDel="001249C4">
            <w:rPr>
              <w:rFonts w:cs="Arial"/>
              <w:szCs w:val="24"/>
            </w:rPr>
            <w:delText xml:space="preserve">SNP genotyping assays based on </w:delText>
          </w:r>
        </w:del>
      </w:ins>
      <w:del w:id="6362" w:author="Haskamp, Stefan (extern)" w:date="2022-01-15T14:17:00Z">
        <w:r w:rsidR="00D42A3B" w:rsidRPr="00622A7F" w:rsidDel="001249C4">
          <w:rPr>
            <w:rFonts w:cs="Arial"/>
            <w:szCs w:val="24"/>
          </w:rPr>
          <w:delText xml:space="preserve">TaqMan </w:delText>
        </w:r>
      </w:del>
      <w:ins w:id="6363" w:author="ulrike.hueffmeier@gmail.com" w:date="2021-11-26T19:15:00Z">
        <w:del w:id="6364" w:author="Haskamp, Stefan (extern)" w:date="2022-01-15T14:17:00Z">
          <w:r w:rsidR="00DC499D" w:rsidDel="001249C4">
            <w:rPr>
              <w:rFonts w:cs="Arial"/>
              <w:szCs w:val="24"/>
            </w:rPr>
            <w:delText>technology</w:delText>
          </w:r>
        </w:del>
      </w:ins>
      <w:del w:id="6365" w:author="Haskamp, Stefan (extern)" w:date="2022-01-15T14:17:00Z">
        <w:r w:rsidR="00D42A3B" w:rsidRPr="00622A7F" w:rsidDel="001249C4">
          <w:rPr>
            <w:rFonts w:cs="Arial"/>
            <w:szCs w:val="24"/>
          </w:rPr>
          <w:delText>genotyping assays,</w:delText>
        </w:r>
      </w:del>
      <w:ins w:id="6366" w:author="ulrike.hueffmeier@gmail.com" w:date="2021-11-26T19:15:00Z">
        <w:del w:id="6367" w:author="Haskamp, Stefan (extern)" w:date="2022-01-15T14:17:00Z">
          <w:r w:rsidR="00DC499D" w:rsidDel="001249C4">
            <w:rPr>
              <w:rFonts w:cs="Arial"/>
              <w:szCs w:val="24"/>
            </w:rPr>
            <w:delText xml:space="preserve"> SNP genotyping</w:delText>
          </w:r>
        </w:del>
      </w:ins>
      <w:del w:id="6368" w:author="Haskamp, Stefan (extern)" w:date="2022-01-15T14:17:00Z">
        <w:r w:rsidR="00D42A3B" w:rsidRPr="00622A7F" w:rsidDel="001249C4">
          <w:rPr>
            <w:rFonts w:cs="Arial"/>
            <w:szCs w:val="24"/>
          </w:rPr>
          <w:delText xml:space="preserve"> microarrays </w:delText>
        </w:r>
      </w:del>
      <w:ins w:id="6369" w:author="ulrike.hueffmeier@gmail.com" w:date="2021-11-26T19:54:00Z">
        <w:del w:id="6370" w:author="Haskamp, Stefan (extern)" w:date="2022-01-15T14:17:00Z">
          <w:r w:rsidR="00882C35" w:rsidDel="001249C4">
            <w:rPr>
              <w:rFonts w:cs="Arial"/>
              <w:szCs w:val="24"/>
            </w:rPr>
            <w:delText xml:space="preserve">(NAME DES ARRAYS) </w:delText>
          </w:r>
        </w:del>
      </w:ins>
      <w:del w:id="6371" w:author="Haskamp, Stefan (extern)" w:date="2022-01-15T14:17:00Z">
        <w:r w:rsidR="00D42A3B" w:rsidRPr="00622A7F" w:rsidDel="001249C4">
          <w:rPr>
            <w:rFonts w:cs="Arial"/>
            <w:szCs w:val="24"/>
          </w:rPr>
          <w:delText xml:space="preserve">and Sanger sequencing were used. </w:delText>
        </w:r>
      </w:del>
    </w:p>
    <w:p w14:paraId="59B7A4E5" w14:textId="4BA4E1B6" w:rsidR="0066461B" w:rsidRPr="00622A7F" w:rsidDel="001249C4" w:rsidRDefault="001454C4" w:rsidP="0066461B">
      <w:pPr>
        <w:rPr>
          <w:del w:id="6372" w:author="Haskamp, Stefan (extern)" w:date="2022-01-15T14:17:00Z"/>
          <w:rFonts w:cs="Arial"/>
          <w:szCs w:val="24"/>
        </w:rPr>
      </w:pPr>
      <w:del w:id="6373" w:author="Haskamp, Stefan (extern)" w:date="2022-01-15T14:17:00Z">
        <w:r w:rsidRPr="00622A7F" w:rsidDel="001249C4">
          <w:rPr>
            <w:rFonts w:cs="Arial"/>
            <w:szCs w:val="24"/>
          </w:rPr>
          <w:delText>F</w:delText>
        </w:r>
        <w:r w:rsidR="00D42A3B" w:rsidRPr="00622A7F" w:rsidDel="001249C4">
          <w:rPr>
            <w:rFonts w:cs="Arial"/>
            <w:szCs w:val="24"/>
          </w:rPr>
          <w:delText xml:space="preserve">our variants </w:delText>
        </w:r>
        <w:r w:rsidRPr="00622A7F" w:rsidDel="001249C4">
          <w:rPr>
            <w:rFonts w:cs="Arial"/>
            <w:szCs w:val="24"/>
          </w:rPr>
          <w:delText>(</w:delText>
        </w:r>
        <w:r w:rsidR="00D42A3B" w:rsidRPr="00622A7F" w:rsidDel="001249C4">
          <w:rPr>
            <w:rFonts w:cs="Arial"/>
            <w:szCs w:val="24"/>
          </w:rPr>
          <w:delText>c.752T&gt;C/p.(Met251Thr), c.995C&gt;T/p.(Ala332Val), c.1555_1568del/p.(Met519Profs*21), c.2031-2A&gt;C/r.[2030_2031ins[2031-109_2031-1],2030_2031ins[2030+1_2031-1]</w:delText>
        </w:r>
        <w:r w:rsidRPr="00622A7F" w:rsidDel="001249C4">
          <w:rPr>
            <w:rFonts w:cs="Arial"/>
            <w:szCs w:val="24"/>
          </w:rPr>
          <w:delText xml:space="preserve">) were genotyped by </w:delText>
        </w:r>
        <w:r w:rsidR="00D42A3B" w:rsidRPr="00622A7F" w:rsidDel="001249C4">
          <w:rPr>
            <w:rFonts w:cs="Arial"/>
            <w:szCs w:val="24"/>
          </w:rPr>
          <w:delText>using predesigned TaqMan assays (n=3) or a self-designed assay (</w:delText>
        </w:r>
        <w:r w:rsidRPr="00622A7F" w:rsidDel="001249C4">
          <w:rPr>
            <w:rFonts w:cs="Arial"/>
            <w:szCs w:val="24"/>
          </w:rPr>
          <w:fldChar w:fldCharType="begin"/>
        </w:r>
        <w:r w:rsidRPr="00622A7F" w:rsidDel="001249C4">
          <w:rPr>
            <w:rFonts w:cs="Arial"/>
            <w:szCs w:val="24"/>
          </w:rPr>
          <w:delInstrText xml:space="preserve"> REF _Ref72939143 \h </w:delInstrText>
        </w:r>
        <w:r w:rsidR="00622A7F" w:rsidDel="001249C4">
          <w:rPr>
            <w:rFonts w:cs="Arial"/>
            <w:szCs w:val="24"/>
          </w:rPr>
          <w:delInstrText xml:space="preserve"> \* MERGEFORMAT </w:delInstrText>
        </w:r>
        <w:r w:rsidRPr="00622A7F" w:rsidDel="001249C4">
          <w:rPr>
            <w:rFonts w:cs="Arial"/>
            <w:szCs w:val="24"/>
          </w:rPr>
        </w:r>
        <w:r w:rsidRPr="00622A7F" w:rsidDel="001249C4">
          <w:rPr>
            <w:rFonts w:cs="Arial"/>
            <w:szCs w:val="24"/>
          </w:rPr>
          <w:fldChar w:fldCharType="separate"/>
        </w:r>
      </w:del>
      <w:ins w:id="6374" w:author="Haskamp, Stefan" w:date="2021-12-30T18:41:00Z">
        <w:del w:id="6375" w:author="Haskamp, Stefan (extern)" w:date="2022-01-15T14:17:00Z">
          <w:r w:rsidR="00030D93" w:rsidRPr="00622A7F" w:rsidDel="001249C4">
            <w:rPr>
              <w:rFonts w:cs="Arial"/>
            </w:rPr>
            <w:delText xml:space="preserve">Table </w:delText>
          </w:r>
          <w:r w:rsidR="00030D93" w:rsidDel="001249C4">
            <w:rPr>
              <w:rFonts w:cs="Arial"/>
              <w:noProof/>
            </w:rPr>
            <w:delText>24</w:delText>
          </w:r>
        </w:del>
      </w:ins>
      <w:del w:id="6376" w:author="Haskamp, Stefan (extern)" w:date="2022-01-15T14:17:00Z">
        <w:r w:rsidR="00A53077" w:rsidRPr="00622A7F" w:rsidDel="001249C4">
          <w:rPr>
            <w:rFonts w:cs="Arial"/>
          </w:rPr>
          <w:delText xml:space="preserve">Table </w:delText>
        </w:r>
        <w:r w:rsidR="00A53077" w:rsidDel="001249C4">
          <w:rPr>
            <w:rFonts w:cs="Arial"/>
            <w:noProof/>
          </w:rPr>
          <w:delText>24</w:delText>
        </w:r>
        <w:r w:rsidRPr="00622A7F" w:rsidDel="001249C4">
          <w:rPr>
            <w:rFonts w:cs="Arial"/>
            <w:szCs w:val="24"/>
          </w:rPr>
          <w:fldChar w:fldCharType="end"/>
        </w:r>
        <w:r w:rsidR="00D42A3B" w:rsidRPr="00622A7F" w:rsidDel="001249C4">
          <w:rPr>
            <w:rFonts w:cs="Arial"/>
            <w:szCs w:val="24"/>
          </w:rPr>
          <w:delText>) (Life Technologies</w:delText>
        </w:r>
      </w:del>
      <w:ins w:id="6377" w:author="Stefan" w:date="2021-10-07T16:10:00Z">
        <w:del w:id="6378" w:author="Haskamp, Stefan (extern)" w:date="2022-01-15T14:17:00Z">
          <w:r w:rsidR="00155456" w:rsidRPr="00622A7F" w:rsidDel="001249C4">
            <w:rPr>
              <w:rFonts w:cs="Arial"/>
              <w:szCs w:val="24"/>
            </w:rPr>
            <w:delText>Life Technologies (Thermo Fisher Scientific)</w:delText>
          </w:r>
        </w:del>
      </w:ins>
      <w:del w:id="6379" w:author="Haskamp, Stefan (extern)" w:date="2022-01-15T14:17:00Z">
        <w:r w:rsidR="00D42A3B" w:rsidRPr="00622A7F" w:rsidDel="001249C4">
          <w:rPr>
            <w:rFonts w:cs="Arial"/>
            <w:szCs w:val="24"/>
          </w:rPr>
          <w:delText xml:space="preserve">, Carlsbad, CA, </w:delText>
        </w:r>
        <w:r w:rsidRPr="00622A7F" w:rsidDel="001249C4">
          <w:rPr>
            <w:rFonts w:cs="Arial"/>
            <w:szCs w:val="24"/>
          </w:rPr>
          <w:delText>USA</w:delText>
        </w:r>
        <w:r w:rsidR="00D42A3B" w:rsidRPr="00622A7F" w:rsidDel="001249C4">
          <w:rPr>
            <w:rFonts w:cs="Arial"/>
            <w:szCs w:val="24"/>
          </w:rPr>
          <w:delText>)</w:delText>
        </w:r>
        <w:r w:rsidRPr="00622A7F" w:rsidDel="001249C4">
          <w:rPr>
            <w:rFonts w:cs="Arial"/>
            <w:szCs w:val="24"/>
          </w:rPr>
          <w:delText xml:space="preserve"> with 20 ng of genomic DNA as a template in a 5 </w:delText>
        </w:r>
        <w:r w:rsidR="00BA5B09" w:rsidRPr="00622A7F" w:rsidDel="001249C4">
          <w:rPr>
            <w:rFonts w:cs="Arial"/>
            <w:szCs w:val="24"/>
          </w:rPr>
          <w:delText>µ</w:delText>
        </w:r>
        <w:commentRangeStart w:id="6380"/>
        <w:commentRangeStart w:id="6381"/>
        <w:r w:rsidRPr="00622A7F" w:rsidDel="001249C4">
          <w:rPr>
            <w:rFonts w:cs="Arial"/>
            <w:szCs w:val="24"/>
          </w:rPr>
          <w:delText>l</w:delText>
        </w:r>
        <w:commentRangeEnd w:id="6380"/>
        <w:r w:rsidR="001930F1" w:rsidRPr="00622A7F" w:rsidDel="001249C4">
          <w:rPr>
            <w:rStyle w:val="Kommentarzeichen"/>
            <w:rFonts w:cs="Arial"/>
          </w:rPr>
          <w:commentReference w:id="6380"/>
        </w:r>
        <w:commentRangeEnd w:id="6381"/>
        <w:r w:rsidR="00DC499D" w:rsidDel="001249C4">
          <w:rPr>
            <w:rStyle w:val="Kommentarzeichen"/>
          </w:rPr>
          <w:commentReference w:id="6381"/>
        </w:r>
        <w:r w:rsidRPr="00622A7F" w:rsidDel="001249C4">
          <w:rPr>
            <w:rFonts w:cs="Arial"/>
            <w:szCs w:val="24"/>
          </w:rPr>
          <w:delText xml:space="preserve"> Taqman reaction. </w:delText>
        </w:r>
        <w:commentRangeStart w:id="6382"/>
        <w:r w:rsidRPr="00622A7F" w:rsidDel="001249C4">
          <w:rPr>
            <w:rFonts w:cs="Arial"/>
            <w:szCs w:val="24"/>
          </w:rPr>
          <w:delText>For detection</w:delText>
        </w:r>
        <w:commentRangeEnd w:id="6382"/>
        <w:r w:rsidR="00DC499D" w:rsidDel="001249C4">
          <w:rPr>
            <w:rStyle w:val="Kommentarzeichen"/>
          </w:rPr>
          <w:commentReference w:id="6382"/>
        </w:r>
        <w:r w:rsidRPr="00622A7F" w:rsidDel="001249C4">
          <w:rPr>
            <w:rFonts w:cs="Arial"/>
            <w:szCs w:val="24"/>
          </w:rPr>
          <w:delText xml:space="preserve">, </w:delText>
        </w:r>
        <w:commentRangeStart w:id="6383"/>
        <w:r w:rsidRPr="00622A7F" w:rsidDel="001249C4">
          <w:rPr>
            <w:rFonts w:cs="Arial"/>
            <w:szCs w:val="24"/>
          </w:rPr>
          <w:delText>the 7900HT sequence detection system</w:delText>
        </w:r>
        <w:commentRangeEnd w:id="6383"/>
        <w:r w:rsidR="00DC499D" w:rsidDel="001249C4">
          <w:rPr>
            <w:rStyle w:val="Kommentarzeichen"/>
          </w:rPr>
          <w:commentReference w:id="6383"/>
        </w:r>
        <w:r w:rsidRPr="00622A7F" w:rsidDel="001249C4">
          <w:rPr>
            <w:rFonts w:cs="Arial"/>
            <w:szCs w:val="24"/>
          </w:rPr>
          <w:delText xml:space="preserve"> (Applied Biosystems</w:delText>
        </w:r>
      </w:del>
      <w:ins w:id="6384" w:author="Stefan" w:date="2021-10-07T16:22:00Z">
        <w:del w:id="6385" w:author="Haskamp, Stefan (extern)" w:date="2022-01-15T14:17:00Z">
          <w:r w:rsidR="005D6231" w:rsidRPr="00622A7F" w:rsidDel="001249C4">
            <w:rPr>
              <w:rFonts w:cs="Arial"/>
              <w:szCs w:val="24"/>
            </w:rPr>
            <w:delText>Applied Biosystems (Thermo Fisher Scientific)</w:delText>
          </w:r>
        </w:del>
      </w:ins>
      <w:del w:id="6386" w:author="Haskamp, Stefan (extern)" w:date="2022-01-15T14:17:00Z">
        <w:r w:rsidRPr="00622A7F" w:rsidDel="001249C4">
          <w:rPr>
            <w:rFonts w:cs="Arial"/>
            <w:szCs w:val="24"/>
          </w:rPr>
          <w:delText>, Foster City, California, USA)</w:delText>
        </w:r>
        <w:r w:rsidR="00D42A3B" w:rsidRPr="00622A7F" w:rsidDel="001249C4">
          <w:rPr>
            <w:rFonts w:cs="Arial"/>
            <w:szCs w:val="24"/>
          </w:rPr>
          <w:delText xml:space="preserve"> </w:delText>
        </w:r>
        <w:r w:rsidRPr="00622A7F" w:rsidDel="001249C4">
          <w:rPr>
            <w:rFonts w:cs="Arial"/>
            <w:szCs w:val="24"/>
          </w:rPr>
          <w:delText>was used.</w:delText>
        </w:r>
        <w:r w:rsidR="00C429B1" w:rsidRPr="00622A7F" w:rsidDel="001249C4">
          <w:rPr>
            <w:rFonts w:cs="Arial"/>
            <w:szCs w:val="24"/>
          </w:rPr>
          <w:delText xml:space="preserve"> DNA of four GPP patient</w:delText>
        </w:r>
        <w:r w:rsidR="00D24D40" w:rsidRPr="00622A7F" w:rsidDel="001249C4">
          <w:rPr>
            <w:rFonts w:cs="Arial"/>
            <w:szCs w:val="24"/>
          </w:rPr>
          <w:delText>s</w:delText>
        </w:r>
        <w:r w:rsidR="00C429B1" w:rsidRPr="00622A7F" w:rsidDel="001249C4">
          <w:rPr>
            <w:rFonts w:cs="Arial"/>
            <w:szCs w:val="24"/>
          </w:rPr>
          <w:delText xml:space="preserve"> with the corresponding variant in </w:delText>
        </w:r>
        <w:r w:rsidR="00C429B1" w:rsidRPr="00622A7F" w:rsidDel="001249C4">
          <w:rPr>
            <w:rFonts w:cs="Arial"/>
            <w:i/>
            <w:szCs w:val="24"/>
          </w:rPr>
          <w:delText>MPO</w:delText>
        </w:r>
        <w:r w:rsidR="00C429B1" w:rsidRPr="00622A7F" w:rsidDel="001249C4">
          <w:rPr>
            <w:rFonts w:cs="Arial"/>
            <w:szCs w:val="24"/>
          </w:rPr>
          <w:delText xml:space="preserve"> were used</w:delText>
        </w:r>
        <w:r w:rsidR="00D24D40" w:rsidRPr="00622A7F" w:rsidDel="001249C4">
          <w:rPr>
            <w:rFonts w:cs="Arial"/>
            <w:szCs w:val="24"/>
          </w:rPr>
          <w:delText xml:space="preserve"> as positive controls</w:delText>
        </w:r>
        <w:r w:rsidR="00C429B1" w:rsidRPr="00622A7F" w:rsidDel="001249C4">
          <w:rPr>
            <w:rFonts w:cs="Arial"/>
            <w:szCs w:val="24"/>
          </w:rPr>
          <w:delText xml:space="preserve">. </w:delText>
        </w:r>
        <w:r w:rsidR="00F665C5" w:rsidRPr="00622A7F" w:rsidDel="001249C4">
          <w:rPr>
            <w:rFonts w:cs="Arial"/>
            <w:szCs w:val="24"/>
          </w:rPr>
          <w:delText>G</w:delText>
        </w:r>
        <w:r w:rsidR="00C429B1" w:rsidRPr="00622A7F" w:rsidDel="001249C4">
          <w:rPr>
            <w:rFonts w:cs="Arial"/>
            <w:szCs w:val="24"/>
          </w:rPr>
          <w:delText>enotypes</w:delText>
        </w:r>
        <w:r w:rsidR="00F665C5" w:rsidRPr="00622A7F" w:rsidDel="001249C4">
          <w:rPr>
            <w:rFonts w:cs="Arial"/>
            <w:szCs w:val="24"/>
          </w:rPr>
          <w:delText xml:space="preserve"> that defy interpretation</w:delText>
        </w:r>
        <w:r w:rsidR="00C429B1" w:rsidRPr="00622A7F" w:rsidDel="001249C4">
          <w:rPr>
            <w:rFonts w:cs="Arial"/>
            <w:szCs w:val="24"/>
          </w:rPr>
          <w:delText xml:space="preserve"> were sequenced by Sanger sequencing. Consequently, the genotyping rate was 100%. </w:delText>
        </w:r>
      </w:del>
    </w:p>
    <w:p w14:paraId="37C40002" w14:textId="09006D4D" w:rsidR="00F665C5" w:rsidRPr="00622A7F" w:rsidDel="001249C4" w:rsidRDefault="00F665C5" w:rsidP="00F665C5">
      <w:pPr>
        <w:pStyle w:val="Beschriftung"/>
        <w:keepNext/>
        <w:rPr>
          <w:del w:id="6387" w:author="Haskamp, Stefan (extern)" w:date="2022-01-15T14:17:00Z"/>
          <w:rFonts w:cs="Arial"/>
        </w:rPr>
      </w:pPr>
      <w:bookmarkStart w:id="6388" w:name="_Ref72939143"/>
      <w:del w:id="6389" w:author="Haskamp, Stefan (extern)" w:date="2022-01-15T14:17:00Z">
        <w:r w:rsidRPr="00622A7F" w:rsidDel="001249C4">
          <w:rPr>
            <w:rFonts w:cs="Arial"/>
          </w:rPr>
          <w:delText xml:space="preserve">Table </w:delText>
        </w:r>
        <w:r w:rsidRPr="00622A7F" w:rsidDel="001249C4">
          <w:rPr>
            <w:rFonts w:cs="Arial"/>
          </w:rPr>
          <w:fldChar w:fldCharType="begin"/>
        </w:r>
        <w:r w:rsidRPr="00622A7F" w:rsidDel="001249C4">
          <w:rPr>
            <w:rFonts w:cs="Arial"/>
          </w:rPr>
          <w:delInstrText xml:space="preserve"> SEQ Table \* ARABIC </w:delInstrText>
        </w:r>
        <w:r w:rsidRPr="00622A7F" w:rsidDel="001249C4">
          <w:rPr>
            <w:rFonts w:cs="Arial"/>
          </w:rPr>
          <w:fldChar w:fldCharType="separate"/>
        </w:r>
        <w:r w:rsidR="00030D93" w:rsidDel="001249C4">
          <w:rPr>
            <w:rFonts w:cs="Arial"/>
            <w:noProof/>
          </w:rPr>
          <w:delText>24</w:delText>
        </w:r>
        <w:r w:rsidRPr="00622A7F" w:rsidDel="001249C4">
          <w:rPr>
            <w:rFonts w:cs="Arial"/>
          </w:rPr>
          <w:fldChar w:fldCharType="end"/>
        </w:r>
        <w:bookmarkEnd w:id="6388"/>
        <w:r w:rsidRPr="00622A7F" w:rsidDel="001249C4">
          <w:rPr>
            <w:rFonts w:cs="Arial"/>
          </w:rPr>
          <w:delText>: Description of three predesigned and one self-designed Taqman genotyping assays</w:delText>
        </w:r>
      </w:del>
    </w:p>
    <w:tbl>
      <w:tblPr>
        <w:tblW w:w="9227" w:type="dxa"/>
        <w:tblCellMar>
          <w:left w:w="70" w:type="dxa"/>
          <w:right w:w="70" w:type="dxa"/>
        </w:tblCellMar>
        <w:tblLook w:val="04A0" w:firstRow="1" w:lastRow="0" w:firstColumn="1" w:lastColumn="0" w:noHBand="0" w:noVBand="1"/>
        <w:tblPrChange w:id="6390" w:author="Stefan" w:date="2021-10-15T10:53:00Z">
          <w:tblPr>
            <w:tblW w:w="9067" w:type="dxa"/>
            <w:tblCellMar>
              <w:left w:w="70" w:type="dxa"/>
              <w:right w:w="70" w:type="dxa"/>
            </w:tblCellMar>
            <w:tblLook w:val="04A0" w:firstRow="1" w:lastRow="0" w:firstColumn="1" w:lastColumn="0" w:noHBand="0" w:noVBand="1"/>
          </w:tblPr>
        </w:tblPrChange>
      </w:tblPr>
      <w:tblGrid>
        <w:gridCol w:w="1542"/>
        <w:gridCol w:w="2441"/>
        <w:gridCol w:w="5244"/>
        <w:tblGridChange w:id="6391">
          <w:tblGrid>
            <w:gridCol w:w="1542"/>
            <w:gridCol w:w="2281"/>
            <w:gridCol w:w="5244"/>
          </w:tblGrid>
        </w:tblGridChange>
      </w:tblGrid>
      <w:tr w:rsidR="00F665C5" w:rsidRPr="00622A7F" w:rsidDel="001249C4" w14:paraId="4D1AF83B" w14:textId="7491DCD2" w:rsidTr="00620CC0">
        <w:trPr>
          <w:trHeight w:val="315"/>
          <w:del w:id="6392" w:author="Haskamp, Stefan (extern)" w:date="2022-01-15T14:17:00Z"/>
          <w:trPrChange w:id="6393" w:author="Stefan" w:date="2021-10-15T10:53:00Z">
            <w:trPr>
              <w:trHeight w:val="315"/>
            </w:trPr>
          </w:trPrChange>
        </w:trPr>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hideMark/>
            <w:tcPrChange w:id="6394" w:author="Stefan" w:date="2021-10-15T10:53:00Z">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7541163A" w14:textId="127393CD" w:rsidR="00F665C5" w:rsidRPr="00622A7F" w:rsidDel="001249C4" w:rsidRDefault="00F665C5">
            <w:pPr>
              <w:rPr>
                <w:del w:id="6395" w:author="Haskamp, Stefan (extern)" w:date="2022-01-15T14:17:00Z"/>
                <w:b/>
                <w:rPrChange w:id="6396" w:author="Stefan" w:date="2021-10-15T10:53:00Z">
                  <w:rPr>
                    <w:del w:id="6397" w:author="Haskamp, Stefan (extern)" w:date="2022-01-15T14:17:00Z"/>
                  </w:rPr>
                </w:rPrChange>
              </w:rPr>
              <w:pPrChange w:id="6398" w:author="Stefan" w:date="2021-10-15T10:53:00Z">
                <w:pPr>
                  <w:spacing w:after="0" w:line="240" w:lineRule="auto"/>
                  <w:jc w:val="center"/>
                </w:pPr>
              </w:pPrChange>
            </w:pPr>
            <w:del w:id="6399" w:author="Haskamp, Stefan (extern)" w:date="2022-01-15T14:17:00Z">
              <w:r w:rsidRPr="00622A7F" w:rsidDel="001249C4">
                <w:rPr>
                  <w:b/>
                  <w:rPrChange w:id="6400" w:author="Stefan" w:date="2021-10-15T10:53:00Z">
                    <w:rPr/>
                  </w:rPrChange>
                </w:rPr>
                <w:delText>rsID</w:delText>
              </w:r>
            </w:del>
          </w:p>
        </w:tc>
        <w:tc>
          <w:tcPr>
            <w:tcW w:w="2441" w:type="dxa"/>
            <w:tcBorders>
              <w:top w:val="single" w:sz="4" w:space="0" w:color="auto"/>
              <w:left w:val="nil"/>
              <w:bottom w:val="single" w:sz="4" w:space="0" w:color="auto"/>
              <w:right w:val="single" w:sz="4" w:space="0" w:color="auto"/>
            </w:tcBorders>
            <w:shd w:val="clear" w:color="auto" w:fill="auto"/>
            <w:noWrap/>
            <w:vAlign w:val="center"/>
            <w:hideMark/>
            <w:tcPrChange w:id="6401" w:author="Stefan" w:date="2021-10-15T10:53:00Z">
              <w:tcPr>
                <w:tcW w:w="2281" w:type="dxa"/>
                <w:tcBorders>
                  <w:top w:val="single" w:sz="4" w:space="0" w:color="auto"/>
                  <w:left w:val="nil"/>
                  <w:bottom w:val="single" w:sz="4" w:space="0" w:color="auto"/>
                  <w:right w:val="single" w:sz="4" w:space="0" w:color="auto"/>
                </w:tcBorders>
                <w:shd w:val="clear" w:color="auto" w:fill="auto"/>
                <w:noWrap/>
                <w:vAlign w:val="center"/>
                <w:hideMark/>
              </w:tcPr>
            </w:tcPrChange>
          </w:tcPr>
          <w:p w14:paraId="5CFEB68A" w14:textId="76F9D019" w:rsidR="00F665C5" w:rsidRPr="00622A7F" w:rsidDel="001249C4" w:rsidRDefault="00F665C5">
            <w:pPr>
              <w:rPr>
                <w:del w:id="6402" w:author="Haskamp, Stefan (extern)" w:date="2022-01-15T14:17:00Z"/>
                <w:b/>
                <w:rPrChange w:id="6403" w:author="Stefan" w:date="2021-10-15T10:53:00Z">
                  <w:rPr>
                    <w:del w:id="6404" w:author="Haskamp, Stefan (extern)" w:date="2022-01-15T14:17:00Z"/>
                  </w:rPr>
                </w:rPrChange>
              </w:rPr>
              <w:pPrChange w:id="6405" w:author="Stefan" w:date="2021-10-15T10:53:00Z">
                <w:pPr>
                  <w:spacing w:after="0" w:line="240" w:lineRule="auto"/>
                  <w:jc w:val="center"/>
                </w:pPr>
              </w:pPrChange>
            </w:pPr>
            <w:del w:id="6406" w:author="Haskamp, Stefan (extern)" w:date="2022-01-15T14:17:00Z">
              <w:r w:rsidRPr="00622A7F" w:rsidDel="001249C4">
                <w:rPr>
                  <w:b/>
                  <w:rPrChange w:id="6407" w:author="Stefan" w:date="2021-10-15T10:53:00Z">
                    <w:rPr/>
                  </w:rPrChange>
                </w:rPr>
                <w:delText>Variant at nucleotide/ protein level</w:delText>
              </w:r>
            </w:del>
          </w:p>
        </w:tc>
        <w:tc>
          <w:tcPr>
            <w:tcW w:w="5244" w:type="dxa"/>
            <w:tcBorders>
              <w:top w:val="single" w:sz="4" w:space="0" w:color="auto"/>
              <w:left w:val="nil"/>
              <w:bottom w:val="single" w:sz="4" w:space="0" w:color="auto"/>
              <w:right w:val="single" w:sz="4" w:space="0" w:color="auto"/>
            </w:tcBorders>
            <w:shd w:val="clear" w:color="auto" w:fill="auto"/>
            <w:noWrap/>
            <w:vAlign w:val="center"/>
            <w:hideMark/>
            <w:tcPrChange w:id="6408" w:author="Stefan" w:date="2021-10-15T10:53:00Z">
              <w:tcPr>
                <w:tcW w:w="5244" w:type="dxa"/>
                <w:tcBorders>
                  <w:top w:val="single" w:sz="4" w:space="0" w:color="auto"/>
                  <w:left w:val="nil"/>
                  <w:bottom w:val="single" w:sz="4" w:space="0" w:color="auto"/>
                  <w:right w:val="single" w:sz="4" w:space="0" w:color="auto"/>
                </w:tcBorders>
                <w:shd w:val="clear" w:color="auto" w:fill="auto"/>
                <w:noWrap/>
                <w:vAlign w:val="center"/>
                <w:hideMark/>
              </w:tcPr>
            </w:tcPrChange>
          </w:tcPr>
          <w:p w14:paraId="32ADB58F" w14:textId="68B14ADD" w:rsidR="00F665C5" w:rsidRPr="00622A7F" w:rsidDel="001249C4" w:rsidRDefault="00F665C5">
            <w:pPr>
              <w:rPr>
                <w:del w:id="6409" w:author="Haskamp, Stefan (extern)" w:date="2022-01-15T14:17:00Z"/>
                <w:b/>
                <w:rPrChange w:id="6410" w:author="Stefan" w:date="2021-10-15T10:53:00Z">
                  <w:rPr>
                    <w:del w:id="6411" w:author="Haskamp, Stefan (extern)" w:date="2022-01-15T14:17:00Z"/>
                  </w:rPr>
                </w:rPrChange>
              </w:rPr>
              <w:pPrChange w:id="6412" w:author="Stefan" w:date="2021-10-15T10:53:00Z">
                <w:pPr>
                  <w:spacing w:after="0" w:line="240" w:lineRule="auto"/>
                  <w:jc w:val="center"/>
                </w:pPr>
              </w:pPrChange>
            </w:pPr>
            <w:del w:id="6413" w:author="Haskamp, Stefan (extern)" w:date="2022-01-15T14:17:00Z">
              <w:r w:rsidRPr="00622A7F" w:rsidDel="001249C4">
                <w:rPr>
                  <w:b/>
                  <w:rPrChange w:id="6414" w:author="Stefan" w:date="2021-10-15T10:53:00Z">
                    <w:rPr/>
                  </w:rPrChange>
                </w:rPr>
                <w:delText>Taqman assay ID / Probes &amp; Primers</w:delText>
              </w:r>
            </w:del>
          </w:p>
        </w:tc>
      </w:tr>
      <w:tr w:rsidR="00F665C5" w:rsidRPr="00622A7F" w:rsidDel="001249C4" w14:paraId="2955D511" w14:textId="19555FE4" w:rsidTr="00620CC0">
        <w:trPr>
          <w:trHeight w:val="315"/>
          <w:del w:id="6415" w:author="Haskamp, Stefan (extern)" w:date="2022-01-15T14:17:00Z"/>
          <w:trPrChange w:id="6416" w:author="Stefan" w:date="2021-10-15T10:53:00Z">
            <w:trPr>
              <w:trHeight w:val="315"/>
            </w:trPr>
          </w:trPrChange>
        </w:trPr>
        <w:tc>
          <w:tcPr>
            <w:tcW w:w="1542" w:type="dxa"/>
            <w:tcBorders>
              <w:top w:val="nil"/>
              <w:left w:val="single" w:sz="4" w:space="0" w:color="auto"/>
              <w:bottom w:val="single" w:sz="4" w:space="0" w:color="auto"/>
              <w:right w:val="single" w:sz="4" w:space="0" w:color="auto"/>
            </w:tcBorders>
            <w:shd w:val="clear" w:color="auto" w:fill="auto"/>
            <w:noWrap/>
            <w:vAlign w:val="center"/>
            <w:hideMark/>
            <w:tcPrChange w:id="6417" w:author="Stefan" w:date="2021-10-15T10:53:00Z">
              <w:tcPr>
                <w:tcW w:w="1542"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EB1BBA3" w14:textId="1AD14AA5" w:rsidR="00F665C5" w:rsidRPr="00622A7F" w:rsidDel="001249C4" w:rsidRDefault="00F665C5">
            <w:pPr>
              <w:rPr>
                <w:del w:id="6418" w:author="Haskamp, Stefan (extern)" w:date="2022-01-15T14:17:00Z"/>
              </w:rPr>
              <w:pPrChange w:id="6419" w:author="Stefan" w:date="2021-10-15T10:53:00Z">
                <w:pPr>
                  <w:spacing w:after="0" w:line="240" w:lineRule="auto"/>
                </w:pPr>
              </w:pPrChange>
            </w:pPr>
            <w:del w:id="6420" w:author="Haskamp, Stefan (extern)" w:date="2022-01-15T14:17:00Z">
              <w:r w:rsidRPr="00622A7F" w:rsidDel="001249C4">
                <w:delText>rs56378716</w:delText>
              </w:r>
            </w:del>
          </w:p>
        </w:tc>
        <w:tc>
          <w:tcPr>
            <w:tcW w:w="2441" w:type="dxa"/>
            <w:tcBorders>
              <w:top w:val="nil"/>
              <w:left w:val="nil"/>
              <w:bottom w:val="single" w:sz="4" w:space="0" w:color="auto"/>
              <w:right w:val="single" w:sz="4" w:space="0" w:color="auto"/>
            </w:tcBorders>
            <w:shd w:val="clear" w:color="auto" w:fill="auto"/>
            <w:noWrap/>
            <w:vAlign w:val="center"/>
            <w:hideMark/>
            <w:tcPrChange w:id="6421" w:author="Stefan" w:date="2021-10-15T10:53:00Z">
              <w:tcPr>
                <w:tcW w:w="2281" w:type="dxa"/>
                <w:tcBorders>
                  <w:top w:val="nil"/>
                  <w:left w:val="nil"/>
                  <w:bottom w:val="single" w:sz="4" w:space="0" w:color="auto"/>
                  <w:right w:val="single" w:sz="4" w:space="0" w:color="auto"/>
                </w:tcBorders>
                <w:shd w:val="clear" w:color="auto" w:fill="auto"/>
                <w:noWrap/>
                <w:vAlign w:val="center"/>
                <w:hideMark/>
              </w:tcPr>
            </w:tcPrChange>
          </w:tcPr>
          <w:p w14:paraId="23782BA4" w14:textId="6A295436" w:rsidR="00F665C5" w:rsidRPr="00622A7F" w:rsidDel="001249C4" w:rsidRDefault="00F665C5">
            <w:pPr>
              <w:rPr>
                <w:del w:id="6422" w:author="Haskamp, Stefan (extern)" w:date="2022-01-15T14:17:00Z"/>
              </w:rPr>
              <w:pPrChange w:id="6423" w:author="Stefan" w:date="2021-10-15T10:53:00Z">
                <w:pPr>
                  <w:spacing w:after="0" w:line="240" w:lineRule="auto"/>
                </w:pPr>
              </w:pPrChange>
            </w:pPr>
            <w:del w:id="6424" w:author="Haskamp, Stefan (extern)" w:date="2022-01-15T14:17:00Z">
              <w:r w:rsidRPr="00622A7F" w:rsidDel="001249C4">
                <w:delText>c.752T&gt;C/ p.(Met251Thr)</w:delText>
              </w:r>
            </w:del>
          </w:p>
        </w:tc>
        <w:tc>
          <w:tcPr>
            <w:tcW w:w="5244" w:type="dxa"/>
            <w:tcBorders>
              <w:top w:val="nil"/>
              <w:left w:val="nil"/>
              <w:bottom w:val="single" w:sz="4" w:space="0" w:color="auto"/>
              <w:right w:val="single" w:sz="4" w:space="0" w:color="auto"/>
            </w:tcBorders>
            <w:shd w:val="clear" w:color="auto" w:fill="auto"/>
            <w:noWrap/>
            <w:vAlign w:val="center"/>
            <w:hideMark/>
            <w:tcPrChange w:id="6425" w:author="Stefan" w:date="2021-10-15T10:53:00Z">
              <w:tcPr>
                <w:tcW w:w="5244" w:type="dxa"/>
                <w:tcBorders>
                  <w:top w:val="nil"/>
                  <w:left w:val="nil"/>
                  <w:bottom w:val="single" w:sz="4" w:space="0" w:color="auto"/>
                  <w:right w:val="single" w:sz="4" w:space="0" w:color="auto"/>
                </w:tcBorders>
                <w:shd w:val="clear" w:color="auto" w:fill="auto"/>
                <w:noWrap/>
                <w:vAlign w:val="center"/>
                <w:hideMark/>
              </w:tcPr>
            </w:tcPrChange>
          </w:tcPr>
          <w:p w14:paraId="542EFABC" w14:textId="4E908544" w:rsidR="00F665C5" w:rsidRPr="00622A7F" w:rsidDel="001249C4" w:rsidRDefault="00F665C5">
            <w:pPr>
              <w:rPr>
                <w:del w:id="6426" w:author="Haskamp, Stefan (extern)" w:date="2022-01-15T14:17:00Z"/>
              </w:rPr>
              <w:pPrChange w:id="6427" w:author="Stefan" w:date="2021-10-15T10:53:00Z">
                <w:pPr>
                  <w:spacing w:after="0" w:line="240" w:lineRule="auto"/>
                </w:pPr>
              </w:pPrChange>
            </w:pPr>
            <w:del w:id="6428" w:author="Haskamp, Stefan (extern)" w:date="2022-01-15T14:17:00Z">
              <w:r w:rsidRPr="00622A7F" w:rsidDel="001249C4">
                <w:delText>C__27531740_20</w:delText>
              </w:r>
            </w:del>
          </w:p>
        </w:tc>
      </w:tr>
      <w:tr w:rsidR="00F665C5" w:rsidRPr="00622A7F" w:rsidDel="001249C4" w14:paraId="377D5A38" w14:textId="662CA373" w:rsidTr="00620CC0">
        <w:trPr>
          <w:trHeight w:val="315"/>
          <w:del w:id="6429" w:author="Haskamp, Stefan (extern)" w:date="2022-01-15T14:17:00Z"/>
          <w:trPrChange w:id="6430" w:author="Stefan" w:date="2021-10-15T10:53:00Z">
            <w:trPr>
              <w:trHeight w:val="315"/>
            </w:trPr>
          </w:trPrChange>
        </w:trPr>
        <w:tc>
          <w:tcPr>
            <w:tcW w:w="1542" w:type="dxa"/>
            <w:tcBorders>
              <w:top w:val="nil"/>
              <w:left w:val="single" w:sz="4" w:space="0" w:color="auto"/>
              <w:bottom w:val="single" w:sz="4" w:space="0" w:color="auto"/>
              <w:right w:val="single" w:sz="4" w:space="0" w:color="auto"/>
            </w:tcBorders>
            <w:shd w:val="clear" w:color="auto" w:fill="auto"/>
            <w:noWrap/>
            <w:vAlign w:val="center"/>
            <w:hideMark/>
            <w:tcPrChange w:id="6431" w:author="Stefan" w:date="2021-10-15T10:53:00Z">
              <w:tcPr>
                <w:tcW w:w="1542"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5CDBADB0" w14:textId="7B4C6DAA" w:rsidR="00F665C5" w:rsidRPr="00622A7F" w:rsidDel="001249C4" w:rsidRDefault="00F665C5">
            <w:pPr>
              <w:rPr>
                <w:del w:id="6432" w:author="Haskamp, Stefan (extern)" w:date="2022-01-15T14:17:00Z"/>
              </w:rPr>
              <w:pPrChange w:id="6433" w:author="Stefan" w:date="2021-10-15T10:53:00Z">
                <w:pPr>
                  <w:spacing w:after="0" w:line="240" w:lineRule="auto"/>
                </w:pPr>
              </w:pPrChange>
            </w:pPr>
            <w:del w:id="6434" w:author="Haskamp, Stefan (extern)" w:date="2022-01-15T14:17:00Z">
              <w:r w:rsidRPr="00622A7F" w:rsidDel="001249C4">
                <w:delText>rs28730837</w:delText>
              </w:r>
            </w:del>
          </w:p>
        </w:tc>
        <w:tc>
          <w:tcPr>
            <w:tcW w:w="2441" w:type="dxa"/>
            <w:tcBorders>
              <w:top w:val="nil"/>
              <w:left w:val="nil"/>
              <w:bottom w:val="single" w:sz="4" w:space="0" w:color="auto"/>
              <w:right w:val="single" w:sz="4" w:space="0" w:color="auto"/>
            </w:tcBorders>
            <w:shd w:val="clear" w:color="auto" w:fill="auto"/>
            <w:noWrap/>
            <w:vAlign w:val="center"/>
            <w:hideMark/>
            <w:tcPrChange w:id="6435" w:author="Stefan" w:date="2021-10-15T10:53:00Z">
              <w:tcPr>
                <w:tcW w:w="2281" w:type="dxa"/>
                <w:tcBorders>
                  <w:top w:val="nil"/>
                  <w:left w:val="nil"/>
                  <w:bottom w:val="single" w:sz="4" w:space="0" w:color="auto"/>
                  <w:right w:val="single" w:sz="4" w:space="0" w:color="auto"/>
                </w:tcBorders>
                <w:shd w:val="clear" w:color="auto" w:fill="auto"/>
                <w:noWrap/>
                <w:vAlign w:val="center"/>
                <w:hideMark/>
              </w:tcPr>
            </w:tcPrChange>
          </w:tcPr>
          <w:p w14:paraId="72A321D6" w14:textId="3E1809AB" w:rsidR="00F665C5" w:rsidRPr="00622A7F" w:rsidDel="001249C4" w:rsidRDefault="00F665C5">
            <w:pPr>
              <w:rPr>
                <w:del w:id="6436" w:author="Haskamp, Stefan (extern)" w:date="2022-01-15T14:17:00Z"/>
              </w:rPr>
              <w:pPrChange w:id="6437" w:author="Stefan" w:date="2021-10-15T10:53:00Z">
                <w:pPr>
                  <w:spacing w:after="0" w:line="240" w:lineRule="auto"/>
                </w:pPr>
              </w:pPrChange>
            </w:pPr>
            <w:del w:id="6438" w:author="Haskamp, Stefan (extern)" w:date="2022-01-15T14:17:00Z">
              <w:r w:rsidRPr="00622A7F" w:rsidDel="001249C4">
                <w:delText>c.995C&gt;T/ p.(Ala332Val)</w:delText>
              </w:r>
            </w:del>
          </w:p>
        </w:tc>
        <w:tc>
          <w:tcPr>
            <w:tcW w:w="5244" w:type="dxa"/>
            <w:tcBorders>
              <w:top w:val="nil"/>
              <w:left w:val="nil"/>
              <w:bottom w:val="single" w:sz="4" w:space="0" w:color="auto"/>
              <w:right w:val="single" w:sz="4" w:space="0" w:color="auto"/>
            </w:tcBorders>
            <w:shd w:val="clear" w:color="auto" w:fill="auto"/>
            <w:noWrap/>
            <w:vAlign w:val="center"/>
            <w:hideMark/>
            <w:tcPrChange w:id="6439" w:author="Stefan" w:date="2021-10-15T10:53:00Z">
              <w:tcPr>
                <w:tcW w:w="5244" w:type="dxa"/>
                <w:tcBorders>
                  <w:top w:val="nil"/>
                  <w:left w:val="nil"/>
                  <w:bottom w:val="single" w:sz="4" w:space="0" w:color="auto"/>
                  <w:right w:val="single" w:sz="4" w:space="0" w:color="auto"/>
                </w:tcBorders>
                <w:shd w:val="clear" w:color="auto" w:fill="auto"/>
                <w:noWrap/>
                <w:vAlign w:val="center"/>
                <w:hideMark/>
              </w:tcPr>
            </w:tcPrChange>
          </w:tcPr>
          <w:p w14:paraId="7755F3F8" w14:textId="3B37C927" w:rsidR="00F665C5" w:rsidRPr="00622A7F" w:rsidDel="001249C4" w:rsidRDefault="00F665C5">
            <w:pPr>
              <w:rPr>
                <w:del w:id="6440" w:author="Haskamp, Stefan (extern)" w:date="2022-01-15T14:17:00Z"/>
              </w:rPr>
              <w:pPrChange w:id="6441" w:author="Stefan" w:date="2021-10-15T10:53:00Z">
                <w:pPr>
                  <w:spacing w:after="0" w:line="240" w:lineRule="auto"/>
                </w:pPr>
              </w:pPrChange>
            </w:pPr>
            <w:del w:id="6442" w:author="Haskamp, Stefan (extern)" w:date="2022-01-15T14:17:00Z">
              <w:r w:rsidRPr="00622A7F" w:rsidDel="001249C4">
                <w:delText>C__25922741_20</w:delText>
              </w:r>
            </w:del>
          </w:p>
        </w:tc>
      </w:tr>
      <w:tr w:rsidR="00F665C5" w:rsidRPr="00622A7F" w:rsidDel="001249C4" w14:paraId="78D2AA27" w14:textId="56878221" w:rsidTr="00620CC0">
        <w:trPr>
          <w:trHeight w:val="1515"/>
          <w:del w:id="6443" w:author="Haskamp, Stefan (extern)" w:date="2022-01-15T14:17:00Z"/>
          <w:trPrChange w:id="6444" w:author="Stefan" w:date="2021-10-15T10:53:00Z">
            <w:trPr>
              <w:trHeight w:val="1515"/>
            </w:trPr>
          </w:trPrChange>
        </w:trPr>
        <w:tc>
          <w:tcPr>
            <w:tcW w:w="1542" w:type="dxa"/>
            <w:tcBorders>
              <w:top w:val="nil"/>
              <w:left w:val="single" w:sz="4" w:space="0" w:color="auto"/>
              <w:bottom w:val="single" w:sz="4" w:space="0" w:color="auto"/>
              <w:right w:val="single" w:sz="4" w:space="0" w:color="auto"/>
            </w:tcBorders>
            <w:shd w:val="clear" w:color="auto" w:fill="auto"/>
            <w:noWrap/>
            <w:vAlign w:val="center"/>
            <w:hideMark/>
            <w:tcPrChange w:id="6445" w:author="Stefan" w:date="2021-10-15T10:53:00Z">
              <w:tcPr>
                <w:tcW w:w="1542"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5EFAEA30" w14:textId="59875B27" w:rsidR="00F665C5" w:rsidRPr="00622A7F" w:rsidDel="001249C4" w:rsidRDefault="00F665C5">
            <w:pPr>
              <w:rPr>
                <w:del w:id="6446" w:author="Haskamp, Stefan (extern)" w:date="2022-01-15T14:17:00Z"/>
              </w:rPr>
              <w:pPrChange w:id="6447" w:author="Stefan" w:date="2021-10-15T10:53:00Z">
                <w:pPr>
                  <w:spacing w:after="0" w:line="240" w:lineRule="auto"/>
                </w:pPr>
              </w:pPrChange>
            </w:pPr>
            <w:del w:id="6448" w:author="Haskamp, Stefan (extern)" w:date="2022-01-15T14:17:00Z">
              <w:r w:rsidRPr="00622A7F" w:rsidDel="001249C4">
                <w:delText>rs963955387</w:delText>
              </w:r>
            </w:del>
          </w:p>
        </w:tc>
        <w:tc>
          <w:tcPr>
            <w:tcW w:w="2441" w:type="dxa"/>
            <w:tcBorders>
              <w:top w:val="nil"/>
              <w:left w:val="nil"/>
              <w:bottom w:val="single" w:sz="4" w:space="0" w:color="auto"/>
              <w:right w:val="single" w:sz="4" w:space="0" w:color="auto"/>
            </w:tcBorders>
            <w:shd w:val="clear" w:color="auto" w:fill="auto"/>
            <w:noWrap/>
            <w:vAlign w:val="center"/>
            <w:hideMark/>
            <w:tcPrChange w:id="6449" w:author="Stefan" w:date="2021-10-15T10:53:00Z">
              <w:tcPr>
                <w:tcW w:w="2281" w:type="dxa"/>
                <w:tcBorders>
                  <w:top w:val="nil"/>
                  <w:left w:val="nil"/>
                  <w:bottom w:val="single" w:sz="4" w:space="0" w:color="auto"/>
                  <w:right w:val="single" w:sz="4" w:space="0" w:color="auto"/>
                </w:tcBorders>
                <w:shd w:val="clear" w:color="auto" w:fill="auto"/>
                <w:noWrap/>
                <w:vAlign w:val="center"/>
                <w:hideMark/>
              </w:tcPr>
            </w:tcPrChange>
          </w:tcPr>
          <w:p w14:paraId="5AF71717" w14:textId="38C0C1FB" w:rsidR="00F665C5" w:rsidRPr="00622A7F" w:rsidDel="001249C4" w:rsidRDefault="00F665C5">
            <w:pPr>
              <w:rPr>
                <w:del w:id="6450" w:author="Haskamp, Stefan (extern)" w:date="2022-01-15T14:17:00Z"/>
              </w:rPr>
              <w:pPrChange w:id="6451" w:author="Stefan" w:date="2021-10-15T10:53:00Z">
                <w:pPr>
                  <w:spacing w:after="0" w:line="240" w:lineRule="auto"/>
                </w:pPr>
              </w:pPrChange>
            </w:pPr>
            <w:del w:id="6452" w:author="Haskamp, Stefan (extern)" w:date="2022-01-15T14:17:00Z">
              <w:r w:rsidRPr="00622A7F" w:rsidDel="001249C4">
                <w:delText>c.1555_1568del/ p.(Met519Profs*21)</w:delText>
              </w:r>
            </w:del>
          </w:p>
        </w:tc>
        <w:tc>
          <w:tcPr>
            <w:tcW w:w="5244" w:type="dxa"/>
            <w:tcBorders>
              <w:top w:val="nil"/>
              <w:left w:val="nil"/>
              <w:bottom w:val="single" w:sz="4" w:space="0" w:color="auto"/>
              <w:right w:val="single" w:sz="4" w:space="0" w:color="auto"/>
            </w:tcBorders>
            <w:shd w:val="clear" w:color="auto" w:fill="auto"/>
            <w:vAlign w:val="center"/>
            <w:hideMark/>
            <w:tcPrChange w:id="6453" w:author="Stefan" w:date="2021-10-15T10:53:00Z">
              <w:tcPr>
                <w:tcW w:w="5244" w:type="dxa"/>
                <w:tcBorders>
                  <w:top w:val="nil"/>
                  <w:left w:val="nil"/>
                  <w:bottom w:val="single" w:sz="4" w:space="0" w:color="auto"/>
                  <w:right w:val="single" w:sz="4" w:space="0" w:color="auto"/>
                </w:tcBorders>
                <w:shd w:val="clear" w:color="auto" w:fill="auto"/>
                <w:vAlign w:val="center"/>
                <w:hideMark/>
              </w:tcPr>
            </w:tcPrChange>
          </w:tcPr>
          <w:p w14:paraId="543DBD86" w14:textId="55DE99B7" w:rsidR="00F665C5" w:rsidRPr="00622A7F" w:rsidDel="001249C4" w:rsidRDefault="00F665C5">
            <w:pPr>
              <w:rPr>
                <w:del w:id="6454" w:author="Haskamp, Stefan (extern)" w:date="2022-01-15T14:17:00Z"/>
              </w:rPr>
              <w:pPrChange w:id="6455" w:author="Stefan" w:date="2021-10-15T10:53:00Z">
                <w:pPr>
                  <w:spacing w:after="0" w:line="240" w:lineRule="auto"/>
                </w:pPr>
              </w:pPrChange>
            </w:pPr>
            <w:del w:id="6456" w:author="Haskamp, Stefan (extern)" w:date="2022-01-15T14:17:00Z">
              <w:r w:rsidRPr="00622A7F" w:rsidDel="001249C4">
                <w:delText xml:space="preserve">Probes: </w:delText>
              </w:r>
            </w:del>
          </w:p>
          <w:p w14:paraId="5F9C944C" w14:textId="6040A346" w:rsidR="00F665C5" w:rsidRPr="00622A7F" w:rsidDel="001249C4" w:rsidRDefault="00F665C5">
            <w:pPr>
              <w:rPr>
                <w:del w:id="6457" w:author="Haskamp, Stefan (extern)" w:date="2022-01-15T14:17:00Z"/>
              </w:rPr>
              <w:pPrChange w:id="6458" w:author="Stefan" w:date="2021-10-15T10:53:00Z">
                <w:pPr>
                  <w:spacing w:after="0" w:line="240" w:lineRule="auto"/>
                </w:pPr>
              </w:pPrChange>
            </w:pPr>
            <w:del w:id="6459" w:author="Haskamp, Stefan (extern)" w:date="2022-01-15T14:17:00Z">
              <w:r w:rsidRPr="00622A7F" w:rsidDel="001249C4">
                <w:delText>AGCCCATGGAACC for wildtype (VIC-labeled)</w:delText>
              </w:r>
            </w:del>
          </w:p>
          <w:p w14:paraId="14F2008D" w14:textId="2AC49F21" w:rsidR="00F665C5" w:rsidRPr="00622A7F" w:rsidDel="001249C4" w:rsidRDefault="00F665C5">
            <w:pPr>
              <w:rPr>
                <w:del w:id="6460" w:author="Haskamp, Stefan (extern)" w:date="2022-01-15T14:17:00Z"/>
              </w:rPr>
              <w:pPrChange w:id="6461" w:author="Stefan" w:date="2021-10-15T10:53:00Z">
                <w:pPr>
                  <w:spacing w:after="0" w:line="240" w:lineRule="auto"/>
                </w:pPr>
              </w:pPrChange>
            </w:pPr>
            <w:del w:id="6462" w:author="Haskamp, Stefan (extern)" w:date="2022-01-15T14:17:00Z">
              <w:r w:rsidRPr="00622A7F" w:rsidDel="001249C4">
                <w:delText>CAGCCCCCGTGTC for deletion (FAM-labeled)</w:delText>
              </w:r>
            </w:del>
          </w:p>
          <w:p w14:paraId="230BEC01" w14:textId="541981A4" w:rsidR="00F665C5" w:rsidRPr="00622A7F" w:rsidDel="001249C4" w:rsidRDefault="00F665C5">
            <w:pPr>
              <w:rPr>
                <w:del w:id="6463" w:author="Haskamp, Stefan (extern)" w:date="2022-01-15T14:17:00Z"/>
              </w:rPr>
              <w:pPrChange w:id="6464" w:author="Stefan" w:date="2021-10-15T10:53:00Z">
                <w:pPr>
                  <w:spacing w:after="0" w:line="240" w:lineRule="auto"/>
                </w:pPr>
              </w:pPrChange>
            </w:pPr>
            <w:del w:id="6465" w:author="Haskamp, Stefan (extern)" w:date="2022-01-15T14:17:00Z">
              <w:r w:rsidRPr="00622A7F" w:rsidDel="001249C4">
                <w:delText xml:space="preserve">Primers: </w:delText>
              </w:r>
            </w:del>
          </w:p>
          <w:p w14:paraId="1B69A07B" w14:textId="718F4372" w:rsidR="00F665C5" w:rsidRPr="00622A7F" w:rsidDel="001249C4" w:rsidRDefault="00F665C5">
            <w:pPr>
              <w:rPr>
                <w:del w:id="6466" w:author="Haskamp, Stefan (extern)" w:date="2022-01-15T14:17:00Z"/>
              </w:rPr>
              <w:pPrChange w:id="6467" w:author="Stefan" w:date="2021-10-15T10:53:00Z">
                <w:pPr>
                  <w:spacing w:after="0" w:line="240" w:lineRule="auto"/>
                </w:pPr>
              </w:pPrChange>
            </w:pPr>
            <w:del w:id="6468" w:author="Haskamp, Stefan (extern)" w:date="2022-01-15T14:17:00Z">
              <w:r w:rsidRPr="00622A7F" w:rsidDel="001249C4">
                <w:delText>forward GTCTTCACCAATGCCTTCCG</w:delText>
              </w:r>
            </w:del>
          </w:p>
          <w:p w14:paraId="3E3E586A" w14:textId="201B6893" w:rsidR="00F665C5" w:rsidRPr="00622A7F" w:rsidDel="001249C4" w:rsidRDefault="00F665C5">
            <w:pPr>
              <w:rPr>
                <w:del w:id="6469" w:author="Haskamp, Stefan (extern)" w:date="2022-01-15T14:17:00Z"/>
              </w:rPr>
              <w:pPrChange w:id="6470" w:author="Stefan" w:date="2021-10-15T10:53:00Z">
                <w:pPr>
                  <w:spacing w:after="0" w:line="240" w:lineRule="auto"/>
                </w:pPr>
              </w:pPrChange>
            </w:pPr>
            <w:del w:id="6471" w:author="Haskamp, Stefan (extern)" w:date="2022-01-15T14:17:00Z">
              <w:r w:rsidRPr="00622A7F" w:rsidDel="001249C4">
                <w:delText>reverse CTGGCCTAGGTCCTGCTTAC</w:delText>
              </w:r>
            </w:del>
          </w:p>
        </w:tc>
      </w:tr>
      <w:tr w:rsidR="00F665C5" w:rsidRPr="00622A7F" w:rsidDel="001249C4" w14:paraId="71A3C41A" w14:textId="6CF645B2" w:rsidTr="00620CC0">
        <w:trPr>
          <w:trHeight w:val="315"/>
          <w:del w:id="6472" w:author="Haskamp, Stefan (extern)" w:date="2022-01-15T14:17:00Z"/>
          <w:trPrChange w:id="6473" w:author="Stefan" w:date="2021-10-15T10:53:00Z">
            <w:trPr>
              <w:trHeight w:val="315"/>
            </w:trPr>
          </w:trPrChange>
        </w:trPr>
        <w:tc>
          <w:tcPr>
            <w:tcW w:w="1542" w:type="dxa"/>
            <w:tcBorders>
              <w:top w:val="nil"/>
              <w:left w:val="single" w:sz="4" w:space="0" w:color="auto"/>
              <w:bottom w:val="single" w:sz="4" w:space="0" w:color="auto"/>
              <w:right w:val="single" w:sz="4" w:space="0" w:color="auto"/>
            </w:tcBorders>
            <w:shd w:val="clear" w:color="auto" w:fill="auto"/>
            <w:noWrap/>
            <w:vAlign w:val="center"/>
            <w:hideMark/>
            <w:tcPrChange w:id="6474" w:author="Stefan" w:date="2021-10-15T10:53:00Z">
              <w:tcPr>
                <w:tcW w:w="1542"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44D69D98" w14:textId="279804B5" w:rsidR="00F665C5" w:rsidRPr="00622A7F" w:rsidDel="001249C4" w:rsidRDefault="00F665C5">
            <w:pPr>
              <w:rPr>
                <w:del w:id="6475" w:author="Haskamp, Stefan (extern)" w:date="2022-01-15T14:17:00Z"/>
              </w:rPr>
              <w:pPrChange w:id="6476" w:author="Stefan" w:date="2021-10-15T10:53:00Z">
                <w:pPr>
                  <w:spacing w:after="0" w:line="240" w:lineRule="auto"/>
                </w:pPr>
              </w:pPrChange>
            </w:pPr>
            <w:del w:id="6477" w:author="Haskamp, Stefan (extern)" w:date="2022-01-15T14:17:00Z">
              <w:r w:rsidRPr="00622A7F" w:rsidDel="001249C4">
                <w:delText>rs35897051</w:delText>
              </w:r>
            </w:del>
          </w:p>
        </w:tc>
        <w:tc>
          <w:tcPr>
            <w:tcW w:w="2441" w:type="dxa"/>
            <w:tcBorders>
              <w:top w:val="nil"/>
              <w:left w:val="nil"/>
              <w:bottom w:val="single" w:sz="4" w:space="0" w:color="auto"/>
              <w:right w:val="single" w:sz="4" w:space="0" w:color="auto"/>
            </w:tcBorders>
            <w:shd w:val="clear" w:color="auto" w:fill="auto"/>
            <w:noWrap/>
            <w:vAlign w:val="center"/>
            <w:hideMark/>
            <w:tcPrChange w:id="6478" w:author="Stefan" w:date="2021-10-15T10:53:00Z">
              <w:tcPr>
                <w:tcW w:w="2281" w:type="dxa"/>
                <w:tcBorders>
                  <w:top w:val="nil"/>
                  <w:left w:val="nil"/>
                  <w:bottom w:val="single" w:sz="4" w:space="0" w:color="auto"/>
                  <w:right w:val="single" w:sz="4" w:space="0" w:color="auto"/>
                </w:tcBorders>
                <w:shd w:val="clear" w:color="auto" w:fill="auto"/>
                <w:noWrap/>
                <w:vAlign w:val="center"/>
                <w:hideMark/>
              </w:tcPr>
            </w:tcPrChange>
          </w:tcPr>
          <w:p w14:paraId="78689AC5" w14:textId="0DF949A1" w:rsidR="00F665C5" w:rsidRPr="00622A7F" w:rsidDel="001249C4" w:rsidRDefault="00F665C5">
            <w:pPr>
              <w:rPr>
                <w:del w:id="6479" w:author="Haskamp, Stefan (extern)" w:date="2022-01-15T14:17:00Z"/>
              </w:rPr>
              <w:pPrChange w:id="6480" w:author="Stefan" w:date="2021-10-15T10:53:00Z">
                <w:pPr>
                  <w:spacing w:after="0" w:line="240" w:lineRule="auto"/>
                </w:pPr>
              </w:pPrChange>
            </w:pPr>
            <w:del w:id="6481" w:author="Haskamp, Stefan (extern)" w:date="2022-01-15T14:17:00Z">
              <w:r w:rsidRPr="00622A7F" w:rsidDel="001249C4">
                <w:delText>c.2031-2A&gt;C/</w:delText>
              </w:r>
            </w:del>
          </w:p>
        </w:tc>
        <w:tc>
          <w:tcPr>
            <w:tcW w:w="5244" w:type="dxa"/>
            <w:tcBorders>
              <w:top w:val="nil"/>
              <w:left w:val="nil"/>
              <w:bottom w:val="single" w:sz="4" w:space="0" w:color="auto"/>
              <w:right w:val="single" w:sz="4" w:space="0" w:color="auto"/>
            </w:tcBorders>
            <w:shd w:val="clear" w:color="auto" w:fill="auto"/>
            <w:noWrap/>
            <w:vAlign w:val="center"/>
            <w:hideMark/>
            <w:tcPrChange w:id="6482" w:author="Stefan" w:date="2021-10-15T10:53:00Z">
              <w:tcPr>
                <w:tcW w:w="5244" w:type="dxa"/>
                <w:tcBorders>
                  <w:top w:val="nil"/>
                  <w:left w:val="nil"/>
                  <w:bottom w:val="single" w:sz="4" w:space="0" w:color="auto"/>
                  <w:right w:val="single" w:sz="4" w:space="0" w:color="auto"/>
                </w:tcBorders>
                <w:shd w:val="clear" w:color="auto" w:fill="auto"/>
                <w:noWrap/>
                <w:vAlign w:val="center"/>
                <w:hideMark/>
              </w:tcPr>
            </w:tcPrChange>
          </w:tcPr>
          <w:p w14:paraId="60066D80" w14:textId="2F8A6FF8" w:rsidR="00F665C5" w:rsidRPr="00622A7F" w:rsidDel="001249C4" w:rsidRDefault="00F665C5">
            <w:pPr>
              <w:rPr>
                <w:del w:id="6483" w:author="Haskamp, Stefan (extern)" w:date="2022-01-15T14:17:00Z"/>
              </w:rPr>
              <w:pPrChange w:id="6484" w:author="Stefan" w:date="2021-10-15T10:53:00Z">
                <w:pPr>
                  <w:spacing w:after="0" w:line="240" w:lineRule="auto"/>
                </w:pPr>
              </w:pPrChange>
            </w:pPr>
            <w:del w:id="6485" w:author="Haskamp, Stefan (extern)" w:date="2022-01-15T14:17:00Z">
              <w:r w:rsidRPr="00622A7F" w:rsidDel="001249C4">
                <w:delText>C__60526215_10</w:delText>
              </w:r>
            </w:del>
          </w:p>
        </w:tc>
      </w:tr>
    </w:tbl>
    <w:p w14:paraId="32A71C45" w14:textId="3EDCBE3E" w:rsidR="00F665C5" w:rsidRPr="00622A7F" w:rsidDel="001249C4" w:rsidRDefault="00F665C5" w:rsidP="00F665C5">
      <w:pPr>
        <w:rPr>
          <w:del w:id="6486" w:author="Haskamp, Stefan (extern)" w:date="2022-01-15T14:17:00Z"/>
          <w:rFonts w:cs="Arial"/>
          <w:szCs w:val="24"/>
        </w:rPr>
      </w:pPr>
    </w:p>
    <w:p w14:paraId="53950329" w14:textId="37671048" w:rsidR="00C255B7" w:rsidRPr="00622A7F" w:rsidDel="001249C4" w:rsidRDefault="00C429B1" w:rsidP="0066461B">
      <w:pPr>
        <w:rPr>
          <w:del w:id="6487" w:author="Haskamp, Stefan (extern)" w:date="2022-01-15T14:17:00Z"/>
          <w:rFonts w:cs="Arial"/>
          <w:szCs w:val="24"/>
        </w:rPr>
      </w:pPr>
      <w:del w:id="6488" w:author="Haskamp, Stefan (extern)" w:date="2022-01-15T14:17:00Z">
        <w:r w:rsidRPr="00622A7F" w:rsidDel="001249C4">
          <w:rPr>
            <w:rFonts w:cs="Arial"/>
            <w:szCs w:val="24"/>
          </w:rPr>
          <w:delText xml:space="preserve">Four </w:delText>
        </w:r>
        <w:r w:rsidRPr="00622A7F" w:rsidDel="001249C4">
          <w:rPr>
            <w:rFonts w:cs="Arial"/>
            <w:i/>
            <w:szCs w:val="24"/>
          </w:rPr>
          <w:delText>MPO</w:delText>
        </w:r>
        <w:r w:rsidRPr="00622A7F" w:rsidDel="001249C4">
          <w:rPr>
            <w:rFonts w:cs="Arial"/>
            <w:szCs w:val="24"/>
          </w:rPr>
          <w:delText xml:space="preserve"> variants were genotyped on global screening arrays (GSA; gsamd-24v1-0_20011747_a1, Illumina, San Diego, CA, USA) in 2,725 individuals (1,328 PsV, 1,344 PsA, 6 PPP, 47 SAPHO syndrome). Probands with a microarray-wide genotyping rate of </w:delText>
        </w:r>
        <w:r w:rsidR="00F665C5" w:rsidRPr="00622A7F" w:rsidDel="001249C4">
          <w:rPr>
            <w:rFonts w:cs="Arial"/>
            <w:szCs w:val="24"/>
          </w:rPr>
          <w:delText>&lt;</w:delText>
        </w:r>
        <w:r w:rsidRPr="00622A7F" w:rsidDel="001249C4">
          <w:rPr>
            <w:rFonts w:cs="Arial"/>
            <w:szCs w:val="24"/>
          </w:rPr>
          <w:delText>98% were omitted</w:delText>
        </w:r>
      </w:del>
      <w:ins w:id="6489" w:author="Hüffmeier, Ulrike" w:date="2021-10-01T13:10:00Z">
        <w:del w:id="6490" w:author="Haskamp, Stefan (extern)" w:date="2022-01-15T14:17:00Z">
          <w:r w:rsidR="001930F1" w:rsidRPr="00622A7F" w:rsidDel="001249C4">
            <w:rPr>
              <w:rFonts w:cs="Arial"/>
              <w:szCs w:val="24"/>
            </w:rPr>
            <w:delText>,</w:delText>
          </w:r>
        </w:del>
      </w:ins>
      <w:del w:id="6491" w:author="Haskamp, Stefan (extern)" w:date="2022-01-15T14:17:00Z">
        <w:r w:rsidRPr="00622A7F" w:rsidDel="001249C4">
          <w:rPr>
            <w:rFonts w:cs="Arial"/>
            <w:szCs w:val="24"/>
          </w:rPr>
          <w:delText xml:space="preserve"> and the </w:delText>
        </w:r>
        <w:r w:rsidR="00F665C5" w:rsidRPr="00622A7F" w:rsidDel="001249C4">
          <w:rPr>
            <w:rFonts w:cs="Arial"/>
            <w:szCs w:val="24"/>
          </w:rPr>
          <w:delText>d</w:delText>
        </w:r>
        <w:r w:rsidRPr="00622A7F" w:rsidDel="001249C4">
          <w:rPr>
            <w:rFonts w:cs="Arial"/>
            <w:szCs w:val="24"/>
          </w:rPr>
          <w:delText xml:space="preserve">istributions of SNPs were in concordance of </w:delText>
        </w:r>
      </w:del>
      <w:ins w:id="6492" w:author="Hüffmeier, Ulrike" w:date="2021-10-01T13:10:00Z">
        <w:del w:id="6493" w:author="Haskamp, Stefan (extern)" w:date="2022-01-15T14:17:00Z">
          <w:r w:rsidR="001930F1" w:rsidRPr="00622A7F" w:rsidDel="001249C4">
            <w:rPr>
              <w:rFonts w:cs="Arial"/>
              <w:szCs w:val="24"/>
            </w:rPr>
            <w:delText xml:space="preserve">with </w:delText>
          </w:r>
        </w:del>
      </w:ins>
      <w:del w:id="6494" w:author="Haskamp, Stefan (extern)" w:date="2022-01-15T14:17:00Z">
        <w:r w:rsidRPr="00622A7F" w:rsidDel="001249C4">
          <w:rPr>
            <w:rFonts w:cs="Arial"/>
            <w:szCs w:val="24"/>
          </w:rPr>
          <w:delText>Hardy-Weinberg equilibrium (threshold of 0.001). The variant c.1642C&gt;T/p.(Arg548Trp) was excluded from this analysis</w:delText>
        </w:r>
      </w:del>
      <w:ins w:id="6495" w:author="Hüffmeier, Ulrike" w:date="2021-10-01T13:10:00Z">
        <w:del w:id="6496" w:author="Haskamp, Stefan (extern)" w:date="2022-01-15T14:17:00Z">
          <w:r w:rsidR="001930F1" w:rsidRPr="00622A7F" w:rsidDel="001249C4">
            <w:rPr>
              <w:rFonts w:cs="Arial"/>
              <w:szCs w:val="24"/>
            </w:rPr>
            <w:delText>,</w:delText>
          </w:r>
        </w:del>
      </w:ins>
      <w:del w:id="6497" w:author="Haskamp, Stefan (extern)" w:date="2022-01-15T14:17:00Z">
        <w:r w:rsidRPr="00622A7F" w:rsidDel="001249C4">
          <w:rPr>
            <w:rFonts w:cs="Arial"/>
            <w:szCs w:val="24"/>
          </w:rPr>
          <w:delText xml:space="preserve"> since the genotyp</w:delText>
        </w:r>
      </w:del>
      <w:ins w:id="6498" w:author="Hüffmeier, Ulrike" w:date="2021-10-01T13:11:00Z">
        <w:del w:id="6499" w:author="Haskamp, Stefan (extern)" w:date="2022-01-15T14:17:00Z">
          <w:r w:rsidR="001930F1" w:rsidRPr="00622A7F" w:rsidDel="001249C4">
            <w:rPr>
              <w:rFonts w:cs="Arial"/>
              <w:szCs w:val="24"/>
            </w:rPr>
            <w:delText>ing</w:delText>
          </w:r>
        </w:del>
      </w:ins>
      <w:del w:id="6500" w:author="Haskamp, Stefan (extern)" w:date="2022-01-15T14:17:00Z">
        <w:r w:rsidRPr="00622A7F" w:rsidDel="001249C4">
          <w:rPr>
            <w:rFonts w:cs="Arial"/>
            <w:szCs w:val="24"/>
          </w:rPr>
          <w:delText xml:space="preserve">e plots </w:delText>
        </w:r>
        <w:r w:rsidR="00C255B7" w:rsidRPr="00622A7F" w:rsidDel="001249C4">
          <w:rPr>
            <w:rFonts w:cs="Arial"/>
            <w:szCs w:val="24"/>
          </w:rPr>
          <w:delText>did not</w:delText>
        </w:r>
        <w:r w:rsidR="00F665C5" w:rsidRPr="00622A7F" w:rsidDel="001249C4">
          <w:rPr>
            <w:rFonts w:cs="Arial"/>
            <w:szCs w:val="24"/>
          </w:rPr>
          <w:delText xml:space="preserve"> allow for</w:delText>
        </w:r>
        <w:r w:rsidR="00C255B7" w:rsidRPr="00622A7F" w:rsidDel="001249C4">
          <w:rPr>
            <w:rFonts w:cs="Arial"/>
            <w:szCs w:val="24"/>
          </w:rPr>
          <w:delText xml:space="preserve"> reliable clustering in comparison </w:delText>
        </w:r>
      </w:del>
      <w:ins w:id="6501" w:author="Hüffmeier, Ulrike" w:date="2021-10-01T13:11:00Z">
        <w:del w:id="6502" w:author="Haskamp, Stefan (extern)" w:date="2022-01-15T14:17:00Z">
          <w:r w:rsidR="001930F1" w:rsidRPr="00622A7F" w:rsidDel="001249C4">
            <w:rPr>
              <w:rFonts w:cs="Arial"/>
              <w:szCs w:val="24"/>
            </w:rPr>
            <w:delText xml:space="preserve">contrast </w:delText>
          </w:r>
        </w:del>
      </w:ins>
      <w:del w:id="6503" w:author="Haskamp, Stefan (extern)" w:date="2022-01-15T14:17:00Z">
        <w:r w:rsidR="00C255B7" w:rsidRPr="00622A7F" w:rsidDel="001249C4">
          <w:rPr>
            <w:rFonts w:cs="Arial"/>
            <w:szCs w:val="24"/>
          </w:rPr>
          <w:delText>to the other three variants (</w:delText>
        </w:r>
        <w:r w:rsidRPr="00622A7F" w:rsidDel="001249C4">
          <w:rPr>
            <w:rFonts w:cs="Arial"/>
            <w:szCs w:val="24"/>
          </w:rPr>
          <w:delText>c.752T&gt;C</w:delText>
        </w:r>
        <w:commentRangeStart w:id="6504"/>
        <w:r w:rsidRPr="00622A7F" w:rsidDel="001249C4">
          <w:rPr>
            <w:rFonts w:cs="Arial"/>
            <w:szCs w:val="24"/>
          </w:rPr>
          <w:delText>/p.et251Th</w:delText>
        </w:r>
        <w:commentRangeEnd w:id="6504"/>
        <w:r w:rsidR="00CA5DD2" w:rsidDel="001249C4">
          <w:rPr>
            <w:rStyle w:val="Kommentarzeichen"/>
          </w:rPr>
          <w:commentReference w:id="6504"/>
        </w:r>
        <w:r w:rsidRPr="00622A7F" w:rsidDel="001249C4">
          <w:rPr>
            <w:rFonts w:cs="Arial"/>
            <w:szCs w:val="24"/>
          </w:rPr>
          <w:delText>r), c.1705C&gt;T/p.(Arg569Trp) and c.2031-2A&gt;C</w:delText>
        </w:r>
        <w:r w:rsidR="00C255B7" w:rsidRPr="00622A7F" w:rsidDel="001249C4">
          <w:rPr>
            <w:rFonts w:cs="Arial"/>
            <w:szCs w:val="24"/>
          </w:rPr>
          <w:delText>) (</w:delText>
        </w:r>
        <w:commentRangeStart w:id="6505"/>
        <w:r w:rsidR="00C255B7" w:rsidRPr="00622A7F" w:rsidDel="001249C4">
          <w:rPr>
            <w:rFonts w:cs="Arial"/>
            <w:szCs w:val="24"/>
          </w:rPr>
          <w:fldChar w:fldCharType="begin"/>
        </w:r>
        <w:r w:rsidR="00C255B7" w:rsidRPr="00622A7F" w:rsidDel="001249C4">
          <w:rPr>
            <w:rFonts w:cs="Arial"/>
            <w:szCs w:val="24"/>
          </w:rPr>
          <w:delInstrText xml:space="preserve"> REF _Ref72922345 \h </w:delInstrText>
        </w:r>
        <w:r w:rsidR="00622A7F" w:rsidDel="001249C4">
          <w:rPr>
            <w:rFonts w:cs="Arial"/>
            <w:szCs w:val="24"/>
          </w:rPr>
          <w:delInstrText xml:space="preserve"> \* MERGEFORMAT </w:delInstrText>
        </w:r>
        <w:r w:rsidR="00C255B7" w:rsidRPr="00622A7F" w:rsidDel="001249C4">
          <w:rPr>
            <w:rFonts w:cs="Arial"/>
            <w:szCs w:val="24"/>
          </w:rPr>
        </w:r>
        <w:r w:rsidR="00C255B7" w:rsidRPr="00622A7F" w:rsidDel="001249C4">
          <w:rPr>
            <w:rFonts w:cs="Arial"/>
            <w:szCs w:val="24"/>
          </w:rPr>
          <w:fldChar w:fldCharType="separate"/>
        </w:r>
      </w:del>
      <w:ins w:id="6506" w:author="Haskamp, Stefan" w:date="2021-12-30T18:41:00Z">
        <w:del w:id="6507" w:author="Haskamp, Stefan (extern)" w:date="2022-01-15T14:17:00Z">
          <w:r w:rsidR="00030D93" w:rsidRPr="00622A7F" w:rsidDel="001249C4">
            <w:rPr>
              <w:rFonts w:cs="Arial"/>
            </w:rPr>
            <w:delText xml:space="preserve">Figure </w:delText>
          </w:r>
          <w:r w:rsidR="00030D93" w:rsidDel="001249C4">
            <w:rPr>
              <w:rFonts w:cs="Arial"/>
              <w:noProof/>
            </w:rPr>
            <w:delText>30</w:delText>
          </w:r>
        </w:del>
      </w:ins>
      <w:del w:id="6508" w:author="Haskamp, Stefan (extern)" w:date="2022-01-15T14:17:00Z">
        <w:r w:rsidR="00A53077" w:rsidRPr="00622A7F" w:rsidDel="001249C4">
          <w:rPr>
            <w:rFonts w:cs="Arial"/>
          </w:rPr>
          <w:delText xml:space="preserve">Figure </w:delText>
        </w:r>
        <w:r w:rsidR="00A53077" w:rsidDel="001249C4">
          <w:rPr>
            <w:rFonts w:cs="Arial"/>
            <w:noProof/>
          </w:rPr>
          <w:delText>30</w:delText>
        </w:r>
        <w:r w:rsidR="00C255B7" w:rsidRPr="00622A7F" w:rsidDel="001249C4">
          <w:rPr>
            <w:rFonts w:cs="Arial"/>
            <w:szCs w:val="24"/>
          </w:rPr>
          <w:fldChar w:fldCharType="end"/>
        </w:r>
        <w:r w:rsidR="00C255B7" w:rsidRPr="00622A7F" w:rsidDel="001249C4">
          <w:rPr>
            <w:rFonts w:cs="Arial"/>
            <w:szCs w:val="24"/>
          </w:rPr>
          <w:fldChar w:fldCharType="begin"/>
        </w:r>
        <w:r w:rsidR="00C255B7" w:rsidRPr="00622A7F" w:rsidDel="001249C4">
          <w:rPr>
            <w:rFonts w:cs="Arial"/>
            <w:szCs w:val="24"/>
          </w:rPr>
          <w:delInstrText xml:space="preserve"> REF _Ref72940499 \h </w:delInstrText>
        </w:r>
        <w:r w:rsidR="00622A7F" w:rsidDel="001249C4">
          <w:rPr>
            <w:rFonts w:cs="Arial"/>
            <w:szCs w:val="24"/>
          </w:rPr>
          <w:delInstrText xml:space="preserve"> \* MERGEFORMAT </w:delInstrText>
        </w:r>
        <w:r w:rsidR="00C255B7" w:rsidRPr="00622A7F" w:rsidDel="001249C4">
          <w:rPr>
            <w:rFonts w:cs="Arial"/>
            <w:szCs w:val="24"/>
          </w:rPr>
        </w:r>
        <w:r w:rsidR="00C255B7" w:rsidRPr="00622A7F" w:rsidDel="001249C4">
          <w:rPr>
            <w:rFonts w:cs="Arial"/>
            <w:szCs w:val="24"/>
          </w:rPr>
          <w:fldChar w:fldCharType="separate"/>
        </w:r>
      </w:del>
      <w:ins w:id="6509" w:author="Haskamp, Stefan" w:date="2021-12-30T18:41:00Z">
        <w:del w:id="6510" w:author="Haskamp, Stefan (extern)" w:date="2022-01-15T14:17:00Z">
          <w:r w:rsidR="00030D93" w:rsidRPr="00622A7F" w:rsidDel="001249C4">
            <w:rPr>
              <w:rFonts w:cs="Arial"/>
            </w:rPr>
            <w:delText xml:space="preserve">Figure </w:delText>
          </w:r>
          <w:r w:rsidR="00030D93" w:rsidDel="001249C4">
            <w:rPr>
              <w:rFonts w:cs="Arial"/>
              <w:noProof/>
            </w:rPr>
            <w:delText>32</w:delText>
          </w:r>
        </w:del>
      </w:ins>
      <w:del w:id="6511" w:author="Haskamp, Stefan (extern)" w:date="2022-01-15T14:17:00Z">
        <w:r w:rsidR="00A53077" w:rsidRPr="00622A7F" w:rsidDel="001249C4">
          <w:rPr>
            <w:rFonts w:cs="Arial"/>
          </w:rPr>
          <w:delText xml:space="preserve">Figure </w:delText>
        </w:r>
        <w:r w:rsidR="00A53077" w:rsidDel="001249C4">
          <w:rPr>
            <w:rFonts w:cs="Arial"/>
            <w:noProof/>
          </w:rPr>
          <w:delText>32</w:delText>
        </w:r>
        <w:r w:rsidR="00C255B7" w:rsidRPr="00622A7F" w:rsidDel="001249C4">
          <w:rPr>
            <w:rFonts w:cs="Arial"/>
            <w:szCs w:val="24"/>
          </w:rPr>
          <w:fldChar w:fldCharType="end"/>
        </w:r>
        <w:commentRangeEnd w:id="6505"/>
        <w:r w:rsidR="00CA5DD2" w:rsidDel="001249C4">
          <w:rPr>
            <w:rStyle w:val="Kommentarzeichen"/>
          </w:rPr>
          <w:commentReference w:id="6505"/>
        </w:r>
        <w:r w:rsidR="00C255B7" w:rsidRPr="00622A7F" w:rsidDel="001249C4">
          <w:rPr>
            <w:rFonts w:cs="Arial"/>
            <w:szCs w:val="24"/>
          </w:rPr>
          <w:delText>)</w:delText>
        </w:r>
      </w:del>
      <w:ins w:id="6512" w:author="Hüffmeier, Ulrike" w:date="2021-10-01T13:11:00Z">
        <w:del w:id="6513" w:author="Haskamp, Stefan (extern)" w:date="2022-01-15T14:17:00Z">
          <w:r w:rsidR="001930F1" w:rsidRPr="00622A7F" w:rsidDel="001249C4">
            <w:rPr>
              <w:rFonts w:cs="Arial"/>
              <w:szCs w:val="24"/>
            </w:rPr>
            <w:delText>.</w:delText>
          </w:r>
        </w:del>
      </w:ins>
    </w:p>
    <w:p w14:paraId="75CF2E13" w14:textId="79106DD4" w:rsidR="00C255B7" w:rsidRPr="00622A7F" w:rsidDel="001249C4" w:rsidRDefault="00382E14" w:rsidP="00C255B7">
      <w:pPr>
        <w:keepNext/>
        <w:rPr>
          <w:del w:id="6514" w:author="Haskamp, Stefan (extern)" w:date="2022-01-15T14:17:00Z"/>
          <w:rFonts w:cs="Arial"/>
        </w:rPr>
      </w:pPr>
      <w:del w:id="6515" w:author="Haskamp, Stefan (extern)" w:date="2022-01-15T14:17:00Z">
        <w:r>
          <w:rPr>
            <w:rFonts w:cs="Arial"/>
            <w:szCs w:val="24"/>
          </w:rPr>
          <w:pict w14:anchorId="46BFBAB5">
            <v:shape id="_x0000_i1053" type="#_x0000_t75" style="width:454.45pt;height:178.55pt">
              <v:imagedata r:id="rId58" o:title="plots"/>
            </v:shape>
          </w:pict>
        </w:r>
      </w:del>
    </w:p>
    <w:p w14:paraId="28278AB0" w14:textId="524A80E9" w:rsidR="00C255B7" w:rsidRPr="00622A7F" w:rsidDel="001249C4" w:rsidRDefault="00C255B7" w:rsidP="00C255B7">
      <w:pPr>
        <w:pStyle w:val="Beschriftung"/>
        <w:rPr>
          <w:del w:id="6516" w:author="Haskamp, Stefan (extern)" w:date="2022-01-15T14:17:00Z"/>
          <w:rFonts w:cs="Arial"/>
        </w:rPr>
      </w:pPr>
      <w:bookmarkStart w:id="6517" w:name="_Ref72940499"/>
      <w:del w:id="6518" w:author="Haskamp, Stefan (extern)" w:date="2022-01-15T14:17:00Z">
        <w:r w:rsidRPr="00622A7F" w:rsidDel="001249C4">
          <w:rPr>
            <w:rFonts w:cs="Arial"/>
          </w:rPr>
          <w:delText xml:space="preserve">Figure </w:delText>
        </w:r>
        <w:r w:rsidRPr="00622A7F" w:rsidDel="001249C4">
          <w:rPr>
            <w:rFonts w:cs="Arial"/>
          </w:rPr>
          <w:fldChar w:fldCharType="begin"/>
        </w:r>
        <w:r w:rsidRPr="00622A7F" w:rsidDel="001249C4">
          <w:rPr>
            <w:rFonts w:cs="Arial"/>
          </w:rPr>
          <w:delInstrText xml:space="preserve"> SEQ Figure \* ARABIC </w:delInstrText>
        </w:r>
        <w:r w:rsidRPr="00622A7F" w:rsidDel="001249C4">
          <w:rPr>
            <w:rFonts w:cs="Arial"/>
          </w:rPr>
          <w:fldChar w:fldCharType="separate"/>
        </w:r>
        <w:r w:rsidR="00030D93" w:rsidDel="001249C4">
          <w:rPr>
            <w:rFonts w:cs="Arial"/>
            <w:noProof/>
          </w:rPr>
          <w:delText>32</w:delText>
        </w:r>
        <w:r w:rsidRPr="00622A7F" w:rsidDel="001249C4">
          <w:rPr>
            <w:rFonts w:cs="Arial"/>
          </w:rPr>
          <w:fldChar w:fldCharType="end"/>
        </w:r>
        <w:bookmarkEnd w:id="6517"/>
        <w:r w:rsidRPr="00622A7F" w:rsidDel="001249C4">
          <w:rPr>
            <w:rFonts w:cs="Arial"/>
          </w:rPr>
          <w:delText xml:space="preserve">: genotype </w:delText>
        </w:r>
      </w:del>
      <w:ins w:id="6519" w:author="Hüffmeier, Ulrike" w:date="2021-10-01T11:42:00Z">
        <w:del w:id="6520" w:author="Haskamp, Stefan (extern)" w:date="2022-01-15T14:17:00Z">
          <w:r w:rsidR="008E56C5" w:rsidRPr="00622A7F" w:rsidDel="001249C4">
            <w:rPr>
              <w:rFonts w:cs="Arial"/>
            </w:rPr>
            <w:delText>G</w:delText>
          </w:r>
          <w:r w:rsidR="001930F1" w:rsidRPr="00622A7F" w:rsidDel="001249C4">
            <w:rPr>
              <w:rFonts w:cs="Arial"/>
            </w:rPr>
            <w:delText>enotyping</w:delText>
          </w:r>
          <w:r w:rsidR="008E56C5" w:rsidRPr="00622A7F" w:rsidDel="001249C4">
            <w:rPr>
              <w:rFonts w:cs="Arial"/>
            </w:rPr>
            <w:delText xml:space="preserve"> </w:delText>
          </w:r>
        </w:del>
      </w:ins>
      <w:del w:id="6521" w:author="Haskamp, Stefan (extern)" w:date="2022-01-15T14:17:00Z">
        <w:r w:rsidRPr="00622A7F" w:rsidDel="001249C4">
          <w:rPr>
            <w:rFonts w:cs="Arial"/>
          </w:rPr>
          <w:delText xml:space="preserve">plots of the four variants in </w:delText>
        </w:r>
        <w:r w:rsidRPr="00622A7F" w:rsidDel="001249C4">
          <w:rPr>
            <w:rFonts w:cs="Arial"/>
            <w:i/>
          </w:rPr>
          <w:delText>MPO</w:delText>
        </w:r>
        <w:r w:rsidRPr="00622A7F" w:rsidDel="001249C4">
          <w:rPr>
            <w:rFonts w:cs="Arial"/>
          </w:rPr>
          <w:delText xml:space="preserve"> </w:delText>
        </w:r>
        <w:r w:rsidR="00463FFE" w:rsidRPr="00622A7F" w:rsidDel="001249C4">
          <w:rPr>
            <w:rFonts w:cs="Arial"/>
            <w:noProof/>
          </w:rPr>
          <w:delText>analyz</w:delText>
        </w:r>
        <w:r w:rsidRPr="00622A7F" w:rsidDel="001249C4">
          <w:rPr>
            <w:rFonts w:cs="Arial"/>
            <w:noProof/>
          </w:rPr>
          <w:delText>ed by GSA</w:delText>
        </w:r>
      </w:del>
    </w:p>
    <w:p w14:paraId="741AB89D" w14:textId="1032761E" w:rsidR="00C429B1" w:rsidRPr="00622A7F" w:rsidDel="001249C4" w:rsidRDefault="00C255B7" w:rsidP="00C255B7">
      <w:pPr>
        <w:pStyle w:val="Untertitel"/>
        <w:rPr>
          <w:del w:id="6522" w:author="Haskamp, Stefan (extern)" w:date="2022-01-15T14:17:00Z"/>
          <w:rFonts w:cs="Arial"/>
        </w:rPr>
      </w:pPr>
      <w:del w:id="6523" w:author="Haskamp, Stefan (extern)" w:date="2022-01-15T14:17:00Z">
        <w:r w:rsidRPr="00622A7F" w:rsidDel="001249C4">
          <w:rPr>
            <w:rFonts w:cs="Arial"/>
          </w:rPr>
          <w:delText>The genotyping plot of</w:delText>
        </w:r>
        <w:r w:rsidRPr="00622A7F" w:rsidDel="001249C4">
          <w:rPr>
            <w:rFonts w:cs="Arial"/>
            <w:b/>
          </w:rPr>
          <w:delText xml:space="preserve"> a</w:delText>
        </w:r>
        <w:r w:rsidRPr="00622A7F" w:rsidDel="001249C4">
          <w:rPr>
            <w:rFonts w:cs="Arial"/>
          </w:rPr>
          <w:delText xml:space="preserve"> c.752T&gt;C/ p.(Met251Thr) (rs56378716), </w:delText>
        </w:r>
        <w:r w:rsidRPr="00622A7F" w:rsidDel="001249C4">
          <w:rPr>
            <w:rFonts w:cs="Arial"/>
            <w:b/>
          </w:rPr>
          <w:delText>b</w:delText>
        </w:r>
        <w:r w:rsidRPr="00622A7F" w:rsidDel="001249C4">
          <w:rPr>
            <w:rFonts w:cs="Arial"/>
          </w:rPr>
          <w:delText xml:space="preserve"> c.1642C&gt;T/ p.(Arg548Trp) (rs148802625), </w:delText>
        </w:r>
        <w:r w:rsidRPr="00622A7F" w:rsidDel="001249C4">
          <w:rPr>
            <w:rFonts w:cs="Arial"/>
            <w:b/>
          </w:rPr>
          <w:delText xml:space="preserve">c </w:delText>
        </w:r>
        <w:r w:rsidRPr="00622A7F" w:rsidDel="001249C4">
          <w:rPr>
            <w:rFonts w:cs="Arial"/>
            <w:i/>
          </w:rPr>
          <w:delText>c</w:delText>
        </w:r>
        <w:r w:rsidRPr="00622A7F" w:rsidDel="001249C4">
          <w:rPr>
            <w:rFonts w:cs="Arial"/>
          </w:rPr>
          <w:delText xml:space="preserve">.1705C&gt;T/ p.(Arg569Trp) (rs119468010) and </w:delText>
        </w:r>
        <w:r w:rsidRPr="00622A7F" w:rsidDel="001249C4">
          <w:rPr>
            <w:rFonts w:cs="Arial"/>
            <w:b/>
          </w:rPr>
          <w:delText>d</w:delText>
        </w:r>
        <w:r w:rsidRPr="00622A7F" w:rsidDel="001249C4">
          <w:rPr>
            <w:rFonts w:cs="Arial"/>
          </w:rPr>
          <w:delText xml:space="preserve"> c.2031-2A&gt;C (rs35897051) generated by microarray analysis. Plots display genotyping signal</w:delText>
        </w:r>
        <w:r w:rsidR="00463FFE" w:rsidRPr="00622A7F" w:rsidDel="001249C4">
          <w:rPr>
            <w:rFonts w:cs="Arial"/>
          </w:rPr>
          <w:delText>s</w:delText>
        </w:r>
        <w:r w:rsidRPr="00622A7F" w:rsidDel="001249C4">
          <w:rPr>
            <w:rFonts w:cs="Arial"/>
          </w:rPr>
          <w:delText xml:space="preserve"> in polar coordinates with the radius on the x-axis and the polar angle in radians on the y-axis. </w:delText>
        </w:r>
        <w:r w:rsidR="0066461B" w:rsidRPr="00622A7F" w:rsidDel="001249C4">
          <w:rPr>
            <w:rFonts w:cs="Arial"/>
          </w:rPr>
          <w:delText>The color of the clusters indicate</w:delText>
        </w:r>
        <w:r w:rsidR="00463FFE" w:rsidRPr="00622A7F" w:rsidDel="001249C4">
          <w:rPr>
            <w:rFonts w:cs="Arial"/>
          </w:rPr>
          <w:delText>s</w:delText>
        </w:r>
        <w:r w:rsidR="0066461B" w:rsidRPr="00622A7F" w:rsidDel="001249C4">
          <w:rPr>
            <w:rFonts w:cs="Arial"/>
          </w:rPr>
          <w:delText xml:space="preserve"> homozygosity (blue or red) or heterozygosity</w:delText>
        </w:r>
        <w:r w:rsidRPr="00622A7F" w:rsidDel="001249C4">
          <w:rPr>
            <w:rFonts w:cs="Arial"/>
          </w:rPr>
          <w:delText xml:space="preserve"> </w:delText>
        </w:r>
        <w:r w:rsidR="0066461B" w:rsidRPr="00622A7F" w:rsidDel="001249C4">
          <w:rPr>
            <w:rFonts w:cs="Arial"/>
          </w:rPr>
          <w:delText>(</w:delText>
        </w:r>
        <w:r w:rsidRPr="00622A7F" w:rsidDel="001249C4">
          <w:rPr>
            <w:rFonts w:cs="Arial"/>
          </w:rPr>
          <w:delText>purple</w:delText>
        </w:r>
        <w:r w:rsidR="0066461B" w:rsidRPr="00622A7F" w:rsidDel="001249C4">
          <w:rPr>
            <w:rFonts w:cs="Arial"/>
          </w:rPr>
          <w:delText>), while c</w:delText>
        </w:r>
        <w:r w:rsidRPr="00622A7F" w:rsidDel="001249C4">
          <w:rPr>
            <w:rFonts w:cs="Arial"/>
          </w:rPr>
          <w:delText>ircles</w:delText>
        </w:r>
        <w:r w:rsidR="0066461B" w:rsidRPr="00622A7F" w:rsidDel="001249C4">
          <w:rPr>
            <w:rFonts w:cs="Arial"/>
          </w:rPr>
          <w:delText xml:space="preserve"> around dots demonstrate</w:delText>
        </w:r>
        <w:r w:rsidRPr="00622A7F" w:rsidDel="001249C4">
          <w:rPr>
            <w:rFonts w:cs="Arial"/>
          </w:rPr>
          <w:delText xml:space="preserve"> genotype calls of high confidence. </w:delText>
        </w:r>
        <w:r w:rsidR="0066461B" w:rsidRPr="00622A7F" w:rsidDel="001249C4">
          <w:rPr>
            <w:rFonts w:cs="Arial"/>
          </w:rPr>
          <w:delText xml:space="preserve">Unassigned genotypes are represented by </w:delText>
        </w:r>
      </w:del>
      <w:ins w:id="6524" w:author="ulrike.hueffmeier@gmail.com" w:date="2021-11-26T19:30:00Z">
        <w:del w:id="6525" w:author="Haskamp, Stefan (extern)" w:date="2022-01-15T14:17:00Z">
          <w:r w:rsidR="00227109" w:rsidDel="001249C4">
            <w:rPr>
              <w:rFonts w:cs="Arial"/>
            </w:rPr>
            <w:delText xml:space="preserve">as </w:delText>
          </w:r>
        </w:del>
      </w:ins>
      <w:del w:id="6526" w:author="Haskamp, Stefan (extern)" w:date="2022-01-15T14:17:00Z">
        <w:r w:rsidR="0066461B" w:rsidRPr="00622A7F" w:rsidDel="001249C4">
          <w:rPr>
            <w:rFonts w:cs="Arial"/>
          </w:rPr>
          <w:delText>black dots</w:delText>
        </w:r>
        <w:r w:rsidRPr="00622A7F" w:rsidDel="001249C4">
          <w:rPr>
            <w:rFonts w:cs="Arial"/>
          </w:rPr>
          <w:delText>.</w:delText>
        </w:r>
      </w:del>
    </w:p>
    <w:p w14:paraId="18D72DFC" w14:textId="6BCA9A0A" w:rsidR="001454C4" w:rsidRPr="00622A7F" w:rsidDel="001249C4" w:rsidRDefault="00F665C5" w:rsidP="00531B58">
      <w:pPr>
        <w:rPr>
          <w:del w:id="6527" w:author="Haskamp, Stefan (extern)" w:date="2022-01-15T14:17:00Z"/>
          <w:rFonts w:cs="Arial"/>
          <w:szCs w:val="24"/>
        </w:rPr>
      </w:pPr>
      <w:del w:id="6528" w:author="Haskamp, Stefan (extern)" w:date="2022-01-15T14:17:00Z">
        <w:r w:rsidRPr="00622A7F" w:rsidDel="001249C4">
          <w:rPr>
            <w:rFonts w:cs="Arial"/>
            <w:szCs w:val="24"/>
          </w:rPr>
          <w:delText xml:space="preserve">All rare genotypes detected by </w:delText>
        </w:r>
        <w:r w:rsidR="004901F4" w:rsidRPr="00622A7F" w:rsidDel="001249C4">
          <w:rPr>
            <w:rFonts w:cs="Arial"/>
            <w:szCs w:val="24"/>
          </w:rPr>
          <w:delText>these</w:delText>
        </w:r>
        <w:r w:rsidRPr="00622A7F" w:rsidDel="001249C4">
          <w:rPr>
            <w:rFonts w:cs="Arial"/>
            <w:szCs w:val="24"/>
          </w:rPr>
          <w:delText xml:space="preserve"> methods were verified by Sanger sequencing. </w:delText>
        </w:r>
        <w:r w:rsidR="004901F4" w:rsidRPr="00622A7F" w:rsidDel="001249C4">
          <w:rPr>
            <w:rFonts w:cs="Arial"/>
            <w:szCs w:val="24"/>
          </w:rPr>
          <w:delText xml:space="preserve">7,338 genotypes (3 SNPs in 2,446 DNAs (1,073 PsV, 1,321 PsA, 4 PPP, 48 SAPHO syndrome)) were detected by both methods </w:delText>
        </w:r>
      </w:del>
      <w:ins w:id="6529" w:author="ulrike.hueffmeier@gmail.com" w:date="2021-11-26T19:21:00Z">
        <w:del w:id="6530" w:author="Haskamp, Stefan (extern)" w:date="2022-01-15T14:17:00Z">
          <w:r w:rsidR="00CA5DD2" w:rsidDel="001249C4">
            <w:rPr>
              <w:rFonts w:cs="Arial"/>
              <w:szCs w:val="24"/>
            </w:rPr>
            <w:delText>and served as</w:delText>
          </w:r>
        </w:del>
      </w:ins>
      <w:del w:id="6531" w:author="Haskamp, Stefan (extern)" w:date="2022-01-15T14:17:00Z">
        <w:r w:rsidR="004901F4" w:rsidRPr="00622A7F" w:rsidDel="001249C4">
          <w:rPr>
            <w:rFonts w:cs="Arial"/>
            <w:szCs w:val="24"/>
          </w:rPr>
          <w:delText xml:space="preserve">for quality control. In total, the genotyping </w:delText>
        </w:r>
      </w:del>
      <w:ins w:id="6532" w:author="ulrike.hueffmeier@gmail.com" w:date="2021-11-26T19:22:00Z">
        <w:del w:id="6533" w:author="Haskamp, Stefan (extern)" w:date="2022-01-15T14:17:00Z">
          <w:r w:rsidR="00CA5DD2" w:rsidRPr="00622A7F" w:rsidDel="001249C4">
            <w:rPr>
              <w:rFonts w:cs="Arial"/>
              <w:szCs w:val="24"/>
            </w:rPr>
            <w:delText>genotyp</w:delText>
          </w:r>
          <w:r w:rsidR="00CA5DD2" w:rsidDel="001249C4">
            <w:rPr>
              <w:rFonts w:cs="Arial"/>
              <w:szCs w:val="24"/>
            </w:rPr>
            <w:delText>es</w:delText>
          </w:r>
          <w:r w:rsidR="00CA5DD2" w:rsidRPr="00622A7F" w:rsidDel="001249C4">
            <w:rPr>
              <w:rFonts w:cs="Arial"/>
              <w:szCs w:val="24"/>
            </w:rPr>
            <w:delText xml:space="preserve"> </w:delText>
          </w:r>
        </w:del>
      </w:ins>
      <w:del w:id="6534" w:author="Haskamp, Stefan (extern)" w:date="2022-01-15T14:17:00Z">
        <w:r w:rsidR="004901F4" w:rsidRPr="00622A7F" w:rsidDel="001249C4">
          <w:rPr>
            <w:rFonts w:cs="Arial"/>
            <w:szCs w:val="24"/>
          </w:rPr>
          <w:delText xml:space="preserve">results of the </w:delText>
        </w:r>
      </w:del>
      <w:ins w:id="6535" w:author="ulrike.hueffmeier@gmail.com" w:date="2021-11-26T19:22:00Z">
        <w:del w:id="6536" w:author="Haskamp, Stefan (extern)" w:date="2022-01-15T14:17:00Z">
          <w:r w:rsidR="00CA5DD2" w:rsidDel="001249C4">
            <w:rPr>
              <w:rFonts w:cs="Arial"/>
              <w:szCs w:val="24"/>
            </w:rPr>
            <w:delText xml:space="preserve">two </w:delText>
          </w:r>
        </w:del>
      </w:ins>
      <w:del w:id="6537" w:author="Haskamp, Stefan (extern)" w:date="2022-01-15T14:17:00Z">
        <w:r w:rsidR="004901F4" w:rsidRPr="00622A7F" w:rsidDel="001249C4">
          <w:rPr>
            <w:rFonts w:cs="Arial"/>
            <w:szCs w:val="24"/>
          </w:rPr>
          <w:delText xml:space="preserve">variants (c.752T&gt;C/p.(Met251Thr) and c.1705C&gt;T/p.(Arg569Trp) were in complete concordance, while </w:delText>
        </w:r>
      </w:del>
      <w:ins w:id="6538" w:author="ulrike.hueffmeier@gmail.com" w:date="2021-11-26T19:22:00Z">
        <w:del w:id="6539" w:author="Haskamp, Stefan (extern)" w:date="2022-01-15T14:17:00Z">
          <w:r w:rsidR="00CA5DD2" w:rsidDel="001249C4">
            <w:rPr>
              <w:rFonts w:cs="Arial"/>
              <w:szCs w:val="24"/>
            </w:rPr>
            <w:delText xml:space="preserve">in case of </w:delText>
          </w:r>
          <w:r w:rsidR="00CA5DD2" w:rsidRPr="00622A7F" w:rsidDel="001249C4">
            <w:rPr>
              <w:rFonts w:cs="Arial"/>
              <w:szCs w:val="24"/>
            </w:rPr>
            <w:delText>c.2031-2A&gt;C</w:delText>
          </w:r>
          <w:r w:rsidR="00CA5DD2" w:rsidDel="001249C4">
            <w:rPr>
              <w:rFonts w:cs="Arial"/>
              <w:szCs w:val="24"/>
            </w:rPr>
            <w:delText>,</w:delText>
          </w:r>
          <w:r w:rsidR="00CA5DD2" w:rsidRPr="00622A7F" w:rsidDel="001249C4">
            <w:rPr>
              <w:rFonts w:cs="Arial"/>
              <w:szCs w:val="24"/>
            </w:rPr>
            <w:delText xml:space="preserve"> </w:delText>
          </w:r>
        </w:del>
      </w:ins>
      <w:del w:id="6540" w:author="Haskamp, Stefan (extern)" w:date="2022-01-15T14:17:00Z">
        <w:r w:rsidR="004901F4" w:rsidRPr="00622A7F" w:rsidDel="001249C4">
          <w:rPr>
            <w:rFonts w:cs="Arial"/>
            <w:szCs w:val="24"/>
          </w:rPr>
          <w:delText xml:space="preserve">6 </w:delText>
        </w:r>
      </w:del>
      <w:ins w:id="6541" w:author="ulrike.hueffmeier@gmail.com" w:date="2021-11-26T19:23:00Z">
        <w:del w:id="6542" w:author="Haskamp, Stefan (extern)" w:date="2022-01-15T14:17:00Z">
          <w:r w:rsidR="009D0705" w:rsidDel="001249C4">
            <w:rPr>
              <w:rFonts w:cs="Arial"/>
              <w:szCs w:val="24"/>
            </w:rPr>
            <w:delText>six</w:delText>
          </w:r>
          <w:r w:rsidR="009D0705" w:rsidRPr="00622A7F" w:rsidDel="001249C4">
            <w:rPr>
              <w:rFonts w:cs="Arial"/>
              <w:szCs w:val="24"/>
            </w:rPr>
            <w:delText xml:space="preserve"> </w:delText>
          </w:r>
        </w:del>
      </w:ins>
      <w:del w:id="6543" w:author="Haskamp, Stefan (extern)" w:date="2022-01-15T14:17:00Z">
        <w:r w:rsidR="004901F4" w:rsidRPr="00622A7F" w:rsidDel="001249C4">
          <w:rPr>
            <w:rFonts w:cs="Arial"/>
            <w:szCs w:val="24"/>
          </w:rPr>
          <w:delText xml:space="preserve">probands were </w:delText>
        </w:r>
      </w:del>
      <w:commentRangeStart w:id="6544"/>
      <w:ins w:id="6545" w:author="Stefan" w:date="2021-10-07T14:34:00Z">
        <w:del w:id="6546" w:author="Haskamp, Stefan (extern)" w:date="2022-01-15T14:17:00Z">
          <w:r w:rsidR="0096669E" w:rsidRPr="00622A7F" w:rsidDel="001249C4">
            <w:rPr>
              <w:rFonts w:cs="Arial"/>
              <w:szCs w:val="24"/>
            </w:rPr>
            <w:delText xml:space="preserve">homozygous for </w:delText>
          </w:r>
        </w:del>
      </w:ins>
      <w:ins w:id="6547" w:author="ulrike.hueffmeier@gmail.com" w:date="2021-11-26T19:22:00Z">
        <w:del w:id="6548" w:author="Haskamp, Stefan (extern)" w:date="2022-01-15T14:17:00Z">
          <w:r w:rsidR="00CA5DD2" w:rsidDel="001249C4">
            <w:rPr>
              <w:rFonts w:cs="Arial"/>
              <w:szCs w:val="24"/>
            </w:rPr>
            <w:delText>the rare allele</w:delText>
          </w:r>
        </w:del>
      </w:ins>
      <w:ins w:id="6549" w:author="ulrike.hueffmeier@gmail.com" w:date="2021-11-26T19:23:00Z">
        <w:del w:id="6550" w:author="Haskamp, Stefan (extern)" w:date="2022-01-15T14:17:00Z">
          <w:r w:rsidR="009D0705" w:rsidDel="001249C4">
            <w:rPr>
              <w:rFonts w:cs="Arial"/>
              <w:szCs w:val="24"/>
            </w:rPr>
            <w:delText xml:space="preserve"> </w:delText>
          </w:r>
        </w:del>
      </w:ins>
      <w:ins w:id="6551" w:author="Stefan" w:date="2021-10-07T14:34:00Z">
        <w:del w:id="6552" w:author="Haskamp, Stefan (extern)" w:date="2022-01-15T14:17:00Z">
          <w:r w:rsidR="0096669E" w:rsidRPr="00622A7F" w:rsidDel="001249C4">
            <w:rPr>
              <w:rFonts w:cs="Arial"/>
              <w:szCs w:val="24"/>
            </w:rPr>
            <w:delText>c.2031-2A&gt;C (99.81% concordance) according to microarray, but heterozygous according to Sanger sequencing</w:delText>
          </w:r>
          <w:commentRangeEnd w:id="6544"/>
          <w:r w:rsidR="0096669E" w:rsidRPr="00622A7F" w:rsidDel="001249C4">
            <w:rPr>
              <w:rStyle w:val="Kommentarzeichen"/>
              <w:rFonts w:cs="Arial"/>
            </w:rPr>
            <w:commentReference w:id="6544"/>
          </w:r>
          <w:r w:rsidR="0096669E" w:rsidRPr="00622A7F" w:rsidDel="001249C4">
            <w:rPr>
              <w:rFonts w:cs="Arial"/>
              <w:szCs w:val="24"/>
            </w:rPr>
            <w:delText>.</w:delText>
          </w:r>
        </w:del>
      </w:ins>
      <w:ins w:id="6553" w:author="ulrike.hueffmeier@gmail.com" w:date="2021-11-26T19:23:00Z">
        <w:del w:id="6554" w:author="Haskamp, Stefan (extern)" w:date="2022-01-15T14:17:00Z">
          <w:r w:rsidR="009D0705" w:rsidDel="001249C4">
            <w:rPr>
              <w:rFonts w:cs="Arial"/>
              <w:szCs w:val="24"/>
            </w:rPr>
            <w:delText xml:space="preserve"> </w:delText>
          </w:r>
        </w:del>
      </w:ins>
      <w:del w:id="6555" w:author="Haskamp, Stefan (extern)" w:date="2022-01-15T14:17:00Z">
        <w:r w:rsidR="004901F4" w:rsidRPr="00622A7F" w:rsidDel="001249C4">
          <w:rPr>
            <w:rFonts w:cs="Arial"/>
            <w:szCs w:val="24"/>
          </w:rPr>
          <w:delText>Sanger sequencing also indicate</w:delText>
        </w:r>
        <w:r w:rsidR="00737EB8" w:rsidRPr="00622A7F" w:rsidDel="001249C4">
          <w:rPr>
            <w:rFonts w:cs="Arial"/>
            <w:szCs w:val="24"/>
          </w:rPr>
          <w:delText>s</w:delText>
        </w:r>
        <w:r w:rsidR="004901F4" w:rsidRPr="00622A7F" w:rsidDel="001249C4">
          <w:rPr>
            <w:rFonts w:cs="Arial"/>
            <w:szCs w:val="24"/>
          </w:rPr>
          <w:delText xml:space="preserve"> </w:delText>
        </w:r>
      </w:del>
      <w:ins w:id="6556" w:author="Hüffmeier, Ulrike" w:date="2021-10-01T13:12:00Z">
        <w:del w:id="6557" w:author="Haskamp, Stefan (extern)" w:date="2022-01-15T14:17:00Z">
          <w:r w:rsidR="001930F1" w:rsidRPr="00622A7F" w:rsidDel="001249C4">
            <w:rPr>
              <w:rFonts w:cs="Arial"/>
              <w:szCs w:val="24"/>
            </w:rPr>
            <w:delText xml:space="preserve">indicated </w:delText>
          </w:r>
        </w:del>
      </w:ins>
      <w:del w:id="6558" w:author="Haskamp, Stefan (extern)" w:date="2022-01-15T14:17:00Z">
        <w:r w:rsidR="004901F4" w:rsidRPr="00622A7F" w:rsidDel="001249C4">
          <w:rPr>
            <w:rFonts w:cs="Arial"/>
            <w:szCs w:val="24"/>
          </w:rPr>
          <w:delText>a</w:delText>
        </w:r>
      </w:del>
      <w:ins w:id="6559" w:author="ulrike.hueffmeier@gmail.com" w:date="2021-11-26T19:23:00Z">
        <w:del w:id="6560" w:author="Haskamp, Stefan (extern)" w:date="2022-01-15T14:17:00Z">
          <w:r w:rsidR="009D0705" w:rsidDel="001249C4">
            <w:rPr>
              <w:rFonts w:cs="Arial"/>
              <w:szCs w:val="24"/>
            </w:rPr>
            <w:delText>n additional</w:delText>
          </w:r>
        </w:del>
      </w:ins>
      <w:del w:id="6561" w:author="Haskamp, Stefan (extern)" w:date="2022-01-15T14:17:00Z">
        <w:r w:rsidR="004901F4" w:rsidRPr="00622A7F" w:rsidDel="001249C4">
          <w:rPr>
            <w:rFonts w:cs="Arial"/>
            <w:szCs w:val="24"/>
          </w:rPr>
          <w:delText xml:space="preserve"> heterozygous variant (c.2031-6A&gt;G) four bases upstream of c.2031-2A&gt;C in all six probands</w:delText>
        </w:r>
        <w:r w:rsidR="00737EB8" w:rsidRPr="00622A7F" w:rsidDel="001249C4">
          <w:rPr>
            <w:rFonts w:cs="Arial"/>
            <w:szCs w:val="24"/>
          </w:rPr>
          <w:delText>, which probably led to a false-</w:delText>
        </w:r>
        <w:r w:rsidR="004901F4" w:rsidRPr="00622A7F" w:rsidDel="001249C4">
          <w:rPr>
            <w:rFonts w:cs="Arial"/>
            <w:szCs w:val="24"/>
          </w:rPr>
          <w:delText xml:space="preserve">positive </w:delText>
        </w:r>
        <w:commentRangeStart w:id="6562"/>
        <w:r w:rsidR="004901F4" w:rsidRPr="00622A7F" w:rsidDel="001249C4">
          <w:rPr>
            <w:rFonts w:cs="Arial"/>
            <w:szCs w:val="24"/>
          </w:rPr>
          <w:delText>result</w:delText>
        </w:r>
        <w:commentRangeEnd w:id="6562"/>
        <w:r w:rsidR="001930F1" w:rsidRPr="00622A7F" w:rsidDel="001249C4">
          <w:rPr>
            <w:rStyle w:val="Kommentarzeichen"/>
            <w:rFonts w:cs="Arial"/>
          </w:rPr>
          <w:commentReference w:id="6562"/>
        </w:r>
        <w:r w:rsidR="00BA5B09" w:rsidRPr="00622A7F" w:rsidDel="001249C4">
          <w:rPr>
            <w:rFonts w:cs="Arial"/>
            <w:szCs w:val="24"/>
          </w:rPr>
          <w:delText xml:space="preserve">. </w:delText>
        </w:r>
      </w:del>
      <w:ins w:id="6563" w:author="ulrike.hueffmeier@gmail.com" w:date="2021-11-26T19:25:00Z">
        <w:del w:id="6564" w:author="Haskamp, Stefan (extern)" w:date="2022-01-15T14:17:00Z">
          <w:r w:rsidR="00CE7FFA" w:rsidDel="001249C4">
            <w:rPr>
              <w:rFonts w:cs="Arial"/>
              <w:szCs w:val="24"/>
            </w:rPr>
            <w:delText>We supposed that a</w:delText>
          </w:r>
        </w:del>
      </w:ins>
      <w:ins w:id="6565" w:author="ulrike.hueffmeier@gmail.com" w:date="2021-11-26T19:24:00Z">
        <w:del w:id="6566" w:author="Haskamp, Stefan (extern)" w:date="2022-01-15T14:17:00Z">
          <w:r w:rsidR="009D0705" w:rsidDel="001249C4">
            <w:rPr>
              <w:rFonts w:cs="Arial"/>
              <w:szCs w:val="24"/>
            </w:rPr>
            <w:delText xml:space="preserve"> reduced binding of the microarray pr</w:delText>
          </w:r>
        </w:del>
      </w:ins>
      <w:ins w:id="6567" w:author="ulrike.hueffmeier@gmail.com" w:date="2021-11-26T19:25:00Z">
        <w:del w:id="6568" w:author="Haskamp, Stefan (extern)" w:date="2022-01-15T14:17:00Z">
          <w:r w:rsidR="009D0705" w:rsidDel="001249C4">
            <w:rPr>
              <w:rFonts w:cs="Arial"/>
              <w:szCs w:val="24"/>
            </w:rPr>
            <w:delText xml:space="preserve">obes </w:delText>
          </w:r>
        </w:del>
      </w:ins>
      <w:ins w:id="6569" w:author="ulrike.hueffmeier@gmail.com" w:date="2021-11-26T19:24:00Z">
        <w:del w:id="6570" w:author="Haskamp, Stefan (extern)" w:date="2022-01-15T14:17:00Z">
          <w:r w:rsidR="009D0705" w:rsidDel="001249C4">
            <w:rPr>
              <w:rFonts w:cs="Arial"/>
              <w:szCs w:val="24"/>
            </w:rPr>
            <w:delText xml:space="preserve">in case of the mismatch lead to false </w:delText>
          </w:r>
        </w:del>
      </w:ins>
      <w:ins w:id="6571" w:author="ulrike.hueffmeier@gmail.com" w:date="2021-11-26T19:25:00Z">
        <w:del w:id="6572" w:author="Haskamp, Stefan (extern)" w:date="2022-01-15T14:17:00Z">
          <w:r w:rsidR="00CE7FFA" w:rsidDel="001249C4">
            <w:rPr>
              <w:rFonts w:cs="Arial"/>
              <w:szCs w:val="24"/>
            </w:rPr>
            <w:delText xml:space="preserve">homozygous genotypes. </w:delText>
          </w:r>
        </w:del>
      </w:ins>
      <w:ins w:id="6573" w:author="Stefan" w:date="2021-10-07T14:35:00Z">
        <w:del w:id="6574" w:author="Haskamp, Stefan (extern)" w:date="2022-01-15T14:17:00Z">
          <w:r w:rsidR="0096669E" w:rsidRPr="00622A7F" w:rsidDel="001249C4">
            <w:rPr>
              <w:rFonts w:cs="Arial"/>
              <w:szCs w:val="24"/>
            </w:rPr>
            <w:delText>Consequently</w:delText>
          </w:r>
        </w:del>
      </w:ins>
      <w:ins w:id="6575" w:author="ulrike.hueffmeier@gmail.com" w:date="2021-11-26T19:26:00Z">
        <w:del w:id="6576" w:author="Haskamp, Stefan (extern)" w:date="2022-01-15T14:17:00Z">
          <w:r w:rsidR="00CE7FFA" w:rsidDel="001249C4">
            <w:rPr>
              <w:rFonts w:cs="Arial"/>
              <w:szCs w:val="24"/>
            </w:rPr>
            <w:delText>In general</w:delText>
          </w:r>
        </w:del>
      </w:ins>
      <w:ins w:id="6577" w:author="Stefan" w:date="2021-10-07T14:35:00Z">
        <w:del w:id="6578" w:author="Haskamp, Stefan (extern)" w:date="2022-01-15T14:17:00Z">
          <w:r w:rsidR="0096669E" w:rsidRPr="00622A7F" w:rsidDel="001249C4">
            <w:rPr>
              <w:rFonts w:cs="Arial"/>
              <w:szCs w:val="24"/>
            </w:rPr>
            <w:delText>, the</w:delText>
          </w:r>
        </w:del>
      </w:ins>
      <w:ins w:id="6579" w:author="ulrike.hueffmeier@gmail.com" w:date="2021-11-26T19:26:00Z">
        <w:del w:id="6580" w:author="Haskamp, Stefan (extern)" w:date="2022-01-15T14:17:00Z">
          <w:r w:rsidR="00CE7FFA" w:rsidDel="001249C4">
            <w:rPr>
              <w:rFonts w:cs="Arial"/>
              <w:szCs w:val="24"/>
            </w:rPr>
            <w:delText>se concordance rates indicated reliable</w:delText>
          </w:r>
        </w:del>
      </w:ins>
      <w:ins w:id="6581" w:author="Stefan" w:date="2021-10-07T14:35:00Z">
        <w:del w:id="6582" w:author="Haskamp, Stefan (extern)" w:date="2022-01-15T14:17:00Z">
          <w:r w:rsidR="0096669E" w:rsidRPr="00622A7F" w:rsidDel="001249C4">
            <w:rPr>
              <w:rFonts w:cs="Arial"/>
              <w:szCs w:val="24"/>
            </w:rPr>
            <w:delText xml:space="preserve"> </w:delText>
          </w:r>
        </w:del>
      </w:ins>
      <w:ins w:id="6583" w:author="ulrike.hueffmeier@gmail.com" w:date="2021-11-26T19:26:00Z">
        <w:del w:id="6584" w:author="Haskamp, Stefan (extern)" w:date="2022-01-15T14:17:00Z">
          <w:r w:rsidR="00CE7FFA" w:rsidDel="001249C4">
            <w:rPr>
              <w:rFonts w:cs="Arial"/>
              <w:szCs w:val="24"/>
            </w:rPr>
            <w:delText xml:space="preserve"> genotypes</w:delText>
          </w:r>
        </w:del>
      </w:ins>
      <w:ins w:id="6585" w:author="ulrike.hueffmeier@gmail.com" w:date="2021-11-26T19:30:00Z">
        <w:del w:id="6586" w:author="Haskamp, Stefan (extern)" w:date="2022-01-15T14:17:00Z">
          <w:r w:rsidR="00227109" w:rsidDel="001249C4">
            <w:rPr>
              <w:rFonts w:cs="Arial"/>
              <w:szCs w:val="24"/>
            </w:rPr>
            <w:delText xml:space="preserve"> in case of these three SNPs</w:delText>
          </w:r>
        </w:del>
      </w:ins>
      <w:ins w:id="6587" w:author="Stefan" w:date="2021-10-07T14:35:00Z">
        <w:del w:id="6588" w:author="Haskamp, Stefan (extern)" w:date="2022-01-15T14:17:00Z">
          <w:r w:rsidR="0096669E" w:rsidRPr="00622A7F" w:rsidDel="001249C4">
            <w:rPr>
              <w:rFonts w:cs="Arial"/>
              <w:szCs w:val="24"/>
            </w:rPr>
            <w:delText>results were found to be reliable.</w:delText>
          </w:r>
        </w:del>
      </w:ins>
    </w:p>
    <w:p w14:paraId="00F85006" w14:textId="613845F0" w:rsidR="00F665C5" w:rsidRPr="00622A7F" w:rsidDel="001249C4" w:rsidRDefault="00007A22" w:rsidP="00007A22">
      <w:pPr>
        <w:rPr>
          <w:del w:id="6589" w:author="Haskamp, Stefan (extern)" w:date="2022-01-15T14:17:00Z"/>
          <w:rFonts w:cs="Arial"/>
          <w:szCs w:val="24"/>
        </w:rPr>
      </w:pPr>
      <w:del w:id="6590" w:author="Haskamp, Stefan (extern)" w:date="2022-01-15T14:17:00Z">
        <w:r w:rsidRPr="00622A7F" w:rsidDel="001249C4">
          <w:rPr>
            <w:rFonts w:cs="Arial"/>
            <w:szCs w:val="24"/>
          </w:rPr>
          <w:delText xml:space="preserve">Three SNPs </w:delText>
        </w:r>
        <w:r w:rsidR="00F665C5" w:rsidRPr="00622A7F" w:rsidDel="001249C4">
          <w:rPr>
            <w:rFonts w:cs="Arial"/>
            <w:szCs w:val="24"/>
          </w:rPr>
          <w:delText>c.1642C&gt;T/p.(Arg548Trp), c.1705C&gt;T/p.(Arg569Trp) and c.1768C&gt;T/p.(Arg590Cys)</w:delText>
        </w:r>
        <w:r w:rsidRPr="00622A7F" w:rsidDel="001249C4">
          <w:rPr>
            <w:rFonts w:cs="Arial"/>
            <w:szCs w:val="24"/>
          </w:rPr>
          <w:delText xml:space="preserve"> were positioned in exon 10 and </w:delText>
        </w:r>
        <w:r w:rsidR="00F665C5" w:rsidRPr="00622A7F" w:rsidDel="001249C4">
          <w:rPr>
            <w:rFonts w:cs="Arial"/>
            <w:szCs w:val="24"/>
          </w:rPr>
          <w:delText>sequenced by Sanger in all patient groups.</w:delText>
        </w:r>
      </w:del>
    </w:p>
    <w:p w14:paraId="64BBA2B8" w14:textId="4F2B4A1D" w:rsidR="00246B9F" w:rsidRPr="00622A7F" w:rsidDel="001249C4" w:rsidRDefault="00007A22" w:rsidP="00246B9F">
      <w:pPr>
        <w:rPr>
          <w:ins w:id="6591" w:author="Stefan" w:date="2021-10-15T10:50:00Z"/>
          <w:del w:id="6592" w:author="Haskamp, Stefan (extern)" w:date="2022-01-15T14:17:00Z"/>
          <w:rFonts w:cs="Arial"/>
          <w:szCs w:val="24"/>
        </w:rPr>
      </w:pPr>
      <w:commentRangeStart w:id="6593"/>
      <w:del w:id="6594" w:author="Haskamp, Stefan (extern)" w:date="2022-01-15T14:17:00Z">
        <w:r w:rsidRPr="00622A7F" w:rsidDel="001249C4">
          <w:rPr>
            <w:rFonts w:cs="Arial"/>
            <w:szCs w:val="24"/>
            <w:rPrChange w:id="6595" w:author="Haskamp, Stefan (extern)" w:date="2021-10-17T15:29:00Z">
              <w:rPr>
                <w:rFonts w:cs="Arial"/>
                <w:szCs w:val="24"/>
                <w:highlight w:val="yellow"/>
              </w:rPr>
            </w:rPrChange>
          </w:rPr>
          <w:delText>In total, the ge</w:delText>
        </w:r>
        <w:r w:rsidR="00246B9F" w:rsidRPr="00622A7F" w:rsidDel="001249C4">
          <w:rPr>
            <w:rFonts w:cs="Arial"/>
            <w:szCs w:val="24"/>
            <w:rPrChange w:id="6596" w:author="Haskamp, Stefan (extern)" w:date="2021-10-17T15:29:00Z">
              <w:rPr>
                <w:rFonts w:cs="Arial"/>
                <w:szCs w:val="24"/>
                <w:highlight w:val="yellow"/>
              </w:rPr>
            </w:rPrChange>
          </w:rPr>
          <w:delText>notyping rate of the seven variants</w:delText>
        </w:r>
      </w:del>
      <w:ins w:id="6597" w:author="Stefan" w:date="2021-10-15T10:56:00Z">
        <w:del w:id="6598" w:author="Haskamp, Stefan (extern)" w:date="2022-01-15T14:17:00Z">
          <w:r w:rsidR="00620CC0" w:rsidRPr="00622A7F" w:rsidDel="001249C4">
            <w:rPr>
              <w:rFonts w:cs="Arial"/>
              <w:szCs w:val="24"/>
              <w:rPrChange w:id="6599" w:author="Haskamp, Stefan (extern)" w:date="2021-10-17T15:29:00Z">
                <w:rPr>
                  <w:rFonts w:cs="Arial"/>
                  <w:szCs w:val="24"/>
                  <w:highlight w:val="yellow"/>
                </w:rPr>
              </w:rPrChange>
            </w:rPr>
            <w:delText xml:space="preserve"> detected by </w:delText>
          </w:r>
        </w:del>
      </w:ins>
      <w:ins w:id="6600" w:author="ulrike.hueffmeier@gmail.com" w:date="2021-11-26T19:27:00Z">
        <w:del w:id="6601" w:author="Haskamp, Stefan (extern)" w:date="2022-01-15T14:17:00Z">
          <w:r w:rsidR="00CE7FFA" w:rsidDel="001249C4">
            <w:rPr>
              <w:rFonts w:cs="Arial"/>
              <w:szCs w:val="24"/>
            </w:rPr>
            <w:delText xml:space="preserve">the </w:delText>
          </w:r>
        </w:del>
      </w:ins>
      <w:ins w:id="6602" w:author="Stefan" w:date="2021-10-15T10:56:00Z">
        <w:del w:id="6603" w:author="Haskamp, Stefan (extern)" w:date="2022-01-15T14:17:00Z">
          <w:r w:rsidR="00620CC0" w:rsidRPr="00622A7F" w:rsidDel="001249C4">
            <w:rPr>
              <w:rFonts w:cs="Arial"/>
              <w:szCs w:val="24"/>
              <w:rPrChange w:id="6604" w:author="Haskamp, Stefan (extern)" w:date="2021-10-17T15:29:00Z">
                <w:rPr>
                  <w:rFonts w:cs="Arial"/>
                  <w:szCs w:val="24"/>
                  <w:highlight w:val="yellow"/>
                </w:rPr>
              </w:rPrChange>
            </w:rPr>
            <w:delText xml:space="preserve">three </w:delText>
          </w:r>
        </w:del>
      </w:ins>
      <w:ins w:id="6605" w:author="ulrike.hueffmeier@gmail.com" w:date="2021-11-26T19:27:00Z">
        <w:del w:id="6606" w:author="Haskamp, Stefan (extern)" w:date="2022-01-15T14:17:00Z">
          <w:r w:rsidR="00CE7FFA" w:rsidDel="001249C4">
            <w:rPr>
              <w:rFonts w:cs="Arial"/>
              <w:szCs w:val="24"/>
            </w:rPr>
            <w:delText xml:space="preserve">genotyping </w:delText>
          </w:r>
        </w:del>
      </w:ins>
      <w:ins w:id="6607" w:author="Stefan" w:date="2021-10-15T10:56:00Z">
        <w:del w:id="6608" w:author="Haskamp, Stefan (extern)" w:date="2022-01-15T14:17:00Z">
          <w:r w:rsidR="00620CC0" w:rsidRPr="00622A7F" w:rsidDel="001249C4">
            <w:rPr>
              <w:rFonts w:cs="Arial"/>
              <w:szCs w:val="24"/>
              <w:rPrChange w:id="6609" w:author="Haskamp, Stefan (extern)" w:date="2021-10-17T15:29:00Z">
                <w:rPr>
                  <w:rFonts w:cs="Arial"/>
                  <w:szCs w:val="24"/>
                  <w:highlight w:val="yellow"/>
                </w:rPr>
              </w:rPrChange>
            </w:rPr>
            <w:delText>methods</w:delText>
          </w:r>
        </w:del>
      </w:ins>
      <w:del w:id="6610" w:author="Haskamp, Stefan (extern)" w:date="2022-01-15T14:17:00Z">
        <w:r w:rsidR="00246B9F" w:rsidRPr="00622A7F" w:rsidDel="001249C4">
          <w:rPr>
            <w:rFonts w:cs="Arial"/>
            <w:szCs w:val="24"/>
            <w:rPrChange w:id="6611" w:author="Haskamp, Stefan (extern)" w:date="2021-10-17T15:29:00Z">
              <w:rPr>
                <w:rFonts w:cs="Arial"/>
                <w:szCs w:val="24"/>
                <w:highlight w:val="yellow"/>
              </w:rPr>
            </w:rPrChange>
          </w:rPr>
          <w:delText xml:space="preserve"> in </w:delText>
        </w:r>
        <w:r w:rsidR="00F665C5" w:rsidRPr="00622A7F" w:rsidDel="001249C4">
          <w:rPr>
            <w:rFonts w:cs="Arial"/>
            <w:szCs w:val="24"/>
            <w:rPrChange w:id="6612" w:author="Haskamp, Stefan (extern)" w:date="2021-10-17T15:29:00Z">
              <w:rPr>
                <w:rFonts w:cs="Arial"/>
                <w:szCs w:val="24"/>
                <w:highlight w:val="yellow"/>
              </w:rPr>
            </w:rPrChange>
          </w:rPr>
          <w:delText>3,663 individuals was 100%</w:delText>
        </w:r>
      </w:del>
      <w:ins w:id="6613" w:author="Stefan" w:date="2021-10-15T10:56:00Z">
        <w:del w:id="6614" w:author="Haskamp, Stefan (extern)" w:date="2022-01-15T14:17:00Z">
          <w:r w:rsidR="00620CC0" w:rsidRPr="00622A7F" w:rsidDel="001249C4">
            <w:rPr>
              <w:rFonts w:cs="Arial"/>
              <w:szCs w:val="24"/>
              <w:rPrChange w:id="6615" w:author="Haskamp, Stefan (extern)" w:date="2021-10-17T15:29:00Z">
                <w:rPr>
                  <w:rFonts w:cs="Arial"/>
                  <w:szCs w:val="24"/>
                  <w:highlight w:val="yellow"/>
                </w:rPr>
              </w:rPrChange>
            </w:rPr>
            <w:delText xml:space="preserve"> </w:delText>
          </w:r>
        </w:del>
      </w:ins>
      <w:ins w:id="6616" w:author="Stefan" w:date="2021-10-15T10:57:00Z">
        <w:del w:id="6617" w:author="Haskamp, Stefan (extern)" w:date="2022-01-15T14:17:00Z">
          <w:r w:rsidR="00620CC0" w:rsidRPr="00622A7F" w:rsidDel="001249C4">
            <w:rPr>
              <w:rFonts w:cs="Arial"/>
              <w:szCs w:val="24"/>
              <w:rPrChange w:id="6618" w:author="Haskamp, Stefan (extern)" w:date="2021-10-17T15:29:00Z">
                <w:rPr>
                  <w:rFonts w:cs="Arial"/>
                  <w:szCs w:val="24"/>
                  <w:highlight w:val="yellow"/>
                </w:rPr>
              </w:rPrChange>
            </w:rPr>
            <w:delText>(</w:delText>
          </w:r>
          <w:r w:rsidR="00620CC0" w:rsidRPr="00622A7F" w:rsidDel="001249C4">
            <w:rPr>
              <w:rFonts w:cs="Arial"/>
              <w:szCs w:val="24"/>
              <w:rPrChange w:id="6619" w:author="Haskamp, Stefan (extern)" w:date="2021-10-17T15:29:00Z">
                <w:rPr>
                  <w:rFonts w:cs="Arial"/>
                  <w:szCs w:val="24"/>
                  <w:highlight w:val="yellow"/>
                </w:rPr>
              </w:rPrChange>
            </w:rPr>
            <w:fldChar w:fldCharType="begin"/>
          </w:r>
          <w:r w:rsidR="00620CC0" w:rsidRPr="00622A7F" w:rsidDel="001249C4">
            <w:rPr>
              <w:rFonts w:cs="Arial"/>
              <w:szCs w:val="24"/>
              <w:rPrChange w:id="6620" w:author="Haskamp, Stefan (extern)" w:date="2021-10-17T15:29:00Z">
                <w:rPr>
                  <w:rFonts w:cs="Arial"/>
                  <w:szCs w:val="24"/>
                  <w:highlight w:val="yellow"/>
                </w:rPr>
              </w:rPrChange>
            </w:rPr>
            <w:delInstrText xml:space="preserve"> REF _Ref85187886 \h </w:delInstrText>
          </w:r>
        </w:del>
      </w:ins>
      <w:del w:id="6621" w:author="Haskamp, Stefan (extern)" w:date="2022-01-15T14:17:00Z">
        <w:r w:rsidR="00E70350" w:rsidRPr="00622A7F" w:rsidDel="001249C4">
          <w:rPr>
            <w:rFonts w:cs="Arial"/>
            <w:szCs w:val="24"/>
          </w:rPr>
          <w:delInstrText xml:space="preserve"> \* MERGEFORMAT </w:delInstrText>
        </w:r>
        <w:r w:rsidR="00620CC0" w:rsidRPr="00622A7F" w:rsidDel="001249C4">
          <w:rPr>
            <w:rFonts w:cs="Arial"/>
            <w:szCs w:val="24"/>
            <w:rPrChange w:id="6622" w:author="Haskamp, Stefan (extern)" w:date="2021-10-17T15:29:00Z">
              <w:rPr>
                <w:rFonts w:cs="Arial"/>
                <w:szCs w:val="24"/>
              </w:rPr>
            </w:rPrChange>
          </w:rPr>
        </w:r>
        <w:r w:rsidR="00620CC0" w:rsidRPr="00622A7F" w:rsidDel="001249C4">
          <w:rPr>
            <w:rFonts w:cs="Arial"/>
            <w:szCs w:val="24"/>
            <w:rPrChange w:id="6623" w:author="Haskamp, Stefan (extern)" w:date="2021-10-17T15:29:00Z">
              <w:rPr>
                <w:rFonts w:cs="Arial"/>
                <w:szCs w:val="24"/>
                <w:highlight w:val="yellow"/>
              </w:rPr>
            </w:rPrChange>
          </w:rPr>
          <w:fldChar w:fldCharType="separate"/>
        </w:r>
      </w:del>
      <w:ins w:id="6624" w:author="Haskamp, Stefan" w:date="2021-12-30T18:41:00Z">
        <w:del w:id="6625" w:author="Haskamp, Stefan (extern)" w:date="2022-01-15T14:17:00Z">
          <w:r w:rsidR="00030D93" w:rsidRPr="00622A7F" w:rsidDel="001249C4">
            <w:rPr>
              <w:rFonts w:cs="Arial"/>
            </w:rPr>
            <w:delText xml:space="preserve">Table </w:delText>
          </w:r>
          <w:r w:rsidR="00030D93" w:rsidDel="001249C4">
            <w:rPr>
              <w:rFonts w:cs="Arial"/>
              <w:noProof/>
            </w:rPr>
            <w:delText>25</w:delText>
          </w:r>
        </w:del>
      </w:ins>
      <w:ins w:id="6626" w:author="Stefan" w:date="2021-10-15T10:51:00Z">
        <w:del w:id="6627" w:author="Haskamp, Stefan (extern)" w:date="2022-01-15T14:17:00Z">
          <w:r w:rsidR="00A53077" w:rsidRPr="00622A7F" w:rsidDel="001249C4">
            <w:rPr>
              <w:rFonts w:cs="Arial"/>
            </w:rPr>
            <w:delText xml:space="preserve">Table </w:delText>
          </w:r>
        </w:del>
      </w:ins>
      <w:del w:id="6628" w:author="Haskamp, Stefan (extern)" w:date="2022-01-15T14:17:00Z">
        <w:r w:rsidR="00A53077" w:rsidDel="001249C4">
          <w:rPr>
            <w:rFonts w:cs="Arial"/>
            <w:noProof/>
          </w:rPr>
          <w:delText>25</w:delText>
        </w:r>
      </w:del>
      <w:ins w:id="6629" w:author="Stefan" w:date="2021-10-15T10:57:00Z">
        <w:del w:id="6630" w:author="Haskamp, Stefan (extern)" w:date="2022-01-15T14:17:00Z">
          <w:r w:rsidR="00620CC0" w:rsidRPr="00622A7F" w:rsidDel="001249C4">
            <w:rPr>
              <w:rFonts w:cs="Arial"/>
              <w:szCs w:val="24"/>
              <w:rPrChange w:id="6631" w:author="Haskamp, Stefan (extern)" w:date="2021-10-17T15:29:00Z">
                <w:rPr>
                  <w:rFonts w:cs="Arial"/>
                  <w:szCs w:val="24"/>
                  <w:highlight w:val="yellow"/>
                </w:rPr>
              </w:rPrChange>
            </w:rPr>
            <w:fldChar w:fldCharType="end"/>
          </w:r>
          <w:r w:rsidR="00620CC0" w:rsidRPr="00622A7F" w:rsidDel="001249C4">
            <w:rPr>
              <w:rFonts w:cs="Arial"/>
              <w:szCs w:val="24"/>
              <w:rPrChange w:id="6632" w:author="Haskamp, Stefan (extern)" w:date="2021-10-17T15:29:00Z">
                <w:rPr>
                  <w:rFonts w:cs="Arial"/>
                  <w:szCs w:val="24"/>
                  <w:highlight w:val="yellow"/>
                </w:rPr>
              </w:rPrChange>
            </w:rPr>
            <w:delText>)</w:delText>
          </w:r>
        </w:del>
      </w:ins>
      <w:del w:id="6633" w:author="Haskamp, Stefan (extern)" w:date="2022-01-15T14:17:00Z">
        <w:r w:rsidR="00F665C5" w:rsidRPr="00622A7F" w:rsidDel="001249C4">
          <w:rPr>
            <w:rFonts w:cs="Arial"/>
            <w:szCs w:val="24"/>
            <w:rPrChange w:id="6634" w:author="Haskamp, Stefan (extern)" w:date="2021-10-17T15:29:00Z">
              <w:rPr>
                <w:rFonts w:cs="Arial"/>
                <w:szCs w:val="24"/>
                <w:highlight w:val="yellow"/>
              </w:rPr>
            </w:rPrChange>
          </w:rPr>
          <w:delText>.</w:delText>
        </w:r>
        <w:r w:rsidR="00246B9F" w:rsidRPr="00622A7F" w:rsidDel="001249C4">
          <w:rPr>
            <w:rFonts w:cs="Arial"/>
            <w:szCs w:val="24"/>
            <w:rPrChange w:id="6635" w:author="Haskamp, Stefan (extern)" w:date="2021-10-17T15:29:00Z">
              <w:rPr>
                <w:rFonts w:cs="Arial"/>
                <w:szCs w:val="24"/>
                <w:highlight w:val="yellow"/>
              </w:rPr>
            </w:rPrChange>
          </w:rPr>
          <w:delText xml:space="preserve"> Additionally, 441 patients were genotyped in </w:delText>
        </w:r>
      </w:del>
      <w:ins w:id="6636" w:author="ulrike.hueffmeier@gmail.com" w:date="2021-11-26T19:31:00Z">
        <w:del w:id="6637" w:author="Haskamp, Stefan (extern)" w:date="2022-01-15T14:17:00Z">
          <w:r w:rsidR="00227109" w:rsidDel="001249C4">
            <w:rPr>
              <w:rFonts w:cs="Arial"/>
              <w:szCs w:val="24"/>
            </w:rPr>
            <w:delText>for</w:delText>
          </w:r>
          <w:r w:rsidR="00227109" w:rsidRPr="00622A7F" w:rsidDel="001249C4">
            <w:rPr>
              <w:rFonts w:cs="Arial"/>
              <w:szCs w:val="24"/>
              <w:rPrChange w:id="6638" w:author="Haskamp, Stefan (extern)" w:date="2021-10-17T15:29:00Z">
                <w:rPr>
                  <w:rFonts w:cs="Arial"/>
                  <w:szCs w:val="24"/>
                  <w:highlight w:val="yellow"/>
                </w:rPr>
              </w:rPrChange>
            </w:rPr>
            <w:delText xml:space="preserve"> </w:delText>
          </w:r>
        </w:del>
      </w:ins>
      <w:del w:id="6639" w:author="Haskamp, Stefan (extern)" w:date="2022-01-15T14:17:00Z">
        <w:r w:rsidR="00246B9F" w:rsidRPr="00622A7F" w:rsidDel="001249C4">
          <w:rPr>
            <w:rFonts w:cs="Arial"/>
            <w:szCs w:val="24"/>
            <w:rPrChange w:id="6640" w:author="Haskamp, Stefan (extern)" w:date="2021-10-17T15:29:00Z">
              <w:rPr>
                <w:rFonts w:cs="Arial"/>
                <w:szCs w:val="24"/>
                <w:highlight w:val="yellow"/>
              </w:rPr>
            </w:rPrChange>
          </w:rPr>
          <w:delText xml:space="preserve">less than seven SNPs. These results were included for </w:delText>
        </w:r>
        <w:r w:rsidR="00083436" w:rsidRPr="00622A7F" w:rsidDel="001249C4">
          <w:rPr>
            <w:rFonts w:cs="Arial"/>
            <w:szCs w:val="24"/>
            <w:rPrChange w:id="6641" w:author="Haskamp, Stefan (extern)" w:date="2021-10-17T15:29:00Z">
              <w:rPr>
                <w:rFonts w:cs="Arial"/>
                <w:szCs w:val="24"/>
                <w:highlight w:val="yellow"/>
              </w:rPr>
            </w:rPrChange>
          </w:rPr>
          <w:delText>determining</w:delText>
        </w:r>
        <w:r w:rsidR="00737EB8" w:rsidRPr="00622A7F" w:rsidDel="001249C4">
          <w:rPr>
            <w:rFonts w:cs="Arial"/>
            <w:szCs w:val="24"/>
            <w:rPrChange w:id="6642" w:author="Haskamp, Stefan (extern)" w:date="2021-10-17T15:29:00Z">
              <w:rPr>
                <w:rFonts w:cs="Arial"/>
                <w:szCs w:val="24"/>
                <w:highlight w:val="yellow"/>
              </w:rPr>
            </w:rPrChange>
          </w:rPr>
          <w:delText xml:space="preserve"> the association per variant</w:delText>
        </w:r>
        <w:r w:rsidR="00246B9F" w:rsidRPr="00622A7F" w:rsidDel="001249C4">
          <w:rPr>
            <w:rFonts w:cs="Arial"/>
            <w:szCs w:val="24"/>
            <w:rPrChange w:id="6643" w:author="Haskamp, Stefan (extern)" w:date="2021-10-17T15:29:00Z">
              <w:rPr>
                <w:rFonts w:cs="Arial"/>
                <w:szCs w:val="24"/>
                <w:highlight w:val="yellow"/>
              </w:rPr>
            </w:rPrChange>
          </w:rPr>
          <w:delText xml:space="preserve">, but not for the cumulative frequencies. </w:delText>
        </w:r>
        <w:commentRangeEnd w:id="6593"/>
        <w:r w:rsidR="00627213" w:rsidRPr="00622A7F" w:rsidDel="001249C4">
          <w:rPr>
            <w:rStyle w:val="Kommentarzeichen"/>
            <w:rFonts w:cs="Arial"/>
            <w:rPrChange w:id="6644" w:author="Haskamp, Stefan (extern)" w:date="2021-10-17T15:29:00Z">
              <w:rPr>
                <w:rStyle w:val="Kommentarzeichen"/>
                <w:highlight w:val="yellow"/>
              </w:rPr>
            </w:rPrChange>
          </w:rPr>
          <w:commentReference w:id="6593"/>
        </w:r>
      </w:del>
    </w:p>
    <w:p w14:paraId="27168113" w14:textId="4AC71FB0" w:rsidR="00620CC0" w:rsidRPr="00622A7F" w:rsidDel="001249C4" w:rsidRDefault="00620CC0" w:rsidP="00246B9F">
      <w:pPr>
        <w:rPr>
          <w:ins w:id="6645" w:author="Stefan" w:date="2021-10-15T10:49:00Z"/>
          <w:del w:id="6646" w:author="Haskamp, Stefan (extern)" w:date="2022-01-15T14:17:00Z"/>
          <w:rFonts w:cs="Arial"/>
          <w:szCs w:val="24"/>
        </w:rPr>
      </w:pPr>
    </w:p>
    <w:p w14:paraId="782284C9" w14:textId="70E18A29" w:rsidR="00620CC0" w:rsidRPr="00622A7F" w:rsidDel="001249C4" w:rsidRDefault="00620CC0" w:rsidP="00030D93">
      <w:pPr>
        <w:keepNext/>
        <w:rPr>
          <w:ins w:id="6647" w:author="Stefan" w:date="2021-10-15T10:51:00Z"/>
          <w:del w:id="6648" w:author="Haskamp, Stefan (extern)" w:date="2022-01-15T14:17:00Z"/>
          <w:rFonts w:cs="Arial"/>
          <w:noProof/>
        </w:rPr>
      </w:pPr>
      <w:bookmarkStart w:id="6649" w:name="_Ref85187886"/>
      <w:ins w:id="6650" w:author="Stefan" w:date="2021-10-15T10:51:00Z">
        <w:del w:id="6651" w:author="Haskamp, Stefan (extern)" w:date="2022-01-15T14:17:00Z">
          <w:r w:rsidRPr="00622A7F" w:rsidDel="001249C4">
            <w:rPr>
              <w:rFonts w:cs="Arial"/>
            </w:rPr>
            <w:delText xml:space="preserve">Table </w:delText>
          </w:r>
          <w:r w:rsidRPr="00622A7F" w:rsidDel="001249C4">
            <w:rPr>
              <w:rFonts w:cs="Arial"/>
            </w:rPr>
            <w:fldChar w:fldCharType="begin"/>
          </w:r>
          <w:r w:rsidRPr="00622A7F" w:rsidDel="001249C4">
            <w:rPr>
              <w:rFonts w:cs="Arial"/>
            </w:rPr>
            <w:delInstrText xml:space="preserve"> SEQ Table \* ARABIC </w:delInstrText>
          </w:r>
        </w:del>
      </w:ins>
      <w:del w:id="6652" w:author="Haskamp, Stefan (extern)" w:date="2022-01-15T14:17:00Z">
        <w:r w:rsidRPr="00622A7F" w:rsidDel="001249C4">
          <w:rPr>
            <w:rFonts w:cs="Arial"/>
          </w:rPr>
          <w:fldChar w:fldCharType="separate"/>
        </w:r>
        <w:r w:rsidR="00030D93" w:rsidDel="001249C4">
          <w:rPr>
            <w:rFonts w:cs="Arial"/>
            <w:noProof/>
          </w:rPr>
          <w:delText>25</w:delText>
        </w:r>
      </w:del>
      <w:ins w:id="6653" w:author="Stefan" w:date="2021-10-15T10:51:00Z">
        <w:del w:id="6654" w:author="Haskamp, Stefan (extern)" w:date="2022-01-15T14:17:00Z">
          <w:r w:rsidRPr="00622A7F" w:rsidDel="001249C4">
            <w:rPr>
              <w:rFonts w:cs="Arial"/>
            </w:rPr>
            <w:fldChar w:fldCharType="end"/>
          </w:r>
          <w:bookmarkEnd w:id="6649"/>
          <w:r w:rsidRPr="00622A7F" w:rsidDel="001249C4">
            <w:rPr>
              <w:rFonts w:cs="Arial"/>
            </w:rPr>
            <w:delText>: Overview of</w:delText>
          </w:r>
          <w:r w:rsidRPr="00622A7F" w:rsidDel="001249C4">
            <w:rPr>
              <w:rFonts w:cs="Arial"/>
              <w:noProof/>
            </w:rPr>
            <w:delText xml:space="preserve"> SNPs and their corresponding genotyping methods</w:delText>
          </w:r>
        </w:del>
      </w:ins>
    </w:p>
    <w:p w14:paraId="4AF62397" w14:textId="018DE731" w:rsidR="00620CC0" w:rsidRPr="00622A7F" w:rsidDel="001249C4" w:rsidRDefault="00620CC0">
      <w:pPr>
        <w:rPr>
          <w:ins w:id="6655" w:author="Stefan" w:date="2021-10-15T10:51:00Z"/>
          <w:del w:id="6656" w:author="Haskamp, Stefan (extern)" w:date="2022-01-15T14:17:00Z"/>
          <w:rFonts w:cs="Arial"/>
        </w:rPr>
      </w:pPr>
      <w:ins w:id="6657" w:author="Stefan" w:date="2021-10-15T10:52:00Z">
        <w:del w:id="6658" w:author="Haskamp, Stefan (extern)" w:date="2022-01-15T14:17:00Z">
          <w:r w:rsidRPr="00622A7F" w:rsidDel="001249C4">
            <w:rPr>
              <w:rFonts w:cs="Arial"/>
            </w:rPr>
            <w:delText xml:space="preserve">All rare genotypes were verified by Sanger sequencing. </w:delText>
          </w:r>
        </w:del>
      </w:ins>
    </w:p>
    <w:tbl>
      <w:tblPr>
        <w:tblW w:w="7700" w:type="dxa"/>
        <w:tblInd w:w="-5" w:type="dxa"/>
        <w:tblCellMar>
          <w:left w:w="70" w:type="dxa"/>
          <w:right w:w="70" w:type="dxa"/>
        </w:tblCellMar>
        <w:tblLook w:val="04A0" w:firstRow="1" w:lastRow="0" w:firstColumn="1" w:lastColumn="0" w:noHBand="0" w:noVBand="1"/>
      </w:tblPr>
      <w:tblGrid>
        <w:gridCol w:w="3820"/>
        <w:gridCol w:w="3880"/>
      </w:tblGrid>
      <w:tr w:rsidR="00620CC0" w:rsidRPr="00622A7F" w:rsidDel="001249C4" w14:paraId="0FB317EA" w14:textId="2447198D" w:rsidTr="00620CC0">
        <w:trPr>
          <w:trHeight w:val="300"/>
          <w:ins w:id="6659" w:author="Stefan" w:date="2021-10-15T10:50:00Z"/>
          <w:del w:id="6660" w:author="Haskamp, Stefan (extern)" w:date="2022-01-15T14:17:00Z"/>
        </w:trPr>
        <w:tc>
          <w:tcPr>
            <w:tcW w:w="3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44D626" w14:textId="347342DD" w:rsidR="00620CC0" w:rsidRPr="00622A7F" w:rsidDel="001249C4" w:rsidRDefault="00620CC0">
            <w:pPr>
              <w:rPr>
                <w:ins w:id="6661" w:author="Stefan" w:date="2021-10-15T10:50:00Z"/>
                <w:del w:id="6662" w:author="Haskamp, Stefan (extern)" w:date="2022-01-15T14:17:00Z"/>
                <w:rFonts w:eastAsia="Times New Roman" w:cs="Arial"/>
                <w:b/>
                <w:color w:val="000000"/>
                <w:sz w:val="22"/>
                <w:lang w:eastAsia="en-GB"/>
                <w:rPrChange w:id="6663" w:author="Stefan" w:date="2021-10-15T10:55:00Z">
                  <w:rPr>
                    <w:ins w:id="6664" w:author="Stefan" w:date="2021-10-15T10:50:00Z"/>
                    <w:del w:id="6665" w:author="Haskamp, Stefan (extern)" w:date="2022-01-15T14:17:00Z"/>
                    <w:rFonts w:eastAsia="Times New Roman" w:cs="Arial"/>
                    <w:b/>
                    <w:bCs/>
                    <w:color w:val="000000"/>
                    <w:sz w:val="22"/>
                    <w:lang w:val="de-DE" w:eastAsia="de-DE"/>
                  </w:rPr>
                </w:rPrChange>
              </w:rPr>
              <w:pPrChange w:id="6666" w:author="Stefan" w:date="2021-10-15T10:55:00Z">
                <w:pPr>
                  <w:spacing w:after="0" w:line="240" w:lineRule="auto"/>
                  <w:jc w:val="center"/>
                </w:pPr>
              </w:pPrChange>
            </w:pPr>
            <w:ins w:id="6667" w:author="Stefan" w:date="2021-10-15T10:50:00Z">
              <w:del w:id="6668" w:author="Haskamp, Stefan (extern)" w:date="2022-01-15T14:17:00Z">
                <w:r w:rsidRPr="00622A7F" w:rsidDel="001249C4">
                  <w:rPr>
                    <w:b/>
                    <w:lang w:eastAsia="en-GB"/>
                    <w:rPrChange w:id="6669" w:author="Stefan" w:date="2021-10-15T10:55:00Z">
                      <w:rPr>
                        <w:b/>
                        <w:bCs/>
                        <w:lang w:val="de-DE" w:eastAsia="de-DE"/>
                      </w:rPr>
                    </w:rPrChange>
                  </w:rPr>
                  <w:delText>Variant at nucleotide/ protein level</w:delText>
                </w:r>
              </w:del>
            </w:ins>
          </w:p>
        </w:tc>
        <w:tc>
          <w:tcPr>
            <w:tcW w:w="3880" w:type="dxa"/>
            <w:tcBorders>
              <w:top w:val="single" w:sz="4" w:space="0" w:color="auto"/>
              <w:left w:val="nil"/>
              <w:bottom w:val="single" w:sz="4" w:space="0" w:color="auto"/>
              <w:right w:val="single" w:sz="4" w:space="0" w:color="auto"/>
            </w:tcBorders>
            <w:shd w:val="clear" w:color="auto" w:fill="auto"/>
            <w:noWrap/>
            <w:vAlign w:val="center"/>
            <w:hideMark/>
          </w:tcPr>
          <w:p w14:paraId="1DD857F5" w14:textId="4D893871" w:rsidR="00620CC0" w:rsidRPr="00622A7F" w:rsidDel="001249C4" w:rsidRDefault="00620CC0">
            <w:pPr>
              <w:rPr>
                <w:ins w:id="6670" w:author="Stefan" w:date="2021-10-15T10:50:00Z"/>
                <w:del w:id="6671" w:author="Haskamp, Stefan (extern)" w:date="2022-01-15T14:17:00Z"/>
                <w:rFonts w:eastAsia="Times New Roman" w:cs="Arial"/>
                <w:b/>
                <w:color w:val="000000"/>
                <w:sz w:val="22"/>
                <w:lang w:eastAsia="en-GB"/>
                <w:rPrChange w:id="6672" w:author="Stefan" w:date="2021-10-15T10:55:00Z">
                  <w:rPr>
                    <w:ins w:id="6673" w:author="Stefan" w:date="2021-10-15T10:50:00Z"/>
                    <w:del w:id="6674" w:author="Haskamp, Stefan (extern)" w:date="2022-01-15T14:17:00Z"/>
                    <w:rFonts w:eastAsia="Times New Roman" w:cs="Arial"/>
                    <w:b/>
                    <w:bCs/>
                    <w:color w:val="000000"/>
                    <w:sz w:val="22"/>
                    <w:lang w:val="de-DE" w:eastAsia="de-DE"/>
                  </w:rPr>
                </w:rPrChange>
              </w:rPr>
              <w:pPrChange w:id="6675" w:author="Stefan" w:date="2021-10-15T10:55:00Z">
                <w:pPr>
                  <w:spacing w:after="0" w:line="240" w:lineRule="auto"/>
                  <w:jc w:val="center"/>
                </w:pPr>
              </w:pPrChange>
            </w:pPr>
            <w:ins w:id="6676" w:author="Stefan" w:date="2021-10-15T10:50:00Z">
              <w:del w:id="6677" w:author="Haskamp, Stefan (extern)" w:date="2022-01-15T14:17:00Z">
                <w:r w:rsidRPr="00622A7F" w:rsidDel="001249C4">
                  <w:rPr>
                    <w:b/>
                    <w:lang w:eastAsia="en-GB"/>
                    <w:rPrChange w:id="6678" w:author="Stefan" w:date="2021-10-15T10:55:00Z">
                      <w:rPr>
                        <w:b/>
                        <w:bCs/>
                        <w:lang w:val="de-DE" w:eastAsia="de-DE"/>
                      </w:rPr>
                    </w:rPrChange>
                  </w:rPr>
                  <w:delText>Method</w:delText>
                </w:r>
              </w:del>
            </w:ins>
          </w:p>
        </w:tc>
      </w:tr>
      <w:tr w:rsidR="00620CC0" w:rsidRPr="00622A7F" w:rsidDel="001249C4" w14:paraId="74AA80E1" w14:textId="372F3B41" w:rsidTr="00620CC0">
        <w:trPr>
          <w:trHeight w:val="285"/>
          <w:ins w:id="6679" w:author="Stefan" w:date="2021-10-15T10:50:00Z"/>
          <w:del w:id="6680"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64A9318A" w14:textId="1C1D2A9B" w:rsidR="00620CC0" w:rsidRPr="00622A7F" w:rsidDel="001249C4" w:rsidRDefault="00620CC0">
            <w:pPr>
              <w:rPr>
                <w:ins w:id="6681" w:author="Stefan" w:date="2021-10-15T10:50:00Z"/>
                <w:del w:id="6682" w:author="Haskamp, Stefan (extern)" w:date="2022-01-15T14:17:00Z"/>
                <w:rFonts w:eastAsia="Times New Roman" w:cs="Arial"/>
                <w:color w:val="000000"/>
                <w:sz w:val="22"/>
                <w:lang w:eastAsia="en-GB"/>
                <w:rPrChange w:id="6683" w:author="Stefan" w:date="2021-10-15T10:52:00Z">
                  <w:rPr>
                    <w:ins w:id="6684" w:author="Stefan" w:date="2021-10-15T10:50:00Z"/>
                    <w:del w:id="6685" w:author="Haskamp, Stefan (extern)" w:date="2022-01-15T14:17:00Z"/>
                    <w:rFonts w:eastAsia="Times New Roman" w:cs="Arial"/>
                    <w:color w:val="000000"/>
                    <w:sz w:val="22"/>
                    <w:lang w:val="de-DE" w:eastAsia="de-DE"/>
                  </w:rPr>
                </w:rPrChange>
              </w:rPr>
              <w:pPrChange w:id="6686" w:author="Stefan" w:date="2021-10-15T10:55:00Z">
                <w:pPr>
                  <w:spacing w:after="0" w:line="240" w:lineRule="auto"/>
                  <w:jc w:val="center"/>
                </w:pPr>
              </w:pPrChange>
            </w:pPr>
            <w:ins w:id="6687" w:author="Stefan" w:date="2021-10-15T10:50:00Z">
              <w:del w:id="6688" w:author="Haskamp, Stefan (extern)" w:date="2022-01-15T14:17:00Z">
                <w:r w:rsidRPr="00622A7F" w:rsidDel="001249C4">
                  <w:delText>c.752T&gt;C/p.(Met251Thr)</w:delText>
                </w:r>
              </w:del>
            </w:ins>
          </w:p>
        </w:tc>
        <w:tc>
          <w:tcPr>
            <w:tcW w:w="3880" w:type="dxa"/>
            <w:tcBorders>
              <w:top w:val="nil"/>
              <w:left w:val="nil"/>
              <w:bottom w:val="single" w:sz="4" w:space="0" w:color="auto"/>
              <w:right w:val="single" w:sz="4" w:space="0" w:color="auto"/>
            </w:tcBorders>
            <w:shd w:val="clear" w:color="auto" w:fill="auto"/>
            <w:noWrap/>
            <w:vAlign w:val="center"/>
            <w:hideMark/>
          </w:tcPr>
          <w:p w14:paraId="49DE6A8D" w14:textId="418F72AD" w:rsidR="00620CC0" w:rsidRPr="00622A7F" w:rsidDel="001249C4" w:rsidRDefault="00620CC0">
            <w:pPr>
              <w:rPr>
                <w:ins w:id="6689" w:author="Stefan" w:date="2021-10-15T10:50:00Z"/>
                <w:del w:id="6690" w:author="Haskamp, Stefan (extern)" w:date="2022-01-15T14:17:00Z"/>
                <w:rFonts w:eastAsia="Times New Roman" w:cs="Arial"/>
                <w:color w:val="000000"/>
                <w:sz w:val="22"/>
                <w:lang w:eastAsia="en-GB"/>
                <w:rPrChange w:id="6691" w:author="Stefan" w:date="2021-10-15T10:50:00Z">
                  <w:rPr>
                    <w:ins w:id="6692" w:author="Stefan" w:date="2021-10-15T10:50:00Z"/>
                    <w:del w:id="6693" w:author="Haskamp, Stefan (extern)" w:date="2022-01-15T14:17:00Z"/>
                    <w:rFonts w:eastAsia="Times New Roman" w:cs="Arial"/>
                    <w:color w:val="000000"/>
                    <w:sz w:val="22"/>
                    <w:lang w:val="de-DE" w:eastAsia="de-DE"/>
                  </w:rPr>
                </w:rPrChange>
              </w:rPr>
              <w:pPrChange w:id="6694" w:author="Stefan" w:date="2021-10-15T10:55:00Z">
                <w:pPr>
                  <w:spacing w:after="0" w:line="240" w:lineRule="auto"/>
                  <w:jc w:val="center"/>
                </w:pPr>
              </w:pPrChange>
            </w:pPr>
            <w:ins w:id="6695" w:author="Stefan" w:date="2021-10-15T10:50:00Z">
              <w:del w:id="6696" w:author="Haskamp, Stefan (extern)" w:date="2022-01-15T14:17:00Z">
                <w:r w:rsidRPr="00622A7F" w:rsidDel="001249C4">
                  <w:rPr>
                    <w:lang w:eastAsia="en-GB"/>
                    <w:rPrChange w:id="6697" w:author="Stefan" w:date="2021-10-15T10:50:00Z">
                      <w:rPr>
                        <w:lang w:val="de-DE" w:eastAsia="de-DE"/>
                      </w:rPr>
                    </w:rPrChange>
                  </w:rPr>
                  <w:delText>global screening array, TaqMan assay</w:delText>
                </w:r>
              </w:del>
            </w:ins>
          </w:p>
        </w:tc>
      </w:tr>
      <w:tr w:rsidR="00620CC0" w:rsidRPr="00622A7F" w:rsidDel="001249C4" w14:paraId="4B9D0720" w14:textId="3F087D6A" w:rsidTr="00620CC0">
        <w:trPr>
          <w:trHeight w:val="300"/>
          <w:ins w:id="6698" w:author="Stefan" w:date="2021-10-15T10:50:00Z"/>
          <w:del w:id="6699"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4C1F39E3" w14:textId="00EC09A6" w:rsidR="00620CC0" w:rsidRPr="004C42DB" w:rsidDel="001249C4" w:rsidRDefault="00620CC0">
            <w:pPr>
              <w:rPr>
                <w:ins w:id="6700" w:author="Stefan" w:date="2021-10-15T10:50:00Z"/>
                <w:del w:id="6701" w:author="Haskamp, Stefan (extern)" w:date="2022-01-15T14:17:00Z"/>
                <w:rPrChange w:id="6702" w:author="Stefan" w:date="2022-01-31T14:14:00Z">
                  <w:rPr>
                    <w:ins w:id="6703" w:author="Stefan" w:date="2021-10-15T10:50:00Z"/>
                    <w:del w:id="6704" w:author="Haskamp, Stefan (extern)" w:date="2022-01-15T14:17:00Z"/>
                    <w:lang w:val="de-DE"/>
                  </w:rPr>
                </w:rPrChange>
              </w:rPr>
              <w:pPrChange w:id="6705" w:author="Stefan" w:date="2021-10-15T10:55:00Z">
                <w:pPr>
                  <w:spacing w:after="0" w:line="240" w:lineRule="auto"/>
                  <w:jc w:val="center"/>
                </w:pPr>
              </w:pPrChange>
            </w:pPr>
            <w:ins w:id="6706" w:author="Stefan" w:date="2021-10-15T10:50:00Z">
              <w:del w:id="6707" w:author="Haskamp, Stefan (extern)" w:date="2022-01-15T14:17:00Z">
                <w:r w:rsidRPr="00622A7F" w:rsidDel="001249C4">
                  <w:delText>c.995C&gt;T/p.(Ala332Val)</w:delText>
                </w:r>
              </w:del>
            </w:ins>
          </w:p>
        </w:tc>
        <w:tc>
          <w:tcPr>
            <w:tcW w:w="3880" w:type="dxa"/>
            <w:tcBorders>
              <w:top w:val="nil"/>
              <w:left w:val="nil"/>
              <w:bottom w:val="single" w:sz="4" w:space="0" w:color="auto"/>
              <w:right w:val="single" w:sz="4" w:space="0" w:color="auto"/>
            </w:tcBorders>
            <w:shd w:val="clear" w:color="auto" w:fill="auto"/>
            <w:noWrap/>
            <w:vAlign w:val="center"/>
            <w:hideMark/>
          </w:tcPr>
          <w:p w14:paraId="64FCA6EF" w14:textId="7A3ADBA0" w:rsidR="00620CC0" w:rsidRPr="004C42DB" w:rsidDel="001249C4" w:rsidRDefault="00620CC0">
            <w:pPr>
              <w:rPr>
                <w:ins w:id="6708" w:author="Stefan" w:date="2021-10-15T10:50:00Z"/>
                <w:del w:id="6709" w:author="Haskamp, Stefan (extern)" w:date="2022-01-15T14:17:00Z"/>
                <w:rPrChange w:id="6710" w:author="Stefan" w:date="2022-01-31T14:14:00Z">
                  <w:rPr>
                    <w:ins w:id="6711" w:author="Stefan" w:date="2021-10-15T10:50:00Z"/>
                    <w:del w:id="6712" w:author="Haskamp, Stefan (extern)" w:date="2022-01-15T14:17:00Z"/>
                    <w:lang w:val="de-DE"/>
                  </w:rPr>
                </w:rPrChange>
              </w:rPr>
              <w:pPrChange w:id="6713" w:author="Stefan" w:date="2021-10-15T10:55:00Z">
                <w:pPr>
                  <w:spacing w:after="0" w:line="240" w:lineRule="auto"/>
                  <w:jc w:val="center"/>
                </w:pPr>
              </w:pPrChange>
            </w:pPr>
            <w:ins w:id="6714" w:author="Stefan" w:date="2021-10-15T10:50:00Z">
              <w:del w:id="6715" w:author="Haskamp, Stefan (extern)" w:date="2022-01-15T14:17:00Z">
                <w:r w:rsidRPr="004C42DB" w:rsidDel="001249C4">
                  <w:rPr>
                    <w:rPrChange w:id="6716" w:author="Stefan" w:date="2022-01-31T14:14:00Z">
                      <w:rPr>
                        <w:lang w:val="de-DE"/>
                      </w:rPr>
                    </w:rPrChange>
                  </w:rPr>
                  <w:delText>TaqMan assay</w:delText>
                </w:r>
              </w:del>
            </w:ins>
          </w:p>
        </w:tc>
      </w:tr>
      <w:tr w:rsidR="00620CC0" w:rsidRPr="00622A7F" w:rsidDel="001249C4" w14:paraId="5B295E0E" w14:textId="180FB3D6" w:rsidTr="00620CC0">
        <w:trPr>
          <w:trHeight w:val="285"/>
          <w:ins w:id="6717" w:author="Stefan" w:date="2021-10-15T10:50:00Z"/>
          <w:del w:id="6718"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62272A78" w14:textId="3E964B4C" w:rsidR="00620CC0" w:rsidRPr="004C42DB" w:rsidDel="001249C4" w:rsidRDefault="00620CC0">
            <w:pPr>
              <w:rPr>
                <w:ins w:id="6719" w:author="Stefan" w:date="2021-10-15T10:50:00Z"/>
                <w:del w:id="6720" w:author="Haskamp, Stefan (extern)" w:date="2022-01-15T14:17:00Z"/>
                <w:rPrChange w:id="6721" w:author="Stefan" w:date="2022-01-31T14:14:00Z">
                  <w:rPr>
                    <w:ins w:id="6722" w:author="Stefan" w:date="2021-10-15T10:50:00Z"/>
                    <w:del w:id="6723" w:author="Haskamp, Stefan (extern)" w:date="2022-01-15T14:17:00Z"/>
                    <w:lang w:val="de-DE"/>
                  </w:rPr>
                </w:rPrChange>
              </w:rPr>
              <w:pPrChange w:id="6724" w:author="Stefan" w:date="2021-10-15T10:55:00Z">
                <w:pPr>
                  <w:spacing w:after="0" w:line="240" w:lineRule="auto"/>
                  <w:jc w:val="center"/>
                </w:pPr>
              </w:pPrChange>
            </w:pPr>
            <w:ins w:id="6725" w:author="Stefan" w:date="2021-10-15T10:50:00Z">
              <w:del w:id="6726" w:author="Haskamp, Stefan (extern)" w:date="2022-01-15T14:17:00Z">
                <w:r w:rsidRPr="00622A7F" w:rsidDel="001249C4">
                  <w:delText>c.1555_1568del/ p.(Met519Profs*21)</w:delText>
                </w:r>
              </w:del>
            </w:ins>
          </w:p>
        </w:tc>
        <w:tc>
          <w:tcPr>
            <w:tcW w:w="3880" w:type="dxa"/>
            <w:tcBorders>
              <w:top w:val="nil"/>
              <w:left w:val="nil"/>
              <w:bottom w:val="single" w:sz="4" w:space="0" w:color="auto"/>
              <w:right w:val="single" w:sz="4" w:space="0" w:color="auto"/>
            </w:tcBorders>
            <w:shd w:val="clear" w:color="auto" w:fill="auto"/>
            <w:noWrap/>
            <w:vAlign w:val="center"/>
            <w:hideMark/>
          </w:tcPr>
          <w:p w14:paraId="13952140" w14:textId="26D36D2A" w:rsidR="00620CC0" w:rsidRPr="004C42DB" w:rsidDel="001249C4" w:rsidRDefault="00620CC0">
            <w:pPr>
              <w:rPr>
                <w:ins w:id="6727" w:author="Stefan" w:date="2021-10-15T10:50:00Z"/>
                <w:del w:id="6728" w:author="Haskamp, Stefan (extern)" w:date="2022-01-15T14:17:00Z"/>
                <w:rPrChange w:id="6729" w:author="Stefan" w:date="2022-01-31T14:14:00Z">
                  <w:rPr>
                    <w:ins w:id="6730" w:author="Stefan" w:date="2021-10-15T10:50:00Z"/>
                    <w:del w:id="6731" w:author="Haskamp, Stefan (extern)" w:date="2022-01-15T14:17:00Z"/>
                    <w:lang w:val="de-DE"/>
                  </w:rPr>
                </w:rPrChange>
              </w:rPr>
              <w:pPrChange w:id="6732" w:author="Stefan" w:date="2021-10-15T10:55:00Z">
                <w:pPr>
                  <w:spacing w:after="0" w:line="240" w:lineRule="auto"/>
                  <w:jc w:val="center"/>
                </w:pPr>
              </w:pPrChange>
            </w:pPr>
            <w:ins w:id="6733" w:author="Stefan" w:date="2021-10-15T10:50:00Z">
              <w:del w:id="6734" w:author="Haskamp, Stefan (extern)" w:date="2022-01-15T14:17:00Z">
                <w:r w:rsidRPr="004C42DB" w:rsidDel="001249C4">
                  <w:rPr>
                    <w:rPrChange w:id="6735" w:author="Stefan" w:date="2022-01-31T14:14:00Z">
                      <w:rPr>
                        <w:lang w:val="de-DE"/>
                      </w:rPr>
                    </w:rPrChange>
                  </w:rPr>
                  <w:delText>TaqMan assay</w:delText>
                </w:r>
              </w:del>
            </w:ins>
          </w:p>
        </w:tc>
      </w:tr>
      <w:tr w:rsidR="00620CC0" w:rsidRPr="00622A7F" w:rsidDel="001249C4" w14:paraId="0B284EA9" w14:textId="31C38E50" w:rsidTr="00620CC0">
        <w:trPr>
          <w:trHeight w:val="285"/>
          <w:ins w:id="6736" w:author="Stefan" w:date="2021-10-15T10:50:00Z"/>
          <w:del w:id="6737"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5D0A15B4" w14:textId="2D72C879" w:rsidR="00620CC0" w:rsidRPr="004C42DB" w:rsidDel="001249C4" w:rsidRDefault="00620CC0">
            <w:pPr>
              <w:rPr>
                <w:ins w:id="6738" w:author="Stefan" w:date="2021-10-15T10:50:00Z"/>
                <w:del w:id="6739" w:author="Haskamp, Stefan (extern)" w:date="2022-01-15T14:17:00Z"/>
                <w:rPrChange w:id="6740" w:author="Stefan" w:date="2022-01-31T14:14:00Z">
                  <w:rPr>
                    <w:ins w:id="6741" w:author="Stefan" w:date="2021-10-15T10:50:00Z"/>
                    <w:del w:id="6742" w:author="Haskamp, Stefan (extern)" w:date="2022-01-15T14:17:00Z"/>
                    <w:lang w:val="de-DE"/>
                  </w:rPr>
                </w:rPrChange>
              </w:rPr>
              <w:pPrChange w:id="6743" w:author="Stefan" w:date="2021-10-15T10:55:00Z">
                <w:pPr>
                  <w:spacing w:after="0" w:line="240" w:lineRule="auto"/>
                  <w:jc w:val="center"/>
                </w:pPr>
              </w:pPrChange>
            </w:pPr>
            <w:ins w:id="6744" w:author="Stefan" w:date="2021-10-15T10:50:00Z">
              <w:del w:id="6745" w:author="Haskamp, Stefan (extern)" w:date="2022-01-15T14:17:00Z">
                <w:r w:rsidRPr="004C42DB" w:rsidDel="001249C4">
                  <w:rPr>
                    <w:rPrChange w:id="6746" w:author="Stefan" w:date="2022-01-31T14:14:00Z">
                      <w:rPr>
                        <w:lang w:val="de-DE"/>
                      </w:rPr>
                    </w:rPrChange>
                  </w:rPr>
                  <w:delText>c.1642C&gt;T/p.(Arg548Trp)</w:delText>
                </w:r>
              </w:del>
            </w:ins>
          </w:p>
        </w:tc>
        <w:tc>
          <w:tcPr>
            <w:tcW w:w="3880" w:type="dxa"/>
            <w:tcBorders>
              <w:top w:val="nil"/>
              <w:left w:val="nil"/>
              <w:bottom w:val="single" w:sz="4" w:space="0" w:color="auto"/>
              <w:right w:val="single" w:sz="4" w:space="0" w:color="auto"/>
            </w:tcBorders>
            <w:shd w:val="clear" w:color="auto" w:fill="auto"/>
            <w:noWrap/>
            <w:vAlign w:val="center"/>
            <w:hideMark/>
          </w:tcPr>
          <w:p w14:paraId="66EF7354" w14:textId="2781987C" w:rsidR="00620CC0" w:rsidRPr="004C42DB" w:rsidDel="001249C4" w:rsidRDefault="00620CC0">
            <w:pPr>
              <w:rPr>
                <w:ins w:id="6747" w:author="Stefan" w:date="2021-10-15T10:50:00Z"/>
                <w:del w:id="6748" w:author="Haskamp, Stefan (extern)" w:date="2022-01-15T14:17:00Z"/>
                <w:rPrChange w:id="6749" w:author="Stefan" w:date="2022-01-31T14:14:00Z">
                  <w:rPr>
                    <w:ins w:id="6750" w:author="Stefan" w:date="2021-10-15T10:50:00Z"/>
                    <w:del w:id="6751" w:author="Haskamp, Stefan (extern)" w:date="2022-01-15T14:17:00Z"/>
                    <w:lang w:val="de-DE"/>
                  </w:rPr>
                </w:rPrChange>
              </w:rPr>
              <w:pPrChange w:id="6752" w:author="Stefan" w:date="2021-10-15T10:55:00Z">
                <w:pPr>
                  <w:spacing w:after="0" w:line="240" w:lineRule="auto"/>
                  <w:jc w:val="center"/>
                </w:pPr>
              </w:pPrChange>
            </w:pPr>
            <w:ins w:id="6753" w:author="Stefan" w:date="2021-10-15T10:50:00Z">
              <w:del w:id="6754" w:author="Haskamp, Stefan (extern)" w:date="2022-01-15T14:17:00Z">
                <w:r w:rsidRPr="004C42DB" w:rsidDel="001249C4">
                  <w:rPr>
                    <w:rPrChange w:id="6755" w:author="Stefan" w:date="2022-01-31T14:14:00Z">
                      <w:rPr>
                        <w:lang w:val="de-DE"/>
                      </w:rPr>
                    </w:rPrChange>
                  </w:rPr>
                  <w:delText>Sanger sequencing</w:delText>
                </w:r>
              </w:del>
            </w:ins>
          </w:p>
        </w:tc>
      </w:tr>
      <w:tr w:rsidR="00620CC0" w:rsidRPr="00622A7F" w:rsidDel="001249C4" w14:paraId="5EEBD770" w14:textId="6C5086D8" w:rsidTr="00620CC0">
        <w:trPr>
          <w:trHeight w:val="285"/>
          <w:ins w:id="6756" w:author="Stefan" w:date="2021-10-15T10:50:00Z"/>
          <w:del w:id="6757"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245E6783" w14:textId="36374E8E" w:rsidR="00620CC0" w:rsidRPr="004C42DB" w:rsidDel="001249C4" w:rsidRDefault="00620CC0">
            <w:pPr>
              <w:rPr>
                <w:ins w:id="6758" w:author="Stefan" w:date="2021-10-15T10:50:00Z"/>
                <w:del w:id="6759" w:author="Haskamp, Stefan (extern)" w:date="2022-01-15T14:17:00Z"/>
                <w:rPrChange w:id="6760" w:author="Stefan" w:date="2022-01-31T14:14:00Z">
                  <w:rPr>
                    <w:ins w:id="6761" w:author="Stefan" w:date="2021-10-15T10:50:00Z"/>
                    <w:del w:id="6762" w:author="Haskamp, Stefan (extern)" w:date="2022-01-15T14:17:00Z"/>
                    <w:lang w:val="de-DE"/>
                  </w:rPr>
                </w:rPrChange>
              </w:rPr>
              <w:pPrChange w:id="6763" w:author="Stefan" w:date="2021-10-15T10:55:00Z">
                <w:pPr>
                  <w:spacing w:after="0" w:line="240" w:lineRule="auto"/>
                  <w:jc w:val="center"/>
                </w:pPr>
              </w:pPrChange>
            </w:pPr>
            <w:ins w:id="6764" w:author="Stefan" w:date="2021-10-15T10:50:00Z">
              <w:del w:id="6765" w:author="Haskamp, Stefan (extern)" w:date="2022-01-15T14:17:00Z">
                <w:r w:rsidRPr="004C42DB" w:rsidDel="001249C4">
                  <w:rPr>
                    <w:rPrChange w:id="6766" w:author="Stefan" w:date="2022-01-31T14:14:00Z">
                      <w:rPr>
                        <w:lang w:val="de-DE"/>
                      </w:rPr>
                    </w:rPrChange>
                  </w:rPr>
                  <w:delText>c.1705C&gt;T/p.(Arg569Trp)</w:delText>
                </w:r>
              </w:del>
            </w:ins>
          </w:p>
        </w:tc>
        <w:tc>
          <w:tcPr>
            <w:tcW w:w="3880" w:type="dxa"/>
            <w:tcBorders>
              <w:top w:val="nil"/>
              <w:left w:val="nil"/>
              <w:bottom w:val="single" w:sz="4" w:space="0" w:color="auto"/>
              <w:right w:val="single" w:sz="4" w:space="0" w:color="auto"/>
            </w:tcBorders>
            <w:shd w:val="clear" w:color="auto" w:fill="auto"/>
            <w:noWrap/>
            <w:vAlign w:val="center"/>
            <w:hideMark/>
          </w:tcPr>
          <w:p w14:paraId="54B5D651" w14:textId="1100F1FF" w:rsidR="00620CC0" w:rsidRPr="00622A7F" w:rsidDel="001249C4" w:rsidRDefault="00620CC0">
            <w:pPr>
              <w:rPr>
                <w:ins w:id="6767" w:author="Stefan" w:date="2021-10-15T10:50:00Z"/>
                <w:del w:id="6768" w:author="Haskamp, Stefan (extern)" w:date="2022-01-15T14:17:00Z"/>
                <w:rFonts w:eastAsia="Times New Roman" w:cs="Arial"/>
                <w:color w:val="000000"/>
                <w:sz w:val="22"/>
                <w:lang w:eastAsia="en-GB"/>
                <w:rPrChange w:id="6769" w:author="Stefan" w:date="2021-10-15T10:50:00Z">
                  <w:rPr>
                    <w:ins w:id="6770" w:author="Stefan" w:date="2021-10-15T10:50:00Z"/>
                    <w:del w:id="6771" w:author="Haskamp, Stefan (extern)" w:date="2022-01-15T14:17:00Z"/>
                    <w:rFonts w:eastAsia="Times New Roman" w:cs="Arial"/>
                    <w:color w:val="000000"/>
                    <w:sz w:val="22"/>
                    <w:lang w:val="de-DE" w:eastAsia="de-DE"/>
                  </w:rPr>
                </w:rPrChange>
              </w:rPr>
              <w:pPrChange w:id="6772" w:author="Stefan" w:date="2021-10-15T10:55:00Z">
                <w:pPr>
                  <w:spacing w:after="0" w:line="240" w:lineRule="auto"/>
                  <w:jc w:val="center"/>
                </w:pPr>
              </w:pPrChange>
            </w:pPr>
            <w:ins w:id="6773" w:author="Stefan" w:date="2021-10-15T10:50:00Z">
              <w:del w:id="6774" w:author="Haskamp, Stefan (extern)" w:date="2022-01-15T14:17:00Z">
                <w:r w:rsidRPr="00622A7F" w:rsidDel="001249C4">
                  <w:rPr>
                    <w:lang w:eastAsia="en-GB"/>
                    <w:rPrChange w:id="6775" w:author="Stefan" w:date="2021-10-15T10:50:00Z">
                      <w:rPr>
                        <w:lang w:val="de-DE" w:eastAsia="de-DE"/>
                      </w:rPr>
                    </w:rPrChange>
                  </w:rPr>
                  <w:delText>Sanger sequencing, global screening array</w:delText>
                </w:r>
              </w:del>
            </w:ins>
          </w:p>
        </w:tc>
      </w:tr>
      <w:tr w:rsidR="00620CC0" w:rsidRPr="00622A7F" w:rsidDel="001249C4" w14:paraId="3C36D02B" w14:textId="0E4F01C0" w:rsidTr="00620CC0">
        <w:trPr>
          <w:trHeight w:val="300"/>
          <w:ins w:id="6776" w:author="Stefan" w:date="2021-10-15T10:50:00Z"/>
          <w:del w:id="6777"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18B4C0C0" w14:textId="68520A0C" w:rsidR="00620CC0" w:rsidRPr="004C42DB" w:rsidDel="001249C4" w:rsidRDefault="00620CC0">
            <w:pPr>
              <w:rPr>
                <w:ins w:id="6778" w:author="Stefan" w:date="2021-10-15T10:50:00Z"/>
                <w:del w:id="6779" w:author="Haskamp, Stefan (extern)" w:date="2022-01-15T14:17:00Z"/>
                <w:rPrChange w:id="6780" w:author="Stefan" w:date="2022-01-31T14:14:00Z">
                  <w:rPr>
                    <w:ins w:id="6781" w:author="Stefan" w:date="2021-10-15T10:50:00Z"/>
                    <w:del w:id="6782" w:author="Haskamp, Stefan (extern)" w:date="2022-01-15T14:17:00Z"/>
                    <w:lang w:val="de-DE"/>
                  </w:rPr>
                </w:rPrChange>
              </w:rPr>
              <w:pPrChange w:id="6783" w:author="Stefan" w:date="2021-10-15T10:55:00Z">
                <w:pPr>
                  <w:spacing w:after="0" w:line="240" w:lineRule="auto"/>
                  <w:jc w:val="center"/>
                </w:pPr>
              </w:pPrChange>
            </w:pPr>
            <w:ins w:id="6784" w:author="Stefan" w:date="2021-10-15T10:50:00Z">
              <w:del w:id="6785" w:author="Haskamp, Stefan (extern)" w:date="2022-01-15T14:17:00Z">
                <w:r w:rsidRPr="004C42DB" w:rsidDel="001249C4">
                  <w:rPr>
                    <w:rPrChange w:id="6786" w:author="Stefan" w:date="2022-01-31T14:14:00Z">
                      <w:rPr>
                        <w:lang w:val="de-DE"/>
                      </w:rPr>
                    </w:rPrChange>
                  </w:rPr>
                  <w:delText>c.1768C&gt;T/p.(Arg590Cys)</w:delText>
                </w:r>
              </w:del>
            </w:ins>
          </w:p>
        </w:tc>
        <w:tc>
          <w:tcPr>
            <w:tcW w:w="3880" w:type="dxa"/>
            <w:tcBorders>
              <w:top w:val="nil"/>
              <w:left w:val="nil"/>
              <w:bottom w:val="single" w:sz="4" w:space="0" w:color="auto"/>
              <w:right w:val="single" w:sz="4" w:space="0" w:color="auto"/>
            </w:tcBorders>
            <w:shd w:val="clear" w:color="auto" w:fill="auto"/>
            <w:noWrap/>
            <w:vAlign w:val="center"/>
            <w:hideMark/>
          </w:tcPr>
          <w:p w14:paraId="69535027" w14:textId="2E5858AF" w:rsidR="00620CC0" w:rsidRPr="004C42DB" w:rsidDel="001249C4" w:rsidRDefault="00620CC0">
            <w:pPr>
              <w:rPr>
                <w:ins w:id="6787" w:author="Stefan" w:date="2021-10-15T10:50:00Z"/>
                <w:del w:id="6788" w:author="Haskamp, Stefan (extern)" w:date="2022-01-15T14:17:00Z"/>
                <w:rPrChange w:id="6789" w:author="Stefan" w:date="2022-01-31T14:14:00Z">
                  <w:rPr>
                    <w:ins w:id="6790" w:author="Stefan" w:date="2021-10-15T10:50:00Z"/>
                    <w:del w:id="6791" w:author="Haskamp, Stefan (extern)" w:date="2022-01-15T14:17:00Z"/>
                    <w:lang w:val="de-DE"/>
                  </w:rPr>
                </w:rPrChange>
              </w:rPr>
              <w:pPrChange w:id="6792" w:author="Stefan" w:date="2021-10-15T10:55:00Z">
                <w:pPr>
                  <w:spacing w:after="0" w:line="240" w:lineRule="auto"/>
                  <w:jc w:val="center"/>
                </w:pPr>
              </w:pPrChange>
            </w:pPr>
            <w:ins w:id="6793" w:author="Stefan" w:date="2021-10-15T10:50:00Z">
              <w:del w:id="6794" w:author="Haskamp, Stefan (extern)" w:date="2022-01-15T14:17:00Z">
                <w:r w:rsidRPr="004C42DB" w:rsidDel="001249C4">
                  <w:rPr>
                    <w:rPrChange w:id="6795" w:author="Stefan" w:date="2022-01-31T14:14:00Z">
                      <w:rPr>
                        <w:lang w:val="de-DE"/>
                      </w:rPr>
                    </w:rPrChange>
                  </w:rPr>
                  <w:delText>Sanger sequencing</w:delText>
                </w:r>
              </w:del>
            </w:ins>
          </w:p>
        </w:tc>
      </w:tr>
      <w:tr w:rsidR="00620CC0" w:rsidRPr="00622A7F" w:rsidDel="001249C4" w14:paraId="39CDCBF6" w14:textId="59728713" w:rsidTr="00620CC0">
        <w:trPr>
          <w:trHeight w:val="285"/>
          <w:ins w:id="6796" w:author="Stefan" w:date="2021-10-15T10:50:00Z"/>
          <w:del w:id="6797" w:author="Haskamp, Stefan (extern)" w:date="2022-01-15T14:17:00Z"/>
        </w:trPr>
        <w:tc>
          <w:tcPr>
            <w:tcW w:w="3820" w:type="dxa"/>
            <w:tcBorders>
              <w:top w:val="nil"/>
              <w:left w:val="single" w:sz="4" w:space="0" w:color="auto"/>
              <w:bottom w:val="single" w:sz="4" w:space="0" w:color="auto"/>
              <w:right w:val="single" w:sz="4" w:space="0" w:color="auto"/>
            </w:tcBorders>
            <w:shd w:val="clear" w:color="auto" w:fill="auto"/>
            <w:noWrap/>
            <w:vAlign w:val="center"/>
            <w:hideMark/>
          </w:tcPr>
          <w:p w14:paraId="1DDCDFF5" w14:textId="71EC6934" w:rsidR="00620CC0" w:rsidRPr="004C42DB" w:rsidDel="001249C4" w:rsidRDefault="00620CC0">
            <w:pPr>
              <w:rPr>
                <w:ins w:id="6798" w:author="Stefan" w:date="2021-10-15T10:50:00Z"/>
                <w:del w:id="6799" w:author="Haskamp, Stefan (extern)" w:date="2022-01-15T14:17:00Z"/>
                <w:rPrChange w:id="6800" w:author="Stefan" w:date="2022-01-31T14:14:00Z">
                  <w:rPr>
                    <w:ins w:id="6801" w:author="Stefan" w:date="2021-10-15T10:50:00Z"/>
                    <w:del w:id="6802" w:author="Haskamp, Stefan (extern)" w:date="2022-01-15T14:17:00Z"/>
                    <w:lang w:val="de-DE"/>
                  </w:rPr>
                </w:rPrChange>
              </w:rPr>
              <w:pPrChange w:id="6803" w:author="Stefan" w:date="2021-10-15T10:55:00Z">
                <w:pPr>
                  <w:spacing w:after="0" w:line="240" w:lineRule="auto"/>
                  <w:jc w:val="center"/>
                </w:pPr>
              </w:pPrChange>
            </w:pPr>
            <w:ins w:id="6804" w:author="Stefan" w:date="2021-10-15T10:50:00Z">
              <w:del w:id="6805" w:author="Haskamp, Stefan (extern)" w:date="2022-01-15T14:17:00Z">
                <w:r w:rsidRPr="00622A7F" w:rsidDel="001249C4">
                  <w:delText>c.2031-2A&gt;C</w:delText>
                </w:r>
              </w:del>
            </w:ins>
          </w:p>
        </w:tc>
        <w:tc>
          <w:tcPr>
            <w:tcW w:w="3880" w:type="dxa"/>
            <w:tcBorders>
              <w:top w:val="nil"/>
              <w:left w:val="nil"/>
              <w:bottom w:val="single" w:sz="4" w:space="0" w:color="auto"/>
              <w:right w:val="single" w:sz="4" w:space="0" w:color="auto"/>
            </w:tcBorders>
            <w:shd w:val="clear" w:color="auto" w:fill="auto"/>
            <w:noWrap/>
            <w:vAlign w:val="center"/>
            <w:hideMark/>
          </w:tcPr>
          <w:p w14:paraId="3D8887C8" w14:textId="57A7BFB6" w:rsidR="00620CC0" w:rsidRPr="00622A7F" w:rsidDel="001249C4" w:rsidRDefault="00620CC0">
            <w:pPr>
              <w:rPr>
                <w:ins w:id="6806" w:author="Stefan" w:date="2021-10-15T10:50:00Z"/>
                <w:del w:id="6807" w:author="Haskamp, Stefan (extern)" w:date="2022-01-15T14:17:00Z"/>
                <w:rFonts w:eastAsia="Times New Roman" w:cs="Arial"/>
                <w:color w:val="000000"/>
                <w:sz w:val="22"/>
                <w:lang w:eastAsia="en-GB"/>
                <w:rPrChange w:id="6808" w:author="Stefan" w:date="2021-10-15T10:50:00Z">
                  <w:rPr>
                    <w:ins w:id="6809" w:author="Stefan" w:date="2021-10-15T10:50:00Z"/>
                    <w:del w:id="6810" w:author="Haskamp, Stefan (extern)" w:date="2022-01-15T14:17:00Z"/>
                    <w:rFonts w:eastAsia="Times New Roman" w:cs="Arial"/>
                    <w:color w:val="000000"/>
                    <w:sz w:val="22"/>
                    <w:lang w:val="de-DE" w:eastAsia="de-DE"/>
                  </w:rPr>
                </w:rPrChange>
              </w:rPr>
              <w:pPrChange w:id="6811" w:author="Stefan" w:date="2021-10-15T10:55:00Z">
                <w:pPr>
                  <w:spacing w:after="0" w:line="240" w:lineRule="auto"/>
                  <w:jc w:val="center"/>
                </w:pPr>
              </w:pPrChange>
            </w:pPr>
            <w:ins w:id="6812" w:author="Stefan" w:date="2021-10-15T10:50:00Z">
              <w:del w:id="6813" w:author="Haskamp, Stefan (extern)" w:date="2022-01-15T14:17:00Z">
                <w:r w:rsidRPr="00622A7F" w:rsidDel="001249C4">
                  <w:rPr>
                    <w:lang w:eastAsia="en-GB"/>
                    <w:rPrChange w:id="6814" w:author="Stefan" w:date="2021-10-15T10:50:00Z">
                      <w:rPr>
                        <w:lang w:val="de-DE" w:eastAsia="de-DE"/>
                      </w:rPr>
                    </w:rPrChange>
                  </w:rPr>
                  <w:delText>global screening array, TaqMan assay</w:delText>
                </w:r>
              </w:del>
            </w:ins>
          </w:p>
        </w:tc>
      </w:tr>
    </w:tbl>
    <w:p w14:paraId="4BB6B425" w14:textId="19B4DB91" w:rsidR="00620CC0" w:rsidRPr="00622A7F" w:rsidDel="001249C4" w:rsidRDefault="00620CC0" w:rsidP="00246B9F">
      <w:pPr>
        <w:rPr>
          <w:del w:id="6815" w:author="Haskamp, Stefan (extern)" w:date="2022-01-15T14:17:00Z"/>
          <w:rFonts w:cs="Arial"/>
          <w:szCs w:val="24"/>
        </w:rPr>
      </w:pPr>
    </w:p>
    <w:p w14:paraId="456CF98E" w14:textId="4A580039" w:rsidR="00333FCE" w:rsidRPr="00622A7F" w:rsidDel="001249C4" w:rsidRDefault="00333FCE" w:rsidP="00246B9F">
      <w:pPr>
        <w:rPr>
          <w:del w:id="6816" w:author="Haskamp, Stefan (extern)" w:date="2022-01-15T14:17:00Z"/>
          <w:rFonts w:cs="Arial"/>
          <w:szCs w:val="24"/>
        </w:rPr>
      </w:pPr>
    </w:p>
    <w:p w14:paraId="1EF177E9" w14:textId="2D0D6D8A" w:rsidR="00333FCE" w:rsidRPr="00622A7F" w:rsidDel="001249C4" w:rsidRDefault="00333FCE" w:rsidP="00333FCE">
      <w:pPr>
        <w:pStyle w:val="berschrift2"/>
        <w:rPr>
          <w:del w:id="6817" w:author="Haskamp, Stefan (extern)" w:date="2022-01-15T14:17:00Z"/>
          <w:rFonts w:cs="Arial"/>
        </w:rPr>
      </w:pPr>
      <w:bookmarkStart w:id="6818" w:name="_Toc91488934"/>
      <w:del w:id="6819" w:author="Haskamp, Stefan (extern)" w:date="2022-01-15T14:17:00Z">
        <w:r w:rsidRPr="00622A7F" w:rsidDel="001249C4">
          <w:rPr>
            <w:rFonts w:cs="Arial"/>
          </w:rPr>
          <w:delText>Analysis of individuals with two variants for compound heterozygosity</w:delText>
        </w:r>
        <w:bookmarkEnd w:id="6818"/>
        <w:r w:rsidRPr="00622A7F" w:rsidDel="001249C4">
          <w:rPr>
            <w:rFonts w:cs="Arial"/>
          </w:rPr>
          <w:delText xml:space="preserve"> </w:delText>
        </w:r>
      </w:del>
    </w:p>
    <w:p w14:paraId="3091EF27" w14:textId="710E5140" w:rsidR="00333FCE" w:rsidRPr="00622A7F" w:rsidDel="001249C4" w:rsidRDefault="0096669E" w:rsidP="00333FCE">
      <w:pPr>
        <w:rPr>
          <w:del w:id="6820" w:author="Haskamp, Stefan (extern)" w:date="2022-01-15T14:17:00Z"/>
          <w:rFonts w:cs="Arial"/>
        </w:rPr>
      </w:pPr>
      <w:ins w:id="6821" w:author="Stefan" w:date="2021-10-07T14:35:00Z">
        <w:del w:id="6822" w:author="Haskamp, Stefan (extern)" w:date="2022-01-15T14:17:00Z">
          <w:r w:rsidRPr="00622A7F" w:rsidDel="001249C4">
            <w:rPr>
              <w:rFonts w:cs="Arial"/>
            </w:rPr>
            <w:delText xml:space="preserve">In </w:delText>
          </w:r>
          <w:r w:rsidRPr="00504B06" w:rsidDel="001249C4">
            <w:rPr>
              <w:rFonts w:cs="Arial"/>
            </w:rPr>
            <w:delText>c</w:delText>
          </w:r>
          <w:r w:rsidRPr="00504B06" w:rsidDel="001249C4">
            <w:rPr>
              <w:rFonts w:cs="Arial"/>
              <w:rPrChange w:id="6823" w:author="Stefan" w:date="2021-10-28T12:29:00Z">
                <w:rPr>
                  <w:rFonts w:cs="Arial"/>
                  <w:highlight w:val="yellow"/>
                </w:rPr>
              </w:rPrChange>
            </w:rPr>
            <w:delText>hapter</w:delText>
          </w:r>
        </w:del>
      </w:ins>
      <w:del w:id="6824" w:author="Haskamp, Stefan (extern)" w:date="2022-01-15T14:17:00Z">
        <w:r w:rsidR="00504B06" w:rsidRPr="00504B06" w:rsidDel="001249C4">
          <w:rPr>
            <w:rFonts w:cs="Arial"/>
            <w:rPrChange w:id="6825" w:author="Stefan" w:date="2021-10-28T12:29:00Z">
              <w:rPr>
                <w:rFonts w:cs="Arial"/>
                <w:highlight w:val="yellow"/>
              </w:rPr>
            </w:rPrChange>
          </w:rPr>
          <w:delText xml:space="preserve"> </w:delText>
        </w:r>
      </w:del>
      <w:ins w:id="6826" w:author="Stefan" w:date="2021-10-28T12:29:00Z">
        <w:del w:id="6827" w:author="Haskamp, Stefan (extern)" w:date="2022-01-15T14:17:00Z">
          <w:r w:rsidR="00504B06" w:rsidRPr="00504B06" w:rsidDel="001249C4">
            <w:rPr>
              <w:rFonts w:cs="Arial"/>
              <w:rPrChange w:id="6828" w:author="Stefan" w:date="2021-10-28T12:29:00Z">
                <w:rPr>
                  <w:rFonts w:cs="Arial"/>
                  <w:highlight w:val="yellow"/>
                </w:rPr>
              </w:rPrChange>
            </w:rPr>
            <w:fldChar w:fldCharType="begin"/>
          </w:r>
          <w:r w:rsidR="00504B06" w:rsidRPr="00504B06" w:rsidDel="001249C4">
            <w:rPr>
              <w:rFonts w:cs="Arial"/>
              <w:rPrChange w:id="6829" w:author="Stefan" w:date="2021-10-28T12:29:00Z">
                <w:rPr>
                  <w:rFonts w:cs="Arial"/>
                  <w:highlight w:val="yellow"/>
                </w:rPr>
              </w:rPrChange>
            </w:rPr>
            <w:delInstrText xml:space="preserve"> REF _Ref86316565 \r \h </w:delInstrText>
          </w:r>
        </w:del>
      </w:ins>
      <w:del w:id="6830" w:author="Haskamp, Stefan (extern)" w:date="2022-01-15T14:17:00Z">
        <w:r w:rsidR="00504B06" w:rsidDel="001249C4">
          <w:rPr>
            <w:rFonts w:cs="Arial"/>
          </w:rPr>
          <w:delInstrText xml:space="preserve"> \* MERGEFORMAT </w:delInstrText>
        </w:r>
        <w:r w:rsidR="00504B06" w:rsidRPr="00504B06" w:rsidDel="001249C4">
          <w:rPr>
            <w:rFonts w:cs="Arial"/>
            <w:rPrChange w:id="6831" w:author="Stefan" w:date="2021-10-28T12:29:00Z">
              <w:rPr>
                <w:rFonts w:cs="Arial"/>
              </w:rPr>
            </w:rPrChange>
          </w:rPr>
        </w:r>
        <w:r w:rsidR="00504B06" w:rsidRPr="00504B06" w:rsidDel="001249C4">
          <w:rPr>
            <w:rFonts w:cs="Arial"/>
            <w:rPrChange w:id="6832" w:author="Stefan" w:date="2021-10-28T12:29:00Z">
              <w:rPr>
                <w:rFonts w:cs="Arial"/>
                <w:highlight w:val="yellow"/>
              </w:rPr>
            </w:rPrChange>
          </w:rPr>
          <w:fldChar w:fldCharType="separate"/>
        </w:r>
      </w:del>
      <w:ins w:id="6833" w:author="Haskamp, Stefan" w:date="2021-12-30T18:41:00Z">
        <w:del w:id="6834" w:author="Haskamp, Stefan (extern)" w:date="2022-01-15T14:17:00Z">
          <w:r w:rsidR="00030D93" w:rsidDel="001249C4">
            <w:rPr>
              <w:rFonts w:cs="Arial"/>
            </w:rPr>
            <w:delText>4.3.1</w:delText>
          </w:r>
        </w:del>
      </w:ins>
      <w:ins w:id="6835" w:author="Stefan" w:date="2021-10-28T12:29:00Z">
        <w:del w:id="6836" w:author="Haskamp, Stefan (extern)" w:date="2022-01-15T14:17:00Z">
          <w:r w:rsidR="00504B06" w:rsidRPr="00504B06" w:rsidDel="001249C4">
            <w:rPr>
              <w:rFonts w:cs="Arial"/>
              <w:rPrChange w:id="6837" w:author="Stefan" w:date="2021-10-28T12:29:00Z">
                <w:rPr>
                  <w:rFonts w:cs="Arial"/>
                  <w:highlight w:val="yellow"/>
                </w:rPr>
              </w:rPrChange>
            </w:rPr>
            <w:delText>4.3.1</w:delText>
          </w:r>
          <w:r w:rsidR="00504B06" w:rsidRPr="00504B06" w:rsidDel="001249C4">
            <w:rPr>
              <w:rFonts w:cs="Arial"/>
              <w:rPrChange w:id="6838" w:author="Stefan" w:date="2021-10-28T12:29:00Z">
                <w:rPr>
                  <w:rFonts w:cs="Arial"/>
                  <w:highlight w:val="yellow"/>
                </w:rPr>
              </w:rPrChange>
            </w:rPr>
            <w:fldChar w:fldCharType="end"/>
          </w:r>
        </w:del>
      </w:ins>
      <w:ins w:id="6839" w:author="Stefan" w:date="2021-10-07T14:35:00Z">
        <w:del w:id="6840" w:author="Haskamp, Stefan (extern)" w:date="2022-01-15T14:17:00Z">
          <w:r w:rsidRPr="00504B06" w:rsidDel="001249C4">
            <w:rPr>
              <w:rFonts w:cs="Arial"/>
            </w:rPr>
            <w:delText>, a</w:delText>
          </w:r>
          <w:r w:rsidRPr="00622A7F" w:rsidDel="001249C4">
            <w:rPr>
              <w:rFonts w:cs="Arial"/>
            </w:rPr>
            <w:delText xml:space="preserve"> segregation analysis of </w:delText>
          </w:r>
          <w:r w:rsidRPr="00622A7F" w:rsidDel="001249C4">
            <w:rPr>
              <w:rFonts w:cs="Arial"/>
              <w:i/>
            </w:rPr>
            <w:delText>MPO</w:delText>
          </w:r>
          <w:r w:rsidRPr="00622A7F" w:rsidDel="001249C4">
            <w:rPr>
              <w:rFonts w:cs="Arial"/>
            </w:rPr>
            <w:delText xml:space="preserve"> and </w:delText>
          </w:r>
          <w:r w:rsidRPr="00622A7F" w:rsidDel="001249C4">
            <w:rPr>
              <w:rFonts w:cs="Arial"/>
              <w:i/>
            </w:rPr>
            <w:delText>IL36RN</w:delText>
          </w:r>
          <w:r w:rsidRPr="00622A7F" w:rsidDel="001249C4">
            <w:rPr>
              <w:rFonts w:cs="Arial"/>
            </w:rPr>
            <w:delText xml:space="preserve"> variants in family members of MPO-deficient GPP patients </w:delText>
          </w:r>
        </w:del>
      </w:ins>
      <w:ins w:id="6841" w:author="Stefan" w:date="2021-10-07T14:37:00Z">
        <w:del w:id="6842" w:author="Haskamp, Stefan (extern)" w:date="2022-01-15T14:17:00Z">
          <w:r w:rsidRPr="00622A7F" w:rsidDel="001249C4">
            <w:rPr>
              <w:rFonts w:cs="Arial"/>
            </w:rPr>
            <w:delText>was</w:delText>
          </w:r>
        </w:del>
      </w:ins>
      <w:ins w:id="6843" w:author="Stefan" w:date="2021-10-07T14:35:00Z">
        <w:del w:id="6844" w:author="Haskamp, Stefan (extern)" w:date="2022-01-15T14:17:00Z">
          <w:r w:rsidRPr="00622A7F" w:rsidDel="001249C4">
            <w:rPr>
              <w:rFonts w:cs="Arial"/>
            </w:rPr>
            <w:delText xml:space="preserve"> perform</w:delText>
          </w:r>
        </w:del>
      </w:ins>
      <w:ins w:id="6845" w:author="ulrike.hueffmeier@gmail.com" w:date="2021-11-26T19:46:00Z">
        <w:del w:id="6846" w:author="Haskamp, Stefan (extern)" w:date="2022-01-15T14:17:00Z">
          <w:r w:rsidR="006E2119" w:rsidDel="001249C4">
            <w:rPr>
              <w:rFonts w:cs="Arial"/>
            </w:rPr>
            <w:delText>describ</w:delText>
          </w:r>
        </w:del>
      </w:ins>
      <w:ins w:id="6847" w:author="Stefan" w:date="2021-10-07T14:35:00Z">
        <w:del w:id="6848" w:author="Haskamp, Stefan (extern)" w:date="2022-01-15T14:17:00Z">
          <w:r w:rsidRPr="00622A7F" w:rsidDel="001249C4">
            <w:rPr>
              <w:rFonts w:cs="Arial"/>
            </w:rPr>
            <w:delText>ed</w:delText>
          </w:r>
        </w:del>
      </w:ins>
      <w:del w:id="6849" w:author="Haskamp, Stefan (extern)" w:date="2022-01-15T14:17:00Z">
        <w:r w:rsidR="00FF4740" w:rsidRPr="00622A7F" w:rsidDel="001249C4">
          <w:rPr>
            <w:rFonts w:cs="Arial"/>
          </w:rPr>
          <w:delText>. T</w:delText>
        </w:r>
        <w:r w:rsidR="000D0C34" w:rsidRPr="00622A7F" w:rsidDel="001249C4">
          <w:rPr>
            <w:rFonts w:cs="Arial"/>
          </w:rPr>
          <w:delText>wo individuals i</w:delText>
        </w:r>
        <w:commentRangeStart w:id="6850"/>
        <w:r w:rsidR="00333FCE" w:rsidRPr="00622A7F" w:rsidDel="001249C4">
          <w:rPr>
            <w:rFonts w:cs="Arial"/>
          </w:rPr>
          <w:delText>n family VII of the segregation analysis carried two</w:delText>
        </w:r>
      </w:del>
      <w:ins w:id="6851" w:author="Stefan" w:date="2021-10-07T14:38:00Z">
        <w:del w:id="6852" w:author="Haskamp, Stefan (extern)" w:date="2022-01-15T14:17:00Z">
          <w:r w:rsidRPr="00622A7F" w:rsidDel="001249C4">
            <w:rPr>
              <w:rFonts w:cs="Arial"/>
            </w:rPr>
            <w:delText xml:space="preserve"> different</w:delText>
          </w:r>
        </w:del>
      </w:ins>
      <w:del w:id="6853" w:author="Haskamp, Stefan (extern)" w:date="2022-01-15T14:17:00Z">
        <w:r w:rsidR="00333FCE" w:rsidRPr="00622A7F" w:rsidDel="001249C4">
          <w:rPr>
            <w:rFonts w:cs="Arial"/>
          </w:rPr>
          <w:delText xml:space="preserve"> </w:delText>
        </w:r>
        <w:r w:rsidR="00333FCE" w:rsidRPr="00622A7F" w:rsidDel="001249C4">
          <w:rPr>
            <w:rFonts w:cs="Arial"/>
            <w:i/>
          </w:rPr>
          <w:delText>IL36RN</w:delText>
        </w:r>
        <w:r w:rsidR="00333FCE" w:rsidRPr="00622A7F" w:rsidDel="001249C4">
          <w:rPr>
            <w:rFonts w:cs="Arial"/>
          </w:rPr>
          <w:delText xml:space="preserve"> variants. </w:delText>
        </w:r>
        <w:commentRangeEnd w:id="6850"/>
        <w:r w:rsidR="00627213" w:rsidRPr="00622A7F" w:rsidDel="001249C4">
          <w:rPr>
            <w:rStyle w:val="Kommentarzeichen"/>
            <w:rFonts w:cs="Arial"/>
          </w:rPr>
          <w:commentReference w:id="6850"/>
        </w:r>
        <w:r w:rsidR="00333FCE" w:rsidRPr="00622A7F" w:rsidDel="001249C4">
          <w:rPr>
            <w:rFonts w:cs="Arial"/>
          </w:rPr>
          <w:delText xml:space="preserve">To test whether these are </w:delText>
        </w:r>
      </w:del>
      <w:ins w:id="6854" w:author="ulrike.hueffmeier@gmail.com" w:date="2021-11-26T19:46:00Z">
        <w:del w:id="6855" w:author="Haskamp, Stefan (extern)" w:date="2022-01-15T14:17:00Z">
          <w:r w:rsidR="0023782E" w:rsidDel="001249C4">
            <w:rPr>
              <w:rFonts w:cs="Arial"/>
            </w:rPr>
            <w:delText>we</w:delText>
          </w:r>
          <w:r w:rsidR="0023782E" w:rsidRPr="00622A7F" w:rsidDel="001249C4">
            <w:rPr>
              <w:rFonts w:cs="Arial"/>
            </w:rPr>
            <w:delText xml:space="preserve">re </w:delText>
          </w:r>
        </w:del>
      </w:ins>
      <w:del w:id="6856" w:author="Haskamp, Stefan (extern)" w:date="2022-01-15T14:17:00Z">
        <w:r w:rsidR="00333FCE" w:rsidRPr="00622A7F" w:rsidDel="001249C4">
          <w:rPr>
            <w:rFonts w:cs="Arial"/>
          </w:rPr>
          <w:delText>in</w:delText>
        </w:r>
        <w:r w:rsidR="00737EB8" w:rsidRPr="00622A7F" w:rsidDel="001249C4">
          <w:rPr>
            <w:rFonts w:cs="Arial"/>
          </w:rPr>
          <w:delText xml:space="preserve"> a</w:delText>
        </w:r>
        <w:r w:rsidR="00333FCE" w:rsidRPr="00622A7F" w:rsidDel="001249C4">
          <w:rPr>
            <w:rFonts w:cs="Arial"/>
          </w:rPr>
          <w:delText xml:space="preserve"> compound heterozygous state, the region of interest </w:delText>
        </w:r>
        <w:r w:rsidR="00737EB8" w:rsidRPr="00622A7F" w:rsidDel="001249C4">
          <w:rPr>
            <w:rFonts w:cs="Arial"/>
          </w:rPr>
          <w:delText>was</w:delText>
        </w:r>
        <w:r w:rsidR="00333FCE" w:rsidRPr="00622A7F" w:rsidDel="001249C4">
          <w:rPr>
            <w:rFonts w:cs="Arial"/>
          </w:rPr>
          <w:delText xml:space="preserve"> amplified, cloned into a vector and transformed in E.coli. Targeted sequencing of DNA purified from E.coli colonies was performed. Th</w:delText>
        </w:r>
      </w:del>
      <w:ins w:id="6857" w:author="Hüffmeier, Ulrike" w:date="2021-10-01T13:20:00Z">
        <w:del w:id="6858" w:author="Haskamp, Stefan (extern)" w:date="2022-01-15T14:17:00Z">
          <w:r w:rsidR="00627213" w:rsidRPr="00622A7F" w:rsidDel="001249C4">
            <w:rPr>
              <w:rFonts w:cs="Arial"/>
            </w:rPr>
            <w:delText>es</w:delText>
          </w:r>
        </w:del>
      </w:ins>
      <w:ins w:id="6859" w:author="Hüffmeier, Ulrike" w:date="2021-10-01T13:21:00Z">
        <w:del w:id="6860" w:author="Haskamp, Stefan (extern)" w:date="2022-01-15T14:17:00Z">
          <w:r w:rsidR="00627213" w:rsidRPr="00622A7F" w:rsidDel="001249C4">
            <w:rPr>
              <w:rFonts w:cs="Arial"/>
            </w:rPr>
            <w:delText>e</w:delText>
          </w:r>
        </w:del>
      </w:ins>
      <w:del w:id="6861" w:author="Haskamp, Stefan (extern)" w:date="2022-01-15T14:17:00Z">
        <w:r w:rsidR="00333FCE" w:rsidRPr="00622A7F" w:rsidDel="001249C4">
          <w:rPr>
            <w:rFonts w:cs="Arial"/>
          </w:rPr>
          <w:delText xml:space="preserve">e </w:delText>
        </w:r>
      </w:del>
      <w:ins w:id="6862" w:author="Hüffmeier, Ulrike" w:date="2021-10-01T13:20:00Z">
        <w:del w:id="6863" w:author="Haskamp, Stefan (extern)" w:date="2022-01-15T14:17:00Z">
          <w:r w:rsidR="00627213" w:rsidRPr="00622A7F" w:rsidDel="001249C4">
            <w:rPr>
              <w:rFonts w:cs="Arial"/>
            </w:rPr>
            <w:delText xml:space="preserve">purified </w:delText>
          </w:r>
        </w:del>
      </w:ins>
      <w:del w:id="6864" w:author="Haskamp, Stefan (extern)" w:date="2022-01-15T14:17:00Z">
        <w:r w:rsidR="00333FCE" w:rsidRPr="00622A7F" w:rsidDel="001249C4">
          <w:rPr>
            <w:rFonts w:cs="Arial"/>
          </w:rPr>
          <w:delText>DNA</w:delText>
        </w:r>
      </w:del>
      <w:ins w:id="6865" w:author="Hüffmeier, Ulrike" w:date="2021-10-01T13:21:00Z">
        <w:del w:id="6866" w:author="Haskamp, Stefan (extern)" w:date="2022-01-15T14:17:00Z">
          <w:r w:rsidR="00627213" w:rsidRPr="00622A7F" w:rsidDel="001249C4">
            <w:rPr>
              <w:rFonts w:cs="Arial"/>
            </w:rPr>
            <w:delText>s</w:delText>
          </w:r>
        </w:del>
      </w:ins>
      <w:del w:id="6867" w:author="Haskamp, Stefan (extern)" w:date="2022-01-15T14:17:00Z">
        <w:r w:rsidR="00333FCE" w:rsidRPr="00622A7F" w:rsidDel="001249C4">
          <w:rPr>
            <w:rFonts w:cs="Arial"/>
          </w:rPr>
          <w:delText xml:space="preserve"> of both individuals was </w:delText>
        </w:r>
      </w:del>
      <w:ins w:id="6868" w:author="ulrike.hueffmeier@gmail.com" w:date="2021-11-26T19:46:00Z">
        <w:del w:id="6869" w:author="Haskamp, Stefan (extern)" w:date="2022-01-15T14:17:00Z">
          <w:r w:rsidR="0023782E" w:rsidRPr="00622A7F" w:rsidDel="001249C4">
            <w:rPr>
              <w:rFonts w:cs="Arial"/>
            </w:rPr>
            <w:delText>w</w:delText>
          </w:r>
          <w:r w:rsidR="0023782E" w:rsidDel="001249C4">
            <w:rPr>
              <w:rFonts w:cs="Arial"/>
            </w:rPr>
            <w:delText>ere</w:delText>
          </w:r>
          <w:r w:rsidR="0023782E" w:rsidRPr="00622A7F" w:rsidDel="001249C4">
            <w:rPr>
              <w:rFonts w:cs="Arial"/>
            </w:rPr>
            <w:delText xml:space="preserve"> </w:delText>
          </w:r>
        </w:del>
      </w:ins>
      <w:del w:id="6870" w:author="Haskamp, Stefan (extern)" w:date="2022-01-15T14:17:00Z">
        <w:r w:rsidR="00333FCE" w:rsidRPr="00622A7F" w:rsidDel="001249C4">
          <w:rPr>
            <w:rFonts w:cs="Arial"/>
          </w:rPr>
          <w:delText xml:space="preserve">positive for only one of the two variants suggesting compound heterozygosity. </w:delText>
        </w:r>
      </w:del>
    </w:p>
    <w:p w14:paraId="68D5BD0C" w14:textId="4D4FF2C5" w:rsidR="00531B58" w:rsidRPr="00622A7F" w:rsidDel="001249C4" w:rsidRDefault="00531B58" w:rsidP="00531B58">
      <w:pPr>
        <w:rPr>
          <w:del w:id="6871" w:author="Haskamp, Stefan (extern)" w:date="2022-01-15T14:17:00Z"/>
          <w:rFonts w:cs="Arial"/>
        </w:rPr>
      </w:pPr>
    </w:p>
    <w:p w14:paraId="4724BD7E" w14:textId="634BB318" w:rsidR="00C65D51" w:rsidRPr="00622A7F" w:rsidDel="001249C4" w:rsidRDefault="00C65D51" w:rsidP="0045477F">
      <w:pPr>
        <w:pStyle w:val="berschrift2"/>
        <w:rPr>
          <w:del w:id="6872" w:author="Haskamp, Stefan (extern)" w:date="2022-01-15T14:20:00Z"/>
          <w:rFonts w:cs="Arial"/>
        </w:rPr>
      </w:pPr>
      <w:bookmarkStart w:id="6873" w:name="_Toc91488935"/>
      <w:del w:id="6874" w:author="Haskamp, Stefan (extern)" w:date="2022-01-15T14:20:00Z">
        <w:r w:rsidRPr="00622A7F" w:rsidDel="001249C4">
          <w:rPr>
            <w:rFonts w:cs="Arial"/>
          </w:rPr>
          <w:delText xml:space="preserve">Analysis of Neutrophil </w:delText>
        </w:r>
      </w:del>
      <w:ins w:id="6875" w:author="ulrike.hueffmeier@gmail.com" w:date="2021-11-26T19:46:00Z">
        <w:del w:id="6876" w:author="Haskamp, Stefan (extern)" w:date="2022-01-15T14:20:00Z">
          <w:r w:rsidR="0023782E" w:rsidDel="001249C4">
            <w:rPr>
              <w:rFonts w:cs="Arial"/>
            </w:rPr>
            <w:delText>n</w:delText>
          </w:r>
          <w:r w:rsidR="0023782E" w:rsidRPr="00622A7F" w:rsidDel="001249C4">
            <w:rPr>
              <w:rFonts w:cs="Arial"/>
            </w:rPr>
            <w:delText xml:space="preserve">eutrophil </w:delText>
          </w:r>
        </w:del>
      </w:ins>
      <w:del w:id="6877" w:author="Haskamp, Stefan (extern)" w:date="2022-01-15T14:20:00Z">
        <w:r w:rsidRPr="00622A7F" w:rsidDel="001249C4">
          <w:rPr>
            <w:rFonts w:cs="Arial"/>
          </w:rPr>
          <w:delText>extracellular traps (NETs)</w:delText>
        </w:r>
        <w:bookmarkEnd w:id="6873"/>
      </w:del>
    </w:p>
    <w:p w14:paraId="39739D72" w14:textId="56E69F4F" w:rsidR="00246B9F" w:rsidRPr="00622A7F" w:rsidDel="001249C4" w:rsidRDefault="00246B9F" w:rsidP="00246B9F">
      <w:pPr>
        <w:rPr>
          <w:del w:id="6878" w:author="Haskamp, Stefan (extern)" w:date="2022-01-15T14:20:00Z"/>
          <w:rFonts w:cs="Arial"/>
        </w:rPr>
      </w:pPr>
      <w:del w:id="6879" w:author="Haskamp, Stefan (extern)" w:date="2022-01-15T14:20:00Z">
        <w:r w:rsidRPr="00622A7F" w:rsidDel="001249C4">
          <w:rPr>
            <w:rFonts w:cs="Arial"/>
          </w:rPr>
          <w:delText xml:space="preserve">The analysis of Neutrophil </w:delText>
        </w:r>
      </w:del>
      <w:ins w:id="6880" w:author="ulrike.hueffmeier@gmail.com" w:date="2021-11-26T19:46:00Z">
        <w:del w:id="6881" w:author="Haskamp, Stefan (extern)" w:date="2022-01-15T14:20:00Z">
          <w:r w:rsidR="0023782E" w:rsidDel="001249C4">
            <w:rPr>
              <w:rFonts w:cs="Arial"/>
            </w:rPr>
            <w:delText>n</w:delText>
          </w:r>
          <w:r w:rsidR="0023782E" w:rsidRPr="00622A7F" w:rsidDel="001249C4">
            <w:rPr>
              <w:rFonts w:cs="Arial"/>
            </w:rPr>
            <w:delText xml:space="preserve">eutrophil </w:delText>
          </w:r>
        </w:del>
      </w:ins>
      <w:del w:id="6882" w:author="Haskamp, Stefan (extern)" w:date="2022-01-15T14:20:00Z">
        <w:r w:rsidRPr="00622A7F" w:rsidDel="001249C4">
          <w:rPr>
            <w:rFonts w:cs="Arial"/>
          </w:rPr>
          <w:delText xml:space="preserve">extracellular traps (NETs) was performed by Jonas Hahn, Maximilien Euler and Markus Hoffmann of </w:delText>
        </w:r>
      </w:del>
      <w:ins w:id="6883" w:author="Hüffmeier, Ulrike" w:date="2021-10-01T13:21:00Z">
        <w:del w:id="6884" w:author="Haskamp, Stefan (extern)" w:date="2022-01-15T14:20:00Z">
          <w:r w:rsidR="00627213" w:rsidRPr="00622A7F" w:rsidDel="001249C4">
            <w:rPr>
              <w:rFonts w:cs="Arial"/>
            </w:rPr>
            <w:delText xml:space="preserve">from </w:delText>
          </w:r>
        </w:del>
      </w:ins>
      <w:del w:id="6885" w:author="Haskamp, Stefan (extern)" w:date="2022-01-15T14:20:00Z">
        <w:r w:rsidRPr="00622A7F" w:rsidDel="001249C4">
          <w:rPr>
            <w:rFonts w:cs="Arial"/>
          </w:rPr>
          <w:delText>the Department of Internal Medicine 3 – Rheumatology and Immunology</w:delText>
        </w:r>
      </w:del>
      <w:ins w:id="6886" w:author="ulrike.hueffmeier@gmail.com" w:date="2021-11-26T19:47:00Z">
        <w:del w:id="6887" w:author="Haskamp, Stefan (extern)" w:date="2022-01-15T14:20:00Z">
          <w:r w:rsidR="0023782E" w:rsidDel="001249C4">
            <w:rPr>
              <w:rFonts w:cs="Arial"/>
            </w:rPr>
            <w:delText>, university hospital Erlangen</w:delText>
          </w:r>
        </w:del>
      </w:ins>
      <w:del w:id="6888" w:author="Haskamp, Stefan (extern)" w:date="2022-01-15T14:20:00Z">
        <w:r w:rsidRPr="00622A7F" w:rsidDel="001249C4">
          <w:rPr>
            <w:rFonts w:cs="Arial"/>
          </w:rPr>
          <w:delText xml:space="preserve">. </w:delText>
        </w:r>
      </w:del>
    </w:p>
    <w:p w14:paraId="1571E0BF" w14:textId="4B569D8B" w:rsidR="00246B9F" w:rsidRPr="00622A7F" w:rsidDel="001249C4" w:rsidRDefault="0098399A" w:rsidP="0098399A">
      <w:pPr>
        <w:rPr>
          <w:del w:id="6889" w:author="Haskamp, Stefan (extern)" w:date="2022-01-15T14:20:00Z"/>
          <w:rFonts w:cs="Arial"/>
        </w:rPr>
      </w:pPr>
      <w:del w:id="6890" w:author="Haskamp, Stefan (extern)" w:date="2022-01-15T14:20:00Z">
        <w:r w:rsidRPr="00622A7F" w:rsidDel="001249C4">
          <w:rPr>
            <w:rFonts w:cs="Arial"/>
          </w:rPr>
          <w:delText xml:space="preserve">Neutrophils were isolated as described in chapter </w:delText>
        </w:r>
        <w:r w:rsidRPr="00622A7F" w:rsidDel="001249C4">
          <w:rPr>
            <w:rFonts w:cs="Arial"/>
          </w:rPr>
          <w:fldChar w:fldCharType="begin"/>
        </w:r>
        <w:r w:rsidRPr="00622A7F" w:rsidDel="001249C4">
          <w:rPr>
            <w:rFonts w:cs="Arial"/>
          </w:rPr>
          <w:delInstrText xml:space="preserve"> REF _Ref73010057 \r \h </w:delInstrText>
        </w:r>
        <w:r w:rsidR="00622A7F" w:rsidDel="001249C4">
          <w:rPr>
            <w:rFonts w:cs="Arial"/>
          </w:rPr>
          <w:delInstrText xml:space="preserve"> \* MERGEFORMAT </w:delInstrText>
        </w:r>
        <w:r w:rsidRPr="00622A7F" w:rsidDel="001249C4">
          <w:rPr>
            <w:rFonts w:cs="Arial"/>
          </w:rPr>
        </w:r>
        <w:r w:rsidRPr="00622A7F" w:rsidDel="001249C4">
          <w:rPr>
            <w:rFonts w:cs="Arial"/>
          </w:rPr>
          <w:fldChar w:fldCharType="separate"/>
        </w:r>
        <w:r w:rsidR="00030D93" w:rsidDel="001249C4">
          <w:rPr>
            <w:rFonts w:cs="Arial"/>
          </w:rPr>
          <w:delText>6.12.1</w:delText>
        </w:r>
        <w:r w:rsidRPr="00622A7F" w:rsidDel="001249C4">
          <w:rPr>
            <w:rFonts w:cs="Arial"/>
          </w:rPr>
          <w:fldChar w:fldCharType="end"/>
        </w:r>
        <w:r w:rsidRPr="00622A7F" w:rsidDel="001249C4">
          <w:rPr>
            <w:rFonts w:cs="Arial"/>
          </w:rPr>
          <w:delText>. For one condition of one</w:delText>
        </w:r>
      </w:del>
      <w:ins w:id="6891" w:author="ulrike.hueffmeier@gmail.com" w:date="2021-11-26T19:47:00Z">
        <w:del w:id="6892" w:author="Haskamp, Stefan (extern)" w:date="2022-01-15T14:20:00Z">
          <w:r w:rsidR="0023782E" w:rsidDel="001249C4">
            <w:rPr>
              <w:rFonts w:cs="Arial"/>
            </w:rPr>
            <w:delText>per</w:delText>
          </w:r>
        </w:del>
      </w:ins>
      <w:del w:id="6893" w:author="Haskamp, Stefan (extern)" w:date="2022-01-15T14:20:00Z">
        <w:r w:rsidRPr="00622A7F" w:rsidDel="001249C4">
          <w:rPr>
            <w:rFonts w:cs="Arial"/>
          </w:rPr>
          <w:delText xml:space="preserve"> sample, 2.5</w:delText>
        </w:r>
      </w:del>
      <w:ins w:id="6894" w:author="Stefan" w:date="2021-10-07T14:41:00Z">
        <w:del w:id="6895" w:author="Haskamp, Stefan (extern)" w:date="2022-01-15T14:20:00Z">
          <w:r w:rsidR="0096669E" w:rsidRPr="00622A7F" w:rsidDel="001249C4">
            <w:rPr>
              <w:rFonts w:cs="Arial"/>
            </w:rPr>
            <w:delText>*10^5</w:delText>
          </w:r>
        </w:del>
      </w:ins>
      <w:del w:id="6896" w:author="Haskamp, Stefan (extern)" w:date="2022-01-15T14:20:00Z">
        <w:r w:rsidRPr="00622A7F" w:rsidDel="001249C4">
          <w:rPr>
            <w:rFonts w:cs="Arial"/>
          </w:rPr>
          <w:delText>E05 isolated human neutrophils were suspended in 200 m</w:delText>
        </w:r>
      </w:del>
      <w:ins w:id="6897" w:author="ulrike.hueffmeier@gmail.com" w:date="2021-11-26T19:55:00Z">
        <w:del w:id="6898" w:author="Haskamp, Stefan (extern)" w:date="2022-01-15T14:20:00Z">
          <w:r w:rsidR="00882C35" w:rsidDel="001249C4">
            <w:rPr>
              <w:rFonts w:cs="Arial"/>
            </w:rPr>
            <w:delText>l</w:delText>
          </w:r>
        </w:del>
      </w:ins>
      <w:del w:id="6899" w:author="Haskamp, Stefan (extern)" w:date="2022-01-15T14:20:00Z">
        <w:r w:rsidRPr="00622A7F" w:rsidDel="001249C4">
          <w:rPr>
            <w:rFonts w:cs="Arial"/>
          </w:rPr>
          <w:delText xml:space="preserve">L RPMI medium 1640 (GIBCO, Carlsbad, CA, USA). The cell suspension was then added into one well of a 96-well flat bottom plate (Cellstar, Greiner Bio-one). Subsequently, 5 mM Sytox Green (Thermo Fisher Scientific) </w:delText>
        </w:r>
        <w:r w:rsidR="00931A22" w:rsidRPr="00622A7F" w:rsidDel="001249C4">
          <w:rPr>
            <w:rFonts w:cs="Arial"/>
          </w:rPr>
          <w:delText>along with</w:delText>
        </w:r>
        <w:r w:rsidRPr="00622A7F" w:rsidDel="001249C4">
          <w:rPr>
            <w:rFonts w:cs="Arial"/>
          </w:rPr>
          <w:delText xml:space="preserve"> either phorbol myristate acetate</w:delText>
        </w:r>
      </w:del>
      <w:ins w:id="6900" w:author="Hüffmeier, Ulrike" w:date="2021-10-01T13:22:00Z">
        <w:del w:id="6901" w:author="Haskamp, Stefan (extern)" w:date="2022-01-15T14:20:00Z">
          <w:r w:rsidR="00627213" w:rsidRPr="00622A7F" w:rsidDel="001249C4">
            <w:rPr>
              <w:rFonts w:cs="Arial"/>
            </w:rPr>
            <w:delText xml:space="preserve"> </w:delText>
          </w:r>
        </w:del>
      </w:ins>
      <w:del w:id="6902" w:author="Haskamp, Stefan (extern)" w:date="2022-01-15T14:20:00Z">
        <w:r w:rsidRPr="00622A7F" w:rsidDel="001249C4">
          <w:rPr>
            <w:rFonts w:cs="Arial"/>
          </w:rPr>
          <w:delText>(PMA) (100ng/mL; Sigma), A23187 (5 mM, Sigma</w:delText>
        </w:r>
        <w:r w:rsidR="00931A22" w:rsidRPr="00622A7F" w:rsidDel="001249C4">
          <w:rPr>
            <w:rFonts w:cs="Arial"/>
          </w:rPr>
          <w:delText xml:space="preserve"> Aldrich (St. Louis, MO, USA</w:delText>
        </w:r>
        <w:r w:rsidRPr="00622A7F" w:rsidDel="001249C4">
          <w:rPr>
            <w:rFonts w:cs="Arial"/>
          </w:rPr>
          <w:delText>)</w:delText>
        </w:r>
      </w:del>
      <w:ins w:id="6903" w:author="ulrike.hueffmeier@gmail.com" w:date="2021-11-26T19:52:00Z">
        <w:del w:id="6904" w:author="Haskamp, Stefan (extern)" w:date="2022-01-15T14:20:00Z">
          <w:r w:rsidR="00882C35" w:rsidDel="001249C4">
            <w:rPr>
              <w:rFonts w:cs="Arial"/>
            </w:rPr>
            <w:delText>)</w:delText>
          </w:r>
        </w:del>
      </w:ins>
      <w:del w:id="6905" w:author="Haskamp, Stefan (extern)" w:date="2022-01-15T14:20:00Z">
        <w:r w:rsidRPr="00622A7F" w:rsidDel="001249C4">
          <w:rPr>
            <w:rFonts w:cs="Arial"/>
          </w:rPr>
          <w:delText>, or vehicle</w:delText>
        </w:r>
        <w:r w:rsidR="00931A22" w:rsidRPr="00622A7F" w:rsidDel="001249C4">
          <w:rPr>
            <w:rFonts w:cs="Arial"/>
          </w:rPr>
          <w:delText xml:space="preserve"> </w:delText>
        </w:r>
        <w:r w:rsidRPr="00622A7F" w:rsidDel="001249C4">
          <w:rPr>
            <w:rFonts w:cs="Arial"/>
          </w:rPr>
          <w:delText xml:space="preserve">(RPMI medium) were </w:delText>
        </w:r>
        <w:r w:rsidR="00931A22" w:rsidRPr="00622A7F" w:rsidDel="001249C4">
          <w:rPr>
            <w:rFonts w:cs="Arial"/>
          </w:rPr>
          <w:delText>pipetted</w:delText>
        </w:r>
        <w:r w:rsidRPr="00622A7F" w:rsidDel="001249C4">
          <w:rPr>
            <w:rFonts w:cs="Arial"/>
          </w:rPr>
          <w:delText xml:space="preserve">. </w:delText>
        </w:r>
        <w:r w:rsidR="00931A22" w:rsidRPr="00622A7F" w:rsidDel="001249C4">
          <w:rPr>
            <w:rFonts w:cs="Arial"/>
          </w:rPr>
          <w:delText xml:space="preserve">After sealing of the plate, the samples were </w:delText>
        </w:r>
        <w:r w:rsidRPr="00622A7F" w:rsidDel="001249C4">
          <w:rPr>
            <w:rFonts w:cs="Arial"/>
          </w:rPr>
          <w:delText xml:space="preserve">analyzed </w:delText>
        </w:r>
        <w:r w:rsidR="00931A22" w:rsidRPr="00622A7F" w:rsidDel="001249C4">
          <w:rPr>
            <w:rFonts w:cs="Arial"/>
          </w:rPr>
          <w:delText xml:space="preserve">using </w:delText>
        </w:r>
        <w:r w:rsidRPr="00622A7F" w:rsidDel="001249C4">
          <w:rPr>
            <w:rFonts w:cs="Arial"/>
          </w:rPr>
          <w:delText xml:space="preserve">an infinite </w:delText>
        </w:r>
      </w:del>
      <w:ins w:id="6906" w:author="ulrike.hueffmeier@gmail.com" w:date="2021-11-26T19:52:00Z">
        <w:del w:id="6907" w:author="Haskamp, Stefan (extern)" w:date="2022-01-15T14:20:00Z">
          <w:r w:rsidR="00882C35" w:rsidDel="001249C4">
            <w:rPr>
              <w:rFonts w:cs="Arial"/>
            </w:rPr>
            <w:delText>I</w:delText>
          </w:r>
          <w:r w:rsidR="00882C35" w:rsidRPr="00622A7F" w:rsidDel="001249C4">
            <w:rPr>
              <w:rFonts w:cs="Arial"/>
            </w:rPr>
            <w:delText xml:space="preserve">nfinite </w:delText>
          </w:r>
        </w:del>
      </w:ins>
      <w:del w:id="6908" w:author="Haskamp, Stefan (extern)" w:date="2022-01-15T14:20:00Z">
        <w:r w:rsidRPr="00622A7F" w:rsidDel="001249C4">
          <w:rPr>
            <w:rFonts w:cs="Arial"/>
          </w:rPr>
          <w:delText xml:space="preserve">200 pro </w:delText>
        </w:r>
      </w:del>
      <w:ins w:id="6909" w:author="ulrike.hueffmeier@gmail.com" w:date="2021-11-26T19:52:00Z">
        <w:del w:id="6910" w:author="Haskamp, Stefan (extern)" w:date="2022-01-15T14:20:00Z">
          <w:r w:rsidR="00882C35" w:rsidDel="001249C4">
            <w:rPr>
              <w:rFonts w:cs="Arial"/>
            </w:rPr>
            <w:delText>P</w:delText>
          </w:r>
          <w:r w:rsidR="00882C35" w:rsidRPr="00622A7F" w:rsidDel="001249C4">
            <w:rPr>
              <w:rFonts w:cs="Arial"/>
            </w:rPr>
            <w:delText xml:space="preserve">ro </w:delText>
          </w:r>
        </w:del>
      </w:ins>
      <w:del w:id="6911" w:author="Haskamp, Stefan (extern)" w:date="2022-01-15T14:20:00Z">
        <w:r w:rsidRPr="00622A7F" w:rsidDel="001249C4">
          <w:rPr>
            <w:rFonts w:cs="Arial"/>
          </w:rPr>
          <w:delText>plate reader (</w:delText>
        </w:r>
        <w:r w:rsidR="00931A22" w:rsidRPr="00622A7F" w:rsidDel="001249C4">
          <w:rPr>
            <w:rFonts w:cs="Arial"/>
          </w:rPr>
          <w:delText>Tecan, Männedorf, Schweiz</w:delText>
        </w:r>
        <w:r w:rsidRPr="00622A7F" w:rsidDel="001249C4">
          <w:rPr>
            <w:rFonts w:cs="Arial"/>
          </w:rPr>
          <w:delText>) for</w:delText>
        </w:r>
        <w:r w:rsidR="00931A22" w:rsidRPr="00622A7F" w:rsidDel="001249C4">
          <w:rPr>
            <w:rFonts w:cs="Arial"/>
          </w:rPr>
          <w:delText xml:space="preserve"> </w:delText>
        </w:r>
        <w:r w:rsidRPr="00622A7F" w:rsidDel="001249C4">
          <w:rPr>
            <w:rFonts w:cs="Arial"/>
          </w:rPr>
          <w:delText xml:space="preserve">240 min at </w:delText>
        </w:r>
        <w:commentRangeStart w:id="6912"/>
        <w:r w:rsidRPr="00622A7F" w:rsidDel="001249C4">
          <w:rPr>
            <w:rFonts w:cs="Arial"/>
          </w:rPr>
          <w:delText>37</w:delText>
        </w:r>
      </w:del>
      <w:ins w:id="6913" w:author="Stefan" w:date="2021-10-07T14:41:00Z">
        <w:del w:id="6914" w:author="Haskamp, Stefan (extern)" w:date="2022-01-15T14:20:00Z">
          <w:r w:rsidR="0096669E" w:rsidRPr="00622A7F" w:rsidDel="001249C4">
            <w:rPr>
              <w:rFonts w:cs="Arial"/>
            </w:rPr>
            <w:delText>°</w:delText>
          </w:r>
        </w:del>
      </w:ins>
      <w:del w:id="6915" w:author="Haskamp, Stefan (extern)" w:date="2022-01-15T14:20:00Z">
        <w:r w:rsidRPr="00622A7F" w:rsidDel="001249C4">
          <w:rPr>
            <w:rFonts w:cs="Arial"/>
          </w:rPr>
          <w:delText xml:space="preserve">_C </w:delText>
        </w:r>
        <w:commentRangeEnd w:id="6912"/>
        <w:r w:rsidR="00627213" w:rsidRPr="00622A7F" w:rsidDel="001249C4">
          <w:rPr>
            <w:rStyle w:val="Kommentarzeichen"/>
            <w:rFonts w:cs="Arial"/>
          </w:rPr>
          <w:commentReference w:id="6912"/>
        </w:r>
        <w:r w:rsidRPr="00622A7F" w:rsidDel="001249C4">
          <w:rPr>
            <w:rFonts w:cs="Arial"/>
          </w:rPr>
          <w:delText>and 5% CO</w:delText>
        </w:r>
        <w:r w:rsidRPr="00622A7F" w:rsidDel="001249C4">
          <w:rPr>
            <w:rFonts w:cs="Arial"/>
            <w:vertAlign w:val="subscript"/>
            <w:rPrChange w:id="6916" w:author="Stefan" w:date="2021-10-07T14:41:00Z">
              <w:rPr/>
            </w:rPrChange>
          </w:rPr>
          <w:delText>2</w:delText>
        </w:r>
        <w:r w:rsidRPr="00622A7F" w:rsidDel="001249C4">
          <w:rPr>
            <w:rFonts w:cs="Arial"/>
          </w:rPr>
          <w:delText>.</w:delText>
        </w:r>
        <w:r w:rsidR="00931A22" w:rsidRPr="00622A7F" w:rsidDel="001249C4">
          <w:rPr>
            <w:rFonts w:cs="Arial"/>
          </w:rPr>
          <w:delText xml:space="preserve"> For data analysis, r</w:delText>
        </w:r>
        <w:r w:rsidR="00C35941" w:rsidRPr="00622A7F" w:rsidDel="001249C4">
          <w:rPr>
            <w:rFonts w:cs="Arial"/>
          </w:rPr>
          <w:delText xml:space="preserve">elative fluorescence intensities were subtracted by the values detected at the beginning and </w:delText>
        </w:r>
        <w:r w:rsidRPr="00622A7F" w:rsidDel="001249C4">
          <w:rPr>
            <w:rFonts w:cs="Arial"/>
          </w:rPr>
          <w:delText xml:space="preserve">normalized </w:delText>
        </w:r>
        <w:r w:rsidR="00931A22" w:rsidRPr="00622A7F" w:rsidDel="001249C4">
          <w:rPr>
            <w:rFonts w:cs="Arial"/>
          </w:rPr>
          <w:delText>to</w:delText>
        </w:r>
        <w:r w:rsidRPr="00622A7F" w:rsidDel="001249C4">
          <w:rPr>
            <w:rFonts w:cs="Arial"/>
          </w:rPr>
          <w:delText xml:space="preserve"> the vehicle</w:delText>
        </w:r>
        <w:r w:rsidR="00931A22" w:rsidRPr="00622A7F" w:rsidDel="001249C4">
          <w:rPr>
            <w:rFonts w:cs="Arial"/>
          </w:rPr>
          <w:delText xml:space="preserve"> control</w:delText>
        </w:r>
        <w:r w:rsidRPr="00622A7F" w:rsidDel="001249C4">
          <w:rPr>
            <w:rFonts w:cs="Arial"/>
          </w:rPr>
          <w:delText>.</w:delText>
        </w:r>
      </w:del>
    </w:p>
    <w:p w14:paraId="2DE6A9B4" w14:textId="738A011B" w:rsidR="00C65D51" w:rsidRPr="00622A7F" w:rsidDel="001249C4" w:rsidRDefault="00C65D51" w:rsidP="0045477F">
      <w:pPr>
        <w:pStyle w:val="berschrift2"/>
        <w:rPr>
          <w:del w:id="6917" w:author="Haskamp, Stefan (extern)" w:date="2022-01-15T14:20:00Z"/>
          <w:rFonts w:cs="Arial"/>
        </w:rPr>
      </w:pPr>
      <w:bookmarkStart w:id="6918" w:name="_Toc91488936"/>
      <w:del w:id="6919" w:author="Haskamp, Stefan (extern)" w:date="2022-01-15T14:20:00Z">
        <w:r w:rsidRPr="00622A7F" w:rsidDel="001249C4">
          <w:rPr>
            <w:rFonts w:cs="Arial"/>
          </w:rPr>
          <w:delText xml:space="preserve">Efferocytosis </w:delText>
        </w:r>
      </w:del>
      <w:ins w:id="6920" w:author="Haskamp, Stefan" w:date="2021-12-27T09:03:00Z">
        <w:del w:id="6921" w:author="Haskamp, Stefan (extern)" w:date="2022-01-15T14:20:00Z">
          <w:r w:rsidR="00B151D3" w:rsidDel="001249C4">
            <w:rPr>
              <w:rFonts w:cs="Arial"/>
            </w:rPr>
            <w:delText>a</w:delText>
          </w:r>
        </w:del>
      </w:ins>
      <w:del w:id="6922" w:author="Haskamp, Stefan (extern)" w:date="2022-01-15T14:20:00Z">
        <w:r w:rsidRPr="00622A7F" w:rsidDel="001249C4">
          <w:rPr>
            <w:rFonts w:cs="Arial"/>
          </w:rPr>
          <w:delText>Assay</w:delText>
        </w:r>
        <w:bookmarkEnd w:id="6918"/>
      </w:del>
    </w:p>
    <w:p w14:paraId="48735683" w14:textId="4CA0942E" w:rsidR="00931A22" w:rsidRPr="00622A7F" w:rsidDel="001249C4" w:rsidRDefault="00931A22" w:rsidP="00931A22">
      <w:pPr>
        <w:rPr>
          <w:del w:id="6923" w:author="Haskamp, Stefan (extern)" w:date="2022-01-15T14:20:00Z"/>
          <w:rFonts w:cs="Arial"/>
        </w:rPr>
      </w:pPr>
      <w:del w:id="6924" w:author="Haskamp, Stefan (extern)" w:date="2022-01-15T14:20:00Z">
        <w:r w:rsidRPr="00622A7F" w:rsidDel="001249C4">
          <w:rPr>
            <w:rFonts w:cs="Arial"/>
          </w:rPr>
          <w:delText xml:space="preserve">The efferocytosis assay was based on flow cytometry and performed by Heiko Bruns </w:delText>
        </w:r>
      </w:del>
      <w:ins w:id="6925" w:author="Hüffmeier, Ulrike" w:date="2021-10-01T13:22:00Z">
        <w:del w:id="6926" w:author="Haskamp, Stefan (extern)" w:date="2022-01-15T14:20:00Z">
          <w:r w:rsidR="00627213" w:rsidRPr="00622A7F" w:rsidDel="001249C4">
            <w:rPr>
              <w:rFonts w:cs="Arial"/>
            </w:rPr>
            <w:delText xml:space="preserve">from the </w:delText>
          </w:r>
        </w:del>
      </w:ins>
      <w:del w:id="6927" w:author="Haskamp, Stefan (extern)" w:date="2022-01-15T14:20:00Z">
        <w:r w:rsidRPr="00622A7F" w:rsidDel="001249C4">
          <w:rPr>
            <w:rFonts w:cs="Arial"/>
          </w:rPr>
          <w:delText>Department of Internal Medicine 5 – Haematology and Oncology</w:delText>
        </w:r>
      </w:del>
      <w:ins w:id="6928" w:author="ulrike.hueffmeier@gmail.com" w:date="2021-11-26T19:53:00Z">
        <w:del w:id="6929" w:author="Haskamp, Stefan (extern)" w:date="2022-01-15T14:20:00Z">
          <w:r w:rsidR="00882C35" w:rsidDel="001249C4">
            <w:rPr>
              <w:rFonts w:cs="Arial"/>
            </w:rPr>
            <w:delText>, university hospital Erlangen</w:delText>
          </w:r>
        </w:del>
      </w:ins>
      <w:del w:id="6930" w:author="Haskamp, Stefan (extern)" w:date="2022-01-15T14:20:00Z">
        <w:r w:rsidRPr="00622A7F" w:rsidDel="001249C4">
          <w:rPr>
            <w:rFonts w:cs="Arial"/>
          </w:rPr>
          <w:delText xml:space="preserve">. Neutrophils were </w:delText>
        </w:r>
        <w:commentRangeStart w:id="6931"/>
        <w:r w:rsidRPr="00622A7F" w:rsidDel="001249C4">
          <w:rPr>
            <w:rFonts w:cs="Arial"/>
          </w:rPr>
          <w:delText xml:space="preserve">dyed </w:delText>
        </w:r>
        <w:commentRangeEnd w:id="6931"/>
        <w:r w:rsidR="00882C35" w:rsidDel="001249C4">
          <w:rPr>
            <w:rStyle w:val="Kommentarzeichen"/>
          </w:rPr>
          <w:commentReference w:id="6931"/>
        </w:r>
        <w:r w:rsidRPr="00622A7F" w:rsidDel="001249C4">
          <w:rPr>
            <w:rFonts w:cs="Arial"/>
          </w:rPr>
          <w:delText>with CPD (ebioscience</w:delText>
        </w:r>
        <w:r w:rsidR="00526FEC" w:rsidRPr="00622A7F" w:rsidDel="001249C4">
          <w:rPr>
            <w:rFonts w:cs="Arial"/>
          </w:rPr>
          <w:delText xml:space="preserve"> (Thermo Fisher Scientific)</w:delText>
        </w:r>
        <w:r w:rsidRPr="00622A7F" w:rsidDel="001249C4">
          <w:rPr>
            <w:rFonts w:cs="Arial"/>
          </w:rPr>
          <w:delText>) following the manufacturer’s protocol and co</w:delText>
        </w:r>
        <w:r w:rsidR="00737EB8" w:rsidRPr="00622A7F" w:rsidDel="001249C4">
          <w:rPr>
            <w:rFonts w:cs="Arial"/>
          </w:rPr>
          <w:delText>-</w:delText>
        </w:r>
        <w:r w:rsidRPr="00622A7F" w:rsidDel="001249C4">
          <w:rPr>
            <w:rFonts w:cs="Arial"/>
          </w:rPr>
          <w:delText>cultured</w:delText>
        </w:r>
        <w:r w:rsidR="00526FEC" w:rsidRPr="00622A7F" w:rsidDel="001249C4">
          <w:rPr>
            <w:rFonts w:cs="Arial"/>
          </w:rPr>
          <w:delText xml:space="preserve"> </w:delText>
        </w:r>
        <w:r w:rsidRPr="00622A7F" w:rsidDel="001249C4">
          <w:rPr>
            <w:rFonts w:cs="Arial"/>
          </w:rPr>
          <w:delText>with monocytes (ratio of neutrophils to monocytes</w:delText>
        </w:r>
        <w:r w:rsidR="00526FEC" w:rsidRPr="00622A7F" w:rsidDel="001249C4">
          <w:rPr>
            <w:rFonts w:cs="Arial"/>
          </w:rPr>
          <w:delText xml:space="preserve"> </w:delText>
        </w:r>
        <w:r w:rsidRPr="00622A7F" w:rsidDel="001249C4">
          <w:rPr>
            <w:rFonts w:cs="Arial"/>
          </w:rPr>
          <w:delText xml:space="preserve">5:1) in sterile FACS tubes for 24 h </w:delText>
        </w:r>
        <w:r w:rsidR="00526FEC" w:rsidRPr="00622A7F" w:rsidDel="001249C4">
          <w:rPr>
            <w:rFonts w:cs="Arial"/>
          </w:rPr>
          <w:delText xml:space="preserve">in </w:delText>
        </w:r>
        <w:r w:rsidRPr="00622A7F" w:rsidDel="001249C4">
          <w:rPr>
            <w:rFonts w:cs="Arial"/>
          </w:rPr>
          <w:delText>RPMI</w:delText>
        </w:r>
        <w:r w:rsidR="00526FEC" w:rsidRPr="00622A7F" w:rsidDel="001249C4">
          <w:rPr>
            <w:rFonts w:cs="Arial"/>
          </w:rPr>
          <w:delText>+</w:delText>
        </w:r>
      </w:del>
      <w:ins w:id="6932" w:author="ulrike.hueffmeier@gmail.com" w:date="2021-11-26T19:56:00Z">
        <w:del w:id="6933" w:author="Haskamp, Stefan (extern)" w:date="2022-01-15T14:20:00Z">
          <w:r w:rsidR="00882C35" w:rsidDel="001249C4">
            <w:rPr>
              <w:rFonts w:cs="Arial"/>
            </w:rPr>
            <w:delText xml:space="preserve"> and </w:delText>
          </w:r>
        </w:del>
      </w:ins>
      <w:del w:id="6934" w:author="Haskamp, Stefan (extern)" w:date="2022-01-15T14:20:00Z">
        <w:r w:rsidRPr="00622A7F" w:rsidDel="001249C4">
          <w:rPr>
            <w:rFonts w:cs="Arial"/>
          </w:rPr>
          <w:delText>10%FCS</w:delText>
        </w:r>
        <w:r w:rsidR="00526FEC" w:rsidRPr="00622A7F" w:rsidDel="001249C4">
          <w:rPr>
            <w:rFonts w:cs="Arial"/>
          </w:rPr>
          <w:delText xml:space="preserve"> at</w:delText>
        </w:r>
        <w:r w:rsidRPr="00622A7F" w:rsidDel="001249C4">
          <w:rPr>
            <w:rFonts w:cs="Arial"/>
          </w:rPr>
          <w:delText xml:space="preserve"> 37</w:delText>
        </w:r>
        <w:r w:rsidR="00526FEC" w:rsidRPr="00622A7F" w:rsidDel="001249C4">
          <w:rPr>
            <w:rFonts w:cs="Arial"/>
          </w:rPr>
          <w:delText>°C and</w:delText>
        </w:r>
        <w:r w:rsidRPr="00622A7F" w:rsidDel="001249C4">
          <w:rPr>
            <w:rFonts w:cs="Arial"/>
          </w:rPr>
          <w:delText xml:space="preserve"> 5% CO</w:delText>
        </w:r>
        <w:r w:rsidRPr="00882C35" w:rsidDel="001249C4">
          <w:rPr>
            <w:rFonts w:cs="Arial"/>
            <w:vertAlign w:val="subscript"/>
            <w:rPrChange w:id="6935" w:author="ulrike.hueffmeier@gmail.com" w:date="2021-11-26T19:56:00Z">
              <w:rPr>
                <w:rFonts w:cs="Arial"/>
              </w:rPr>
            </w:rPrChange>
          </w:rPr>
          <w:delText>2</w:delText>
        </w:r>
        <w:r w:rsidRPr="00622A7F" w:rsidDel="001249C4">
          <w:rPr>
            <w:rFonts w:cs="Arial"/>
          </w:rPr>
          <w:delText>.</w:delText>
        </w:r>
        <w:r w:rsidR="00526FEC" w:rsidRPr="00622A7F" w:rsidDel="001249C4">
          <w:rPr>
            <w:rFonts w:cs="Arial"/>
          </w:rPr>
          <w:delText xml:space="preserve"> Then, the cell suspension was </w:delText>
        </w:r>
        <w:commentRangeStart w:id="6936"/>
        <w:r w:rsidR="00526FEC" w:rsidRPr="00622A7F" w:rsidDel="001249C4">
          <w:rPr>
            <w:rFonts w:cs="Arial"/>
          </w:rPr>
          <w:delText>dyed</w:delText>
        </w:r>
        <w:commentRangeEnd w:id="6936"/>
        <w:r w:rsidR="00116E68" w:rsidDel="001249C4">
          <w:rPr>
            <w:rStyle w:val="Kommentarzeichen"/>
          </w:rPr>
          <w:commentReference w:id="6936"/>
        </w:r>
        <w:r w:rsidR="00526FEC" w:rsidRPr="00622A7F" w:rsidDel="001249C4">
          <w:rPr>
            <w:rFonts w:cs="Arial"/>
          </w:rPr>
          <w:delText xml:space="preserve"> with anti-CD11b-FITC antibody and flow cytometry analysis was performed. Non-phagocytosed neutrophils were CPD positive and CD11b negative. For quantification of the absolute number of </w:delText>
        </w:r>
        <w:r w:rsidR="00CD5B72" w:rsidRPr="00622A7F" w:rsidDel="001249C4">
          <w:rPr>
            <w:rFonts w:cs="Arial"/>
          </w:rPr>
          <w:delText xml:space="preserve">remaining </w:delText>
        </w:r>
        <w:r w:rsidR="00526FEC" w:rsidRPr="00622A7F" w:rsidDel="001249C4">
          <w:rPr>
            <w:rFonts w:cs="Arial"/>
          </w:rPr>
          <w:delText xml:space="preserve">neutrophils, </w:delText>
        </w:r>
        <w:r w:rsidRPr="00622A7F" w:rsidDel="001249C4">
          <w:rPr>
            <w:rFonts w:cs="Arial"/>
          </w:rPr>
          <w:delText xml:space="preserve">123count eBeads (ebioscience) </w:delText>
        </w:r>
        <w:r w:rsidR="00526FEC" w:rsidRPr="00622A7F" w:rsidDel="001249C4">
          <w:rPr>
            <w:rFonts w:cs="Arial"/>
          </w:rPr>
          <w:delText xml:space="preserve">were added </w:delText>
        </w:r>
        <w:r w:rsidRPr="00622A7F" w:rsidDel="001249C4">
          <w:rPr>
            <w:rFonts w:cs="Arial"/>
          </w:rPr>
          <w:delText>(</w:delText>
        </w:r>
        <w:commentRangeStart w:id="6937"/>
        <w:r w:rsidRPr="00622A7F" w:rsidDel="001249C4">
          <w:rPr>
            <w:rFonts w:cs="Arial"/>
          </w:rPr>
          <w:delText>Figure S1</w:delText>
        </w:r>
        <w:commentRangeEnd w:id="6937"/>
        <w:r w:rsidR="00116E68" w:rsidDel="001249C4">
          <w:rPr>
            <w:rStyle w:val="Kommentarzeichen"/>
          </w:rPr>
          <w:commentReference w:id="6937"/>
        </w:r>
        <w:r w:rsidR="00526FEC" w:rsidRPr="00622A7F" w:rsidDel="001249C4">
          <w:rPr>
            <w:rFonts w:cs="Arial"/>
          </w:rPr>
          <w:delText>). F</w:delText>
        </w:r>
        <w:r w:rsidRPr="00622A7F" w:rsidDel="001249C4">
          <w:rPr>
            <w:rFonts w:cs="Arial"/>
          </w:rPr>
          <w:delText xml:space="preserve">low cytometry </w:delText>
        </w:r>
        <w:r w:rsidR="00526FEC" w:rsidRPr="00622A7F" w:rsidDel="001249C4">
          <w:rPr>
            <w:rFonts w:cs="Arial"/>
          </w:rPr>
          <w:delText xml:space="preserve">experiments were </w:delText>
        </w:r>
        <w:r w:rsidR="00737EB8" w:rsidRPr="00622A7F" w:rsidDel="001249C4">
          <w:rPr>
            <w:rFonts w:cs="Arial"/>
          </w:rPr>
          <w:delText>analyzed</w:delText>
        </w:r>
        <w:r w:rsidR="00526FEC" w:rsidRPr="00622A7F" w:rsidDel="001249C4">
          <w:rPr>
            <w:rFonts w:cs="Arial"/>
          </w:rPr>
          <w:delText xml:space="preserve"> with </w:delText>
        </w:r>
        <w:r w:rsidRPr="00622A7F" w:rsidDel="001249C4">
          <w:rPr>
            <w:rFonts w:cs="Arial"/>
          </w:rPr>
          <w:delText xml:space="preserve">(FACS Canto II, </w:delText>
        </w:r>
      </w:del>
      <w:ins w:id="6938" w:author="ulrike.hueffmeier@gmail.com" w:date="2021-11-26T19:58:00Z">
        <w:del w:id="6939" w:author="Haskamp, Stefan (extern)" w:date="2022-01-15T14:20:00Z">
          <w:r w:rsidR="00116E68" w:rsidDel="001249C4">
            <w:rPr>
              <w:rFonts w:cs="Arial"/>
            </w:rPr>
            <w:delText xml:space="preserve"> (</w:delText>
          </w:r>
        </w:del>
      </w:ins>
      <w:del w:id="6940" w:author="Haskamp, Stefan (extern)" w:date="2022-01-15T14:20:00Z">
        <w:r w:rsidRPr="00622A7F" w:rsidDel="001249C4">
          <w:rPr>
            <w:rFonts w:cs="Arial"/>
          </w:rPr>
          <w:delText>BD</w:delText>
        </w:r>
        <w:r w:rsidR="00526FEC" w:rsidRPr="00622A7F" w:rsidDel="001249C4">
          <w:rPr>
            <w:rFonts w:cs="Arial"/>
          </w:rPr>
          <w:delText xml:space="preserve"> Bioscience).</w:delText>
        </w:r>
      </w:del>
    </w:p>
    <w:p w14:paraId="59515A40" w14:textId="476186BF" w:rsidR="0090774C" w:rsidRPr="00622A7F" w:rsidDel="001249C4" w:rsidRDefault="0090774C" w:rsidP="0045477F">
      <w:pPr>
        <w:pStyle w:val="berschrift2"/>
        <w:rPr>
          <w:del w:id="6941" w:author="Haskamp, Stefan (extern)" w:date="2022-01-15T14:20:00Z"/>
          <w:rFonts w:cs="Arial"/>
        </w:rPr>
      </w:pPr>
      <w:bookmarkStart w:id="6942" w:name="_Toc91488937"/>
      <w:del w:id="6943" w:author="Haskamp, Stefan (extern)" w:date="2022-01-15T14:20:00Z">
        <w:r w:rsidRPr="00622A7F" w:rsidDel="001249C4">
          <w:rPr>
            <w:rFonts w:cs="Arial"/>
          </w:rPr>
          <w:delText>Flow cytometry analysis</w:delText>
        </w:r>
        <w:bookmarkEnd w:id="6942"/>
      </w:del>
    </w:p>
    <w:p w14:paraId="73F2DA5E" w14:textId="7A3660A9" w:rsidR="00C04971" w:rsidRPr="00622A7F" w:rsidDel="001249C4" w:rsidRDefault="00C04971" w:rsidP="00C04971">
      <w:pPr>
        <w:pStyle w:val="berschrift3"/>
        <w:rPr>
          <w:del w:id="6944" w:author="Haskamp, Stefan (extern)" w:date="2022-01-15T14:20:00Z"/>
          <w:rFonts w:cs="Arial"/>
        </w:rPr>
      </w:pPr>
      <w:bookmarkStart w:id="6945" w:name="_Toc91488938"/>
      <w:del w:id="6946" w:author="Haskamp, Stefan (extern)" w:date="2022-01-15T14:20:00Z">
        <w:r w:rsidRPr="00622A7F" w:rsidDel="001249C4">
          <w:rPr>
            <w:rFonts w:cs="Arial"/>
          </w:rPr>
          <w:delText>CD47 on neutrophils</w:delText>
        </w:r>
        <w:bookmarkEnd w:id="6945"/>
      </w:del>
    </w:p>
    <w:p w14:paraId="360B207D" w14:textId="6BFDA7E6" w:rsidR="001A63FC" w:rsidRPr="00622A7F" w:rsidDel="001249C4" w:rsidRDefault="00CD5B72" w:rsidP="00C04971">
      <w:pPr>
        <w:rPr>
          <w:ins w:id="6947" w:author="Stefan" w:date="2021-10-07T14:54:00Z"/>
          <w:del w:id="6948" w:author="Haskamp, Stefan (extern)" w:date="2022-01-15T14:20:00Z"/>
          <w:rFonts w:cs="Arial"/>
        </w:rPr>
      </w:pPr>
      <w:del w:id="6949" w:author="Haskamp, Stefan (extern)" w:date="2022-01-15T14:20:00Z">
        <w:r w:rsidRPr="00622A7F" w:rsidDel="001249C4">
          <w:rPr>
            <w:rFonts w:cs="Arial"/>
          </w:rPr>
          <w:delText xml:space="preserve">The CD47 staining </w:delText>
        </w:r>
      </w:del>
      <w:ins w:id="6950" w:author="ulrike.hueffmeier@gmail.com" w:date="2021-11-26T19:58:00Z">
        <w:del w:id="6951" w:author="Haskamp, Stefan (extern)" w:date="2022-01-15T14:20:00Z">
          <w:r w:rsidR="00116E68" w:rsidDel="001249C4">
            <w:rPr>
              <w:rFonts w:cs="Arial"/>
            </w:rPr>
            <w:delText xml:space="preserve">for CD47 </w:delText>
          </w:r>
        </w:del>
      </w:ins>
      <w:del w:id="6952" w:author="Haskamp, Stefan (extern)" w:date="2022-01-15T14:20:00Z">
        <w:r w:rsidRPr="00622A7F" w:rsidDel="001249C4">
          <w:rPr>
            <w:rFonts w:cs="Arial"/>
          </w:rPr>
          <w:delText>was performed by Heiko Bruns</w:delText>
        </w:r>
        <w:r w:rsidR="00C04971" w:rsidRPr="00622A7F" w:rsidDel="001249C4">
          <w:rPr>
            <w:rFonts w:cs="Arial"/>
          </w:rPr>
          <w:delText xml:space="preserve"> (</w:delText>
        </w:r>
        <w:commentRangeStart w:id="6953"/>
        <w:r w:rsidR="00C04971" w:rsidRPr="00622A7F" w:rsidDel="001249C4">
          <w:rPr>
            <w:rFonts w:cs="Arial"/>
          </w:rPr>
          <w:delText>Department of Internal Medicine 5</w:delText>
        </w:r>
        <w:commentRangeEnd w:id="6953"/>
        <w:r w:rsidR="00116E68" w:rsidDel="001249C4">
          <w:rPr>
            <w:rStyle w:val="Kommentarzeichen"/>
          </w:rPr>
          <w:commentReference w:id="6953"/>
        </w:r>
        <w:r w:rsidR="00C04971" w:rsidRPr="00622A7F" w:rsidDel="001249C4">
          <w:rPr>
            <w:rFonts w:cs="Arial"/>
          </w:rPr>
          <w:delText>, Erlangen)</w:delText>
        </w:r>
        <w:r w:rsidRPr="00622A7F" w:rsidDel="001249C4">
          <w:rPr>
            <w:rFonts w:cs="Arial"/>
          </w:rPr>
          <w:delText>. 1</w:delText>
        </w:r>
      </w:del>
      <w:ins w:id="6954" w:author="Stefan" w:date="2021-10-07T14:42:00Z">
        <w:del w:id="6955" w:author="Haskamp, Stefan (extern)" w:date="2022-01-15T14:20:00Z">
          <w:r w:rsidR="0096669E" w:rsidRPr="00622A7F" w:rsidDel="001249C4">
            <w:rPr>
              <w:rFonts w:cs="Arial"/>
            </w:rPr>
            <w:delText>*10^5</w:delText>
          </w:r>
        </w:del>
      </w:ins>
      <w:del w:id="6956" w:author="Haskamp, Stefan (extern)" w:date="2022-01-15T14:20:00Z">
        <w:r w:rsidRPr="00622A7F" w:rsidDel="001249C4">
          <w:rPr>
            <w:rFonts w:cs="Arial"/>
          </w:rPr>
          <w:delText>E05 neutrophils were incubated with a monoclonal anti-CD47 antibody (1:300, BD Bioscience) for 30 min at 4°C. The cell</w:delText>
        </w:r>
        <w:r w:rsidR="00737EB8" w:rsidRPr="00622A7F" w:rsidDel="001249C4">
          <w:rPr>
            <w:rFonts w:cs="Arial"/>
          </w:rPr>
          <w:delText xml:space="preserve"> </w:delText>
        </w:r>
        <w:r w:rsidRPr="00622A7F" w:rsidDel="001249C4">
          <w:rPr>
            <w:rFonts w:cs="Arial"/>
          </w:rPr>
          <w:delText xml:space="preserve">suspension was then washed twice with PBS and </w:delText>
        </w:r>
        <w:r w:rsidR="00737EB8" w:rsidRPr="00622A7F" w:rsidDel="001249C4">
          <w:rPr>
            <w:rFonts w:cs="Arial"/>
          </w:rPr>
          <w:delText>analyzed</w:delText>
        </w:r>
        <w:r w:rsidRPr="00622A7F" w:rsidDel="001249C4">
          <w:rPr>
            <w:rFonts w:cs="Arial"/>
          </w:rPr>
          <w:delText xml:space="preserve"> using flow cytometry.</w:delText>
        </w:r>
      </w:del>
    </w:p>
    <w:p w14:paraId="413A6860" w14:textId="10AA0B48" w:rsidR="00C94483" w:rsidRPr="00622A7F" w:rsidDel="001249C4" w:rsidRDefault="00C94483">
      <w:pPr>
        <w:pStyle w:val="berschrift3"/>
        <w:rPr>
          <w:ins w:id="6957" w:author="Stefan" w:date="2021-10-07T14:55:00Z"/>
          <w:del w:id="6958" w:author="Haskamp, Stefan (extern)" w:date="2022-01-15T14:21:00Z"/>
          <w:rFonts w:cs="Arial"/>
        </w:rPr>
        <w:pPrChange w:id="6959" w:author="Stefan" w:date="2021-10-07T14:54:00Z">
          <w:pPr/>
        </w:pPrChange>
      </w:pPr>
      <w:bookmarkStart w:id="6960" w:name="_Toc91488939"/>
      <w:ins w:id="6961" w:author="Stefan" w:date="2021-10-07T14:55:00Z">
        <w:del w:id="6962" w:author="Haskamp, Stefan (extern)" w:date="2022-01-15T14:21:00Z">
          <w:r w:rsidRPr="00622A7F" w:rsidDel="001249C4">
            <w:rPr>
              <w:rFonts w:cs="Arial"/>
            </w:rPr>
            <w:delText>Immunophenotyping by multicolor ﬂow cytometry</w:delText>
          </w:r>
          <w:bookmarkEnd w:id="6960"/>
        </w:del>
      </w:ins>
    </w:p>
    <w:p w14:paraId="01BC2479" w14:textId="1282DD7E" w:rsidR="00375DB6" w:rsidRPr="00622A7F" w:rsidDel="001249C4" w:rsidRDefault="00C94483">
      <w:pPr>
        <w:rPr>
          <w:ins w:id="6963" w:author="Stefan" w:date="2021-10-07T15:02:00Z"/>
          <w:del w:id="6964" w:author="Haskamp, Stefan (extern)" w:date="2022-01-15T14:21:00Z"/>
          <w:rFonts w:cs="Arial"/>
        </w:rPr>
      </w:pPr>
      <w:ins w:id="6965" w:author="Stefan" w:date="2021-10-07T15:00:00Z">
        <w:del w:id="6966" w:author="Haskamp, Stefan (extern)" w:date="2022-01-15T14:21:00Z">
          <w:r w:rsidRPr="00622A7F" w:rsidDel="001249C4">
            <w:rPr>
              <w:rFonts w:cs="Arial"/>
            </w:rPr>
            <w:delText xml:space="preserve">The frequency of multiple </w:delText>
          </w:r>
        </w:del>
      </w:ins>
      <w:ins w:id="6967" w:author="Stefan" w:date="2021-10-07T14:59:00Z">
        <w:del w:id="6968" w:author="Haskamp, Stefan (extern)" w:date="2022-01-15T14:21:00Z">
          <w:r w:rsidRPr="00622A7F" w:rsidDel="001249C4">
            <w:rPr>
              <w:rFonts w:cs="Arial"/>
            </w:rPr>
            <w:delText xml:space="preserve">immune cell types were </w:delText>
          </w:r>
        </w:del>
      </w:ins>
      <w:ins w:id="6969" w:author="Stefan" w:date="2021-10-07T15:00:00Z">
        <w:del w:id="6970" w:author="Haskamp, Stefan (extern)" w:date="2022-01-15T14:21:00Z">
          <w:r w:rsidRPr="00622A7F" w:rsidDel="001249C4">
            <w:rPr>
              <w:rFonts w:cs="Arial"/>
            </w:rPr>
            <w:delText>analysed in GPP patients and healthy do</w:delText>
          </w:r>
          <w:r w:rsidR="00543216" w:rsidDel="001249C4">
            <w:rPr>
              <w:rFonts w:cs="Arial"/>
            </w:rPr>
            <w:delText xml:space="preserve">nors as presented in chapter </w:delText>
          </w:r>
        </w:del>
      </w:ins>
      <w:ins w:id="6971" w:author="Stefan" w:date="2021-10-28T12:33:00Z">
        <w:del w:id="6972" w:author="Haskamp, Stefan (extern)" w:date="2022-01-15T14:21:00Z">
          <w:r w:rsidR="00543216" w:rsidDel="001249C4">
            <w:rPr>
              <w:rFonts w:cs="Arial"/>
            </w:rPr>
            <w:fldChar w:fldCharType="begin"/>
          </w:r>
          <w:r w:rsidR="00543216" w:rsidDel="001249C4">
            <w:rPr>
              <w:rFonts w:cs="Arial"/>
            </w:rPr>
            <w:delInstrText xml:space="preserve"> REF _Ref86316803 \r \h </w:delInstrText>
          </w:r>
        </w:del>
      </w:ins>
      <w:del w:id="6973" w:author="Haskamp, Stefan (extern)" w:date="2022-01-15T14:21:00Z">
        <w:r w:rsidR="00543216" w:rsidDel="001249C4">
          <w:rPr>
            <w:rFonts w:cs="Arial"/>
          </w:rPr>
        </w:r>
        <w:r w:rsidR="00543216" w:rsidDel="001249C4">
          <w:rPr>
            <w:rFonts w:cs="Arial"/>
          </w:rPr>
          <w:fldChar w:fldCharType="separate"/>
        </w:r>
      </w:del>
      <w:ins w:id="6974" w:author="Haskamp, Stefan" w:date="2021-12-30T18:41:00Z">
        <w:del w:id="6975" w:author="Haskamp, Stefan (extern)" w:date="2022-01-15T14:21:00Z">
          <w:r w:rsidR="00030D93" w:rsidDel="001249C4">
            <w:rPr>
              <w:rFonts w:cs="Arial"/>
            </w:rPr>
            <w:delText>4.4.1</w:delText>
          </w:r>
        </w:del>
      </w:ins>
      <w:ins w:id="6976" w:author="Stefan" w:date="2021-10-28T12:33:00Z">
        <w:del w:id="6977" w:author="Haskamp, Stefan (extern)" w:date="2022-01-15T14:21:00Z">
          <w:r w:rsidR="00543216" w:rsidDel="001249C4">
            <w:rPr>
              <w:rFonts w:cs="Arial"/>
            </w:rPr>
            <w:fldChar w:fldCharType="end"/>
          </w:r>
        </w:del>
      </w:ins>
      <w:ins w:id="6978" w:author="Stefan" w:date="2021-10-28T12:31:00Z">
        <w:del w:id="6979" w:author="Haskamp, Stefan (extern)" w:date="2022-01-15T14:21:00Z">
          <w:r w:rsidR="00543216" w:rsidDel="001249C4">
            <w:rPr>
              <w:rFonts w:cs="Arial"/>
            </w:rPr>
            <w:delText>.</w:delText>
          </w:r>
        </w:del>
      </w:ins>
      <w:ins w:id="6980" w:author="Stefan" w:date="2021-10-28T12:34:00Z">
        <w:del w:id="6981" w:author="Haskamp, Stefan (extern)" w:date="2022-01-15T14:21:00Z">
          <w:r w:rsidR="00543216" w:rsidDel="001249C4">
            <w:rPr>
              <w:rFonts w:cs="Arial"/>
            </w:rPr>
            <w:delText xml:space="preserve"> (</w:delText>
          </w:r>
          <w:r w:rsidR="00543216" w:rsidDel="001249C4">
            <w:rPr>
              <w:rFonts w:cs="Arial"/>
            </w:rPr>
            <w:fldChar w:fldCharType="begin"/>
          </w:r>
          <w:r w:rsidR="00543216" w:rsidDel="001249C4">
            <w:rPr>
              <w:rFonts w:cs="Arial"/>
            </w:rPr>
            <w:delInstrText xml:space="preserve"> REF _Ref86164800 \h </w:delInstrText>
          </w:r>
        </w:del>
      </w:ins>
      <w:del w:id="6982" w:author="Haskamp, Stefan (extern)" w:date="2022-01-15T14:21:00Z">
        <w:r w:rsidR="00543216" w:rsidDel="001249C4">
          <w:rPr>
            <w:rFonts w:cs="Arial"/>
          </w:rPr>
        </w:r>
        <w:r w:rsidR="00543216" w:rsidDel="001249C4">
          <w:rPr>
            <w:rFonts w:cs="Arial"/>
          </w:rPr>
          <w:fldChar w:fldCharType="separate"/>
        </w:r>
      </w:del>
      <w:ins w:id="6983" w:author="Haskamp, Stefan" w:date="2021-12-30T18:41:00Z">
        <w:del w:id="6984" w:author="Haskamp, Stefan (extern)" w:date="2022-01-15T14:21:00Z">
          <w:r w:rsidR="00030D93" w:rsidRPr="00622A7F" w:rsidDel="001249C4">
            <w:rPr>
              <w:rFonts w:cs="Arial"/>
            </w:rPr>
            <w:delText xml:space="preserve">Figure </w:delText>
          </w:r>
          <w:r w:rsidR="00030D93" w:rsidDel="001249C4">
            <w:rPr>
              <w:rFonts w:cs="Arial"/>
              <w:noProof/>
            </w:rPr>
            <w:delText>15</w:delText>
          </w:r>
        </w:del>
      </w:ins>
      <w:ins w:id="6985" w:author="Stefan" w:date="2021-10-28T12:34:00Z">
        <w:del w:id="6986" w:author="Haskamp, Stefan (extern)" w:date="2022-01-15T14:21:00Z">
          <w:r w:rsidR="00543216" w:rsidRPr="00622A7F" w:rsidDel="001249C4">
            <w:rPr>
              <w:rFonts w:cs="Arial"/>
            </w:rPr>
            <w:delText xml:space="preserve">Figure </w:delText>
          </w:r>
          <w:r w:rsidR="00543216" w:rsidDel="001249C4">
            <w:rPr>
              <w:rFonts w:cs="Arial"/>
              <w:noProof/>
            </w:rPr>
            <w:delText>15</w:delText>
          </w:r>
          <w:r w:rsidR="00543216" w:rsidDel="001249C4">
            <w:rPr>
              <w:rFonts w:cs="Arial"/>
            </w:rPr>
            <w:fldChar w:fldCharType="end"/>
          </w:r>
          <w:r w:rsidR="00543216" w:rsidDel="001249C4">
            <w:rPr>
              <w:rFonts w:cs="Arial"/>
            </w:rPr>
            <w:delText>).</w:delText>
          </w:r>
        </w:del>
      </w:ins>
      <w:ins w:id="6987" w:author="Stefan" w:date="2021-10-07T14:59:00Z">
        <w:del w:id="6988" w:author="Haskamp, Stefan (extern)" w:date="2022-01-15T14:21:00Z">
          <w:r w:rsidRPr="00622A7F" w:rsidDel="001249C4">
            <w:rPr>
              <w:rFonts w:cs="Arial"/>
            </w:rPr>
            <w:delText xml:space="preserve"> </w:delText>
          </w:r>
        </w:del>
      </w:ins>
      <w:ins w:id="6989" w:author="Stefan" w:date="2021-10-07T14:55:00Z">
        <w:del w:id="6990" w:author="Haskamp, Stefan (extern)" w:date="2022-01-15T14:21:00Z">
          <w:r w:rsidRPr="00622A7F" w:rsidDel="001249C4">
            <w:rPr>
              <w:rFonts w:cs="Arial"/>
            </w:rPr>
            <w:delText xml:space="preserve">The analysis was performed by Benjamin Frey and Ina Becker (Department of Radiation Oncology, </w:delText>
          </w:r>
        </w:del>
      </w:ins>
      <w:ins w:id="6991" w:author="ulrike.hueffmeier@gmail.com" w:date="2021-11-26T19:59:00Z">
        <w:del w:id="6992" w:author="Haskamp, Stefan (extern)" w:date="2022-01-15T14:21:00Z">
          <w:r w:rsidR="00116E68" w:rsidDel="001249C4">
            <w:rPr>
              <w:rFonts w:cs="Arial"/>
            </w:rPr>
            <w:delText xml:space="preserve">university hospital </w:delText>
          </w:r>
        </w:del>
      </w:ins>
      <w:ins w:id="6993" w:author="Stefan" w:date="2021-10-07T14:55:00Z">
        <w:del w:id="6994" w:author="Haskamp, Stefan (extern)" w:date="2022-01-15T14:21:00Z">
          <w:r w:rsidRPr="00622A7F" w:rsidDel="001249C4">
            <w:rPr>
              <w:rFonts w:cs="Arial"/>
            </w:rPr>
            <w:delText xml:space="preserve">Erlangen). </w:delText>
          </w:r>
        </w:del>
      </w:ins>
      <w:ins w:id="6995" w:author="Stefan" w:date="2021-10-07T14:57:00Z">
        <w:del w:id="6996" w:author="Haskamp, Stefan (extern)" w:date="2022-01-15T14:21:00Z">
          <w:r w:rsidRPr="00622A7F" w:rsidDel="001249C4">
            <w:rPr>
              <w:rFonts w:cs="Arial"/>
            </w:rPr>
            <w:delText xml:space="preserve">Fresh whole blood was used as sample and analysed by multicolor ﬂow cytometry </w:delText>
          </w:r>
        </w:del>
      </w:ins>
      <w:ins w:id="6997" w:author="Stefan" w:date="2021-10-07T14:58:00Z">
        <w:del w:id="6998" w:author="Haskamp, Stefan (extern)" w:date="2022-01-15T14:21:00Z">
          <w:r w:rsidRPr="00622A7F" w:rsidDel="001249C4">
            <w:rPr>
              <w:rFonts w:cs="Arial"/>
            </w:rPr>
            <w:delText>as described previously</w:delText>
          </w:r>
        </w:del>
      </w:ins>
      <w:ins w:id="6999" w:author="Haskamp, Stefan (extern)" w:date="2021-10-17T15:31:00Z">
        <w:del w:id="7000" w:author="Haskamp, Stefan (extern)" w:date="2022-01-15T14:21:00Z">
          <w:r w:rsidR="00E70350" w:rsidRPr="00622A7F" w:rsidDel="001249C4">
            <w:rPr>
              <w:rFonts w:cs="Arial"/>
            </w:rPr>
            <w:delText xml:space="preserve"> </w:delText>
          </w:r>
        </w:del>
      </w:ins>
      <w:del w:id="7001" w:author="Haskamp, Stefan (extern)" w:date="2022-01-15T14:21:00Z">
        <w:r w:rsidR="009A7AD4" w:rsidDel="001249C4">
          <w:rPr>
            <w:rFonts w:cs="Arial"/>
          </w:rPr>
          <w:delText>{Donaubauer, 2020 #1813;Donaubauer, 2019 #1814;Ruhle, 2016 #1882}</w:delText>
        </w:r>
        <w:r w:rsidR="00E70350" w:rsidRPr="00622A7F" w:rsidDel="001249C4">
          <w:rPr>
            <w:rFonts w:cs="Arial"/>
          </w:rPr>
          <w:delText>.</w:delText>
        </w:r>
      </w:del>
      <w:ins w:id="7002" w:author="Stefan" w:date="2021-10-07T15:01:00Z">
        <w:del w:id="7003" w:author="Haskamp, Stefan (extern)" w:date="2022-01-15T14:21:00Z">
          <w:r w:rsidR="00375DB6" w:rsidRPr="00622A7F" w:rsidDel="001249C4">
            <w:rPr>
              <w:rFonts w:cs="Arial"/>
            </w:rPr>
            <w:delText xml:space="preserve"> </w:delText>
          </w:r>
        </w:del>
      </w:ins>
      <w:ins w:id="7004" w:author="Stefan" w:date="2021-10-07T15:02:00Z">
        <w:del w:id="7005" w:author="Haskamp, Stefan (extern)" w:date="2022-01-15T14:21:00Z">
          <w:r w:rsidR="00375DB6" w:rsidRPr="00622A7F" w:rsidDel="001249C4">
            <w:rPr>
              <w:rFonts w:cs="Arial"/>
            </w:rPr>
            <w:delText xml:space="preserve">Cells were then measured with Gallios flow cytometer (Beckman Coulter) and analyzed with the Kaluza software package (Beckman Coulter). </w:delText>
          </w:r>
        </w:del>
      </w:ins>
    </w:p>
    <w:p w14:paraId="5BBF0425" w14:textId="4177F40E" w:rsidR="00C94483" w:rsidRPr="00622A7F" w:rsidDel="001249C4" w:rsidRDefault="00C94483">
      <w:pPr>
        <w:rPr>
          <w:del w:id="7006" w:author="Haskamp, Stefan (extern)" w:date="2022-01-15T14:21:00Z"/>
          <w:rFonts w:cs="Arial"/>
        </w:rPr>
      </w:pPr>
    </w:p>
    <w:p w14:paraId="179C0134" w14:textId="31A5BDDB" w:rsidR="00C04971" w:rsidRPr="00622A7F" w:rsidDel="001249C4" w:rsidRDefault="00C04971" w:rsidP="00C04971">
      <w:pPr>
        <w:pStyle w:val="berschrift3"/>
        <w:rPr>
          <w:del w:id="7007" w:author="Haskamp, Stefan (extern)" w:date="2022-01-15T14:21:00Z"/>
          <w:rFonts w:cs="Arial"/>
        </w:rPr>
      </w:pPr>
      <w:bookmarkStart w:id="7008" w:name="_Toc91488940"/>
      <w:del w:id="7009" w:author="Haskamp, Stefan (extern)" w:date="2022-01-15T14:21:00Z">
        <w:r w:rsidRPr="00622A7F" w:rsidDel="001249C4">
          <w:rPr>
            <w:rFonts w:cs="Arial"/>
          </w:rPr>
          <w:delText>Granzyme A, Granzyme</w:delText>
        </w:r>
      </w:del>
      <w:ins w:id="7010" w:author="Hüffmeier, Ulrike" w:date="2021-11-25T18:19:00Z">
        <w:del w:id="7011" w:author="Haskamp, Stefan (extern)" w:date="2022-01-15T14:21:00Z">
          <w:r w:rsidR="00F7373E" w:rsidDel="001249C4">
            <w:rPr>
              <w:rFonts w:cs="Arial"/>
            </w:rPr>
            <w:delText xml:space="preserve"> </w:delText>
          </w:r>
        </w:del>
      </w:ins>
      <w:del w:id="7012" w:author="Haskamp, Stefan (extern)" w:date="2022-01-15T14:21:00Z">
        <w:r w:rsidRPr="00622A7F" w:rsidDel="001249C4">
          <w:rPr>
            <w:rFonts w:cs="Arial"/>
          </w:rPr>
          <w:delText>K and KSP37</w:delText>
        </w:r>
        <w:bookmarkEnd w:id="7008"/>
      </w:del>
    </w:p>
    <w:p w14:paraId="392F6D93" w14:textId="35DCA026" w:rsidR="00C04971" w:rsidRPr="00622A7F" w:rsidDel="001249C4" w:rsidRDefault="00C04971" w:rsidP="00C04971">
      <w:pPr>
        <w:rPr>
          <w:del w:id="7013" w:author="Haskamp, Stefan (extern)" w:date="2022-01-15T14:21:00Z"/>
          <w:rFonts w:cs="Arial"/>
        </w:rPr>
      </w:pPr>
      <w:commentRangeStart w:id="7014"/>
      <w:del w:id="7015" w:author="Haskamp, Stefan (extern)" w:date="2022-01-15T14:21:00Z">
        <w:r w:rsidRPr="00622A7F" w:rsidDel="001249C4">
          <w:rPr>
            <w:rFonts w:cs="Arial"/>
          </w:rPr>
          <w:delText xml:space="preserve">The analysis </w:delText>
        </w:r>
        <w:commentRangeEnd w:id="7014"/>
        <w:r w:rsidR="00627213" w:rsidRPr="00622A7F" w:rsidDel="001249C4">
          <w:rPr>
            <w:rStyle w:val="Kommentarzeichen"/>
            <w:rFonts w:cs="Arial"/>
          </w:rPr>
          <w:commentReference w:id="7014"/>
        </w:r>
        <w:r w:rsidR="00737EB8" w:rsidRPr="00622A7F" w:rsidDel="001249C4">
          <w:rPr>
            <w:rFonts w:cs="Arial"/>
          </w:rPr>
          <w:delText>was</w:delText>
        </w:r>
        <w:r w:rsidRPr="00622A7F" w:rsidDel="001249C4">
          <w:rPr>
            <w:rFonts w:cs="Arial"/>
          </w:rPr>
          <w:delText xml:space="preserve"> performed by Benjamin Frey and Ina Becker (Department of Radiation Oncology, Erlangen).</w:delText>
        </w:r>
        <w:r w:rsidR="0086037C" w:rsidRPr="00622A7F" w:rsidDel="001249C4">
          <w:rPr>
            <w:rFonts w:cs="Arial"/>
          </w:rPr>
          <w:delText xml:space="preserve"> 5</w:delText>
        </w:r>
      </w:del>
      <w:ins w:id="7016" w:author="Stefan" w:date="2021-10-07T14:53:00Z">
        <w:del w:id="7017" w:author="Haskamp, Stefan (extern)" w:date="2022-01-15T14:21:00Z">
          <w:r w:rsidR="00C94483" w:rsidRPr="00622A7F" w:rsidDel="001249C4">
            <w:rPr>
              <w:rFonts w:cs="Arial"/>
            </w:rPr>
            <w:delText>*10^5</w:delText>
          </w:r>
        </w:del>
      </w:ins>
      <w:del w:id="7018" w:author="Haskamp, Stefan (extern)" w:date="2022-01-15T14:21:00Z">
        <w:r w:rsidR="0086037C" w:rsidRPr="00622A7F" w:rsidDel="001249C4">
          <w:rPr>
            <w:rFonts w:cs="Arial"/>
          </w:rPr>
          <w:delText>00,000 PBMCs were incubated with CD4-PerCP-CyC5.5, CD8-FITC, CD3- V450 and CD56-PerCP-CyC5.5 (all from Beckman Coulter) for 30 min without light exposure followed by multiple wash cycles. Next</w:delText>
        </w:r>
        <w:r w:rsidR="00737EB8" w:rsidRPr="00622A7F" w:rsidDel="001249C4">
          <w:rPr>
            <w:rFonts w:cs="Arial"/>
          </w:rPr>
          <w:delText>,</w:delText>
        </w:r>
        <w:r w:rsidR="0086037C" w:rsidRPr="00622A7F" w:rsidDel="001249C4">
          <w:rPr>
            <w:rFonts w:cs="Arial"/>
          </w:rPr>
          <w:delText xml:space="preserve"> the cell suspension was stained with Granzyme A (Alexafluor 700), Granzyme K (PE-Cy7) and KSP37 (PE) (BioLegend, San Diego, CA, USA) using the Cyto-Fast™ Fix/</w:delText>
        </w:r>
      </w:del>
      <w:ins w:id="7019" w:author="Hüffmeier, Ulrike" w:date="2021-11-25T18:19:00Z">
        <w:del w:id="7020" w:author="Haskamp, Stefan (extern)" w:date="2022-01-15T14:21:00Z">
          <w:r w:rsidR="00F7373E" w:rsidDel="001249C4">
            <w:rPr>
              <w:rFonts w:cs="Arial"/>
            </w:rPr>
            <w:delText xml:space="preserve"> </w:delText>
          </w:r>
        </w:del>
      </w:ins>
      <w:del w:id="7021" w:author="Haskamp, Stefan (extern)" w:date="2022-01-15T14:21:00Z">
        <w:r w:rsidR="0086037C" w:rsidRPr="00622A7F" w:rsidDel="001249C4">
          <w:rPr>
            <w:rFonts w:cs="Arial"/>
          </w:rPr>
          <w:delText xml:space="preserve">Perm Buffer Set (BioLegend) according to the manufacturer’s instructions. Cells were then measured with Gallios flow cytometer (Beckman Coulter) and analyzed with the Kaluza software package (Beckman Coulter). To account for batch effects, Intracellular </w:delText>
        </w:r>
      </w:del>
      <w:ins w:id="7022" w:author="Hüffmeier, Ulrike" w:date="2021-11-25T18:19:00Z">
        <w:del w:id="7023" w:author="Haskamp, Stefan (extern)" w:date="2022-01-15T14:21:00Z">
          <w:r w:rsidR="00F7373E" w:rsidDel="001249C4">
            <w:rPr>
              <w:rFonts w:cs="Arial"/>
            </w:rPr>
            <w:delText>i</w:delText>
          </w:r>
          <w:r w:rsidR="00F7373E" w:rsidRPr="00622A7F" w:rsidDel="001249C4">
            <w:rPr>
              <w:rFonts w:cs="Arial"/>
            </w:rPr>
            <w:delText xml:space="preserve">ntracellular </w:delText>
          </w:r>
        </w:del>
      </w:ins>
      <w:del w:id="7024" w:author="Haskamp, Stefan (extern)" w:date="2022-01-15T14:21:00Z">
        <w:r w:rsidR="0086037C" w:rsidRPr="00622A7F" w:rsidDel="001249C4">
          <w:rPr>
            <w:rFonts w:cs="Arial"/>
          </w:rPr>
          <w:delText xml:space="preserve">markers were analyzed in separate runs and the following cell populations were evaluated as described before </w:delText>
        </w:r>
        <w:r w:rsidR="009A7AD4" w:rsidDel="001249C4">
          <w:rPr>
            <w:rFonts w:cs="Arial"/>
          </w:rPr>
          <w:delText>{Bade, 2005 #1815}</w:delText>
        </w:r>
        <w:r w:rsidR="0086037C" w:rsidRPr="00622A7F" w:rsidDel="001249C4">
          <w:rPr>
            <w:rFonts w:cs="Arial"/>
          </w:rPr>
          <w:delText xml:space="preserve">: CD3posCD4posCD8neg or CD3posCD4negCD8pos T cells and CD3negCD56pos NK cells. </w:delText>
        </w:r>
      </w:del>
    </w:p>
    <w:p w14:paraId="217FD273" w14:textId="6BF8996F" w:rsidR="00C04971" w:rsidRPr="00622A7F" w:rsidDel="001249C4" w:rsidRDefault="00C04971" w:rsidP="00C04971">
      <w:pPr>
        <w:rPr>
          <w:del w:id="7025" w:author="Haskamp, Stefan (extern)" w:date="2022-01-15T14:21:00Z"/>
          <w:rFonts w:cs="Arial"/>
        </w:rPr>
      </w:pPr>
    </w:p>
    <w:p w14:paraId="192E270A" w14:textId="7826E8D1" w:rsidR="000F3403" w:rsidRPr="00622A7F" w:rsidRDefault="0090774C" w:rsidP="0045477F">
      <w:pPr>
        <w:pStyle w:val="berschrift2"/>
        <w:rPr>
          <w:rFonts w:cs="Arial"/>
        </w:rPr>
      </w:pPr>
      <w:bookmarkStart w:id="7026" w:name="_Toc91488941"/>
      <w:r w:rsidRPr="00622A7F">
        <w:rPr>
          <w:rFonts w:cs="Arial"/>
        </w:rPr>
        <w:t>Statistical analysis</w:t>
      </w:r>
      <w:bookmarkEnd w:id="7026"/>
    </w:p>
    <w:p w14:paraId="1C9C043B" w14:textId="43316BE5" w:rsidR="00563CF3" w:rsidRPr="00622A7F" w:rsidRDefault="00CD5B72" w:rsidP="00563CF3">
      <w:pPr>
        <w:rPr>
          <w:ins w:id="7027" w:author="Stefan" w:date="2021-10-07T15:27:00Z"/>
          <w:rFonts w:cs="Arial"/>
        </w:rPr>
      </w:pPr>
      <w:r w:rsidRPr="00622A7F">
        <w:rPr>
          <w:rFonts w:cs="Arial"/>
        </w:rPr>
        <w:t xml:space="preserve">R version 3.6.1 was used for statistical analysis </w:t>
      </w:r>
      <w:r w:rsidR="009A7AD4">
        <w:rPr>
          <w:rFonts w:cs="Arial"/>
        </w:rPr>
        <w:t>{R-Core-Team, 2013 #963}</w:t>
      </w:r>
      <w:r w:rsidRPr="00622A7F">
        <w:rPr>
          <w:rFonts w:cs="Arial"/>
        </w:rPr>
        <w:t xml:space="preserve">. </w:t>
      </w:r>
      <w:commentRangeStart w:id="7028"/>
      <w:r w:rsidRPr="00622A7F">
        <w:rPr>
          <w:rFonts w:cs="Arial"/>
        </w:rPr>
        <w:t xml:space="preserve">The </w:t>
      </w:r>
      <w:r w:rsidR="00083436" w:rsidRPr="00622A7F">
        <w:rPr>
          <w:rFonts w:cs="Arial"/>
        </w:rPr>
        <w:t xml:space="preserve">applied </w:t>
      </w:r>
      <w:r w:rsidRPr="00622A7F">
        <w:rPr>
          <w:rFonts w:cs="Arial"/>
        </w:rPr>
        <w:t>statistical test is</w:t>
      </w:r>
      <w:r w:rsidR="00083436" w:rsidRPr="00622A7F">
        <w:rPr>
          <w:rFonts w:cs="Arial"/>
        </w:rPr>
        <w:t xml:space="preserve"> described in the corresponding figure or table legend.</w:t>
      </w:r>
      <w:commentRangeEnd w:id="7028"/>
      <w:r w:rsidR="003908AB" w:rsidRPr="00622A7F">
        <w:rPr>
          <w:rStyle w:val="Kommentarzeichen"/>
          <w:rFonts w:cs="Arial"/>
        </w:rPr>
        <w:commentReference w:id="7028"/>
      </w:r>
      <w:ins w:id="7029" w:author="Stefan" w:date="2021-10-07T15:04:00Z">
        <w:r w:rsidR="00375DB6" w:rsidRPr="00622A7F">
          <w:rPr>
            <w:rFonts w:cs="Arial"/>
          </w:rPr>
          <w:t xml:space="preserve"> </w:t>
        </w:r>
      </w:ins>
      <w:ins w:id="7030" w:author="Stefan" w:date="2021-10-07T15:30:00Z">
        <w:r w:rsidR="00D62B84" w:rsidRPr="00622A7F">
          <w:rPr>
            <w:rFonts w:cs="Arial"/>
          </w:rPr>
          <w:t>A</w:t>
        </w:r>
      </w:ins>
      <w:ins w:id="7031" w:author="Stefan" w:date="2021-10-07T15:05:00Z">
        <w:r w:rsidR="00375DB6" w:rsidRPr="00622A7F">
          <w:rPr>
            <w:rFonts w:cs="Arial"/>
          </w:rPr>
          <w:t xml:space="preserve"> non-paragmetic test (Wilcoxon test) was used to </w:t>
        </w:r>
      </w:ins>
      <w:ins w:id="7032" w:author="Stefan" w:date="2021-10-07T15:09:00Z">
        <w:r w:rsidR="00375DB6" w:rsidRPr="00622A7F">
          <w:rPr>
            <w:rFonts w:cs="Arial"/>
          </w:rPr>
          <w:t>assessed difference</w:t>
        </w:r>
      </w:ins>
      <w:ins w:id="7033" w:author="Stefan" w:date="2021-10-07T15:10:00Z">
        <w:r w:rsidR="00375DB6" w:rsidRPr="00622A7F">
          <w:rPr>
            <w:rFonts w:cs="Arial"/>
          </w:rPr>
          <w:t>s</w:t>
        </w:r>
      </w:ins>
      <w:ins w:id="7034" w:author="Stefan" w:date="2021-10-07T15:30:00Z">
        <w:r w:rsidR="00D62B84" w:rsidRPr="00622A7F">
          <w:rPr>
            <w:rFonts w:cs="Arial"/>
          </w:rPr>
          <w:t xml:space="preserve"> </w:t>
        </w:r>
      </w:ins>
      <w:ins w:id="7035" w:author="Stefan" w:date="2021-10-07T15:38:00Z">
        <w:r w:rsidR="00FE5327" w:rsidRPr="00622A7F">
          <w:rPr>
            <w:rFonts w:cs="Arial"/>
          </w:rPr>
          <w:t xml:space="preserve">in </w:t>
        </w:r>
        <w:commentRangeStart w:id="7036"/>
        <w:r w:rsidR="00FE5327" w:rsidRPr="00622A7F">
          <w:rPr>
            <w:rFonts w:cs="Arial"/>
          </w:rPr>
          <w:t>gene expression</w:t>
        </w:r>
      </w:ins>
      <w:commentRangeEnd w:id="7036"/>
      <w:r w:rsidR="00116E68">
        <w:rPr>
          <w:rStyle w:val="Kommentarzeichen"/>
        </w:rPr>
        <w:commentReference w:id="7036"/>
      </w:r>
      <w:ins w:id="7037" w:author="Haskamp, Stefan (extern)" w:date="2022-01-29T12:23:00Z">
        <w:r w:rsidR="00D310DF">
          <w:rPr>
            <w:rFonts w:cs="Arial"/>
          </w:rPr>
          <w:t xml:space="preserve"> of </w:t>
        </w:r>
      </w:ins>
      <w:ins w:id="7038" w:author="Haskamp, Stefan (extern)" w:date="2022-01-29T12:24:00Z">
        <w:r w:rsidR="00D310DF" w:rsidRPr="00D310DF">
          <w:rPr>
            <w:rFonts w:cs="Arial"/>
            <w:i/>
            <w:rPrChange w:id="7039" w:author="Haskamp, Stefan (extern)" w:date="2022-01-29T12:24:00Z">
              <w:rPr>
                <w:rFonts w:cs="Arial"/>
              </w:rPr>
            </w:rPrChange>
          </w:rPr>
          <w:t>FGFBP2</w:t>
        </w:r>
        <w:r w:rsidR="00D310DF">
          <w:rPr>
            <w:rFonts w:cs="Arial"/>
          </w:rPr>
          <w:t xml:space="preserve"> and </w:t>
        </w:r>
      </w:ins>
      <w:ins w:id="7040" w:author="Haskamp, Stefan (extern)" w:date="2022-01-29T12:25:00Z">
        <w:r w:rsidR="00D310DF">
          <w:rPr>
            <w:rFonts w:cs="Arial"/>
          </w:rPr>
          <w:t>all genes detected by scRNAseq</w:t>
        </w:r>
      </w:ins>
      <w:ins w:id="7041" w:author="ulrike.hueffmeier@gmail.com" w:date="2021-11-26T20:00:00Z">
        <w:r w:rsidR="00116E68">
          <w:rPr>
            <w:rFonts w:cs="Arial"/>
          </w:rPr>
          <w:t>,</w:t>
        </w:r>
      </w:ins>
      <w:ins w:id="7042" w:author="Stefan" w:date="2021-10-07T15:38:00Z">
        <w:r w:rsidR="00FE5327" w:rsidRPr="00622A7F">
          <w:rPr>
            <w:rFonts w:cs="Arial"/>
          </w:rPr>
          <w:t xml:space="preserve"> </w:t>
        </w:r>
      </w:ins>
      <w:ins w:id="7043" w:author="Stefan" w:date="2021-10-07T15:05:00Z">
        <w:r w:rsidR="00191140" w:rsidRPr="00622A7F">
          <w:rPr>
            <w:rFonts w:cs="Arial"/>
          </w:rPr>
          <w:t>since</w:t>
        </w:r>
        <w:r w:rsidR="00375DB6" w:rsidRPr="00622A7F">
          <w:rPr>
            <w:rFonts w:cs="Arial"/>
          </w:rPr>
          <w:t xml:space="preserve"> normal distribution was not assumed.</w:t>
        </w:r>
      </w:ins>
      <w:ins w:id="7044" w:author="Stefan" w:date="2021-10-07T15:06:00Z">
        <w:r w:rsidR="00FE5327" w:rsidRPr="00622A7F">
          <w:rPr>
            <w:rFonts w:cs="Arial"/>
          </w:rPr>
          <w:t xml:space="preserve"> T</w:t>
        </w:r>
        <w:r w:rsidR="00375DB6" w:rsidRPr="00622A7F">
          <w:rPr>
            <w:rFonts w:cs="Arial"/>
          </w:rPr>
          <w:t xml:space="preserve">he </w:t>
        </w:r>
      </w:ins>
      <w:ins w:id="7045" w:author="Stefan" w:date="2021-10-07T15:07:00Z">
        <w:r w:rsidR="00375DB6" w:rsidRPr="00622A7F">
          <w:rPr>
            <w:rFonts w:cs="Arial"/>
          </w:rPr>
          <w:t xml:space="preserve">Welch Two Sample t-test </w:t>
        </w:r>
      </w:ins>
      <w:ins w:id="7046" w:author="Stefan" w:date="2021-10-07T15:06:00Z">
        <w:r w:rsidR="00375DB6" w:rsidRPr="00622A7F">
          <w:rPr>
            <w:rFonts w:cs="Arial"/>
          </w:rPr>
          <w:t>was selected</w:t>
        </w:r>
      </w:ins>
      <w:ins w:id="7047" w:author="Stefan" w:date="2021-10-07T15:32:00Z">
        <w:r w:rsidR="002C1A00">
          <w:rPr>
            <w:rFonts w:cs="Arial"/>
          </w:rPr>
          <w:t xml:space="preserve"> </w:t>
        </w:r>
        <w:r w:rsidR="00FE5327" w:rsidRPr="00622A7F">
          <w:rPr>
            <w:rFonts w:cs="Arial"/>
          </w:rPr>
          <w:t>in</w:t>
        </w:r>
      </w:ins>
      <w:ins w:id="7048" w:author="Stefan" w:date="2021-10-07T15:39:00Z">
        <w:r w:rsidR="00FE5327" w:rsidRPr="00622A7F">
          <w:rPr>
            <w:rFonts w:cs="Arial"/>
          </w:rPr>
          <w:t xml:space="preserve"> case of </w:t>
        </w:r>
      </w:ins>
      <w:ins w:id="7049" w:author="Stefan" w:date="2021-10-07T15:32:00Z">
        <w:r w:rsidR="00FE5327" w:rsidRPr="00622A7F">
          <w:rPr>
            <w:rFonts w:cs="Arial"/>
          </w:rPr>
          <w:t>NET formation, efferocytosis and FACS-staining</w:t>
        </w:r>
      </w:ins>
      <w:ins w:id="7050" w:author="Stefan" w:date="2021-10-07T15:04:00Z">
        <w:r w:rsidR="00375DB6" w:rsidRPr="00622A7F">
          <w:rPr>
            <w:rFonts w:cs="Arial"/>
          </w:rPr>
          <w:t xml:space="preserve"> </w:t>
        </w:r>
      </w:ins>
      <w:ins w:id="7051" w:author="Stefan" w:date="2021-10-28T12:43:00Z">
        <w:r w:rsidR="002C1A00">
          <w:rPr>
            <w:rFonts w:cs="Arial"/>
          </w:rPr>
          <w:t>experi</w:t>
        </w:r>
        <w:del w:id="7052" w:author="ulrike.hueffmeier@gmail.com" w:date="2021-11-26T20:01:00Z">
          <w:r w:rsidR="002C1A00" w:rsidDel="00116E68">
            <w:rPr>
              <w:rFonts w:cs="Arial"/>
            </w:rPr>
            <w:delText>e</w:delText>
          </w:r>
        </w:del>
        <w:r w:rsidR="002C1A00">
          <w:rPr>
            <w:rFonts w:cs="Arial"/>
          </w:rPr>
          <w:t>ments to assess differences between patients and controls</w:t>
        </w:r>
      </w:ins>
      <w:ins w:id="7053" w:author="Stefan" w:date="2021-10-07T15:12:00Z">
        <w:r w:rsidR="00191140" w:rsidRPr="00622A7F">
          <w:rPr>
            <w:rFonts w:cs="Arial"/>
          </w:rPr>
          <w:t xml:space="preserve">. </w:t>
        </w:r>
      </w:ins>
    </w:p>
    <w:p w14:paraId="63A641F8" w14:textId="031215B7" w:rsidR="00FE5327" w:rsidRPr="00622A7F" w:rsidRDefault="00FE5327" w:rsidP="00D62B84">
      <w:pPr>
        <w:rPr>
          <w:ins w:id="7054" w:author="Stefan" w:date="2021-10-07T15:40:00Z"/>
          <w:rFonts w:cs="Arial"/>
        </w:rPr>
      </w:pPr>
      <w:ins w:id="7055" w:author="Stefan" w:date="2021-10-07T15:40:00Z">
        <w:r w:rsidRPr="00622A7F">
          <w:rPr>
            <w:rFonts w:cs="Arial"/>
          </w:rPr>
          <w:t xml:space="preserve">The correlation of the MPXI and the age of onset with the number of variants </w:t>
        </w:r>
      </w:ins>
      <w:ins w:id="7056" w:author="Stefan" w:date="2021-10-07T15:41:00Z">
        <w:r w:rsidRPr="00622A7F">
          <w:rPr>
            <w:rFonts w:cs="Arial"/>
          </w:rPr>
          <w:t xml:space="preserve">was assessed by </w:t>
        </w:r>
        <w:r w:rsidR="009B4C69" w:rsidRPr="00622A7F">
          <w:rPr>
            <w:rFonts w:cs="Arial"/>
          </w:rPr>
          <w:t>ANOVA of a linear model</w:t>
        </w:r>
      </w:ins>
      <w:ins w:id="7057" w:author="Stefan" w:date="2021-10-07T15:43:00Z">
        <w:r w:rsidR="009B4C69" w:rsidRPr="00622A7F">
          <w:rPr>
            <w:rFonts w:cs="Arial"/>
          </w:rPr>
          <w:t>.</w:t>
        </w:r>
      </w:ins>
      <w:ins w:id="7058" w:author="Stefan" w:date="2021-10-07T15:40:00Z">
        <w:r w:rsidRPr="00622A7F">
          <w:rPr>
            <w:rFonts w:cs="Arial"/>
          </w:rPr>
          <w:t xml:space="preserve"> </w:t>
        </w:r>
      </w:ins>
    </w:p>
    <w:p w14:paraId="657A8367" w14:textId="3D3EFEFA" w:rsidR="00D62B84" w:rsidRPr="00622A7F" w:rsidRDefault="00D62B84" w:rsidP="00D62B84">
      <w:pPr>
        <w:rPr>
          <w:ins w:id="7059" w:author="Stefan" w:date="2021-10-07T15:54:00Z"/>
          <w:rFonts w:cs="Arial"/>
        </w:rPr>
      </w:pPr>
      <w:ins w:id="7060" w:author="Stefan" w:date="2021-10-07T15:27:00Z">
        <w:r w:rsidRPr="00622A7F">
          <w:rPr>
            <w:rFonts w:cs="Arial"/>
          </w:rPr>
          <w:t xml:space="preserve">To assess </w:t>
        </w:r>
      </w:ins>
      <w:ins w:id="7061" w:author="Stefan" w:date="2021-10-07T15:28:00Z">
        <w:r w:rsidRPr="00622A7F">
          <w:rPr>
            <w:rFonts w:cs="Arial"/>
          </w:rPr>
          <w:t>the correlation of MPO activity with serine proteases activities,</w:t>
        </w:r>
      </w:ins>
      <w:ins w:id="7062" w:author="Stefan" w:date="2021-10-07T15:27:00Z">
        <w:r w:rsidRPr="00622A7F">
          <w:rPr>
            <w:rFonts w:cs="Arial"/>
          </w:rPr>
          <w:t xml:space="preserve"> Spearman’s correlation coefficient R and a p value according to Pearson’s correlation was determined. </w:t>
        </w:r>
      </w:ins>
    </w:p>
    <w:p w14:paraId="67ACAB97" w14:textId="6E0712B5" w:rsidR="00D62B84" w:rsidRPr="00622A7F" w:rsidRDefault="00321242" w:rsidP="00563CF3">
      <w:pPr>
        <w:rPr>
          <w:ins w:id="7063" w:author="Stefan" w:date="2021-10-07T15:14:00Z"/>
          <w:rFonts w:cs="Arial"/>
        </w:rPr>
      </w:pPr>
      <w:moveToRangeStart w:id="7064" w:author="Stefan" w:date="2021-10-07T15:54:00Z" w:name="move84514515"/>
      <w:moveTo w:id="7065" w:author="Stefan" w:date="2021-10-07T15:54:00Z">
        <w:r w:rsidRPr="00622A7F">
          <w:rPr>
            <w:rFonts w:cs="Arial"/>
          </w:rPr>
          <w:t>Firth’s logistic regression (R package logistf,</w:t>
        </w:r>
      </w:moveTo>
      <w:ins w:id="7066" w:author="Haskamp, Stefan (extern)" w:date="2021-10-17T15:31:00Z">
        <w:r w:rsidR="00E70350" w:rsidRPr="00622A7F">
          <w:rPr>
            <w:rFonts w:cs="Arial"/>
          </w:rPr>
          <w:t xml:space="preserve"> </w:t>
        </w:r>
      </w:ins>
      <w:r w:rsidR="009A7AD4">
        <w:rPr>
          <w:rFonts w:cs="Arial"/>
        </w:rPr>
        <w:t>{Puhr, 2017 #1868}</w:t>
      </w:r>
      <w:ins w:id="7067" w:author="Haskamp, Stefan (extern)" w:date="2021-10-17T15:32:00Z">
        <w:r w:rsidR="00E70350" w:rsidRPr="00622A7F">
          <w:rPr>
            <w:rFonts w:cs="Arial"/>
          </w:rPr>
          <w:t>)</w:t>
        </w:r>
      </w:ins>
      <w:moveTo w:id="7068" w:author="Stefan" w:date="2021-10-07T15:54:00Z">
        <w:r w:rsidRPr="00622A7F">
          <w:rPr>
            <w:rFonts w:cs="Arial"/>
          </w:rPr>
          <w:t xml:space="preserve"> was performed to test if variants in </w:t>
        </w:r>
        <w:r w:rsidRPr="00622A7F">
          <w:rPr>
            <w:rFonts w:cs="Arial"/>
            <w:i/>
          </w:rPr>
          <w:t>MPO</w:t>
        </w:r>
        <w:r w:rsidRPr="00622A7F">
          <w:rPr>
            <w:rFonts w:cs="Arial"/>
          </w:rPr>
          <w:t xml:space="preserve"> or </w:t>
        </w:r>
        <w:r w:rsidRPr="00622A7F">
          <w:rPr>
            <w:rFonts w:cs="Arial"/>
            <w:i/>
          </w:rPr>
          <w:t>MPO</w:t>
        </w:r>
        <w:r w:rsidRPr="00622A7F">
          <w:rPr>
            <w:rFonts w:cs="Arial"/>
          </w:rPr>
          <w:t xml:space="preserve"> in conjunction with heterozygous variants of </w:t>
        </w:r>
        <w:r w:rsidRPr="00622A7F">
          <w:rPr>
            <w:rFonts w:cs="Arial"/>
            <w:i/>
          </w:rPr>
          <w:t>IL36RN</w:t>
        </w:r>
        <w:r w:rsidRPr="00622A7F">
          <w:rPr>
            <w:rFonts w:cs="Arial"/>
          </w:rPr>
          <w:t xml:space="preserve"> predicts the health and affection status.</w:t>
        </w:r>
      </w:moveTo>
      <w:moveToRangeEnd w:id="7064"/>
    </w:p>
    <w:p w14:paraId="2C9CB11D" w14:textId="1E4B3E97" w:rsidR="009B4C69" w:rsidRPr="00622A7F" w:rsidRDefault="00191140" w:rsidP="009B4C69">
      <w:pPr>
        <w:rPr>
          <w:ins w:id="7069" w:author="Stefan" w:date="2021-10-07T15:47:00Z"/>
          <w:rFonts w:cs="Arial"/>
        </w:rPr>
      </w:pPr>
      <w:ins w:id="7070" w:author="Stefan" w:date="2021-10-07T15:14:00Z">
        <w:r w:rsidRPr="00622A7F">
          <w:rPr>
            <w:rFonts w:cs="Arial"/>
          </w:rPr>
          <w:t>To test whether the differences in the cumulative allele frequency</w:t>
        </w:r>
      </w:ins>
      <w:ins w:id="7071" w:author="Stefan" w:date="2021-10-07T15:15:00Z">
        <w:r w:rsidRPr="00622A7F">
          <w:rPr>
            <w:rFonts w:cs="Arial"/>
          </w:rPr>
          <w:t xml:space="preserve"> in patients</w:t>
        </w:r>
      </w:ins>
      <w:ins w:id="7072" w:author="Stefan" w:date="2021-10-07T15:16:00Z">
        <w:r w:rsidRPr="00622A7F">
          <w:rPr>
            <w:rFonts w:cs="Arial"/>
          </w:rPr>
          <w:t xml:space="preserve"> (PsV, PsA, PPP, SAPHO syndrome)</w:t>
        </w:r>
      </w:ins>
      <w:ins w:id="7073" w:author="Stefan" w:date="2021-10-07T15:15:00Z">
        <w:r w:rsidRPr="00622A7F">
          <w:rPr>
            <w:rFonts w:cs="Arial"/>
          </w:rPr>
          <w:t xml:space="preserve"> and controls</w:t>
        </w:r>
      </w:ins>
      <w:ins w:id="7074" w:author="Stefan" w:date="2021-10-07T15:14:00Z">
        <w:r w:rsidRPr="00622A7F">
          <w:rPr>
            <w:rFonts w:cs="Arial"/>
          </w:rPr>
          <w:t xml:space="preserve"> is significant, the </w:t>
        </w:r>
      </w:ins>
      <w:ins w:id="7075" w:author="Stefan" w:date="2021-10-07T15:15:00Z">
        <w:r w:rsidRPr="00622A7F">
          <w:rPr>
            <w:rFonts w:cs="Arial"/>
          </w:rPr>
          <w:t>Fisher’s exact test</w:t>
        </w:r>
      </w:ins>
      <w:ins w:id="7076" w:author="Stefan" w:date="2021-10-07T15:16:00Z">
        <w:r w:rsidRPr="00622A7F">
          <w:rPr>
            <w:rFonts w:cs="Arial"/>
          </w:rPr>
          <w:t xml:space="preserve"> was choosen. The p-values were not corrected for multiple testing.</w:t>
        </w:r>
      </w:ins>
      <w:ins w:id="7077" w:author="Stefan" w:date="2021-10-07T15:17:00Z">
        <w:r w:rsidRPr="00622A7F">
          <w:rPr>
            <w:rFonts w:cs="Arial"/>
          </w:rPr>
          <w:t xml:space="preserve"> Fisher’s exact test</w:t>
        </w:r>
        <w:r w:rsidR="00D62B84" w:rsidRPr="00622A7F">
          <w:rPr>
            <w:rFonts w:cs="Arial"/>
          </w:rPr>
          <w:t xml:space="preserve"> was also applied for the associa</w:t>
        </w:r>
        <w:r w:rsidRPr="00622A7F">
          <w:rPr>
            <w:rFonts w:cs="Arial"/>
          </w:rPr>
          <w:t xml:space="preserve">tion of </w:t>
        </w:r>
      </w:ins>
      <w:ins w:id="7078" w:author="ulrike.hueffmeier@gmail.com" w:date="2021-11-26T20:02:00Z">
        <w:r w:rsidR="008332B6">
          <w:rPr>
            <w:rFonts w:cs="Arial"/>
          </w:rPr>
          <w:t xml:space="preserve">psoriatic subtypes with </w:t>
        </w:r>
      </w:ins>
      <w:ins w:id="7079" w:author="Stefan" w:date="2021-10-07T15:17:00Z">
        <w:r w:rsidRPr="00622A7F">
          <w:rPr>
            <w:rFonts w:cs="Arial"/>
          </w:rPr>
          <w:t>single</w:t>
        </w:r>
        <w:r w:rsidR="00D62B84" w:rsidRPr="00622A7F">
          <w:rPr>
            <w:rFonts w:cs="Arial"/>
          </w:rPr>
          <w:t xml:space="preserve"> SNPs</w:t>
        </w:r>
        <w:del w:id="7080" w:author="ulrike.hueffmeier@gmail.com" w:date="2021-11-26T20:02:00Z">
          <w:r w:rsidR="00D62B84" w:rsidRPr="00622A7F" w:rsidDel="008332B6">
            <w:rPr>
              <w:rFonts w:cs="Arial"/>
            </w:rPr>
            <w:delText xml:space="preserve"> and psoriatic diseases</w:delText>
          </w:r>
        </w:del>
        <w:r w:rsidR="00D62B84" w:rsidRPr="00622A7F">
          <w:rPr>
            <w:rFonts w:cs="Arial"/>
          </w:rPr>
          <w:t>.</w:t>
        </w:r>
      </w:ins>
    </w:p>
    <w:p w14:paraId="07BC44A6" w14:textId="152956C9" w:rsidR="00191140" w:rsidRPr="00622A7F" w:rsidDel="00321242" w:rsidRDefault="009B4C69" w:rsidP="009B4C69">
      <w:pPr>
        <w:rPr>
          <w:del w:id="7081" w:author="Stefan" w:date="2021-10-07T15:55:00Z"/>
          <w:rFonts w:cs="Arial"/>
        </w:rPr>
      </w:pPr>
      <w:ins w:id="7082" w:author="Stefan" w:date="2021-10-07T15:47:00Z">
        <w:r w:rsidRPr="00622A7F">
          <w:rPr>
            <w:rFonts w:cs="Arial"/>
          </w:rPr>
          <w:t>To assess the correlation of number of variants and psoriatic dise</w:t>
        </w:r>
      </w:ins>
      <w:ins w:id="7083" w:author="Stefan" w:date="2021-10-07T15:48:00Z">
        <w:r w:rsidRPr="00622A7F">
          <w:rPr>
            <w:rFonts w:cs="Arial"/>
          </w:rPr>
          <w:t>a</w:t>
        </w:r>
      </w:ins>
      <w:ins w:id="7084" w:author="Stefan" w:date="2021-10-07T15:47:00Z">
        <w:r w:rsidRPr="00622A7F">
          <w:rPr>
            <w:rFonts w:cs="Arial"/>
          </w:rPr>
          <w:t>ses</w:t>
        </w:r>
      </w:ins>
      <w:ins w:id="7085" w:author="Stefan" w:date="2021-10-07T15:48:00Z">
        <w:r w:rsidRPr="00622A7F">
          <w:rPr>
            <w:rFonts w:cs="Arial"/>
          </w:rPr>
          <w:t>,</w:t>
        </w:r>
      </w:ins>
      <w:ins w:id="7086" w:author="Stefan" w:date="2021-10-07T15:47:00Z">
        <w:r w:rsidRPr="00622A7F">
          <w:rPr>
            <w:rFonts w:cs="Arial"/>
          </w:rPr>
          <w:t xml:space="preserve"> a logistic regression analysis </w:t>
        </w:r>
      </w:ins>
      <w:ins w:id="7087" w:author="Stefan" w:date="2021-10-07T15:48:00Z">
        <w:r w:rsidRPr="00622A7F">
          <w:rPr>
            <w:rFonts w:cs="Arial"/>
          </w:rPr>
          <w:t xml:space="preserve">and a </w:t>
        </w:r>
      </w:ins>
      <w:ins w:id="7088" w:author="Stefan" w:date="2021-10-07T15:47:00Z">
        <w:r w:rsidRPr="00622A7F">
          <w:rPr>
            <w:rFonts w:cs="Arial"/>
          </w:rPr>
          <w:t>p-value by ANOVA</w:t>
        </w:r>
      </w:ins>
      <w:ins w:id="7089" w:author="Stefan" w:date="2021-10-07T15:49:00Z">
        <w:r w:rsidRPr="00622A7F">
          <w:rPr>
            <w:rFonts w:cs="Arial"/>
          </w:rPr>
          <w:t xml:space="preserve"> was determined</w:t>
        </w:r>
      </w:ins>
      <w:ins w:id="7090" w:author="Stefan" w:date="2021-10-07T15:47:00Z">
        <w:r w:rsidRPr="00622A7F">
          <w:rPr>
            <w:rFonts w:cs="Arial"/>
          </w:rPr>
          <w:t xml:space="preserve">. </w:t>
        </w:r>
      </w:ins>
      <w:ins w:id="7091" w:author="Stefan" w:date="2021-10-07T15:49:00Z">
        <w:r w:rsidRPr="00622A7F">
          <w:rPr>
            <w:rFonts w:cs="Arial"/>
          </w:rPr>
          <w:t xml:space="preserve">The correlation of MPO genotype (wildtype vs. mutant) and the severity of disease </w:t>
        </w:r>
      </w:ins>
      <w:ins w:id="7092" w:author="Stefan" w:date="2021-10-07T15:50:00Z">
        <w:r w:rsidRPr="00622A7F">
          <w:rPr>
            <w:rFonts w:cs="Arial"/>
          </w:rPr>
          <w:t>was assessed the same way.</w:t>
        </w:r>
      </w:ins>
    </w:p>
    <w:p w14:paraId="0FDF1964" w14:textId="5D3D4DF9" w:rsidR="00563CF3" w:rsidRPr="00622A7F" w:rsidDel="00321242" w:rsidRDefault="00563CF3" w:rsidP="00563CF3">
      <w:pPr>
        <w:pStyle w:val="berschrift3"/>
        <w:rPr>
          <w:del w:id="7093" w:author="Stefan" w:date="2021-10-07T15:55:00Z"/>
          <w:rFonts w:cs="Arial"/>
        </w:rPr>
      </w:pPr>
      <w:bookmarkStart w:id="7094" w:name="_Toc86156033"/>
      <w:bookmarkStart w:id="7095" w:name="_Toc91488942"/>
      <w:del w:id="7096" w:author="Stefan" w:date="2021-10-07T15:55:00Z">
        <w:r w:rsidRPr="00622A7F" w:rsidDel="00321242">
          <w:rPr>
            <w:rFonts w:cs="Arial"/>
          </w:rPr>
          <w:delText>Association of number of variants i</w:delText>
        </w:r>
        <w:r w:rsidR="00C7512F" w:rsidRPr="00622A7F" w:rsidDel="00321242">
          <w:rPr>
            <w:rFonts w:cs="Arial"/>
          </w:rPr>
          <w:delText>n disease-associating genes and GPP</w:delText>
        </w:r>
        <w:bookmarkEnd w:id="7094"/>
        <w:bookmarkEnd w:id="7095"/>
      </w:del>
    </w:p>
    <w:p w14:paraId="65352297" w14:textId="169425C4" w:rsidR="00C7512F" w:rsidRPr="00622A7F" w:rsidDel="00321242" w:rsidRDefault="00C7512F" w:rsidP="00C7512F">
      <w:pPr>
        <w:rPr>
          <w:del w:id="7097" w:author="Stefan" w:date="2021-10-07T15:56:00Z"/>
          <w:rFonts w:cs="Arial"/>
        </w:rPr>
      </w:pPr>
      <w:del w:id="7098" w:author="Stefan" w:date="2021-10-07T15:55:00Z">
        <w:r w:rsidRPr="00622A7F" w:rsidDel="00321242">
          <w:rPr>
            <w:rFonts w:cs="Arial"/>
          </w:rPr>
          <w:delText xml:space="preserve">All variants in </w:delText>
        </w:r>
        <w:r w:rsidRPr="00622A7F" w:rsidDel="00321242">
          <w:rPr>
            <w:rFonts w:cs="Arial"/>
            <w:i/>
          </w:rPr>
          <w:delText>MPO</w:delText>
        </w:r>
        <w:r w:rsidRPr="00622A7F" w:rsidDel="00321242">
          <w:rPr>
            <w:rFonts w:cs="Arial"/>
          </w:rPr>
          <w:delText xml:space="preserve"> and </w:delText>
        </w:r>
        <w:r w:rsidRPr="00622A7F" w:rsidDel="00321242">
          <w:rPr>
            <w:rFonts w:cs="Arial"/>
            <w:i/>
          </w:rPr>
          <w:delText>IL36RN</w:delText>
        </w:r>
        <w:r w:rsidRPr="00622A7F" w:rsidDel="00321242">
          <w:rPr>
            <w:rFonts w:cs="Arial"/>
          </w:rPr>
          <w:delText xml:space="preserve"> with a MAF of &lt;2% were selected as potentially functional variant</w:delText>
        </w:r>
        <w:r w:rsidR="00737EB8" w:rsidRPr="00622A7F" w:rsidDel="00321242">
          <w:rPr>
            <w:rFonts w:cs="Arial"/>
          </w:rPr>
          <w:delText>s</w:delText>
        </w:r>
        <w:r w:rsidRPr="00622A7F" w:rsidDel="00321242">
          <w:rPr>
            <w:rFonts w:cs="Arial"/>
          </w:rPr>
          <w:delText xml:space="preserve">. Truncating and splicing variants were classified as functional and the remaining ones were either including or omitted after revision of NCBI’s Pubmed and the search combination “IL36RN AND mutat* AND deficien*” or “MPO AND mutat* AND deficien*”. </w:delText>
        </w:r>
        <w:r w:rsidR="00333FCE" w:rsidRPr="00622A7F" w:rsidDel="00321242">
          <w:rPr>
            <w:rFonts w:cs="Arial"/>
          </w:rPr>
          <w:delText>A detail</w:delText>
        </w:r>
        <w:r w:rsidR="00395DC9" w:rsidRPr="00622A7F" w:rsidDel="00321242">
          <w:rPr>
            <w:rFonts w:cs="Arial"/>
          </w:rPr>
          <w:delText>ed</w:delText>
        </w:r>
        <w:r w:rsidR="00333FCE" w:rsidRPr="00622A7F" w:rsidDel="00321242">
          <w:rPr>
            <w:rFonts w:cs="Arial"/>
          </w:rPr>
          <w:delText xml:space="preserve"> list of the resulting variants can be found in the supplements (</w:delText>
        </w:r>
        <w:r w:rsidR="00333FCE" w:rsidRPr="00622A7F" w:rsidDel="00321242">
          <w:rPr>
            <w:rFonts w:cs="Arial"/>
            <w:highlight w:val="lightGray"/>
          </w:rPr>
          <w:delText>xxx</w:delText>
        </w:r>
        <w:r w:rsidR="00333FCE" w:rsidRPr="00622A7F" w:rsidDel="00321242">
          <w:rPr>
            <w:rFonts w:cs="Arial"/>
          </w:rPr>
          <w:delText xml:space="preserve">). </w:delText>
        </w:r>
      </w:del>
      <w:moveFromRangeStart w:id="7099" w:author="Stefan" w:date="2021-10-07T15:54:00Z" w:name="move84514515"/>
      <w:moveFrom w:id="7100" w:author="Stefan" w:date="2021-10-07T15:54:00Z">
        <w:r w:rsidR="004E1B28" w:rsidRPr="00622A7F" w:rsidDel="00321242">
          <w:rPr>
            <w:rFonts w:cs="Arial"/>
          </w:rPr>
          <w:t>Firth’s logistic regression</w:t>
        </w:r>
        <w:r w:rsidR="00333FCE" w:rsidRPr="00622A7F" w:rsidDel="00321242">
          <w:rPr>
            <w:rFonts w:cs="Arial"/>
          </w:rPr>
          <w:t xml:space="preserve"> (R package logistf, </w:t>
        </w:r>
      </w:moveFrom>
      <w:r w:rsidR="009A7AD4">
        <w:rPr>
          <w:rFonts w:cs="Arial"/>
        </w:rPr>
        <w:t>{Puhr, 2017 #1868}</w:t>
      </w:r>
      <w:moveFrom w:id="7101" w:author="Stefan" w:date="2021-10-07T15:54:00Z">
        <w:r w:rsidR="00333FCE" w:rsidRPr="00622A7F" w:rsidDel="00321242">
          <w:rPr>
            <w:rFonts w:cs="Arial"/>
          </w:rPr>
          <w:t>)</w:t>
        </w:r>
        <w:r w:rsidR="004E1B28" w:rsidRPr="00622A7F" w:rsidDel="00321242">
          <w:rPr>
            <w:rFonts w:cs="Arial"/>
          </w:rPr>
          <w:t xml:space="preserve"> was performed to</w:t>
        </w:r>
        <w:r w:rsidRPr="00622A7F" w:rsidDel="00321242">
          <w:rPr>
            <w:rFonts w:cs="Arial"/>
          </w:rPr>
          <w:t xml:space="preserve"> test if variants in </w:t>
        </w:r>
        <w:r w:rsidRPr="00622A7F" w:rsidDel="00321242">
          <w:rPr>
            <w:rFonts w:cs="Arial"/>
            <w:i/>
          </w:rPr>
          <w:t>MPO</w:t>
        </w:r>
        <w:r w:rsidRPr="00622A7F" w:rsidDel="00321242">
          <w:rPr>
            <w:rFonts w:cs="Arial"/>
          </w:rPr>
          <w:t xml:space="preserve"> or </w:t>
        </w:r>
        <w:r w:rsidRPr="00622A7F" w:rsidDel="00321242">
          <w:rPr>
            <w:rFonts w:cs="Arial"/>
            <w:i/>
          </w:rPr>
          <w:t>MPO</w:t>
        </w:r>
        <w:r w:rsidRPr="00622A7F" w:rsidDel="00321242">
          <w:rPr>
            <w:rFonts w:cs="Arial"/>
          </w:rPr>
          <w:t xml:space="preserve"> in conjunction with heterozygous variants of </w:t>
        </w:r>
        <w:r w:rsidRPr="00622A7F" w:rsidDel="00321242">
          <w:rPr>
            <w:rFonts w:cs="Arial"/>
            <w:i/>
          </w:rPr>
          <w:t>IL36RN</w:t>
        </w:r>
        <w:r w:rsidRPr="00622A7F" w:rsidDel="00321242">
          <w:rPr>
            <w:rFonts w:cs="Arial"/>
          </w:rPr>
          <w:t xml:space="preserve"> </w:t>
        </w:r>
        <w:r w:rsidR="004E1B28" w:rsidRPr="00622A7F" w:rsidDel="00321242">
          <w:rPr>
            <w:rFonts w:cs="Arial"/>
          </w:rPr>
          <w:t xml:space="preserve">predicts the health and affection status. </w:t>
        </w:r>
      </w:moveFrom>
      <w:moveFromRangeEnd w:id="7099"/>
    </w:p>
    <w:p w14:paraId="344B197C" w14:textId="77777777" w:rsidR="00C7512F" w:rsidRPr="00622A7F" w:rsidRDefault="00C7512F" w:rsidP="00C7512F">
      <w:pPr>
        <w:rPr>
          <w:rFonts w:cs="Arial"/>
        </w:rPr>
      </w:pPr>
    </w:p>
    <w:p w14:paraId="636F99B3" w14:textId="025FB925" w:rsidR="00A976C5" w:rsidRPr="00622A7F" w:rsidRDefault="00A976C5" w:rsidP="00A976C5">
      <w:pPr>
        <w:pStyle w:val="berschrift2"/>
        <w:rPr>
          <w:rFonts w:cs="Arial"/>
        </w:rPr>
      </w:pPr>
      <w:bookmarkStart w:id="7102" w:name="_Ref84323746"/>
      <w:bookmarkStart w:id="7103" w:name="_Toc91488943"/>
      <w:r w:rsidRPr="00622A7F">
        <w:rPr>
          <w:rFonts w:cs="Arial"/>
        </w:rPr>
        <w:t xml:space="preserve">Reagents and </w:t>
      </w:r>
      <w:r w:rsidR="0026124C" w:rsidRPr="00622A7F">
        <w:rPr>
          <w:rFonts w:cs="Arial"/>
        </w:rPr>
        <w:t>m</w:t>
      </w:r>
      <w:r w:rsidRPr="00622A7F">
        <w:rPr>
          <w:rFonts w:cs="Arial"/>
        </w:rPr>
        <w:t>aterials</w:t>
      </w:r>
      <w:bookmarkEnd w:id="7102"/>
      <w:bookmarkEnd w:id="7103"/>
    </w:p>
    <w:p w14:paraId="72A259FF" w14:textId="2D4E8108" w:rsidR="00A976C5" w:rsidRPr="00622A7F" w:rsidRDefault="0026124C" w:rsidP="0026124C">
      <w:pPr>
        <w:pStyle w:val="berschrift3"/>
        <w:rPr>
          <w:rFonts w:cs="Arial"/>
        </w:rPr>
      </w:pPr>
      <w:bookmarkStart w:id="7104" w:name="_Toc91488944"/>
      <w:r w:rsidRPr="00622A7F">
        <w:rPr>
          <w:rFonts w:cs="Arial"/>
        </w:rPr>
        <w:t>Consumable materials</w:t>
      </w:r>
      <w:bookmarkEnd w:id="7104"/>
    </w:p>
    <w:p w14:paraId="62BCECC4" w14:textId="0D4615FD" w:rsidR="005D6492" w:rsidRPr="00622A7F" w:rsidRDefault="005D6492" w:rsidP="00030D93">
      <w:pPr>
        <w:keepNext/>
        <w:rPr>
          <w:ins w:id="7105" w:author="Stefan" w:date="2021-10-05T10:22:00Z"/>
          <w:rFonts w:cs="Arial"/>
        </w:rPr>
      </w:pPr>
      <w:bookmarkStart w:id="7106" w:name="_Toc94355276"/>
      <w:ins w:id="7107" w:author="Stefan" w:date="2021-10-05T10:22:00Z">
        <w:r w:rsidRPr="00622A7F">
          <w:rPr>
            <w:rFonts w:cs="Arial"/>
          </w:rPr>
          <w:t xml:space="preserve">Table </w:t>
        </w:r>
      </w:ins>
      <w:ins w:id="7108"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7109" w:author="Haskamp, Stefan" w:date="2022-02-05T20:56:00Z">
        <w:r w:rsidR="005A4AC0">
          <w:rPr>
            <w:rFonts w:cs="Arial"/>
            <w:noProof/>
          </w:rPr>
          <w:t>27</w:t>
        </w:r>
        <w:r w:rsidR="005A4AC0">
          <w:rPr>
            <w:rFonts w:cs="Arial"/>
          </w:rPr>
          <w:fldChar w:fldCharType="end"/>
        </w:r>
      </w:ins>
      <w:ins w:id="7110" w:author="Stefan" w:date="2021-10-05T10:22:00Z">
        <w:del w:id="7111" w:author="Haskamp, Stefan" w:date="2022-02-05T20:56:00Z">
          <w:r w:rsidRPr="00622A7F" w:rsidDel="005A4AC0">
            <w:rPr>
              <w:rFonts w:cs="Arial"/>
            </w:rPr>
            <w:fldChar w:fldCharType="begin"/>
          </w:r>
          <w:r w:rsidRPr="00622A7F" w:rsidDel="005A4AC0">
            <w:rPr>
              <w:rFonts w:cs="Arial"/>
            </w:rPr>
            <w:delInstrText xml:space="preserve"> SEQ Table \* ARABIC </w:delInstrText>
          </w:r>
        </w:del>
      </w:ins>
      <w:del w:id="7112" w:author="Haskamp, Stefan" w:date="2022-02-05T20:56:00Z">
        <w:r w:rsidRPr="00622A7F" w:rsidDel="005A4AC0">
          <w:rPr>
            <w:rFonts w:cs="Arial"/>
          </w:rPr>
          <w:fldChar w:fldCharType="separate"/>
        </w:r>
        <w:r w:rsidR="002D4AD7" w:rsidDel="005A4AC0">
          <w:rPr>
            <w:rFonts w:cs="Arial"/>
            <w:noProof/>
          </w:rPr>
          <w:delText>26</w:delText>
        </w:r>
      </w:del>
      <w:ins w:id="7113" w:author="Stefan" w:date="2021-10-05T10:22:00Z">
        <w:del w:id="7114" w:author="Haskamp, Stefan" w:date="2022-02-05T20:56:00Z">
          <w:r w:rsidRPr="00622A7F" w:rsidDel="005A4AC0">
            <w:rPr>
              <w:rFonts w:cs="Arial"/>
            </w:rPr>
            <w:fldChar w:fldCharType="end"/>
          </w:r>
        </w:del>
        <w:r w:rsidRPr="00622A7F">
          <w:rPr>
            <w:rFonts w:cs="Arial"/>
          </w:rPr>
          <w:t>: Consumable materials</w:t>
        </w:r>
        <w:bookmarkEnd w:id="7106"/>
      </w:ins>
    </w:p>
    <w:tbl>
      <w:tblPr>
        <w:tblW w:w="9180" w:type="dxa"/>
        <w:tblInd w:w="-5" w:type="dxa"/>
        <w:tblLook w:val="04A0" w:firstRow="1" w:lastRow="0" w:firstColumn="1" w:lastColumn="0" w:noHBand="0" w:noVBand="1"/>
        <w:tblPrChange w:id="7115" w:author="Stefan" w:date="2021-10-07T16:13:00Z">
          <w:tblPr>
            <w:tblW w:w="8900" w:type="dxa"/>
            <w:tblInd w:w="-5" w:type="dxa"/>
            <w:tblLook w:val="04A0" w:firstRow="1" w:lastRow="0" w:firstColumn="1" w:lastColumn="0" w:noHBand="0" w:noVBand="1"/>
          </w:tblPr>
        </w:tblPrChange>
      </w:tblPr>
      <w:tblGrid>
        <w:gridCol w:w="5028"/>
        <w:gridCol w:w="4152"/>
        <w:tblGridChange w:id="7116">
          <w:tblGrid>
            <w:gridCol w:w="5980"/>
            <w:gridCol w:w="2920"/>
          </w:tblGrid>
        </w:tblGridChange>
      </w:tblGrid>
      <w:tr w:rsidR="00AB3BA9" w:rsidRPr="00622A7F" w14:paraId="59DC6229" w14:textId="77777777" w:rsidTr="005D6231">
        <w:trPr>
          <w:trHeight w:val="300"/>
          <w:trPrChange w:id="7117" w:author="Stefan" w:date="2021-10-07T16:13:00Z">
            <w:trPr>
              <w:trHeight w:val="300"/>
            </w:trPr>
          </w:trPrChange>
        </w:trPr>
        <w:tc>
          <w:tcPr>
            <w:tcW w:w="5028" w:type="dxa"/>
            <w:tcBorders>
              <w:top w:val="single" w:sz="4" w:space="0" w:color="auto"/>
              <w:left w:val="single" w:sz="4" w:space="0" w:color="auto"/>
              <w:bottom w:val="single" w:sz="4" w:space="0" w:color="auto"/>
              <w:right w:val="single" w:sz="4" w:space="0" w:color="auto"/>
            </w:tcBorders>
            <w:shd w:val="clear" w:color="auto" w:fill="auto"/>
            <w:noWrap/>
            <w:vAlign w:val="bottom"/>
            <w:hideMark/>
            <w:tcPrChange w:id="7118" w:author="Stefan" w:date="2021-10-07T16:13:00Z">
              <w:tcPr>
                <w:tcW w:w="5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14:paraId="2A032B8B" w14:textId="77777777" w:rsidR="00AB3BA9" w:rsidRPr="00622A7F" w:rsidRDefault="00AB3BA9" w:rsidP="00AB3BA9">
            <w:pPr>
              <w:spacing w:after="0" w:line="240" w:lineRule="auto"/>
              <w:jc w:val="left"/>
              <w:rPr>
                <w:rFonts w:eastAsia="Times New Roman" w:cs="Arial"/>
                <w:b/>
                <w:bCs/>
                <w:color w:val="000000"/>
                <w:sz w:val="22"/>
              </w:rPr>
            </w:pPr>
            <w:r w:rsidRPr="00622A7F">
              <w:rPr>
                <w:rFonts w:eastAsia="Times New Roman" w:cs="Arial"/>
                <w:b/>
                <w:bCs/>
                <w:color w:val="000000"/>
                <w:sz w:val="22"/>
              </w:rPr>
              <w:t>Material</w:t>
            </w:r>
          </w:p>
        </w:tc>
        <w:tc>
          <w:tcPr>
            <w:tcW w:w="4152" w:type="dxa"/>
            <w:tcBorders>
              <w:top w:val="single" w:sz="4" w:space="0" w:color="auto"/>
              <w:left w:val="nil"/>
              <w:bottom w:val="single" w:sz="4" w:space="0" w:color="auto"/>
              <w:right w:val="single" w:sz="4" w:space="0" w:color="auto"/>
            </w:tcBorders>
            <w:shd w:val="clear" w:color="auto" w:fill="auto"/>
            <w:noWrap/>
            <w:vAlign w:val="bottom"/>
            <w:hideMark/>
            <w:tcPrChange w:id="7119" w:author="Stefan" w:date="2021-10-07T16:13:00Z">
              <w:tcPr>
                <w:tcW w:w="2920"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56AA2F10" w14:textId="77777777" w:rsidR="00AB3BA9" w:rsidRPr="00622A7F" w:rsidRDefault="00AB3BA9" w:rsidP="00AB3BA9">
            <w:pPr>
              <w:spacing w:after="0" w:line="240" w:lineRule="auto"/>
              <w:jc w:val="left"/>
              <w:rPr>
                <w:rFonts w:eastAsia="Times New Roman" w:cs="Arial"/>
                <w:b/>
                <w:bCs/>
                <w:color w:val="000000"/>
                <w:sz w:val="22"/>
              </w:rPr>
            </w:pPr>
            <w:r w:rsidRPr="00622A7F">
              <w:rPr>
                <w:rFonts w:eastAsia="Times New Roman" w:cs="Arial"/>
                <w:b/>
                <w:bCs/>
                <w:color w:val="000000"/>
                <w:sz w:val="22"/>
              </w:rPr>
              <w:t>Company</w:t>
            </w:r>
          </w:p>
        </w:tc>
      </w:tr>
      <w:tr w:rsidR="00AB3BA9" w:rsidRPr="00622A7F" w14:paraId="56672AD5" w14:textId="77777777" w:rsidTr="005D6231">
        <w:trPr>
          <w:trHeight w:val="300"/>
          <w:trPrChange w:id="7120" w:author="Stefan" w:date="2021-10-07T16:13:00Z">
            <w:trPr>
              <w:trHeight w:val="300"/>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21"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6AEA79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Adhesive tape, double-sided</w:t>
            </w:r>
          </w:p>
        </w:tc>
        <w:tc>
          <w:tcPr>
            <w:tcW w:w="4152" w:type="dxa"/>
            <w:tcBorders>
              <w:top w:val="nil"/>
              <w:left w:val="nil"/>
              <w:bottom w:val="single" w:sz="4" w:space="0" w:color="auto"/>
              <w:right w:val="single" w:sz="4" w:space="0" w:color="auto"/>
            </w:tcBorders>
            <w:shd w:val="clear" w:color="auto" w:fill="auto"/>
            <w:noWrap/>
            <w:vAlign w:val="center"/>
            <w:hideMark/>
            <w:tcPrChange w:id="7122"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55F5C5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Tesa</w:t>
            </w:r>
          </w:p>
        </w:tc>
      </w:tr>
      <w:tr w:rsidR="00AB3BA9" w:rsidRPr="00622A7F" w14:paraId="00092A88" w14:textId="77777777" w:rsidTr="005D6231">
        <w:trPr>
          <w:trHeight w:val="285"/>
          <w:trPrChange w:id="7123"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24"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4EE31F6B"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Aluminium foil</w:t>
            </w:r>
          </w:p>
        </w:tc>
        <w:tc>
          <w:tcPr>
            <w:tcW w:w="4152" w:type="dxa"/>
            <w:tcBorders>
              <w:top w:val="nil"/>
              <w:left w:val="nil"/>
              <w:bottom w:val="single" w:sz="4" w:space="0" w:color="auto"/>
              <w:right w:val="single" w:sz="4" w:space="0" w:color="auto"/>
            </w:tcBorders>
            <w:shd w:val="clear" w:color="auto" w:fill="auto"/>
            <w:noWrap/>
            <w:vAlign w:val="center"/>
            <w:hideMark/>
            <w:tcPrChange w:id="7125"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7A39373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Alio, Roth</w:t>
            </w:r>
          </w:p>
        </w:tc>
      </w:tr>
      <w:tr w:rsidR="00AB3BA9" w:rsidRPr="00622A7F" w14:paraId="17ED3C6B" w14:textId="77777777" w:rsidTr="005D6231">
        <w:trPr>
          <w:trHeight w:val="300"/>
          <w:trPrChange w:id="7126" w:author="Stefan" w:date="2021-10-07T16:13:00Z">
            <w:trPr>
              <w:trHeight w:val="300"/>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27"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AB1512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Autoclaving bag</w:t>
            </w:r>
          </w:p>
        </w:tc>
        <w:tc>
          <w:tcPr>
            <w:tcW w:w="4152" w:type="dxa"/>
            <w:tcBorders>
              <w:top w:val="nil"/>
              <w:left w:val="nil"/>
              <w:bottom w:val="single" w:sz="4" w:space="0" w:color="auto"/>
              <w:right w:val="single" w:sz="4" w:space="0" w:color="auto"/>
            </w:tcBorders>
            <w:shd w:val="clear" w:color="auto" w:fill="auto"/>
            <w:noWrap/>
            <w:vAlign w:val="center"/>
            <w:hideMark/>
            <w:tcPrChange w:id="7128"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7F84779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6DB78E8B" w14:textId="77777777" w:rsidTr="005D6231">
        <w:trPr>
          <w:trHeight w:val="285"/>
          <w:trPrChange w:id="7129"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bottom"/>
            <w:hideMark/>
            <w:tcPrChange w:id="7130"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33396E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rPr>
              <w:t>BD Vacutainer</w:t>
            </w:r>
          </w:p>
        </w:tc>
        <w:tc>
          <w:tcPr>
            <w:tcW w:w="4152" w:type="dxa"/>
            <w:tcBorders>
              <w:top w:val="nil"/>
              <w:left w:val="nil"/>
              <w:bottom w:val="single" w:sz="4" w:space="0" w:color="auto"/>
              <w:right w:val="single" w:sz="4" w:space="0" w:color="auto"/>
            </w:tcBorders>
            <w:shd w:val="clear" w:color="auto" w:fill="auto"/>
            <w:noWrap/>
            <w:vAlign w:val="center"/>
            <w:hideMark/>
            <w:tcPrChange w:id="7131"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6D3036E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Becton Dickinson</w:t>
            </w:r>
          </w:p>
        </w:tc>
      </w:tr>
      <w:tr w:rsidR="00AB3BA9" w:rsidRPr="00622A7F" w14:paraId="0DA31B8E" w14:textId="77777777" w:rsidTr="005D6231">
        <w:trPr>
          <w:trHeight w:val="285"/>
          <w:trPrChange w:id="7132"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33"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35E44BAE"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Cannula</w:t>
            </w:r>
          </w:p>
        </w:tc>
        <w:tc>
          <w:tcPr>
            <w:tcW w:w="4152" w:type="dxa"/>
            <w:tcBorders>
              <w:top w:val="nil"/>
              <w:left w:val="nil"/>
              <w:bottom w:val="single" w:sz="4" w:space="0" w:color="auto"/>
              <w:right w:val="single" w:sz="4" w:space="0" w:color="auto"/>
            </w:tcBorders>
            <w:shd w:val="clear" w:color="auto" w:fill="auto"/>
            <w:noWrap/>
            <w:vAlign w:val="center"/>
            <w:hideMark/>
            <w:tcPrChange w:id="7134"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12381C5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BD Biosciences</w:t>
            </w:r>
          </w:p>
        </w:tc>
      </w:tr>
      <w:tr w:rsidR="00AB3BA9" w:rsidRPr="00622A7F" w14:paraId="6A18D4D2" w14:textId="77777777" w:rsidTr="005D6231">
        <w:trPr>
          <w:trHeight w:val="285"/>
          <w:trPrChange w:id="7135"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36"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4564DF0B"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Cell culture flask 25 cm2</w:t>
            </w:r>
          </w:p>
        </w:tc>
        <w:tc>
          <w:tcPr>
            <w:tcW w:w="4152" w:type="dxa"/>
            <w:tcBorders>
              <w:top w:val="nil"/>
              <w:left w:val="nil"/>
              <w:bottom w:val="single" w:sz="4" w:space="0" w:color="auto"/>
              <w:right w:val="single" w:sz="4" w:space="0" w:color="auto"/>
            </w:tcBorders>
            <w:shd w:val="clear" w:color="auto" w:fill="auto"/>
            <w:noWrap/>
            <w:vAlign w:val="center"/>
            <w:hideMark/>
            <w:tcPrChange w:id="7137"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49CD7546" w14:textId="6334D217" w:rsidR="00AB3BA9" w:rsidRPr="00622A7F" w:rsidRDefault="00AB3BA9">
            <w:pPr>
              <w:spacing w:after="0" w:line="240" w:lineRule="auto"/>
              <w:jc w:val="left"/>
              <w:rPr>
                <w:rFonts w:eastAsia="Times New Roman" w:cs="Arial"/>
                <w:color w:val="000000"/>
                <w:sz w:val="22"/>
              </w:rPr>
            </w:pPr>
            <w:r w:rsidRPr="00622A7F">
              <w:rPr>
                <w:rFonts w:eastAsia="Times New Roman" w:cs="Arial"/>
                <w:color w:val="000000"/>
                <w:sz w:val="22"/>
                <w:lang w:val="en-GB"/>
              </w:rPr>
              <w:t>TPP</w:t>
            </w:r>
            <w:ins w:id="7138" w:author="Stefan" w:date="2021-10-07T16:12:00Z">
              <w:r w:rsidR="005D6231" w:rsidRPr="00622A7F">
                <w:rPr>
                  <w:rFonts w:eastAsia="Times New Roman" w:cs="Arial"/>
                  <w:color w:val="000000"/>
                  <w:sz w:val="22"/>
                  <w:lang w:val="en-GB"/>
                </w:rPr>
                <w:t xml:space="preserve"> Techno Plastic Products</w:t>
              </w:r>
            </w:ins>
          </w:p>
        </w:tc>
      </w:tr>
      <w:tr w:rsidR="00AB3BA9" w:rsidRPr="00622A7F" w14:paraId="36C7F39F" w14:textId="77777777" w:rsidTr="005D6231">
        <w:trPr>
          <w:trHeight w:val="300"/>
          <w:trPrChange w:id="7139" w:author="Stefan" w:date="2021-10-07T16:13:00Z">
            <w:trPr>
              <w:trHeight w:val="300"/>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40"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55A966B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Cover slip</w:t>
            </w:r>
          </w:p>
        </w:tc>
        <w:tc>
          <w:tcPr>
            <w:tcW w:w="4152" w:type="dxa"/>
            <w:tcBorders>
              <w:top w:val="nil"/>
              <w:left w:val="nil"/>
              <w:bottom w:val="single" w:sz="4" w:space="0" w:color="auto"/>
              <w:right w:val="single" w:sz="4" w:space="0" w:color="auto"/>
            </w:tcBorders>
            <w:shd w:val="clear" w:color="auto" w:fill="auto"/>
            <w:noWrap/>
            <w:vAlign w:val="center"/>
            <w:hideMark/>
            <w:tcPrChange w:id="7141"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5ED54514" w14:textId="75945BD0" w:rsidR="00AB3BA9" w:rsidRPr="00622A7F" w:rsidRDefault="00AB3BA9" w:rsidP="00AB3BA9">
            <w:pPr>
              <w:spacing w:after="0" w:line="240" w:lineRule="auto"/>
              <w:jc w:val="left"/>
              <w:rPr>
                <w:rFonts w:eastAsia="Times New Roman" w:cs="Arial"/>
                <w:color w:val="000000"/>
                <w:sz w:val="22"/>
              </w:rPr>
            </w:pPr>
            <w:del w:id="7142" w:author="Haskamp, Stefan (extern)" w:date="2022-01-29T12:56:00Z">
              <w:r w:rsidRPr="00622A7F" w:rsidDel="007E7A4A">
                <w:rPr>
                  <w:rFonts w:eastAsia="Times New Roman" w:cs="Arial"/>
                  <w:color w:val="000000"/>
                  <w:sz w:val="22"/>
                  <w:lang w:val="en-GB"/>
                </w:rPr>
                <w:delText>Thermo Scientific</w:delText>
              </w:r>
            </w:del>
            <w:ins w:id="7143" w:author="Haskamp, Stefan (extern)" w:date="2022-01-29T12:56:00Z">
              <w:r w:rsidR="007E7A4A">
                <w:rPr>
                  <w:rFonts w:eastAsia="Times New Roman" w:cs="Arial"/>
                  <w:color w:val="000000"/>
                  <w:sz w:val="22"/>
                  <w:lang w:val="en-GB"/>
                </w:rPr>
                <w:t>Thermo Fisher Scientific</w:t>
              </w:r>
            </w:ins>
          </w:p>
        </w:tc>
      </w:tr>
      <w:tr w:rsidR="00AB3BA9" w:rsidRPr="00622A7F" w14:paraId="7216AFE0" w14:textId="77777777" w:rsidTr="005D6231">
        <w:trPr>
          <w:trHeight w:val="285"/>
          <w:trPrChange w:id="7144"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45"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FD9EF0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Disinfecting agent</w:t>
            </w:r>
          </w:p>
        </w:tc>
        <w:tc>
          <w:tcPr>
            <w:tcW w:w="4152" w:type="dxa"/>
            <w:tcBorders>
              <w:top w:val="nil"/>
              <w:left w:val="nil"/>
              <w:bottom w:val="single" w:sz="4" w:space="0" w:color="auto"/>
              <w:right w:val="single" w:sz="4" w:space="0" w:color="auto"/>
            </w:tcBorders>
            <w:shd w:val="clear" w:color="auto" w:fill="auto"/>
            <w:noWrap/>
            <w:vAlign w:val="center"/>
            <w:hideMark/>
            <w:tcPrChange w:id="7146"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56B4D33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Apesin</w:t>
            </w:r>
          </w:p>
        </w:tc>
      </w:tr>
      <w:tr w:rsidR="00AB3BA9" w:rsidRPr="00622A7F" w14:paraId="26E6E851" w14:textId="77777777" w:rsidTr="005D6231">
        <w:trPr>
          <w:trHeight w:val="285"/>
          <w:trPrChange w:id="7147"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48"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B66239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Falcons 15 ml, 50 ml</w:t>
            </w:r>
          </w:p>
        </w:tc>
        <w:tc>
          <w:tcPr>
            <w:tcW w:w="4152" w:type="dxa"/>
            <w:tcBorders>
              <w:top w:val="nil"/>
              <w:left w:val="nil"/>
              <w:bottom w:val="single" w:sz="4" w:space="0" w:color="auto"/>
              <w:right w:val="single" w:sz="4" w:space="0" w:color="auto"/>
            </w:tcBorders>
            <w:shd w:val="clear" w:color="auto" w:fill="auto"/>
            <w:noWrap/>
            <w:vAlign w:val="center"/>
            <w:hideMark/>
            <w:tcPrChange w:id="7149"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4870B545"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Greiner</w:t>
            </w:r>
          </w:p>
        </w:tc>
      </w:tr>
      <w:tr w:rsidR="00AB3BA9" w:rsidRPr="00622A7F" w14:paraId="21BD1B2E" w14:textId="77777777" w:rsidTr="005D6231">
        <w:trPr>
          <w:trHeight w:val="285"/>
          <w:trPrChange w:id="7150"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51"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036B338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Filter, Ø 125 mm pleated</w:t>
            </w:r>
          </w:p>
        </w:tc>
        <w:tc>
          <w:tcPr>
            <w:tcW w:w="4152" w:type="dxa"/>
            <w:tcBorders>
              <w:top w:val="nil"/>
              <w:left w:val="nil"/>
              <w:bottom w:val="single" w:sz="4" w:space="0" w:color="auto"/>
              <w:right w:val="single" w:sz="4" w:space="0" w:color="auto"/>
            </w:tcBorders>
            <w:shd w:val="clear" w:color="auto" w:fill="auto"/>
            <w:noWrap/>
            <w:vAlign w:val="center"/>
            <w:hideMark/>
            <w:tcPrChange w:id="7152"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42A3D20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A. Hartenstein</w:t>
            </w:r>
          </w:p>
        </w:tc>
      </w:tr>
      <w:tr w:rsidR="00AB3BA9" w:rsidRPr="00622A7F" w14:paraId="20151449" w14:textId="77777777" w:rsidTr="005D6231">
        <w:trPr>
          <w:trHeight w:val="285"/>
          <w:trPrChange w:id="7153"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54"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EC875D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Filter, pleated</w:t>
            </w:r>
          </w:p>
        </w:tc>
        <w:tc>
          <w:tcPr>
            <w:tcW w:w="4152" w:type="dxa"/>
            <w:tcBorders>
              <w:top w:val="nil"/>
              <w:left w:val="nil"/>
              <w:bottom w:val="single" w:sz="4" w:space="0" w:color="auto"/>
              <w:right w:val="single" w:sz="4" w:space="0" w:color="auto"/>
            </w:tcBorders>
            <w:shd w:val="clear" w:color="auto" w:fill="auto"/>
            <w:noWrap/>
            <w:vAlign w:val="center"/>
            <w:hideMark/>
            <w:tcPrChange w:id="7155"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1B5ED4C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Schleicher &amp; Schüll</w:t>
            </w:r>
          </w:p>
        </w:tc>
      </w:tr>
      <w:tr w:rsidR="00AB3BA9" w:rsidRPr="00622A7F" w14:paraId="602E9682" w14:textId="77777777" w:rsidTr="005D6231">
        <w:trPr>
          <w:trHeight w:val="285"/>
          <w:trPrChange w:id="7156"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57"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3B7E705"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Filter, sterilizing grade</w:t>
            </w:r>
          </w:p>
        </w:tc>
        <w:tc>
          <w:tcPr>
            <w:tcW w:w="4152" w:type="dxa"/>
            <w:tcBorders>
              <w:top w:val="nil"/>
              <w:left w:val="nil"/>
              <w:bottom w:val="single" w:sz="4" w:space="0" w:color="auto"/>
              <w:right w:val="single" w:sz="4" w:space="0" w:color="auto"/>
            </w:tcBorders>
            <w:shd w:val="clear" w:color="auto" w:fill="auto"/>
            <w:noWrap/>
            <w:vAlign w:val="center"/>
            <w:hideMark/>
            <w:tcPrChange w:id="7158"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12694FE"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VWR</w:t>
            </w:r>
          </w:p>
        </w:tc>
      </w:tr>
      <w:tr w:rsidR="00AB3BA9" w:rsidRPr="00622A7F" w14:paraId="7E1D9A71" w14:textId="77777777" w:rsidTr="005D6231">
        <w:trPr>
          <w:trHeight w:val="285"/>
          <w:trPrChange w:id="7159"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60"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650E8F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Gloves Safeskin Satin Plus </w:t>
            </w:r>
          </w:p>
        </w:tc>
        <w:tc>
          <w:tcPr>
            <w:tcW w:w="4152" w:type="dxa"/>
            <w:tcBorders>
              <w:top w:val="nil"/>
              <w:left w:val="nil"/>
              <w:bottom w:val="single" w:sz="4" w:space="0" w:color="auto"/>
              <w:right w:val="single" w:sz="4" w:space="0" w:color="auto"/>
            </w:tcBorders>
            <w:shd w:val="clear" w:color="auto" w:fill="auto"/>
            <w:noWrap/>
            <w:vAlign w:val="center"/>
            <w:hideMark/>
            <w:tcPrChange w:id="7161"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19055F1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Kimberly-Clark</w:t>
            </w:r>
          </w:p>
        </w:tc>
      </w:tr>
      <w:tr w:rsidR="00AB3BA9" w:rsidRPr="00622A7F" w14:paraId="23008893" w14:textId="77777777" w:rsidTr="005D6231">
        <w:trPr>
          <w:trHeight w:val="285"/>
          <w:trPrChange w:id="7162"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63"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50BADDE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Gloves Sempercare Nitrile </w:t>
            </w:r>
          </w:p>
        </w:tc>
        <w:tc>
          <w:tcPr>
            <w:tcW w:w="4152" w:type="dxa"/>
            <w:tcBorders>
              <w:top w:val="nil"/>
              <w:left w:val="nil"/>
              <w:bottom w:val="single" w:sz="4" w:space="0" w:color="auto"/>
              <w:right w:val="single" w:sz="4" w:space="0" w:color="auto"/>
            </w:tcBorders>
            <w:shd w:val="clear" w:color="auto" w:fill="auto"/>
            <w:noWrap/>
            <w:vAlign w:val="center"/>
            <w:hideMark/>
            <w:tcPrChange w:id="7164"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BDEF242"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Sempermed</w:t>
            </w:r>
          </w:p>
        </w:tc>
      </w:tr>
      <w:tr w:rsidR="00AB3BA9" w:rsidRPr="00622A7F" w14:paraId="46402621" w14:textId="77777777" w:rsidTr="005D6231">
        <w:trPr>
          <w:trHeight w:val="285"/>
          <w:trPrChange w:id="7165"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66"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684248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Marker tape</w:t>
            </w:r>
          </w:p>
        </w:tc>
        <w:tc>
          <w:tcPr>
            <w:tcW w:w="4152" w:type="dxa"/>
            <w:tcBorders>
              <w:top w:val="nil"/>
              <w:left w:val="nil"/>
              <w:bottom w:val="single" w:sz="4" w:space="0" w:color="auto"/>
              <w:right w:val="single" w:sz="4" w:space="0" w:color="auto"/>
            </w:tcBorders>
            <w:shd w:val="clear" w:color="auto" w:fill="auto"/>
            <w:noWrap/>
            <w:vAlign w:val="center"/>
            <w:hideMark/>
            <w:tcPrChange w:id="7167"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767A209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Costar</w:t>
            </w:r>
          </w:p>
        </w:tc>
      </w:tr>
      <w:tr w:rsidR="00AB3BA9" w:rsidRPr="00622A7F" w14:paraId="4C4BA523" w14:textId="77777777" w:rsidTr="005D6231">
        <w:trPr>
          <w:trHeight w:val="285"/>
          <w:trPrChange w:id="7168"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69"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603968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Microscope slide</w:t>
            </w:r>
          </w:p>
        </w:tc>
        <w:tc>
          <w:tcPr>
            <w:tcW w:w="4152" w:type="dxa"/>
            <w:tcBorders>
              <w:top w:val="nil"/>
              <w:left w:val="nil"/>
              <w:bottom w:val="single" w:sz="4" w:space="0" w:color="auto"/>
              <w:right w:val="single" w:sz="4" w:space="0" w:color="auto"/>
            </w:tcBorders>
            <w:shd w:val="clear" w:color="auto" w:fill="auto"/>
            <w:noWrap/>
            <w:vAlign w:val="center"/>
            <w:hideMark/>
            <w:tcPrChange w:id="7170"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72B2B160" w14:textId="185E28B9" w:rsidR="00AB3BA9" w:rsidRPr="00622A7F" w:rsidRDefault="00AB3BA9" w:rsidP="00AB3BA9">
            <w:pPr>
              <w:spacing w:after="0" w:line="240" w:lineRule="auto"/>
              <w:jc w:val="left"/>
              <w:rPr>
                <w:rFonts w:eastAsia="Times New Roman" w:cs="Arial"/>
                <w:color w:val="000000"/>
                <w:sz w:val="22"/>
              </w:rPr>
            </w:pPr>
            <w:del w:id="7171" w:author="Haskamp, Stefan (extern)" w:date="2022-01-29T12:56:00Z">
              <w:r w:rsidRPr="00622A7F" w:rsidDel="007E7A4A">
                <w:rPr>
                  <w:rFonts w:eastAsia="Times New Roman" w:cs="Arial"/>
                  <w:color w:val="000000"/>
                  <w:sz w:val="22"/>
                  <w:lang w:val="en-GB"/>
                </w:rPr>
                <w:delText>Thermo Scientific</w:delText>
              </w:r>
            </w:del>
            <w:ins w:id="7172" w:author="Haskamp, Stefan (extern)" w:date="2022-01-29T12:56:00Z">
              <w:r w:rsidR="007E7A4A">
                <w:rPr>
                  <w:rFonts w:eastAsia="Times New Roman" w:cs="Arial"/>
                  <w:color w:val="000000"/>
                  <w:sz w:val="22"/>
                  <w:lang w:val="en-GB"/>
                </w:rPr>
                <w:t>Thermo Fisher Scientific</w:t>
              </w:r>
            </w:ins>
          </w:p>
        </w:tc>
      </w:tr>
      <w:tr w:rsidR="00AB3BA9" w:rsidRPr="00622A7F" w14:paraId="1273F848" w14:textId="77777777" w:rsidTr="005D6231">
        <w:trPr>
          <w:trHeight w:val="285"/>
          <w:trPrChange w:id="7173"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74"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0D0B13E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Microscope slide, Poly-L-Lysine-coated</w:t>
            </w:r>
          </w:p>
        </w:tc>
        <w:tc>
          <w:tcPr>
            <w:tcW w:w="4152" w:type="dxa"/>
            <w:tcBorders>
              <w:top w:val="nil"/>
              <w:left w:val="nil"/>
              <w:bottom w:val="single" w:sz="4" w:space="0" w:color="auto"/>
              <w:right w:val="single" w:sz="4" w:space="0" w:color="auto"/>
            </w:tcBorders>
            <w:shd w:val="clear" w:color="auto" w:fill="auto"/>
            <w:noWrap/>
            <w:vAlign w:val="center"/>
            <w:hideMark/>
            <w:tcPrChange w:id="7175"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7D070C6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Neuvitro</w:t>
            </w:r>
          </w:p>
        </w:tc>
      </w:tr>
      <w:tr w:rsidR="00AB3BA9" w:rsidRPr="00622A7F" w14:paraId="0D829073" w14:textId="77777777" w:rsidTr="005D6231">
        <w:trPr>
          <w:trHeight w:val="285"/>
          <w:trPrChange w:id="7176"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77"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0608976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rPr>
              <w:t>Monovette EDTA KE/4.9ml</w:t>
            </w:r>
          </w:p>
        </w:tc>
        <w:tc>
          <w:tcPr>
            <w:tcW w:w="4152" w:type="dxa"/>
            <w:tcBorders>
              <w:top w:val="nil"/>
              <w:left w:val="nil"/>
              <w:bottom w:val="single" w:sz="4" w:space="0" w:color="auto"/>
              <w:right w:val="single" w:sz="4" w:space="0" w:color="auto"/>
            </w:tcBorders>
            <w:shd w:val="clear" w:color="auto" w:fill="auto"/>
            <w:noWrap/>
            <w:vAlign w:val="center"/>
            <w:hideMark/>
            <w:tcPrChange w:id="7178"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12A6366C"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rPr>
              <w:t>Sarstedt</w:t>
            </w:r>
          </w:p>
        </w:tc>
      </w:tr>
      <w:tr w:rsidR="00AB3BA9" w:rsidRPr="00622A7F" w14:paraId="60E3B9BC" w14:textId="77777777" w:rsidTr="005D6231">
        <w:trPr>
          <w:trHeight w:val="285"/>
          <w:trPrChange w:id="7179"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80"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4EC3CA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rPr>
              <w:t>Monovette EDTA KE/9ml</w:t>
            </w:r>
          </w:p>
        </w:tc>
        <w:tc>
          <w:tcPr>
            <w:tcW w:w="4152" w:type="dxa"/>
            <w:tcBorders>
              <w:top w:val="nil"/>
              <w:left w:val="nil"/>
              <w:bottom w:val="single" w:sz="4" w:space="0" w:color="auto"/>
              <w:right w:val="single" w:sz="4" w:space="0" w:color="auto"/>
            </w:tcBorders>
            <w:shd w:val="clear" w:color="auto" w:fill="auto"/>
            <w:noWrap/>
            <w:vAlign w:val="center"/>
            <w:hideMark/>
            <w:tcPrChange w:id="7181"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55DED6C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rPr>
              <w:t>Sarstedt</w:t>
            </w:r>
          </w:p>
        </w:tc>
      </w:tr>
      <w:tr w:rsidR="00AB3BA9" w:rsidRPr="00622A7F" w14:paraId="63B91A74" w14:textId="77777777" w:rsidTr="005D6231">
        <w:trPr>
          <w:trHeight w:val="285"/>
          <w:trPrChange w:id="7182"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83"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B5948C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neoTape labelling tape</w:t>
            </w:r>
          </w:p>
        </w:tc>
        <w:tc>
          <w:tcPr>
            <w:tcW w:w="4152" w:type="dxa"/>
            <w:tcBorders>
              <w:top w:val="nil"/>
              <w:left w:val="nil"/>
              <w:bottom w:val="single" w:sz="4" w:space="0" w:color="auto"/>
              <w:right w:val="single" w:sz="4" w:space="0" w:color="auto"/>
            </w:tcBorders>
            <w:shd w:val="clear" w:color="auto" w:fill="auto"/>
            <w:noWrap/>
            <w:vAlign w:val="center"/>
            <w:hideMark/>
            <w:tcPrChange w:id="7184"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4B49A7D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neoLab</w:t>
            </w:r>
          </w:p>
        </w:tc>
      </w:tr>
      <w:tr w:rsidR="00AB3BA9" w:rsidRPr="00622A7F" w14:paraId="43E2F961" w14:textId="77777777" w:rsidTr="005D6231">
        <w:trPr>
          <w:trHeight w:val="285"/>
          <w:trPrChange w:id="7185"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86"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4F38C03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Optical adhesive covers</w:t>
            </w:r>
          </w:p>
        </w:tc>
        <w:tc>
          <w:tcPr>
            <w:tcW w:w="4152" w:type="dxa"/>
            <w:tcBorders>
              <w:top w:val="nil"/>
              <w:left w:val="nil"/>
              <w:bottom w:val="single" w:sz="4" w:space="0" w:color="auto"/>
              <w:right w:val="single" w:sz="4" w:space="0" w:color="auto"/>
            </w:tcBorders>
            <w:shd w:val="clear" w:color="auto" w:fill="auto"/>
            <w:noWrap/>
            <w:vAlign w:val="center"/>
            <w:hideMark/>
            <w:tcPrChange w:id="7187"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4F31C86E" w14:textId="32FEBCC0" w:rsidR="00AB3BA9" w:rsidRPr="00622A7F" w:rsidRDefault="00AB3BA9" w:rsidP="00AB3BA9">
            <w:pPr>
              <w:spacing w:after="0" w:line="240" w:lineRule="auto"/>
              <w:jc w:val="left"/>
              <w:rPr>
                <w:rFonts w:eastAsia="Times New Roman" w:cs="Arial"/>
                <w:color w:val="000000"/>
                <w:sz w:val="22"/>
              </w:rPr>
            </w:pPr>
            <w:commentRangeStart w:id="7188"/>
            <w:r w:rsidRPr="00622A7F">
              <w:rPr>
                <w:rFonts w:eastAsia="Times New Roman" w:cs="Arial"/>
                <w:color w:val="000000"/>
                <w:sz w:val="22"/>
                <w:lang w:val="en-GB"/>
              </w:rPr>
              <w:t>Life Technologies</w:t>
            </w:r>
            <w:commentRangeEnd w:id="7188"/>
            <w:r w:rsidR="003908AB" w:rsidRPr="00622A7F">
              <w:rPr>
                <w:rStyle w:val="Kommentarzeichen"/>
                <w:rFonts w:cs="Arial"/>
              </w:rPr>
              <w:commentReference w:id="7188"/>
            </w:r>
            <w:ins w:id="7189" w:author="Stefan" w:date="2021-10-07T16:08:00Z">
              <w:r w:rsidR="00155456" w:rsidRPr="00622A7F">
                <w:rPr>
                  <w:rFonts w:eastAsia="Times New Roman" w:cs="Arial"/>
                  <w:color w:val="000000"/>
                  <w:sz w:val="22"/>
                  <w:lang w:val="en-GB"/>
                </w:rPr>
                <w:t xml:space="preserve"> (Thermo Fisher Scientific)</w:t>
              </w:r>
            </w:ins>
          </w:p>
        </w:tc>
      </w:tr>
      <w:tr w:rsidR="00AB3BA9" w:rsidRPr="00622A7F" w14:paraId="0944DCCB" w14:textId="77777777" w:rsidTr="005D6231">
        <w:trPr>
          <w:trHeight w:val="285"/>
          <w:trPrChange w:id="7190"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91"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585DAC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Para film</w:t>
            </w:r>
          </w:p>
        </w:tc>
        <w:tc>
          <w:tcPr>
            <w:tcW w:w="4152" w:type="dxa"/>
            <w:tcBorders>
              <w:top w:val="nil"/>
              <w:left w:val="nil"/>
              <w:bottom w:val="single" w:sz="4" w:space="0" w:color="auto"/>
              <w:right w:val="single" w:sz="4" w:space="0" w:color="auto"/>
            </w:tcBorders>
            <w:shd w:val="clear" w:color="auto" w:fill="auto"/>
            <w:noWrap/>
            <w:vAlign w:val="center"/>
            <w:hideMark/>
            <w:tcPrChange w:id="7192"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B26C44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Pechiney Plastic Packaging </w:t>
            </w:r>
          </w:p>
        </w:tc>
      </w:tr>
      <w:tr w:rsidR="00AB3BA9" w:rsidRPr="00622A7F" w14:paraId="1B85B88F" w14:textId="77777777" w:rsidTr="005D6231">
        <w:trPr>
          <w:trHeight w:val="285"/>
          <w:trPrChange w:id="7193"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94"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31D71B0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Pasteur pipettes</w:t>
            </w:r>
          </w:p>
        </w:tc>
        <w:tc>
          <w:tcPr>
            <w:tcW w:w="4152" w:type="dxa"/>
            <w:tcBorders>
              <w:top w:val="nil"/>
              <w:left w:val="nil"/>
              <w:bottom w:val="single" w:sz="4" w:space="0" w:color="auto"/>
              <w:right w:val="single" w:sz="4" w:space="0" w:color="auto"/>
            </w:tcBorders>
            <w:shd w:val="clear" w:color="auto" w:fill="auto"/>
            <w:noWrap/>
            <w:vAlign w:val="center"/>
            <w:hideMark/>
            <w:tcPrChange w:id="7195"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434E01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33B65A2F" w14:textId="77777777" w:rsidTr="005D6231">
        <w:trPr>
          <w:trHeight w:val="285"/>
          <w:trPrChange w:id="7196"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197"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406167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PAXgene Blood RNA tubes</w:t>
            </w:r>
          </w:p>
        </w:tc>
        <w:tc>
          <w:tcPr>
            <w:tcW w:w="4152" w:type="dxa"/>
            <w:tcBorders>
              <w:top w:val="nil"/>
              <w:left w:val="nil"/>
              <w:bottom w:val="single" w:sz="4" w:space="0" w:color="auto"/>
              <w:right w:val="single" w:sz="4" w:space="0" w:color="auto"/>
            </w:tcBorders>
            <w:shd w:val="clear" w:color="auto" w:fill="auto"/>
            <w:noWrap/>
            <w:vAlign w:val="center"/>
            <w:hideMark/>
            <w:tcPrChange w:id="7198"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899EA1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Becton Dickinson</w:t>
            </w:r>
          </w:p>
        </w:tc>
      </w:tr>
      <w:tr w:rsidR="00AB3BA9" w:rsidRPr="00622A7F" w14:paraId="20BBF319" w14:textId="77777777" w:rsidTr="005D6231">
        <w:trPr>
          <w:trHeight w:val="285"/>
          <w:trPrChange w:id="7199"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00"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5AE912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Petri dish</w:t>
            </w:r>
          </w:p>
        </w:tc>
        <w:tc>
          <w:tcPr>
            <w:tcW w:w="4152" w:type="dxa"/>
            <w:tcBorders>
              <w:top w:val="nil"/>
              <w:left w:val="nil"/>
              <w:bottom w:val="single" w:sz="4" w:space="0" w:color="auto"/>
              <w:right w:val="single" w:sz="4" w:space="0" w:color="auto"/>
            </w:tcBorders>
            <w:shd w:val="clear" w:color="auto" w:fill="auto"/>
            <w:noWrap/>
            <w:vAlign w:val="center"/>
            <w:hideMark/>
            <w:tcPrChange w:id="7201"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45030AA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Peske</w:t>
            </w:r>
          </w:p>
        </w:tc>
      </w:tr>
      <w:tr w:rsidR="00AB3BA9" w:rsidRPr="00622A7F" w14:paraId="4067B40B" w14:textId="77777777" w:rsidTr="005D6231">
        <w:trPr>
          <w:trHeight w:val="285"/>
          <w:trPrChange w:id="7202"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03"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569BE6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Petri dish</w:t>
            </w:r>
          </w:p>
        </w:tc>
        <w:tc>
          <w:tcPr>
            <w:tcW w:w="4152" w:type="dxa"/>
            <w:tcBorders>
              <w:top w:val="nil"/>
              <w:left w:val="nil"/>
              <w:bottom w:val="single" w:sz="4" w:space="0" w:color="auto"/>
              <w:right w:val="single" w:sz="4" w:space="0" w:color="auto"/>
            </w:tcBorders>
            <w:shd w:val="clear" w:color="auto" w:fill="auto"/>
            <w:noWrap/>
            <w:vAlign w:val="center"/>
            <w:hideMark/>
            <w:tcPrChange w:id="7204"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4BB4C3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Greiner</w:t>
            </w:r>
          </w:p>
        </w:tc>
      </w:tr>
      <w:tr w:rsidR="00AB3BA9" w:rsidRPr="00622A7F" w14:paraId="34AABF50" w14:textId="77777777" w:rsidTr="005D6231">
        <w:trPr>
          <w:trHeight w:val="285"/>
          <w:trPrChange w:id="7205"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06"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572F092"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Pipette tip 10 µl </w:t>
            </w:r>
          </w:p>
        </w:tc>
        <w:tc>
          <w:tcPr>
            <w:tcW w:w="4152" w:type="dxa"/>
            <w:tcBorders>
              <w:top w:val="nil"/>
              <w:left w:val="nil"/>
              <w:bottom w:val="single" w:sz="4" w:space="0" w:color="auto"/>
              <w:right w:val="single" w:sz="4" w:space="0" w:color="auto"/>
            </w:tcBorders>
            <w:shd w:val="clear" w:color="auto" w:fill="auto"/>
            <w:noWrap/>
            <w:vAlign w:val="center"/>
            <w:hideMark/>
            <w:tcPrChange w:id="7207"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0584046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Biozym</w:t>
            </w:r>
          </w:p>
        </w:tc>
      </w:tr>
      <w:tr w:rsidR="00AB3BA9" w:rsidRPr="00622A7F" w14:paraId="6D667837" w14:textId="77777777" w:rsidTr="005D6231">
        <w:trPr>
          <w:trHeight w:val="285"/>
          <w:trPrChange w:id="7208"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09"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57A214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Pipette tip 200 µl, 1000 µl </w:t>
            </w:r>
          </w:p>
        </w:tc>
        <w:tc>
          <w:tcPr>
            <w:tcW w:w="4152" w:type="dxa"/>
            <w:tcBorders>
              <w:top w:val="nil"/>
              <w:left w:val="nil"/>
              <w:bottom w:val="single" w:sz="4" w:space="0" w:color="auto"/>
              <w:right w:val="single" w:sz="4" w:space="0" w:color="auto"/>
            </w:tcBorders>
            <w:shd w:val="clear" w:color="auto" w:fill="auto"/>
            <w:noWrap/>
            <w:vAlign w:val="center"/>
            <w:hideMark/>
            <w:tcPrChange w:id="7210"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095A6F2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Sarstedt</w:t>
            </w:r>
          </w:p>
        </w:tc>
      </w:tr>
      <w:tr w:rsidR="00AB3BA9" w:rsidRPr="00622A7F" w14:paraId="78A21782" w14:textId="77777777" w:rsidTr="005D6231">
        <w:trPr>
          <w:trHeight w:val="285"/>
          <w:trPrChange w:id="7211"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12"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0F1EC26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Pipette tip 5 ml, 10 ml, 20 ml</w:t>
            </w:r>
          </w:p>
        </w:tc>
        <w:tc>
          <w:tcPr>
            <w:tcW w:w="4152" w:type="dxa"/>
            <w:tcBorders>
              <w:top w:val="nil"/>
              <w:left w:val="nil"/>
              <w:bottom w:val="single" w:sz="4" w:space="0" w:color="auto"/>
              <w:right w:val="single" w:sz="4" w:space="0" w:color="auto"/>
            </w:tcBorders>
            <w:shd w:val="clear" w:color="auto" w:fill="auto"/>
            <w:noWrap/>
            <w:vAlign w:val="center"/>
            <w:hideMark/>
            <w:tcPrChange w:id="7213"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A14BCF7" w14:textId="0700997F" w:rsidR="00AB3BA9" w:rsidRPr="00622A7F" w:rsidRDefault="00AB3BA9">
            <w:pPr>
              <w:spacing w:after="0" w:line="240" w:lineRule="auto"/>
              <w:jc w:val="left"/>
              <w:rPr>
                <w:rFonts w:eastAsia="Times New Roman" w:cs="Arial"/>
                <w:color w:val="000000"/>
                <w:sz w:val="22"/>
              </w:rPr>
            </w:pPr>
            <w:commentRangeStart w:id="7214"/>
            <w:r w:rsidRPr="00622A7F">
              <w:rPr>
                <w:rFonts w:eastAsia="Times New Roman" w:cs="Arial"/>
                <w:color w:val="000000"/>
                <w:sz w:val="22"/>
                <w:lang w:val="en-GB"/>
              </w:rPr>
              <w:t>TPP</w:t>
            </w:r>
            <w:commentRangeEnd w:id="7214"/>
            <w:r w:rsidR="003908AB" w:rsidRPr="00622A7F">
              <w:rPr>
                <w:rStyle w:val="Kommentarzeichen"/>
                <w:rFonts w:cs="Arial"/>
              </w:rPr>
              <w:commentReference w:id="7214"/>
            </w:r>
            <w:ins w:id="7215" w:author="Stefan" w:date="2021-10-07T16:12:00Z">
              <w:r w:rsidR="00155456" w:rsidRPr="00622A7F">
                <w:rPr>
                  <w:rFonts w:eastAsia="Times New Roman" w:cs="Arial"/>
                  <w:color w:val="000000"/>
                  <w:sz w:val="22"/>
                  <w:lang w:val="en-GB"/>
                </w:rPr>
                <w:t xml:space="preserve"> </w:t>
              </w:r>
              <w:r w:rsidR="005D6231" w:rsidRPr="00622A7F">
                <w:rPr>
                  <w:rFonts w:eastAsia="Times New Roman" w:cs="Arial"/>
                  <w:color w:val="000000"/>
                  <w:sz w:val="22"/>
                  <w:lang w:val="en-GB"/>
                </w:rPr>
                <w:t>Techno Plastic Products</w:t>
              </w:r>
            </w:ins>
          </w:p>
        </w:tc>
      </w:tr>
      <w:tr w:rsidR="00AB3BA9" w:rsidRPr="00622A7F" w14:paraId="62537A87" w14:textId="77777777" w:rsidTr="005D6231">
        <w:trPr>
          <w:trHeight w:val="285"/>
          <w:trPrChange w:id="7216"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17"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D6CD6E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Pipette tip dispenser 25 ml</w:t>
            </w:r>
          </w:p>
        </w:tc>
        <w:tc>
          <w:tcPr>
            <w:tcW w:w="4152" w:type="dxa"/>
            <w:tcBorders>
              <w:top w:val="nil"/>
              <w:left w:val="nil"/>
              <w:bottom w:val="single" w:sz="4" w:space="0" w:color="auto"/>
              <w:right w:val="single" w:sz="4" w:space="0" w:color="auto"/>
            </w:tcBorders>
            <w:shd w:val="clear" w:color="auto" w:fill="auto"/>
            <w:noWrap/>
            <w:vAlign w:val="center"/>
            <w:hideMark/>
            <w:tcPrChange w:id="7218"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537C4AEE"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Brand</w:t>
            </w:r>
          </w:p>
        </w:tc>
      </w:tr>
      <w:tr w:rsidR="00AB3BA9" w:rsidRPr="00622A7F" w14:paraId="51ADF9DA" w14:textId="77777777" w:rsidTr="005D6231">
        <w:trPr>
          <w:trHeight w:val="285"/>
          <w:trPrChange w:id="7219"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20"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379086B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Pipette tip PP 10 µl, short, with filter</w:t>
            </w:r>
          </w:p>
        </w:tc>
        <w:tc>
          <w:tcPr>
            <w:tcW w:w="4152" w:type="dxa"/>
            <w:tcBorders>
              <w:top w:val="nil"/>
              <w:left w:val="nil"/>
              <w:bottom w:val="single" w:sz="4" w:space="0" w:color="auto"/>
              <w:right w:val="single" w:sz="4" w:space="0" w:color="auto"/>
            </w:tcBorders>
            <w:shd w:val="clear" w:color="auto" w:fill="auto"/>
            <w:noWrap/>
            <w:vAlign w:val="center"/>
            <w:hideMark/>
            <w:tcPrChange w:id="7221"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3E8D66C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Nerbe plus</w:t>
            </w:r>
          </w:p>
        </w:tc>
      </w:tr>
      <w:tr w:rsidR="00AB3BA9" w:rsidRPr="00622A7F" w14:paraId="5AFA3F78" w14:textId="77777777" w:rsidTr="005D6231">
        <w:trPr>
          <w:trHeight w:val="285"/>
          <w:trPrChange w:id="7222"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23"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A56F43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Pipette tip, with filter 10 µl, 20 µl, 200 µl, 1000 µl</w:t>
            </w:r>
          </w:p>
        </w:tc>
        <w:tc>
          <w:tcPr>
            <w:tcW w:w="4152" w:type="dxa"/>
            <w:tcBorders>
              <w:top w:val="nil"/>
              <w:left w:val="nil"/>
              <w:bottom w:val="single" w:sz="4" w:space="0" w:color="auto"/>
              <w:right w:val="single" w:sz="4" w:space="0" w:color="auto"/>
            </w:tcBorders>
            <w:shd w:val="clear" w:color="auto" w:fill="auto"/>
            <w:noWrap/>
            <w:vAlign w:val="center"/>
            <w:hideMark/>
            <w:tcPrChange w:id="7224"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14E2C70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Biozym, nerbe plus</w:t>
            </w:r>
          </w:p>
        </w:tc>
      </w:tr>
      <w:tr w:rsidR="00AB3BA9" w:rsidRPr="00622A7F" w14:paraId="4B75A8A2" w14:textId="77777777" w:rsidTr="005D6231">
        <w:trPr>
          <w:trHeight w:val="285"/>
          <w:trPrChange w:id="7225"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26"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4D61B5F6" w14:textId="16DB5AD3" w:rsidR="00AB3BA9" w:rsidRPr="00622A7F" w:rsidRDefault="00AB3BA9" w:rsidP="00A047A2">
            <w:pPr>
              <w:spacing w:after="0" w:line="240" w:lineRule="auto"/>
              <w:jc w:val="left"/>
              <w:rPr>
                <w:rFonts w:eastAsia="Times New Roman" w:cs="Arial"/>
                <w:color w:val="000000"/>
                <w:sz w:val="22"/>
              </w:rPr>
            </w:pPr>
            <w:r w:rsidRPr="00622A7F">
              <w:rPr>
                <w:rFonts w:eastAsia="Times New Roman" w:cs="Arial"/>
                <w:color w:val="000000"/>
                <w:sz w:val="22"/>
                <w:lang w:val="en-GB"/>
              </w:rPr>
              <w:t>Pipette tips Combitips plus 0</w:t>
            </w:r>
            <w:del w:id="7227" w:author="Haskamp, Stefan (extern)" w:date="2022-01-15T16:05:00Z">
              <w:r w:rsidRPr="00622A7F" w:rsidDel="007B2448">
                <w:rPr>
                  <w:rFonts w:eastAsia="Times New Roman" w:cs="Arial"/>
                  <w:color w:val="000000"/>
                  <w:sz w:val="22"/>
                  <w:lang w:val="en-GB"/>
                </w:rPr>
                <w:delText>,</w:delText>
              </w:r>
            </w:del>
            <w:ins w:id="7228" w:author="Haskamp, Stefan (extern)" w:date="2022-01-15T16:05:00Z">
              <w:r w:rsidR="007B2448">
                <w:rPr>
                  <w:rFonts w:eastAsia="Times New Roman" w:cs="Arial"/>
                  <w:color w:val="000000"/>
                  <w:sz w:val="22"/>
                  <w:lang w:val="en-GB"/>
                </w:rPr>
                <w:t>.</w:t>
              </w:r>
            </w:ins>
            <w:r w:rsidRPr="00622A7F">
              <w:rPr>
                <w:rFonts w:eastAsia="Times New Roman" w:cs="Arial"/>
                <w:color w:val="000000"/>
                <w:sz w:val="22"/>
                <w:lang w:val="en-GB"/>
              </w:rPr>
              <w:t>1 ml, 0</w:t>
            </w:r>
            <w:del w:id="7229" w:author="Haskamp, Stefan (extern)" w:date="2022-01-15T16:05:00Z">
              <w:r w:rsidRPr="00622A7F" w:rsidDel="007B2448">
                <w:rPr>
                  <w:rFonts w:eastAsia="Times New Roman" w:cs="Arial"/>
                  <w:color w:val="000000"/>
                  <w:sz w:val="22"/>
                  <w:lang w:val="en-GB"/>
                </w:rPr>
                <w:delText>,</w:delText>
              </w:r>
            </w:del>
            <w:ins w:id="7230" w:author="Haskamp, Stefan (extern)" w:date="2022-01-15T16:05:00Z">
              <w:r w:rsidR="007B2448">
                <w:rPr>
                  <w:rFonts w:eastAsia="Times New Roman" w:cs="Arial"/>
                  <w:color w:val="000000"/>
                  <w:sz w:val="22"/>
                  <w:lang w:val="en-GB"/>
                </w:rPr>
                <w:t>.</w:t>
              </w:r>
            </w:ins>
            <w:r w:rsidRPr="00622A7F">
              <w:rPr>
                <w:rFonts w:eastAsia="Times New Roman" w:cs="Arial"/>
                <w:color w:val="000000"/>
                <w:sz w:val="22"/>
                <w:lang w:val="en-GB"/>
              </w:rPr>
              <w:t>5 ml</w:t>
            </w:r>
          </w:p>
        </w:tc>
        <w:tc>
          <w:tcPr>
            <w:tcW w:w="4152" w:type="dxa"/>
            <w:tcBorders>
              <w:top w:val="nil"/>
              <w:left w:val="nil"/>
              <w:bottom w:val="single" w:sz="4" w:space="0" w:color="auto"/>
              <w:right w:val="single" w:sz="4" w:space="0" w:color="auto"/>
            </w:tcBorders>
            <w:shd w:val="clear" w:color="auto" w:fill="auto"/>
            <w:noWrap/>
            <w:vAlign w:val="center"/>
            <w:hideMark/>
            <w:tcPrChange w:id="7231"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388E704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Eppendorf</w:t>
            </w:r>
          </w:p>
        </w:tc>
      </w:tr>
      <w:tr w:rsidR="00AB3BA9" w:rsidRPr="00622A7F" w14:paraId="79889800" w14:textId="77777777" w:rsidTr="005D6231">
        <w:trPr>
          <w:trHeight w:val="285"/>
          <w:trPrChange w:id="7232"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33"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BD3371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Pistils</w:t>
            </w:r>
          </w:p>
        </w:tc>
        <w:tc>
          <w:tcPr>
            <w:tcW w:w="4152" w:type="dxa"/>
            <w:tcBorders>
              <w:top w:val="nil"/>
              <w:left w:val="nil"/>
              <w:bottom w:val="single" w:sz="4" w:space="0" w:color="auto"/>
              <w:right w:val="single" w:sz="4" w:space="0" w:color="auto"/>
            </w:tcBorders>
            <w:shd w:val="clear" w:color="auto" w:fill="auto"/>
            <w:noWrap/>
            <w:vAlign w:val="center"/>
            <w:hideMark/>
            <w:tcPrChange w:id="7234"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70F4C72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6C9CB512" w14:textId="77777777" w:rsidTr="005D6231">
        <w:trPr>
          <w:trHeight w:val="285"/>
          <w:trPrChange w:id="7235"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36"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083C35C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Plates: 384 Well optical reaction plate (qPCR)</w:t>
            </w:r>
          </w:p>
        </w:tc>
        <w:tc>
          <w:tcPr>
            <w:tcW w:w="4152" w:type="dxa"/>
            <w:tcBorders>
              <w:top w:val="nil"/>
              <w:left w:val="nil"/>
              <w:bottom w:val="single" w:sz="4" w:space="0" w:color="auto"/>
              <w:right w:val="single" w:sz="4" w:space="0" w:color="auto"/>
            </w:tcBorders>
            <w:shd w:val="clear" w:color="auto" w:fill="auto"/>
            <w:noWrap/>
            <w:vAlign w:val="center"/>
            <w:hideMark/>
            <w:tcPrChange w:id="7237"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08E8F8C8" w14:textId="35EE6363"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Life Technologies</w:t>
            </w:r>
            <w:ins w:id="7238" w:author="Stefan" w:date="2021-10-07T16:09:00Z">
              <w:r w:rsidR="00155456" w:rsidRPr="00622A7F">
                <w:rPr>
                  <w:rFonts w:eastAsia="Times New Roman" w:cs="Arial"/>
                  <w:color w:val="000000"/>
                  <w:sz w:val="22"/>
                  <w:lang w:val="en-GB"/>
                </w:rPr>
                <w:t xml:space="preserve"> (Thermo Fisher Scientific)</w:t>
              </w:r>
            </w:ins>
          </w:p>
        </w:tc>
      </w:tr>
      <w:tr w:rsidR="00AB3BA9" w:rsidRPr="00622A7F" w14:paraId="17958762" w14:textId="77777777" w:rsidTr="005D6231">
        <w:trPr>
          <w:trHeight w:val="285"/>
          <w:trPrChange w:id="7239"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40"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52DB580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Plates: 96 Well PCR plates</w:t>
            </w:r>
          </w:p>
        </w:tc>
        <w:tc>
          <w:tcPr>
            <w:tcW w:w="4152" w:type="dxa"/>
            <w:tcBorders>
              <w:top w:val="nil"/>
              <w:left w:val="nil"/>
              <w:bottom w:val="single" w:sz="4" w:space="0" w:color="auto"/>
              <w:right w:val="single" w:sz="4" w:space="0" w:color="auto"/>
            </w:tcBorders>
            <w:shd w:val="clear" w:color="auto" w:fill="auto"/>
            <w:noWrap/>
            <w:vAlign w:val="center"/>
            <w:hideMark/>
            <w:tcPrChange w:id="7241"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43CC819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Corning</w:t>
            </w:r>
          </w:p>
        </w:tc>
      </w:tr>
      <w:tr w:rsidR="00AB3BA9" w:rsidRPr="00622A7F" w14:paraId="077DC7E5" w14:textId="77777777" w:rsidTr="005D6231">
        <w:trPr>
          <w:trHeight w:val="285"/>
          <w:trPrChange w:id="7242"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43"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5E776D2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Plates: 96 Well sequencing plates </w:t>
            </w:r>
          </w:p>
        </w:tc>
        <w:tc>
          <w:tcPr>
            <w:tcW w:w="4152" w:type="dxa"/>
            <w:tcBorders>
              <w:top w:val="nil"/>
              <w:left w:val="nil"/>
              <w:bottom w:val="single" w:sz="4" w:space="0" w:color="auto"/>
              <w:right w:val="single" w:sz="4" w:space="0" w:color="auto"/>
            </w:tcBorders>
            <w:shd w:val="clear" w:color="auto" w:fill="auto"/>
            <w:noWrap/>
            <w:vAlign w:val="center"/>
            <w:hideMark/>
            <w:tcPrChange w:id="7244"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6A4487E"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Greiner</w:t>
            </w:r>
          </w:p>
        </w:tc>
      </w:tr>
      <w:tr w:rsidR="00AB3BA9" w:rsidRPr="00622A7F" w14:paraId="07906AB9" w14:textId="77777777" w:rsidTr="005D6231">
        <w:trPr>
          <w:trHeight w:val="285"/>
          <w:trPrChange w:id="7245"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46"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F6A3F8E"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Reaction tube 0.2 ml </w:t>
            </w:r>
          </w:p>
        </w:tc>
        <w:tc>
          <w:tcPr>
            <w:tcW w:w="4152" w:type="dxa"/>
            <w:tcBorders>
              <w:top w:val="nil"/>
              <w:left w:val="nil"/>
              <w:bottom w:val="single" w:sz="4" w:space="0" w:color="auto"/>
              <w:right w:val="single" w:sz="4" w:space="0" w:color="auto"/>
            </w:tcBorders>
            <w:shd w:val="clear" w:color="auto" w:fill="auto"/>
            <w:noWrap/>
            <w:vAlign w:val="center"/>
            <w:hideMark/>
            <w:tcPrChange w:id="7247"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A15209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Peqlab, VWR</w:t>
            </w:r>
          </w:p>
        </w:tc>
      </w:tr>
      <w:tr w:rsidR="00AB3BA9" w:rsidRPr="00622A7F" w14:paraId="2BED69A2" w14:textId="77777777" w:rsidTr="005D6231">
        <w:trPr>
          <w:trHeight w:val="285"/>
          <w:trPrChange w:id="7248"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49"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4A5AE63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Reaction tube 0.5 ml </w:t>
            </w:r>
          </w:p>
        </w:tc>
        <w:tc>
          <w:tcPr>
            <w:tcW w:w="4152" w:type="dxa"/>
            <w:tcBorders>
              <w:top w:val="nil"/>
              <w:left w:val="nil"/>
              <w:bottom w:val="single" w:sz="4" w:space="0" w:color="auto"/>
              <w:right w:val="single" w:sz="4" w:space="0" w:color="auto"/>
            </w:tcBorders>
            <w:shd w:val="clear" w:color="auto" w:fill="auto"/>
            <w:noWrap/>
            <w:vAlign w:val="center"/>
            <w:hideMark/>
            <w:tcPrChange w:id="7250"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1C3EAFD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Peske</w:t>
            </w:r>
          </w:p>
        </w:tc>
      </w:tr>
      <w:tr w:rsidR="00AB3BA9" w:rsidRPr="00622A7F" w14:paraId="2FA1E897" w14:textId="77777777" w:rsidTr="005D6231">
        <w:trPr>
          <w:trHeight w:val="285"/>
          <w:trPrChange w:id="7251"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52"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4DFA361B"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Reaction tube 1.5 ml with/without cover</w:t>
            </w:r>
          </w:p>
        </w:tc>
        <w:tc>
          <w:tcPr>
            <w:tcW w:w="4152" w:type="dxa"/>
            <w:tcBorders>
              <w:top w:val="nil"/>
              <w:left w:val="nil"/>
              <w:bottom w:val="single" w:sz="4" w:space="0" w:color="auto"/>
              <w:right w:val="single" w:sz="4" w:space="0" w:color="auto"/>
            </w:tcBorders>
            <w:shd w:val="clear" w:color="auto" w:fill="auto"/>
            <w:noWrap/>
            <w:vAlign w:val="center"/>
            <w:hideMark/>
            <w:tcPrChange w:id="7253"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12FA83E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Eppendorf, Peske</w:t>
            </w:r>
          </w:p>
        </w:tc>
      </w:tr>
      <w:tr w:rsidR="00AB3BA9" w:rsidRPr="00622A7F" w14:paraId="55741967" w14:textId="77777777" w:rsidTr="005D6231">
        <w:trPr>
          <w:trHeight w:val="285"/>
          <w:trPrChange w:id="7254"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55"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164B5E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Reaction tube 2 ml </w:t>
            </w:r>
          </w:p>
        </w:tc>
        <w:tc>
          <w:tcPr>
            <w:tcW w:w="4152" w:type="dxa"/>
            <w:tcBorders>
              <w:top w:val="nil"/>
              <w:left w:val="nil"/>
              <w:bottom w:val="single" w:sz="4" w:space="0" w:color="auto"/>
              <w:right w:val="single" w:sz="4" w:space="0" w:color="auto"/>
            </w:tcBorders>
            <w:shd w:val="clear" w:color="auto" w:fill="auto"/>
            <w:noWrap/>
            <w:vAlign w:val="center"/>
            <w:hideMark/>
            <w:tcPrChange w:id="7256"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3FA26E7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Eppendorf, Peske</w:t>
            </w:r>
          </w:p>
        </w:tc>
      </w:tr>
      <w:tr w:rsidR="00AB3BA9" w:rsidRPr="00622A7F" w14:paraId="04988B00" w14:textId="77777777" w:rsidTr="005D6231">
        <w:trPr>
          <w:trHeight w:val="285"/>
          <w:trPrChange w:id="7257"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58"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1FF664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rPr>
              <w:t>Safety-Multifly-Needle</w:t>
            </w:r>
          </w:p>
        </w:tc>
        <w:tc>
          <w:tcPr>
            <w:tcW w:w="4152" w:type="dxa"/>
            <w:tcBorders>
              <w:top w:val="nil"/>
              <w:left w:val="nil"/>
              <w:bottom w:val="single" w:sz="4" w:space="0" w:color="auto"/>
              <w:right w:val="single" w:sz="4" w:space="0" w:color="auto"/>
            </w:tcBorders>
            <w:shd w:val="clear" w:color="auto" w:fill="auto"/>
            <w:noWrap/>
            <w:vAlign w:val="center"/>
            <w:hideMark/>
            <w:tcPrChange w:id="7259"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1E036DD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rPr>
              <w:t>Sarstedt</w:t>
            </w:r>
          </w:p>
        </w:tc>
      </w:tr>
      <w:tr w:rsidR="00AB3BA9" w:rsidRPr="00622A7F" w14:paraId="3598A73F" w14:textId="77777777" w:rsidTr="005D6231">
        <w:trPr>
          <w:trHeight w:val="285"/>
          <w:trPrChange w:id="7260"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61"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B192895"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Saran wrap</w:t>
            </w:r>
          </w:p>
        </w:tc>
        <w:tc>
          <w:tcPr>
            <w:tcW w:w="4152" w:type="dxa"/>
            <w:tcBorders>
              <w:top w:val="nil"/>
              <w:left w:val="nil"/>
              <w:bottom w:val="single" w:sz="4" w:space="0" w:color="auto"/>
              <w:right w:val="single" w:sz="4" w:space="0" w:color="auto"/>
            </w:tcBorders>
            <w:shd w:val="clear" w:color="auto" w:fill="auto"/>
            <w:noWrap/>
            <w:vAlign w:val="center"/>
            <w:hideMark/>
            <w:tcPrChange w:id="7262"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3F36D51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Saran</w:t>
            </w:r>
          </w:p>
        </w:tc>
      </w:tr>
      <w:tr w:rsidR="00AB3BA9" w:rsidRPr="00622A7F" w14:paraId="7F8B68B4" w14:textId="77777777" w:rsidTr="005D6231">
        <w:trPr>
          <w:trHeight w:val="285"/>
          <w:trPrChange w:id="7263"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64"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3C54ECF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Scalpel, single-use</w:t>
            </w:r>
          </w:p>
        </w:tc>
        <w:tc>
          <w:tcPr>
            <w:tcW w:w="4152" w:type="dxa"/>
            <w:tcBorders>
              <w:top w:val="nil"/>
              <w:left w:val="nil"/>
              <w:bottom w:val="single" w:sz="4" w:space="0" w:color="auto"/>
              <w:right w:val="single" w:sz="4" w:space="0" w:color="auto"/>
            </w:tcBorders>
            <w:shd w:val="clear" w:color="auto" w:fill="auto"/>
            <w:noWrap/>
            <w:vAlign w:val="center"/>
            <w:hideMark/>
            <w:tcPrChange w:id="7265"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113616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Feather</w:t>
            </w:r>
          </w:p>
        </w:tc>
      </w:tr>
      <w:tr w:rsidR="00AB3BA9" w:rsidRPr="00622A7F" w14:paraId="442A5604" w14:textId="77777777" w:rsidTr="005D6231">
        <w:trPr>
          <w:trHeight w:val="285"/>
          <w:trPrChange w:id="7266"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67"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23CB08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Syringe 1 ml, 2 ml</w:t>
            </w:r>
          </w:p>
        </w:tc>
        <w:tc>
          <w:tcPr>
            <w:tcW w:w="4152" w:type="dxa"/>
            <w:tcBorders>
              <w:top w:val="nil"/>
              <w:left w:val="nil"/>
              <w:bottom w:val="single" w:sz="4" w:space="0" w:color="auto"/>
              <w:right w:val="single" w:sz="4" w:space="0" w:color="auto"/>
            </w:tcBorders>
            <w:shd w:val="clear" w:color="auto" w:fill="auto"/>
            <w:noWrap/>
            <w:vAlign w:val="center"/>
            <w:hideMark/>
            <w:tcPrChange w:id="7268"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0D4C5375"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Braun</w:t>
            </w:r>
          </w:p>
        </w:tc>
      </w:tr>
      <w:tr w:rsidR="00AB3BA9" w:rsidRPr="00622A7F" w14:paraId="66A40F6C" w14:textId="77777777" w:rsidTr="005D6231">
        <w:trPr>
          <w:trHeight w:val="285"/>
          <w:trPrChange w:id="7269"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70"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732BF3B"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Thermowell sealing mats</w:t>
            </w:r>
          </w:p>
        </w:tc>
        <w:tc>
          <w:tcPr>
            <w:tcW w:w="4152" w:type="dxa"/>
            <w:tcBorders>
              <w:top w:val="nil"/>
              <w:left w:val="nil"/>
              <w:bottom w:val="single" w:sz="4" w:space="0" w:color="auto"/>
              <w:right w:val="single" w:sz="4" w:space="0" w:color="auto"/>
            </w:tcBorders>
            <w:shd w:val="clear" w:color="auto" w:fill="auto"/>
            <w:noWrap/>
            <w:vAlign w:val="center"/>
            <w:hideMark/>
            <w:tcPrChange w:id="7271"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60DF03D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Corning</w:t>
            </w:r>
          </w:p>
        </w:tc>
      </w:tr>
      <w:tr w:rsidR="00AB3BA9" w:rsidRPr="00622A7F" w14:paraId="07C3C80A" w14:textId="77777777" w:rsidTr="005D6231">
        <w:trPr>
          <w:trHeight w:val="285"/>
          <w:trPrChange w:id="7272"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73"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3EF08FC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Toothpick</w:t>
            </w:r>
          </w:p>
        </w:tc>
        <w:tc>
          <w:tcPr>
            <w:tcW w:w="4152" w:type="dxa"/>
            <w:tcBorders>
              <w:top w:val="nil"/>
              <w:left w:val="nil"/>
              <w:bottom w:val="single" w:sz="4" w:space="0" w:color="auto"/>
              <w:right w:val="single" w:sz="4" w:space="0" w:color="auto"/>
            </w:tcBorders>
            <w:shd w:val="clear" w:color="auto" w:fill="auto"/>
            <w:noWrap/>
            <w:vAlign w:val="center"/>
            <w:hideMark/>
            <w:tcPrChange w:id="7274"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2DC8B49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Fackelmann</w:t>
            </w:r>
          </w:p>
        </w:tc>
      </w:tr>
      <w:tr w:rsidR="00AB3BA9" w:rsidRPr="00622A7F" w14:paraId="46158323" w14:textId="77777777" w:rsidTr="005D6231">
        <w:trPr>
          <w:trHeight w:val="285"/>
          <w:trPrChange w:id="7275" w:author="Stefan" w:date="2021-10-07T16:13:00Z">
            <w:trPr>
              <w:trHeight w:val="285"/>
            </w:trPr>
          </w:trPrChange>
        </w:trPr>
        <w:tc>
          <w:tcPr>
            <w:tcW w:w="5028" w:type="dxa"/>
            <w:tcBorders>
              <w:top w:val="nil"/>
              <w:left w:val="single" w:sz="4" w:space="0" w:color="auto"/>
              <w:bottom w:val="single" w:sz="4" w:space="0" w:color="auto"/>
              <w:right w:val="single" w:sz="4" w:space="0" w:color="auto"/>
            </w:tcBorders>
            <w:shd w:val="clear" w:color="auto" w:fill="auto"/>
            <w:noWrap/>
            <w:vAlign w:val="center"/>
            <w:hideMark/>
            <w:tcPrChange w:id="7276" w:author="Stefan" w:date="2021-10-07T16:13:00Z">
              <w:tcPr>
                <w:tcW w:w="598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CDDE54C"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Well plates, glass</w:t>
            </w:r>
          </w:p>
        </w:tc>
        <w:tc>
          <w:tcPr>
            <w:tcW w:w="4152" w:type="dxa"/>
            <w:tcBorders>
              <w:top w:val="nil"/>
              <w:left w:val="nil"/>
              <w:bottom w:val="single" w:sz="4" w:space="0" w:color="auto"/>
              <w:right w:val="single" w:sz="4" w:space="0" w:color="auto"/>
            </w:tcBorders>
            <w:shd w:val="clear" w:color="auto" w:fill="auto"/>
            <w:noWrap/>
            <w:vAlign w:val="center"/>
            <w:hideMark/>
            <w:tcPrChange w:id="7277" w:author="Stefan" w:date="2021-10-07T16:13:00Z">
              <w:tcPr>
                <w:tcW w:w="2920" w:type="dxa"/>
                <w:tcBorders>
                  <w:top w:val="nil"/>
                  <w:left w:val="nil"/>
                  <w:bottom w:val="single" w:sz="4" w:space="0" w:color="auto"/>
                  <w:right w:val="single" w:sz="4" w:space="0" w:color="auto"/>
                </w:tcBorders>
                <w:shd w:val="clear" w:color="auto" w:fill="auto"/>
                <w:noWrap/>
                <w:vAlign w:val="center"/>
                <w:hideMark/>
              </w:tcPr>
            </w:tcPrChange>
          </w:tcPr>
          <w:p w14:paraId="67B2814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Hampton Research</w:t>
            </w:r>
          </w:p>
        </w:tc>
      </w:tr>
    </w:tbl>
    <w:p w14:paraId="37B8D96A" w14:textId="77777777" w:rsidR="0026124C" w:rsidRPr="00622A7F" w:rsidRDefault="0026124C" w:rsidP="0026124C">
      <w:pPr>
        <w:rPr>
          <w:rFonts w:cs="Arial"/>
        </w:rPr>
      </w:pPr>
    </w:p>
    <w:p w14:paraId="3DBB64A4" w14:textId="63A30495" w:rsidR="00A976C5" w:rsidRPr="00622A7F" w:rsidRDefault="00AB3BA9" w:rsidP="00AB3BA9">
      <w:pPr>
        <w:pStyle w:val="berschrift3"/>
        <w:rPr>
          <w:rFonts w:cs="Arial"/>
        </w:rPr>
      </w:pPr>
      <w:bookmarkStart w:id="7278" w:name="_Toc91488945"/>
      <w:r w:rsidRPr="00622A7F">
        <w:rPr>
          <w:rFonts w:cs="Arial"/>
        </w:rPr>
        <w:t>Chemicals and enzymes</w:t>
      </w:r>
      <w:bookmarkEnd w:id="7278"/>
    </w:p>
    <w:p w14:paraId="75970C36" w14:textId="14E48CE9" w:rsidR="005D6492" w:rsidRPr="00622A7F" w:rsidRDefault="005D6492" w:rsidP="00030D93">
      <w:pPr>
        <w:keepNext/>
        <w:rPr>
          <w:ins w:id="7279" w:author="Stefan" w:date="2021-10-05T10:22:00Z"/>
          <w:rFonts w:cs="Arial"/>
        </w:rPr>
      </w:pPr>
      <w:bookmarkStart w:id="7280" w:name="_Toc94355277"/>
      <w:ins w:id="7281" w:author="Stefan" w:date="2021-10-05T10:22:00Z">
        <w:r w:rsidRPr="00622A7F">
          <w:rPr>
            <w:rFonts w:cs="Arial"/>
          </w:rPr>
          <w:t xml:space="preserve">Table </w:t>
        </w:r>
      </w:ins>
      <w:ins w:id="7282"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7283" w:author="Haskamp, Stefan" w:date="2022-02-05T20:56:00Z">
        <w:r w:rsidR="005A4AC0">
          <w:rPr>
            <w:rFonts w:cs="Arial"/>
            <w:noProof/>
          </w:rPr>
          <w:t>28</w:t>
        </w:r>
        <w:r w:rsidR="005A4AC0">
          <w:rPr>
            <w:rFonts w:cs="Arial"/>
          </w:rPr>
          <w:fldChar w:fldCharType="end"/>
        </w:r>
      </w:ins>
      <w:ins w:id="7284" w:author="Stefan" w:date="2021-10-05T10:22:00Z">
        <w:del w:id="7285" w:author="Haskamp, Stefan" w:date="2022-02-05T20:56:00Z">
          <w:r w:rsidRPr="00622A7F" w:rsidDel="005A4AC0">
            <w:rPr>
              <w:rFonts w:cs="Arial"/>
            </w:rPr>
            <w:fldChar w:fldCharType="begin"/>
          </w:r>
          <w:r w:rsidRPr="00622A7F" w:rsidDel="005A4AC0">
            <w:rPr>
              <w:rFonts w:cs="Arial"/>
            </w:rPr>
            <w:delInstrText xml:space="preserve"> SEQ Table \* ARABIC </w:delInstrText>
          </w:r>
        </w:del>
      </w:ins>
      <w:del w:id="7286" w:author="Haskamp, Stefan" w:date="2022-02-05T20:56:00Z">
        <w:r w:rsidRPr="00622A7F" w:rsidDel="005A4AC0">
          <w:rPr>
            <w:rFonts w:cs="Arial"/>
          </w:rPr>
          <w:fldChar w:fldCharType="separate"/>
        </w:r>
        <w:r w:rsidR="002D4AD7" w:rsidDel="005A4AC0">
          <w:rPr>
            <w:rFonts w:cs="Arial"/>
            <w:noProof/>
          </w:rPr>
          <w:delText>27</w:delText>
        </w:r>
      </w:del>
      <w:ins w:id="7287" w:author="Stefan" w:date="2021-10-05T10:22:00Z">
        <w:del w:id="7288" w:author="Haskamp, Stefan" w:date="2022-02-05T20:56:00Z">
          <w:r w:rsidRPr="00622A7F" w:rsidDel="005A4AC0">
            <w:rPr>
              <w:rFonts w:cs="Arial"/>
            </w:rPr>
            <w:fldChar w:fldCharType="end"/>
          </w:r>
        </w:del>
        <w:r w:rsidRPr="00622A7F">
          <w:rPr>
            <w:rFonts w:cs="Arial"/>
          </w:rPr>
          <w:t>: Chemicals and enzymes</w:t>
        </w:r>
        <w:bookmarkEnd w:id="7280"/>
      </w:ins>
    </w:p>
    <w:tbl>
      <w:tblPr>
        <w:tblW w:w="9600" w:type="dxa"/>
        <w:tblInd w:w="-5" w:type="dxa"/>
        <w:tblLook w:val="04A0" w:firstRow="1" w:lastRow="0" w:firstColumn="1" w:lastColumn="0" w:noHBand="0" w:noVBand="1"/>
      </w:tblPr>
      <w:tblGrid>
        <w:gridCol w:w="4700"/>
        <w:gridCol w:w="4900"/>
      </w:tblGrid>
      <w:tr w:rsidR="00AB3BA9" w:rsidRPr="00622A7F" w14:paraId="31F2FCF7" w14:textId="77777777" w:rsidTr="00AB3BA9">
        <w:trPr>
          <w:trHeight w:val="300"/>
        </w:trPr>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63A8B3" w14:textId="77777777" w:rsidR="00AB3BA9" w:rsidRPr="00622A7F" w:rsidRDefault="00AB3BA9" w:rsidP="00AB3BA9">
            <w:pPr>
              <w:spacing w:after="0" w:line="240" w:lineRule="auto"/>
              <w:jc w:val="left"/>
              <w:rPr>
                <w:rFonts w:eastAsia="Times New Roman" w:cs="Arial"/>
                <w:b/>
                <w:bCs/>
                <w:color w:val="000000"/>
                <w:sz w:val="22"/>
              </w:rPr>
            </w:pPr>
            <w:r w:rsidRPr="00622A7F">
              <w:rPr>
                <w:rFonts w:eastAsia="Times New Roman" w:cs="Arial"/>
                <w:b/>
                <w:bCs/>
                <w:color w:val="000000"/>
                <w:sz w:val="22"/>
              </w:rPr>
              <w:t>Chemicals and Enzymes</w:t>
            </w:r>
          </w:p>
        </w:tc>
        <w:tc>
          <w:tcPr>
            <w:tcW w:w="4900" w:type="dxa"/>
            <w:tcBorders>
              <w:top w:val="single" w:sz="4" w:space="0" w:color="auto"/>
              <w:left w:val="nil"/>
              <w:bottom w:val="single" w:sz="4" w:space="0" w:color="auto"/>
              <w:right w:val="single" w:sz="4" w:space="0" w:color="auto"/>
            </w:tcBorders>
            <w:shd w:val="clear" w:color="auto" w:fill="auto"/>
            <w:noWrap/>
            <w:vAlign w:val="bottom"/>
            <w:hideMark/>
          </w:tcPr>
          <w:p w14:paraId="6C4BC5DF" w14:textId="77777777" w:rsidR="00AB3BA9" w:rsidRPr="00622A7F" w:rsidRDefault="00AB3BA9" w:rsidP="00AB3BA9">
            <w:pPr>
              <w:spacing w:after="0" w:line="240" w:lineRule="auto"/>
              <w:jc w:val="left"/>
              <w:rPr>
                <w:rFonts w:eastAsia="Times New Roman" w:cs="Arial"/>
                <w:b/>
                <w:bCs/>
                <w:color w:val="000000"/>
                <w:sz w:val="22"/>
              </w:rPr>
            </w:pPr>
            <w:r w:rsidRPr="00622A7F">
              <w:rPr>
                <w:rFonts w:eastAsia="Times New Roman" w:cs="Arial"/>
                <w:b/>
                <w:bCs/>
                <w:color w:val="000000"/>
                <w:sz w:val="22"/>
              </w:rPr>
              <w:t>Company</w:t>
            </w:r>
          </w:p>
        </w:tc>
      </w:tr>
      <w:tr w:rsidR="00AB3BA9" w:rsidRPr="00622A7F" w14:paraId="298DAC98" w14:textId="77777777" w:rsidTr="00AB3BA9">
        <w:trPr>
          <w:trHeight w:val="300"/>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51DF5A6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Agar-Agar Kobe I</w:t>
            </w:r>
          </w:p>
        </w:tc>
        <w:tc>
          <w:tcPr>
            <w:tcW w:w="4900" w:type="dxa"/>
            <w:tcBorders>
              <w:top w:val="nil"/>
              <w:left w:val="nil"/>
              <w:bottom w:val="single" w:sz="4" w:space="0" w:color="auto"/>
              <w:right w:val="single" w:sz="4" w:space="0" w:color="auto"/>
            </w:tcBorders>
            <w:shd w:val="clear" w:color="auto" w:fill="auto"/>
            <w:noWrap/>
            <w:vAlign w:val="bottom"/>
            <w:hideMark/>
          </w:tcPr>
          <w:p w14:paraId="009D31D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6EFC5A40"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3B23127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Agarose</w:t>
            </w:r>
          </w:p>
        </w:tc>
        <w:tc>
          <w:tcPr>
            <w:tcW w:w="4900" w:type="dxa"/>
            <w:tcBorders>
              <w:top w:val="nil"/>
              <w:left w:val="nil"/>
              <w:bottom w:val="single" w:sz="4" w:space="0" w:color="auto"/>
              <w:right w:val="single" w:sz="4" w:space="0" w:color="auto"/>
            </w:tcBorders>
            <w:shd w:val="clear" w:color="auto" w:fill="auto"/>
            <w:noWrap/>
            <w:vAlign w:val="bottom"/>
            <w:hideMark/>
          </w:tcPr>
          <w:p w14:paraId="4B8957DB"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Biozym</w:t>
            </w:r>
          </w:p>
        </w:tc>
      </w:tr>
      <w:tr w:rsidR="00AB3BA9" w:rsidRPr="00622A7F" w14:paraId="502E3132" w14:textId="77777777" w:rsidTr="00AB3BA9">
        <w:trPr>
          <w:trHeight w:val="300"/>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621F467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Ampicillin</w:t>
            </w:r>
          </w:p>
        </w:tc>
        <w:tc>
          <w:tcPr>
            <w:tcW w:w="4900" w:type="dxa"/>
            <w:tcBorders>
              <w:top w:val="nil"/>
              <w:left w:val="nil"/>
              <w:bottom w:val="single" w:sz="4" w:space="0" w:color="auto"/>
              <w:right w:val="single" w:sz="4" w:space="0" w:color="auto"/>
            </w:tcBorders>
            <w:shd w:val="clear" w:color="auto" w:fill="auto"/>
            <w:noWrap/>
            <w:vAlign w:val="bottom"/>
            <w:hideMark/>
          </w:tcPr>
          <w:p w14:paraId="64DEBE0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45C28882"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7222CA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Antarctic Phosphatase I (5 U/µl) </w:t>
            </w:r>
          </w:p>
        </w:tc>
        <w:tc>
          <w:tcPr>
            <w:tcW w:w="4900" w:type="dxa"/>
            <w:tcBorders>
              <w:top w:val="nil"/>
              <w:left w:val="nil"/>
              <w:bottom w:val="single" w:sz="4" w:space="0" w:color="auto"/>
              <w:right w:val="single" w:sz="4" w:space="0" w:color="auto"/>
            </w:tcBorders>
            <w:shd w:val="clear" w:color="auto" w:fill="auto"/>
            <w:noWrap/>
            <w:vAlign w:val="bottom"/>
            <w:hideMark/>
          </w:tcPr>
          <w:p w14:paraId="15179BD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NEB</w:t>
            </w:r>
          </w:p>
        </w:tc>
      </w:tr>
      <w:tr w:rsidR="00AB3BA9" w:rsidRPr="00622A7F" w14:paraId="1B919B64"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52FBB14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Antarctic Phosphatase Reaction Buffer (10x)</w:t>
            </w:r>
          </w:p>
        </w:tc>
        <w:tc>
          <w:tcPr>
            <w:tcW w:w="4900" w:type="dxa"/>
            <w:tcBorders>
              <w:top w:val="nil"/>
              <w:left w:val="nil"/>
              <w:bottom w:val="single" w:sz="4" w:space="0" w:color="auto"/>
              <w:right w:val="single" w:sz="4" w:space="0" w:color="auto"/>
            </w:tcBorders>
            <w:shd w:val="clear" w:color="auto" w:fill="auto"/>
            <w:noWrap/>
            <w:vAlign w:val="bottom"/>
            <w:hideMark/>
          </w:tcPr>
          <w:p w14:paraId="1CCDBB2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NEB</w:t>
            </w:r>
          </w:p>
        </w:tc>
      </w:tr>
      <w:tr w:rsidR="00AB3BA9" w:rsidRPr="00622A7F" w14:paraId="7B19716E"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3C03051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Betaine (5 M)</w:t>
            </w:r>
          </w:p>
        </w:tc>
        <w:tc>
          <w:tcPr>
            <w:tcW w:w="4900" w:type="dxa"/>
            <w:tcBorders>
              <w:top w:val="nil"/>
              <w:left w:val="nil"/>
              <w:bottom w:val="single" w:sz="4" w:space="0" w:color="auto"/>
              <w:right w:val="single" w:sz="4" w:space="0" w:color="auto"/>
            </w:tcBorders>
            <w:shd w:val="clear" w:color="auto" w:fill="auto"/>
            <w:noWrap/>
            <w:vAlign w:val="bottom"/>
            <w:hideMark/>
          </w:tcPr>
          <w:p w14:paraId="5AE76BA5"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Sigma Aldrich</w:t>
            </w:r>
          </w:p>
        </w:tc>
      </w:tr>
      <w:tr w:rsidR="00AB3BA9" w:rsidRPr="00622A7F" w14:paraId="5ED315DB" w14:textId="77777777" w:rsidTr="00AB3BA9">
        <w:trPr>
          <w:trHeight w:val="300"/>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A2176A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Beta-mercaptoethanol</w:t>
            </w:r>
          </w:p>
        </w:tc>
        <w:tc>
          <w:tcPr>
            <w:tcW w:w="4900" w:type="dxa"/>
            <w:tcBorders>
              <w:top w:val="nil"/>
              <w:left w:val="nil"/>
              <w:bottom w:val="single" w:sz="4" w:space="0" w:color="auto"/>
              <w:right w:val="single" w:sz="4" w:space="0" w:color="auto"/>
            </w:tcBorders>
            <w:shd w:val="clear" w:color="auto" w:fill="auto"/>
            <w:noWrap/>
            <w:vAlign w:val="bottom"/>
            <w:hideMark/>
          </w:tcPr>
          <w:p w14:paraId="10D1E1E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39043AFF"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62FA575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Bovine serum albumin (BSA)</w:t>
            </w:r>
          </w:p>
        </w:tc>
        <w:tc>
          <w:tcPr>
            <w:tcW w:w="4900" w:type="dxa"/>
            <w:tcBorders>
              <w:top w:val="nil"/>
              <w:left w:val="nil"/>
              <w:bottom w:val="single" w:sz="4" w:space="0" w:color="auto"/>
              <w:right w:val="single" w:sz="4" w:space="0" w:color="auto"/>
            </w:tcBorders>
            <w:shd w:val="clear" w:color="auto" w:fill="auto"/>
            <w:noWrap/>
            <w:vAlign w:val="bottom"/>
            <w:hideMark/>
          </w:tcPr>
          <w:p w14:paraId="38F563D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Sigma Aldrich</w:t>
            </w:r>
          </w:p>
        </w:tc>
      </w:tr>
      <w:tr w:rsidR="00AB3BA9" w:rsidRPr="00622A7F" w14:paraId="6CD5BFD9"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72582732"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Bromophenol blue</w:t>
            </w:r>
          </w:p>
        </w:tc>
        <w:tc>
          <w:tcPr>
            <w:tcW w:w="4900" w:type="dxa"/>
            <w:tcBorders>
              <w:top w:val="nil"/>
              <w:left w:val="nil"/>
              <w:bottom w:val="single" w:sz="4" w:space="0" w:color="auto"/>
              <w:right w:val="single" w:sz="4" w:space="0" w:color="auto"/>
            </w:tcBorders>
            <w:shd w:val="clear" w:color="auto" w:fill="auto"/>
            <w:noWrap/>
            <w:vAlign w:val="bottom"/>
            <w:hideMark/>
          </w:tcPr>
          <w:p w14:paraId="3AE48BD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Sigma Aldrich</w:t>
            </w:r>
          </w:p>
        </w:tc>
      </w:tr>
      <w:tr w:rsidR="00AB3BA9" w:rsidRPr="00622A7F" w14:paraId="2FA83F43"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5F2DD4A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Calcium chloride (CaCl)</w:t>
            </w:r>
          </w:p>
        </w:tc>
        <w:tc>
          <w:tcPr>
            <w:tcW w:w="4900" w:type="dxa"/>
            <w:tcBorders>
              <w:top w:val="nil"/>
              <w:left w:val="nil"/>
              <w:bottom w:val="single" w:sz="4" w:space="0" w:color="auto"/>
              <w:right w:val="single" w:sz="4" w:space="0" w:color="auto"/>
            </w:tcBorders>
            <w:shd w:val="clear" w:color="auto" w:fill="auto"/>
            <w:noWrap/>
            <w:vAlign w:val="bottom"/>
            <w:hideMark/>
          </w:tcPr>
          <w:p w14:paraId="7C42F46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4D778459"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648FA76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DAPI</w:t>
            </w:r>
          </w:p>
        </w:tc>
        <w:tc>
          <w:tcPr>
            <w:tcW w:w="4900" w:type="dxa"/>
            <w:tcBorders>
              <w:top w:val="nil"/>
              <w:left w:val="nil"/>
              <w:bottom w:val="single" w:sz="4" w:space="0" w:color="auto"/>
              <w:right w:val="single" w:sz="4" w:space="0" w:color="auto"/>
            </w:tcBorders>
            <w:shd w:val="clear" w:color="auto" w:fill="auto"/>
            <w:noWrap/>
            <w:vAlign w:val="bottom"/>
            <w:hideMark/>
          </w:tcPr>
          <w:p w14:paraId="7616383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Serva</w:t>
            </w:r>
          </w:p>
        </w:tc>
      </w:tr>
      <w:tr w:rsidR="00AB3BA9" w:rsidRPr="00622A7F" w14:paraId="20E8BC27"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7D1D399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Deoxy nucleotide-Triphosphate (dNTPs)</w:t>
            </w:r>
          </w:p>
        </w:tc>
        <w:tc>
          <w:tcPr>
            <w:tcW w:w="4900" w:type="dxa"/>
            <w:tcBorders>
              <w:top w:val="nil"/>
              <w:left w:val="nil"/>
              <w:bottom w:val="single" w:sz="4" w:space="0" w:color="auto"/>
              <w:right w:val="single" w:sz="4" w:space="0" w:color="auto"/>
            </w:tcBorders>
            <w:shd w:val="clear" w:color="auto" w:fill="auto"/>
            <w:noWrap/>
            <w:vAlign w:val="bottom"/>
            <w:hideMark/>
          </w:tcPr>
          <w:p w14:paraId="653798AB" w14:textId="430FC5AD"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Life Technologies</w:t>
            </w:r>
            <w:ins w:id="7289" w:author="Stefan" w:date="2021-10-07T16:09:00Z">
              <w:r w:rsidR="00155456" w:rsidRPr="00622A7F">
                <w:rPr>
                  <w:rFonts w:eastAsia="Times New Roman" w:cs="Arial"/>
                  <w:color w:val="000000"/>
                  <w:sz w:val="22"/>
                  <w:lang w:val="en-GB"/>
                </w:rPr>
                <w:t xml:space="preserve"> (Thermo Fisher Scientific)</w:t>
              </w:r>
            </w:ins>
          </w:p>
        </w:tc>
      </w:tr>
      <w:tr w:rsidR="00AB3BA9" w:rsidRPr="00622A7F" w14:paraId="3C0D80FB"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B86EA7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Dimethyl sulfoxide (DMSO)</w:t>
            </w:r>
          </w:p>
        </w:tc>
        <w:tc>
          <w:tcPr>
            <w:tcW w:w="4900" w:type="dxa"/>
            <w:tcBorders>
              <w:top w:val="nil"/>
              <w:left w:val="nil"/>
              <w:bottom w:val="single" w:sz="4" w:space="0" w:color="auto"/>
              <w:right w:val="single" w:sz="4" w:space="0" w:color="auto"/>
            </w:tcBorders>
            <w:shd w:val="clear" w:color="auto" w:fill="auto"/>
            <w:noWrap/>
            <w:vAlign w:val="bottom"/>
            <w:hideMark/>
          </w:tcPr>
          <w:p w14:paraId="21DD262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52F85E6D"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6D19FCB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Disodium hydrogen phosphate (Na2HPO4)</w:t>
            </w:r>
          </w:p>
        </w:tc>
        <w:tc>
          <w:tcPr>
            <w:tcW w:w="4900" w:type="dxa"/>
            <w:tcBorders>
              <w:top w:val="nil"/>
              <w:left w:val="nil"/>
              <w:bottom w:val="single" w:sz="4" w:space="0" w:color="auto"/>
              <w:right w:val="single" w:sz="4" w:space="0" w:color="auto"/>
            </w:tcBorders>
            <w:shd w:val="clear" w:color="auto" w:fill="auto"/>
            <w:noWrap/>
            <w:vAlign w:val="bottom"/>
            <w:hideMark/>
          </w:tcPr>
          <w:p w14:paraId="1900E90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60D68ADA"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D4B4DD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Dithiotreitol (DTT)</w:t>
            </w:r>
          </w:p>
        </w:tc>
        <w:tc>
          <w:tcPr>
            <w:tcW w:w="4900" w:type="dxa"/>
            <w:tcBorders>
              <w:top w:val="nil"/>
              <w:left w:val="nil"/>
              <w:bottom w:val="single" w:sz="4" w:space="0" w:color="auto"/>
              <w:right w:val="single" w:sz="4" w:space="0" w:color="auto"/>
            </w:tcBorders>
            <w:shd w:val="clear" w:color="auto" w:fill="auto"/>
            <w:noWrap/>
            <w:vAlign w:val="bottom"/>
            <w:hideMark/>
          </w:tcPr>
          <w:p w14:paraId="6CF7286B" w14:textId="017C40B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 Life Technologies</w:t>
            </w:r>
            <w:ins w:id="7290" w:author="Stefan" w:date="2021-10-07T16:09:00Z">
              <w:r w:rsidR="00155456" w:rsidRPr="00622A7F">
                <w:rPr>
                  <w:rFonts w:eastAsia="Times New Roman" w:cs="Arial"/>
                  <w:color w:val="000000"/>
                  <w:sz w:val="22"/>
                  <w:lang w:val="en-GB"/>
                </w:rPr>
                <w:t xml:space="preserve"> (Thermo Fisher Scientific)</w:t>
              </w:r>
            </w:ins>
          </w:p>
        </w:tc>
      </w:tr>
      <w:tr w:rsidR="00AB3BA9" w:rsidRPr="00622A7F" w14:paraId="409FE824"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2199C24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DMEM/Ham’s F12 medium</w:t>
            </w:r>
          </w:p>
        </w:tc>
        <w:tc>
          <w:tcPr>
            <w:tcW w:w="4900" w:type="dxa"/>
            <w:tcBorders>
              <w:top w:val="nil"/>
              <w:left w:val="nil"/>
              <w:bottom w:val="single" w:sz="4" w:space="0" w:color="auto"/>
              <w:right w:val="single" w:sz="4" w:space="0" w:color="auto"/>
            </w:tcBorders>
            <w:shd w:val="clear" w:color="auto" w:fill="auto"/>
            <w:noWrap/>
            <w:vAlign w:val="bottom"/>
            <w:hideMark/>
          </w:tcPr>
          <w:p w14:paraId="22C026DE"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Thermo Fisher Scientific, Sigma Aldrich</w:t>
            </w:r>
          </w:p>
        </w:tc>
      </w:tr>
      <w:tr w:rsidR="00AB3BA9" w:rsidRPr="00622A7F" w14:paraId="11CB5649"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51999095"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DNase I, RNase-free (10 U/µl)</w:t>
            </w:r>
          </w:p>
        </w:tc>
        <w:tc>
          <w:tcPr>
            <w:tcW w:w="4900" w:type="dxa"/>
            <w:tcBorders>
              <w:top w:val="nil"/>
              <w:left w:val="nil"/>
              <w:bottom w:val="single" w:sz="4" w:space="0" w:color="auto"/>
              <w:right w:val="single" w:sz="4" w:space="0" w:color="auto"/>
            </w:tcBorders>
            <w:shd w:val="clear" w:color="auto" w:fill="auto"/>
            <w:noWrap/>
            <w:vAlign w:val="bottom"/>
            <w:hideMark/>
          </w:tcPr>
          <w:p w14:paraId="0B4C865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Qiagen</w:t>
            </w:r>
          </w:p>
        </w:tc>
      </w:tr>
      <w:tr w:rsidR="00AB3BA9" w:rsidRPr="00622A7F" w14:paraId="01D42780"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40B9E05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Ethanol 96%, 99%</w:t>
            </w:r>
          </w:p>
        </w:tc>
        <w:tc>
          <w:tcPr>
            <w:tcW w:w="4900" w:type="dxa"/>
            <w:tcBorders>
              <w:top w:val="nil"/>
              <w:left w:val="nil"/>
              <w:bottom w:val="single" w:sz="4" w:space="0" w:color="auto"/>
              <w:right w:val="single" w:sz="4" w:space="0" w:color="auto"/>
            </w:tcBorders>
            <w:shd w:val="clear" w:color="auto" w:fill="auto"/>
            <w:noWrap/>
            <w:vAlign w:val="bottom"/>
            <w:hideMark/>
          </w:tcPr>
          <w:p w14:paraId="35E0882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6CF1C923"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42FBF91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Ethidium bromide (10 mg/ml)</w:t>
            </w:r>
          </w:p>
        </w:tc>
        <w:tc>
          <w:tcPr>
            <w:tcW w:w="4900" w:type="dxa"/>
            <w:tcBorders>
              <w:top w:val="nil"/>
              <w:left w:val="nil"/>
              <w:bottom w:val="single" w:sz="4" w:space="0" w:color="auto"/>
              <w:right w:val="single" w:sz="4" w:space="0" w:color="auto"/>
            </w:tcBorders>
            <w:shd w:val="clear" w:color="auto" w:fill="auto"/>
            <w:noWrap/>
            <w:vAlign w:val="bottom"/>
            <w:hideMark/>
          </w:tcPr>
          <w:p w14:paraId="5790E6C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48D63C3C"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2BE3F0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Ethylene diamine tetra acetate (EDTA)</w:t>
            </w:r>
          </w:p>
        </w:tc>
        <w:tc>
          <w:tcPr>
            <w:tcW w:w="4900" w:type="dxa"/>
            <w:tcBorders>
              <w:top w:val="nil"/>
              <w:left w:val="nil"/>
              <w:bottom w:val="single" w:sz="4" w:space="0" w:color="auto"/>
              <w:right w:val="single" w:sz="4" w:space="0" w:color="auto"/>
            </w:tcBorders>
            <w:shd w:val="clear" w:color="auto" w:fill="auto"/>
            <w:noWrap/>
            <w:vAlign w:val="bottom"/>
            <w:hideMark/>
          </w:tcPr>
          <w:p w14:paraId="2785889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Fluka</w:t>
            </w:r>
          </w:p>
        </w:tc>
      </w:tr>
      <w:tr w:rsidR="00AB3BA9" w:rsidRPr="00622A7F" w14:paraId="71661B61"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5DD19DC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Exonuclease I (20 U/µl) </w:t>
            </w:r>
          </w:p>
        </w:tc>
        <w:tc>
          <w:tcPr>
            <w:tcW w:w="4900" w:type="dxa"/>
            <w:tcBorders>
              <w:top w:val="nil"/>
              <w:left w:val="nil"/>
              <w:bottom w:val="single" w:sz="4" w:space="0" w:color="auto"/>
              <w:right w:val="single" w:sz="4" w:space="0" w:color="auto"/>
            </w:tcBorders>
            <w:shd w:val="clear" w:color="auto" w:fill="auto"/>
            <w:noWrap/>
            <w:vAlign w:val="bottom"/>
            <w:hideMark/>
          </w:tcPr>
          <w:p w14:paraId="4D9F3FF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NEB</w:t>
            </w:r>
          </w:p>
        </w:tc>
      </w:tr>
      <w:tr w:rsidR="00AB3BA9" w:rsidRPr="00622A7F" w14:paraId="39438406"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753555F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Fetal Calf Serum (FCS)</w:t>
            </w:r>
          </w:p>
        </w:tc>
        <w:tc>
          <w:tcPr>
            <w:tcW w:w="4900" w:type="dxa"/>
            <w:tcBorders>
              <w:top w:val="nil"/>
              <w:left w:val="nil"/>
              <w:bottom w:val="single" w:sz="4" w:space="0" w:color="auto"/>
              <w:right w:val="single" w:sz="4" w:space="0" w:color="auto"/>
            </w:tcBorders>
            <w:shd w:val="clear" w:color="auto" w:fill="auto"/>
            <w:noWrap/>
            <w:vAlign w:val="bottom"/>
            <w:hideMark/>
          </w:tcPr>
          <w:p w14:paraId="1A2FDD25"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Gibco</w:t>
            </w:r>
          </w:p>
        </w:tc>
      </w:tr>
      <w:tr w:rsidR="00AB3BA9" w:rsidRPr="00622A7F" w14:paraId="15DF30B9"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6E2C9AC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Glycerine</w:t>
            </w:r>
          </w:p>
        </w:tc>
        <w:tc>
          <w:tcPr>
            <w:tcW w:w="4900" w:type="dxa"/>
            <w:tcBorders>
              <w:top w:val="nil"/>
              <w:left w:val="nil"/>
              <w:bottom w:val="single" w:sz="4" w:space="0" w:color="auto"/>
              <w:right w:val="single" w:sz="4" w:space="0" w:color="auto"/>
            </w:tcBorders>
            <w:shd w:val="clear" w:color="auto" w:fill="auto"/>
            <w:noWrap/>
            <w:vAlign w:val="bottom"/>
            <w:hideMark/>
          </w:tcPr>
          <w:p w14:paraId="403A4112"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0606865F"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2E5CF33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Glycine</w:t>
            </w:r>
          </w:p>
        </w:tc>
        <w:tc>
          <w:tcPr>
            <w:tcW w:w="4900" w:type="dxa"/>
            <w:tcBorders>
              <w:top w:val="nil"/>
              <w:left w:val="nil"/>
              <w:bottom w:val="single" w:sz="4" w:space="0" w:color="auto"/>
              <w:right w:val="single" w:sz="4" w:space="0" w:color="auto"/>
            </w:tcBorders>
            <w:shd w:val="clear" w:color="auto" w:fill="auto"/>
            <w:noWrap/>
            <w:vAlign w:val="bottom"/>
            <w:hideMark/>
          </w:tcPr>
          <w:p w14:paraId="3EEC3052"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099371DC"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435D900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HEPES</w:t>
            </w:r>
          </w:p>
        </w:tc>
        <w:tc>
          <w:tcPr>
            <w:tcW w:w="4900" w:type="dxa"/>
            <w:tcBorders>
              <w:top w:val="nil"/>
              <w:left w:val="nil"/>
              <w:bottom w:val="single" w:sz="4" w:space="0" w:color="auto"/>
              <w:right w:val="single" w:sz="4" w:space="0" w:color="auto"/>
            </w:tcBorders>
            <w:shd w:val="clear" w:color="auto" w:fill="auto"/>
            <w:noWrap/>
            <w:vAlign w:val="bottom"/>
            <w:hideMark/>
          </w:tcPr>
          <w:p w14:paraId="776C1CA2"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6DFCD1AB"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7883B3E6" w14:textId="4235D246"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HPLC water</w:t>
            </w:r>
            <w:ins w:id="7291" w:author="Stefan" w:date="2021-10-05T10:20:00Z">
              <w:r w:rsidR="005D6492" w:rsidRPr="00622A7F">
                <w:rPr>
                  <w:rFonts w:eastAsia="Times New Roman" w:cs="Arial"/>
                  <w:color w:val="000000"/>
                  <w:sz w:val="22"/>
                  <w:lang w:val="en-GB"/>
                </w:rPr>
                <w:t xml:space="preserve"> /ddH2O</w:t>
              </w:r>
            </w:ins>
          </w:p>
        </w:tc>
        <w:tc>
          <w:tcPr>
            <w:tcW w:w="4900" w:type="dxa"/>
            <w:tcBorders>
              <w:top w:val="nil"/>
              <w:left w:val="nil"/>
              <w:bottom w:val="single" w:sz="4" w:space="0" w:color="auto"/>
              <w:right w:val="single" w:sz="4" w:space="0" w:color="auto"/>
            </w:tcBorders>
            <w:shd w:val="clear" w:color="auto" w:fill="auto"/>
            <w:noWrap/>
            <w:vAlign w:val="bottom"/>
            <w:hideMark/>
          </w:tcPr>
          <w:p w14:paraId="6F997A7C"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62F6CF37"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704793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Isopropanol</w:t>
            </w:r>
          </w:p>
        </w:tc>
        <w:tc>
          <w:tcPr>
            <w:tcW w:w="4900" w:type="dxa"/>
            <w:tcBorders>
              <w:top w:val="nil"/>
              <w:left w:val="nil"/>
              <w:bottom w:val="single" w:sz="4" w:space="0" w:color="auto"/>
              <w:right w:val="single" w:sz="4" w:space="0" w:color="auto"/>
            </w:tcBorders>
            <w:shd w:val="clear" w:color="auto" w:fill="auto"/>
            <w:noWrap/>
            <w:vAlign w:val="bottom"/>
            <w:hideMark/>
          </w:tcPr>
          <w:p w14:paraId="21AC1D9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61588B49"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317849C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Lipofectamine™ 2000 Transfection Reagent</w:t>
            </w:r>
          </w:p>
        </w:tc>
        <w:tc>
          <w:tcPr>
            <w:tcW w:w="4900" w:type="dxa"/>
            <w:tcBorders>
              <w:top w:val="nil"/>
              <w:left w:val="nil"/>
              <w:bottom w:val="single" w:sz="4" w:space="0" w:color="auto"/>
              <w:right w:val="single" w:sz="4" w:space="0" w:color="auto"/>
            </w:tcBorders>
            <w:shd w:val="clear" w:color="auto" w:fill="auto"/>
            <w:noWrap/>
            <w:vAlign w:val="bottom"/>
            <w:hideMark/>
          </w:tcPr>
          <w:p w14:paraId="6EB2EDC5"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Thermo Fisher Scientific</w:t>
            </w:r>
          </w:p>
        </w:tc>
      </w:tr>
      <w:tr w:rsidR="00AB3BA9" w:rsidRPr="00622A7F" w14:paraId="2616329F"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CE45EF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Lithium chloride</w:t>
            </w:r>
          </w:p>
        </w:tc>
        <w:tc>
          <w:tcPr>
            <w:tcW w:w="4900" w:type="dxa"/>
            <w:tcBorders>
              <w:top w:val="nil"/>
              <w:left w:val="nil"/>
              <w:bottom w:val="single" w:sz="4" w:space="0" w:color="auto"/>
              <w:right w:val="single" w:sz="4" w:space="0" w:color="auto"/>
            </w:tcBorders>
            <w:shd w:val="clear" w:color="auto" w:fill="auto"/>
            <w:noWrap/>
            <w:vAlign w:val="bottom"/>
            <w:hideMark/>
          </w:tcPr>
          <w:p w14:paraId="001AFAD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704E9B66"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3CA0C4CC"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Loading buffer (6X)</w:t>
            </w:r>
          </w:p>
        </w:tc>
        <w:tc>
          <w:tcPr>
            <w:tcW w:w="4900" w:type="dxa"/>
            <w:tcBorders>
              <w:top w:val="nil"/>
              <w:left w:val="nil"/>
              <w:bottom w:val="single" w:sz="4" w:space="0" w:color="auto"/>
              <w:right w:val="single" w:sz="4" w:space="0" w:color="auto"/>
            </w:tcBorders>
            <w:shd w:val="clear" w:color="auto" w:fill="auto"/>
            <w:noWrap/>
            <w:vAlign w:val="bottom"/>
            <w:hideMark/>
          </w:tcPr>
          <w:p w14:paraId="7EAA8F7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PeqLab</w:t>
            </w:r>
          </w:p>
        </w:tc>
      </w:tr>
      <w:tr w:rsidR="00AB3BA9" w:rsidRPr="00622A7F" w14:paraId="1A32478F"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2AC89E0" w14:textId="77777777" w:rsidR="00AB3BA9" w:rsidRPr="00622A7F" w:rsidRDefault="00AB3BA9" w:rsidP="00AB3BA9">
            <w:pPr>
              <w:spacing w:after="0" w:line="240" w:lineRule="auto"/>
              <w:jc w:val="left"/>
              <w:rPr>
                <w:rFonts w:eastAsia="Times New Roman" w:cs="Arial"/>
                <w:color w:val="000000"/>
                <w:sz w:val="22"/>
                <w:lang w:val="de-DE"/>
              </w:rPr>
            </w:pPr>
            <w:r w:rsidRPr="00622A7F">
              <w:rPr>
                <w:rFonts w:eastAsia="Times New Roman" w:cs="Arial"/>
                <w:color w:val="000000"/>
                <w:sz w:val="22"/>
                <w:lang w:val="de-DE"/>
              </w:rPr>
              <w:t>MagicMark™ XP Western Protein Standard</w:t>
            </w:r>
          </w:p>
        </w:tc>
        <w:tc>
          <w:tcPr>
            <w:tcW w:w="4900" w:type="dxa"/>
            <w:tcBorders>
              <w:top w:val="nil"/>
              <w:left w:val="nil"/>
              <w:bottom w:val="single" w:sz="4" w:space="0" w:color="auto"/>
              <w:right w:val="single" w:sz="4" w:space="0" w:color="auto"/>
            </w:tcBorders>
            <w:shd w:val="clear" w:color="auto" w:fill="auto"/>
            <w:noWrap/>
            <w:vAlign w:val="bottom"/>
            <w:hideMark/>
          </w:tcPr>
          <w:p w14:paraId="0032068F" w14:textId="246FC2F1" w:rsidR="00AB3BA9" w:rsidRPr="00622A7F" w:rsidRDefault="00AB3BA9" w:rsidP="00AB3BA9">
            <w:pPr>
              <w:spacing w:after="0" w:line="240" w:lineRule="auto"/>
              <w:jc w:val="left"/>
              <w:rPr>
                <w:rFonts w:eastAsia="Times New Roman" w:cs="Arial"/>
                <w:color w:val="000000"/>
                <w:sz w:val="22"/>
              </w:rPr>
            </w:pPr>
            <w:del w:id="7292" w:author="Haskamp, Stefan (extern)" w:date="2022-01-29T12:56:00Z">
              <w:r w:rsidRPr="00622A7F" w:rsidDel="007E7A4A">
                <w:rPr>
                  <w:rFonts w:eastAsia="Times New Roman" w:cs="Arial"/>
                  <w:color w:val="000000"/>
                  <w:sz w:val="22"/>
                  <w:lang w:val="en-GB"/>
                </w:rPr>
                <w:delText>Thermo Scientific</w:delText>
              </w:r>
            </w:del>
            <w:ins w:id="7293" w:author="Haskamp, Stefan (extern)" w:date="2022-01-29T12:56:00Z">
              <w:r w:rsidR="007E7A4A">
                <w:rPr>
                  <w:rFonts w:eastAsia="Times New Roman" w:cs="Arial"/>
                  <w:color w:val="000000"/>
                  <w:sz w:val="22"/>
                  <w:lang w:val="en-GB"/>
                </w:rPr>
                <w:t>Thermo Fisher Scientific</w:t>
              </w:r>
            </w:ins>
          </w:p>
        </w:tc>
      </w:tr>
      <w:tr w:rsidR="00AB3BA9" w:rsidRPr="00622A7F" w14:paraId="61E73AA3"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5F007D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Magnesium chloride (MgCl2) </w:t>
            </w:r>
          </w:p>
        </w:tc>
        <w:tc>
          <w:tcPr>
            <w:tcW w:w="4900" w:type="dxa"/>
            <w:tcBorders>
              <w:top w:val="nil"/>
              <w:left w:val="nil"/>
              <w:bottom w:val="single" w:sz="4" w:space="0" w:color="auto"/>
              <w:right w:val="single" w:sz="4" w:space="0" w:color="auto"/>
            </w:tcBorders>
            <w:shd w:val="clear" w:color="auto" w:fill="auto"/>
            <w:noWrap/>
            <w:vAlign w:val="bottom"/>
            <w:hideMark/>
          </w:tcPr>
          <w:p w14:paraId="346A024E" w14:textId="13C844B2"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Life Technologies</w:t>
            </w:r>
            <w:ins w:id="7294" w:author="Stefan" w:date="2021-10-07T16:09:00Z">
              <w:r w:rsidR="00155456" w:rsidRPr="00622A7F">
                <w:rPr>
                  <w:rFonts w:eastAsia="Times New Roman" w:cs="Arial"/>
                  <w:color w:val="000000"/>
                  <w:sz w:val="22"/>
                  <w:lang w:val="en-GB"/>
                </w:rPr>
                <w:t xml:space="preserve"> (Thermo Fisher Scientific)</w:t>
              </w:r>
            </w:ins>
            <w:r w:rsidRPr="00622A7F">
              <w:rPr>
                <w:rFonts w:eastAsia="Times New Roman" w:cs="Arial"/>
                <w:color w:val="000000"/>
                <w:sz w:val="22"/>
                <w:lang w:val="en-GB"/>
              </w:rPr>
              <w:t>, VWR</w:t>
            </w:r>
          </w:p>
        </w:tc>
      </w:tr>
      <w:tr w:rsidR="00AB3BA9" w:rsidRPr="00622A7F" w14:paraId="11EE753A"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7EC17C7E"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Magnesium sulphate (MgSO4)</w:t>
            </w:r>
          </w:p>
        </w:tc>
        <w:tc>
          <w:tcPr>
            <w:tcW w:w="4900" w:type="dxa"/>
            <w:tcBorders>
              <w:top w:val="nil"/>
              <w:left w:val="nil"/>
              <w:bottom w:val="single" w:sz="4" w:space="0" w:color="auto"/>
              <w:right w:val="single" w:sz="4" w:space="0" w:color="auto"/>
            </w:tcBorders>
            <w:shd w:val="clear" w:color="auto" w:fill="auto"/>
            <w:noWrap/>
            <w:vAlign w:val="bottom"/>
            <w:hideMark/>
          </w:tcPr>
          <w:p w14:paraId="5FD1E29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11839DEB"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0413F8A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Oligo(dT)12-18 Primer</w:t>
            </w:r>
          </w:p>
        </w:tc>
        <w:tc>
          <w:tcPr>
            <w:tcW w:w="4900" w:type="dxa"/>
            <w:tcBorders>
              <w:top w:val="nil"/>
              <w:left w:val="nil"/>
              <w:bottom w:val="single" w:sz="4" w:space="0" w:color="auto"/>
              <w:right w:val="single" w:sz="4" w:space="0" w:color="auto"/>
            </w:tcBorders>
            <w:shd w:val="clear" w:color="auto" w:fill="auto"/>
            <w:noWrap/>
            <w:vAlign w:val="bottom"/>
            <w:hideMark/>
          </w:tcPr>
          <w:p w14:paraId="0D36FC8E"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Thermo Fisher Scientific</w:t>
            </w:r>
          </w:p>
        </w:tc>
      </w:tr>
      <w:tr w:rsidR="00AB3BA9" w:rsidRPr="00622A7F" w14:paraId="6F5EECC1"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014DFB0B"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Paraformaldehyde</w:t>
            </w:r>
          </w:p>
        </w:tc>
        <w:tc>
          <w:tcPr>
            <w:tcW w:w="4900" w:type="dxa"/>
            <w:tcBorders>
              <w:top w:val="nil"/>
              <w:left w:val="nil"/>
              <w:bottom w:val="single" w:sz="4" w:space="0" w:color="auto"/>
              <w:right w:val="single" w:sz="4" w:space="0" w:color="auto"/>
            </w:tcBorders>
            <w:shd w:val="clear" w:color="auto" w:fill="auto"/>
            <w:noWrap/>
            <w:vAlign w:val="bottom"/>
            <w:hideMark/>
          </w:tcPr>
          <w:p w14:paraId="27A4911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 Sigma Aldrich, Santa Cruz Biotechnology</w:t>
            </w:r>
          </w:p>
        </w:tc>
      </w:tr>
      <w:tr w:rsidR="00AB3BA9" w:rsidRPr="00622A7F" w14:paraId="6DAB1611"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27ADA5C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pegGREEN DNA/RNA dye</w:t>
            </w:r>
          </w:p>
        </w:tc>
        <w:tc>
          <w:tcPr>
            <w:tcW w:w="4900" w:type="dxa"/>
            <w:tcBorders>
              <w:top w:val="nil"/>
              <w:left w:val="nil"/>
              <w:bottom w:val="single" w:sz="4" w:space="0" w:color="auto"/>
              <w:right w:val="single" w:sz="4" w:space="0" w:color="auto"/>
            </w:tcBorders>
            <w:shd w:val="clear" w:color="auto" w:fill="auto"/>
            <w:noWrap/>
            <w:vAlign w:val="bottom"/>
            <w:hideMark/>
          </w:tcPr>
          <w:p w14:paraId="4BBEB17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VWR</w:t>
            </w:r>
          </w:p>
        </w:tc>
      </w:tr>
      <w:tr w:rsidR="00AB3BA9" w:rsidRPr="00622A7F" w14:paraId="22BBCE2F"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577A8355"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Penicillin-Streptomycin (10000 U/10000 µg/ml)</w:t>
            </w:r>
          </w:p>
        </w:tc>
        <w:tc>
          <w:tcPr>
            <w:tcW w:w="4900" w:type="dxa"/>
            <w:tcBorders>
              <w:top w:val="nil"/>
              <w:left w:val="nil"/>
              <w:bottom w:val="single" w:sz="4" w:space="0" w:color="auto"/>
              <w:right w:val="single" w:sz="4" w:space="0" w:color="auto"/>
            </w:tcBorders>
            <w:shd w:val="clear" w:color="auto" w:fill="auto"/>
            <w:noWrap/>
            <w:vAlign w:val="bottom"/>
            <w:hideMark/>
          </w:tcPr>
          <w:p w14:paraId="120D4925"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Biochrom, Fluka</w:t>
            </w:r>
          </w:p>
        </w:tc>
      </w:tr>
      <w:tr w:rsidR="00AB3BA9" w:rsidRPr="00622A7F" w14:paraId="776F92F7"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9E1AE5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PfuUltra II Fusion HS DNA polymerase</w:t>
            </w:r>
          </w:p>
        </w:tc>
        <w:tc>
          <w:tcPr>
            <w:tcW w:w="4900" w:type="dxa"/>
            <w:tcBorders>
              <w:top w:val="nil"/>
              <w:left w:val="nil"/>
              <w:bottom w:val="single" w:sz="4" w:space="0" w:color="auto"/>
              <w:right w:val="single" w:sz="4" w:space="0" w:color="auto"/>
            </w:tcBorders>
            <w:shd w:val="clear" w:color="auto" w:fill="auto"/>
            <w:noWrap/>
            <w:vAlign w:val="bottom"/>
            <w:hideMark/>
          </w:tcPr>
          <w:p w14:paraId="01E98A6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Stratagene</w:t>
            </w:r>
          </w:p>
        </w:tc>
      </w:tr>
      <w:tr w:rsidR="00AB3BA9" w:rsidRPr="00622A7F" w14:paraId="0DFF4787"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0E66101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PfuUltra II Reaction Buffer (10x)</w:t>
            </w:r>
          </w:p>
        </w:tc>
        <w:tc>
          <w:tcPr>
            <w:tcW w:w="4900" w:type="dxa"/>
            <w:tcBorders>
              <w:top w:val="nil"/>
              <w:left w:val="nil"/>
              <w:bottom w:val="single" w:sz="4" w:space="0" w:color="auto"/>
              <w:right w:val="single" w:sz="4" w:space="0" w:color="auto"/>
            </w:tcBorders>
            <w:shd w:val="clear" w:color="auto" w:fill="auto"/>
            <w:noWrap/>
            <w:vAlign w:val="bottom"/>
            <w:hideMark/>
          </w:tcPr>
          <w:p w14:paraId="7C84CED2"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Stratagene</w:t>
            </w:r>
          </w:p>
        </w:tc>
      </w:tr>
      <w:tr w:rsidR="00AB3BA9" w:rsidRPr="00622A7F" w14:paraId="5529E4FC"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1567B5A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Potassium chloride (KCl)</w:t>
            </w:r>
          </w:p>
        </w:tc>
        <w:tc>
          <w:tcPr>
            <w:tcW w:w="4900" w:type="dxa"/>
            <w:tcBorders>
              <w:top w:val="nil"/>
              <w:left w:val="nil"/>
              <w:bottom w:val="single" w:sz="4" w:space="0" w:color="auto"/>
              <w:right w:val="single" w:sz="4" w:space="0" w:color="auto"/>
            </w:tcBorders>
            <w:shd w:val="clear" w:color="auto" w:fill="auto"/>
            <w:noWrap/>
            <w:vAlign w:val="bottom"/>
            <w:hideMark/>
          </w:tcPr>
          <w:p w14:paraId="46AF7BB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 Roth</w:t>
            </w:r>
          </w:p>
        </w:tc>
      </w:tr>
      <w:tr w:rsidR="00AB3BA9" w:rsidRPr="00622A7F" w14:paraId="0340CA01"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434278A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Potassium dihydrogen phosphate (KH2PO4)</w:t>
            </w:r>
          </w:p>
        </w:tc>
        <w:tc>
          <w:tcPr>
            <w:tcW w:w="4900" w:type="dxa"/>
            <w:tcBorders>
              <w:top w:val="nil"/>
              <w:left w:val="nil"/>
              <w:bottom w:val="single" w:sz="4" w:space="0" w:color="auto"/>
              <w:right w:val="single" w:sz="4" w:space="0" w:color="auto"/>
            </w:tcBorders>
            <w:shd w:val="clear" w:color="auto" w:fill="auto"/>
            <w:noWrap/>
            <w:vAlign w:val="bottom"/>
            <w:hideMark/>
          </w:tcPr>
          <w:p w14:paraId="681B881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102D1297"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67922E3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Potassium hydrogen carbonate (KHCO3)</w:t>
            </w:r>
          </w:p>
        </w:tc>
        <w:tc>
          <w:tcPr>
            <w:tcW w:w="4900" w:type="dxa"/>
            <w:tcBorders>
              <w:top w:val="nil"/>
              <w:left w:val="nil"/>
              <w:bottom w:val="single" w:sz="4" w:space="0" w:color="auto"/>
              <w:right w:val="single" w:sz="4" w:space="0" w:color="auto"/>
            </w:tcBorders>
            <w:shd w:val="clear" w:color="auto" w:fill="auto"/>
            <w:noWrap/>
            <w:vAlign w:val="bottom"/>
            <w:hideMark/>
          </w:tcPr>
          <w:p w14:paraId="6E03505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3F2EB01B"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2C2ED25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Proteinase K</w:t>
            </w:r>
          </w:p>
        </w:tc>
        <w:tc>
          <w:tcPr>
            <w:tcW w:w="4900" w:type="dxa"/>
            <w:tcBorders>
              <w:top w:val="nil"/>
              <w:left w:val="nil"/>
              <w:bottom w:val="single" w:sz="4" w:space="0" w:color="auto"/>
              <w:right w:val="single" w:sz="4" w:space="0" w:color="auto"/>
            </w:tcBorders>
            <w:shd w:val="clear" w:color="auto" w:fill="auto"/>
            <w:noWrap/>
            <w:vAlign w:val="bottom"/>
            <w:hideMark/>
          </w:tcPr>
          <w:p w14:paraId="1B48493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Qiagen</w:t>
            </w:r>
          </w:p>
        </w:tc>
      </w:tr>
      <w:tr w:rsidR="00AB3BA9" w:rsidRPr="00622A7F" w14:paraId="22E264BE"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7D26DAD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Random primer</w:t>
            </w:r>
          </w:p>
        </w:tc>
        <w:tc>
          <w:tcPr>
            <w:tcW w:w="4900" w:type="dxa"/>
            <w:tcBorders>
              <w:top w:val="nil"/>
              <w:left w:val="nil"/>
              <w:bottom w:val="single" w:sz="4" w:space="0" w:color="auto"/>
              <w:right w:val="single" w:sz="4" w:space="0" w:color="auto"/>
            </w:tcBorders>
            <w:shd w:val="clear" w:color="auto" w:fill="auto"/>
            <w:noWrap/>
            <w:vAlign w:val="bottom"/>
            <w:hideMark/>
          </w:tcPr>
          <w:p w14:paraId="56A56A0D" w14:textId="063F24DD" w:rsidR="00AB3BA9" w:rsidRPr="00622A7F" w:rsidRDefault="00AB3BA9" w:rsidP="00AB3BA9">
            <w:pPr>
              <w:spacing w:after="0" w:line="240" w:lineRule="auto"/>
              <w:jc w:val="left"/>
              <w:rPr>
                <w:rFonts w:eastAsia="Times New Roman" w:cs="Arial"/>
                <w:color w:val="000000"/>
                <w:sz w:val="22"/>
              </w:rPr>
            </w:pPr>
            <w:del w:id="7295" w:author="Stefan" w:date="2021-10-07T16:10:00Z">
              <w:r w:rsidRPr="00622A7F" w:rsidDel="00155456">
                <w:rPr>
                  <w:rFonts w:eastAsia="Times New Roman" w:cs="Arial"/>
                  <w:color w:val="000000"/>
                  <w:sz w:val="22"/>
                  <w:lang w:val="en-GB"/>
                </w:rPr>
                <w:delText>Life Technologies</w:delText>
              </w:r>
            </w:del>
            <w:ins w:id="7296" w:author="Stefan" w:date="2021-10-07T16:10:00Z">
              <w:r w:rsidR="00155456" w:rsidRPr="00622A7F">
                <w:rPr>
                  <w:rFonts w:eastAsia="Times New Roman" w:cs="Arial"/>
                  <w:color w:val="000000"/>
                  <w:sz w:val="22"/>
                  <w:lang w:val="en-GB"/>
                </w:rPr>
                <w:t>Life Technologies (Thermo Fisher Scientific)</w:t>
              </w:r>
            </w:ins>
          </w:p>
        </w:tc>
      </w:tr>
      <w:tr w:rsidR="00AB3BA9" w:rsidRPr="00622A7F" w14:paraId="22E6006F"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623F95B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RNaseOUT Ribonuclease Inhibitor (40 U/µl)</w:t>
            </w:r>
          </w:p>
        </w:tc>
        <w:tc>
          <w:tcPr>
            <w:tcW w:w="4900" w:type="dxa"/>
            <w:tcBorders>
              <w:top w:val="nil"/>
              <w:left w:val="nil"/>
              <w:bottom w:val="single" w:sz="4" w:space="0" w:color="auto"/>
              <w:right w:val="single" w:sz="4" w:space="0" w:color="auto"/>
            </w:tcBorders>
            <w:shd w:val="clear" w:color="auto" w:fill="auto"/>
            <w:noWrap/>
            <w:vAlign w:val="bottom"/>
            <w:hideMark/>
          </w:tcPr>
          <w:p w14:paraId="3C5EFB9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Thermo Fisher Scientific</w:t>
            </w:r>
          </w:p>
        </w:tc>
      </w:tr>
      <w:tr w:rsidR="00AB3BA9" w:rsidRPr="00622A7F" w14:paraId="548FE22D"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6CAB677B"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RPMI 1640 Medium </w:t>
            </w:r>
          </w:p>
        </w:tc>
        <w:tc>
          <w:tcPr>
            <w:tcW w:w="4900" w:type="dxa"/>
            <w:tcBorders>
              <w:top w:val="nil"/>
              <w:left w:val="nil"/>
              <w:bottom w:val="single" w:sz="4" w:space="0" w:color="auto"/>
              <w:right w:val="single" w:sz="4" w:space="0" w:color="auto"/>
            </w:tcBorders>
            <w:shd w:val="clear" w:color="auto" w:fill="auto"/>
            <w:noWrap/>
            <w:vAlign w:val="bottom"/>
            <w:hideMark/>
          </w:tcPr>
          <w:p w14:paraId="06ADCCA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Gibco</w:t>
            </w:r>
          </w:p>
        </w:tc>
      </w:tr>
      <w:tr w:rsidR="00AB3BA9" w:rsidRPr="00622A7F" w14:paraId="6E313E1D"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2EE4C03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SOC culture medium</w:t>
            </w:r>
          </w:p>
        </w:tc>
        <w:tc>
          <w:tcPr>
            <w:tcW w:w="4900" w:type="dxa"/>
            <w:tcBorders>
              <w:top w:val="nil"/>
              <w:left w:val="nil"/>
              <w:bottom w:val="single" w:sz="4" w:space="0" w:color="auto"/>
              <w:right w:val="single" w:sz="4" w:space="0" w:color="auto"/>
            </w:tcBorders>
            <w:shd w:val="clear" w:color="auto" w:fill="auto"/>
            <w:noWrap/>
            <w:vAlign w:val="bottom"/>
            <w:hideMark/>
          </w:tcPr>
          <w:p w14:paraId="18AE34EE" w14:textId="29C57276" w:rsidR="00AB3BA9" w:rsidRPr="00622A7F" w:rsidRDefault="00AB3BA9" w:rsidP="00AB3BA9">
            <w:pPr>
              <w:spacing w:after="0" w:line="240" w:lineRule="auto"/>
              <w:jc w:val="left"/>
              <w:rPr>
                <w:rFonts w:eastAsia="Times New Roman" w:cs="Arial"/>
                <w:color w:val="000000"/>
                <w:sz w:val="22"/>
              </w:rPr>
            </w:pPr>
            <w:del w:id="7297" w:author="Stefan" w:date="2021-10-07T16:10:00Z">
              <w:r w:rsidRPr="00622A7F" w:rsidDel="00155456">
                <w:rPr>
                  <w:rFonts w:eastAsia="Times New Roman" w:cs="Arial"/>
                  <w:color w:val="000000"/>
                  <w:sz w:val="22"/>
                  <w:lang w:val="en-GB"/>
                </w:rPr>
                <w:delText>Life Technologies</w:delText>
              </w:r>
            </w:del>
            <w:ins w:id="7298" w:author="Stefan" w:date="2021-10-07T16:10:00Z">
              <w:r w:rsidR="00155456" w:rsidRPr="00622A7F">
                <w:rPr>
                  <w:rFonts w:eastAsia="Times New Roman" w:cs="Arial"/>
                  <w:color w:val="000000"/>
                  <w:sz w:val="22"/>
                  <w:lang w:val="en-GB"/>
                </w:rPr>
                <w:t>Life Technologies (Thermo Fisher Scientific)</w:t>
              </w:r>
            </w:ins>
          </w:p>
        </w:tc>
      </w:tr>
      <w:tr w:rsidR="00AB3BA9" w:rsidRPr="00622A7F" w14:paraId="6945EAE4"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7228CC7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Sodium bicarbonate (NAHCO3)</w:t>
            </w:r>
          </w:p>
        </w:tc>
        <w:tc>
          <w:tcPr>
            <w:tcW w:w="4900" w:type="dxa"/>
            <w:tcBorders>
              <w:top w:val="nil"/>
              <w:left w:val="nil"/>
              <w:bottom w:val="single" w:sz="4" w:space="0" w:color="auto"/>
              <w:right w:val="single" w:sz="4" w:space="0" w:color="auto"/>
            </w:tcBorders>
            <w:shd w:val="clear" w:color="auto" w:fill="auto"/>
            <w:noWrap/>
            <w:vAlign w:val="bottom"/>
            <w:hideMark/>
          </w:tcPr>
          <w:p w14:paraId="223869F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7AB05860"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3A51159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Sodium chloride (NaCl) </w:t>
            </w:r>
          </w:p>
        </w:tc>
        <w:tc>
          <w:tcPr>
            <w:tcW w:w="4900" w:type="dxa"/>
            <w:tcBorders>
              <w:top w:val="nil"/>
              <w:left w:val="nil"/>
              <w:bottom w:val="single" w:sz="4" w:space="0" w:color="auto"/>
              <w:right w:val="single" w:sz="4" w:space="0" w:color="auto"/>
            </w:tcBorders>
            <w:shd w:val="clear" w:color="auto" w:fill="auto"/>
            <w:noWrap/>
            <w:vAlign w:val="bottom"/>
            <w:hideMark/>
          </w:tcPr>
          <w:p w14:paraId="53B5A60E"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 VWR</w:t>
            </w:r>
          </w:p>
        </w:tc>
      </w:tr>
      <w:tr w:rsidR="00AB3BA9" w:rsidRPr="00622A7F" w14:paraId="15FF9792"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5A3B4D4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Sodium citrate</w:t>
            </w:r>
          </w:p>
        </w:tc>
        <w:tc>
          <w:tcPr>
            <w:tcW w:w="4900" w:type="dxa"/>
            <w:tcBorders>
              <w:top w:val="nil"/>
              <w:left w:val="nil"/>
              <w:bottom w:val="single" w:sz="4" w:space="0" w:color="auto"/>
              <w:right w:val="single" w:sz="4" w:space="0" w:color="auto"/>
            </w:tcBorders>
            <w:shd w:val="clear" w:color="auto" w:fill="auto"/>
            <w:noWrap/>
            <w:vAlign w:val="bottom"/>
            <w:hideMark/>
          </w:tcPr>
          <w:p w14:paraId="3010F7C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75EAB71A"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0966679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Sodium deoxycholate (DOC)</w:t>
            </w:r>
          </w:p>
        </w:tc>
        <w:tc>
          <w:tcPr>
            <w:tcW w:w="4900" w:type="dxa"/>
            <w:tcBorders>
              <w:top w:val="nil"/>
              <w:left w:val="nil"/>
              <w:bottom w:val="single" w:sz="4" w:space="0" w:color="auto"/>
              <w:right w:val="single" w:sz="4" w:space="0" w:color="auto"/>
            </w:tcBorders>
            <w:shd w:val="clear" w:color="auto" w:fill="auto"/>
            <w:noWrap/>
            <w:vAlign w:val="bottom"/>
            <w:hideMark/>
          </w:tcPr>
          <w:p w14:paraId="38A03A5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207C2DDE"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487F53AF"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Sodium dodecylsulfat (SDS)</w:t>
            </w:r>
          </w:p>
        </w:tc>
        <w:tc>
          <w:tcPr>
            <w:tcW w:w="4900" w:type="dxa"/>
            <w:tcBorders>
              <w:top w:val="nil"/>
              <w:left w:val="nil"/>
              <w:bottom w:val="single" w:sz="4" w:space="0" w:color="auto"/>
              <w:right w:val="single" w:sz="4" w:space="0" w:color="auto"/>
            </w:tcBorders>
            <w:shd w:val="clear" w:color="auto" w:fill="auto"/>
            <w:noWrap/>
            <w:vAlign w:val="bottom"/>
            <w:hideMark/>
          </w:tcPr>
          <w:p w14:paraId="57BA488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Fluka, Sigma, Merck</w:t>
            </w:r>
          </w:p>
        </w:tc>
      </w:tr>
      <w:tr w:rsidR="00AB3BA9" w:rsidRPr="00622A7F" w14:paraId="7D3CCE9B"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56F86F8B"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Sodium hydroxide cookies (NaOH)</w:t>
            </w:r>
          </w:p>
        </w:tc>
        <w:tc>
          <w:tcPr>
            <w:tcW w:w="4900" w:type="dxa"/>
            <w:tcBorders>
              <w:top w:val="nil"/>
              <w:left w:val="nil"/>
              <w:bottom w:val="single" w:sz="4" w:space="0" w:color="auto"/>
              <w:right w:val="single" w:sz="4" w:space="0" w:color="auto"/>
            </w:tcBorders>
            <w:shd w:val="clear" w:color="auto" w:fill="auto"/>
            <w:noWrap/>
            <w:vAlign w:val="bottom"/>
            <w:hideMark/>
          </w:tcPr>
          <w:p w14:paraId="13DC15CB"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52C66B63"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20CF038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Standard: 1 kb DNA ladder</w:t>
            </w:r>
          </w:p>
        </w:tc>
        <w:tc>
          <w:tcPr>
            <w:tcW w:w="4900" w:type="dxa"/>
            <w:tcBorders>
              <w:top w:val="nil"/>
              <w:left w:val="nil"/>
              <w:bottom w:val="single" w:sz="4" w:space="0" w:color="auto"/>
              <w:right w:val="single" w:sz="4" w:space="0" w:color="auto"/>
            </w:tcBorders>
            <w:shd w:val="clear" w:color="auto" w:fill="auto"/>
            <w:noWrap/>
            <w:vAlign w:val="bottom"/>
            <w:hideMark/>
          </w:tcPr>
          <w:p w14:paraId="40C7F9C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NEB</w:t>
            </w:r>
          </w:p>
        </w:tc>
      </w:tr>
      <w:tr w:rsidR="00AB3BA9" w:rsidRPr="00622A7F" w14:paraId="695EEA34"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211286DD"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Standard: 100 bp DNA ladder</w:t>
            </w:r>
          </w:p>
        </w:tc>
        <w:tc>
          <w:tcPr>
            <w:tcW w:w="4900" w:type="dxa"/>
            <w:tcBorders>
              <w:top w:val="nil"/>
              <w:left w:val="nil"/>
              <w:bottom w:val="single" w:sz="4" w:space="0" w:color="auto"/>
              <w:right w:val="single" w:sz="4" w:space="0" w:color="auto"/>
            </w:tcBorders>
            <w:shd w:val="clear" w:color="auto" w:fill="auto"/>
            <w:noWrap/>
            <w:vAlign w:val="bottom"/>
            <w:hideMark/>
          </w:tcPr>
          <w:p w14:paraId="5ECC943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NEB</w:t>
            </w:r>
          </w:p>
        </w:tc>
      </w:tr>
      <w:tr w:rsidR="00AB3BA9" w:rsidRPr="00622A7F" w14:paraId="0015BDB6"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794BC02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Standard: SeeBlue® Plus2 Protein Standard</w:t>
            </w:r>
          </w:p>
        </w:tc>
        <w:tc>
          <w:tcPr>
            <w:tcW w:w="4900" w:type="dxa"/>
            <w:tcBorders>
              <w:top w:val="nil"/>
              <w:left w:val="nil"/>
              <w:bottom w:val="single" w:sz="4" w:space="0" w:color="auto"/>
              <w:right w:val="single" w:sz="4" w:space="0" w:color="auto"/>
            </w:tcBorders>
            <w:shd w:val="clear" w:color="auto" w:fill="auto"/>
            <w:noWrap/>
            <w:vAlign w:val="bottom"/>
            <w:hideMark/>
          </w:tcPr>
          <w:p w14:paraId="6A1699C3"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Thermo Fisher Scientific</w:t>
            </w:r>
          </w:p>
        </w:tc>
      </w:tr>
      <w:tr w:rsidR="00AB3BA9" w:rsidRPr="00622A7F" w14:paraId="67A79B3F"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5D1BA9DC"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Sugar, Sucrose</w:t>
            </w:r>
          </w:p>
        </w:tc>
        <w:tc>
          <w:tcPr>
            <w:tcW w:w="4900" w:type="dxa"/>
            <w:tcBorders>
              <w:top w:val="nil"/>
              <w:left w:val="nil"/>
              <w:bottom w:val="single" w:sz="4" w:space="0" w:color="auto"/>
              <w:right w:val="single" w:sz="4" w:space="0" w:color="auto"/>
            </w:tcBorders>
            <w:shd w:val="clear" w:color="auto" w:fill="auto"/>
            <w:noWrap/>
            <w:vAlign w:val="bottom"/>
            <w:hideMark/>
          </w:tcPr>
          <w:p w14:paraId="0950465A"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K-Classic, Südzucker</w:t>
            </w:r>
          </w:p>
        </w:tc>
      </w:tr>
      <w:tr w:rsidR="00AB3BA9" w:rsidRPr="00622A7F" w14:paraId="3DA97A8D"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23FBB4B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SuperScript II Reverse Transcriptase </w:t>
            </w:r>
          </w:p>
        </w:tc>
        <w:tc>
          <w:tcPr>
            <w:tcW w:w="4900" w:type="dxa"/>
            <w:tcBorders>
              <w:top w:val="nil"/>
              <w:left w:val="nil"/>
              <w:bottom w:val="single" w:sz="4" w:space="0" w:color="auto"/>
              <w:right w:val="single" w:sz="4" w:space="0" w:color="auto"/>
            </w:tcBorders>
            <w:shd w:val="clear" w:color="auto" w:fill="auto"/>
            <w:noWrap/>
            <w:vAlign w:val="bottom"/>
            <w:hideMark/>
          </w:tcPr>
          <w:p w14:paraId="0A5017B0" w14:textId="1991FE9B" w:rsidR="00AB3BA9" w:rsidRPr="00622A7F" w:rsidRDefault="00AB3BA9" w:rsidP="00AB3BA9">
            <w:pPr>
              <w:spacing w:after="0" w:line="240" w:lineRule="auto"/>
              <w:jc w:val="left"/>
              <w:rPr>
                <w:rFonts w:eastAsia="Times New Roman" w:cs="Arial"/>
                <w:color w:val="000000"/>
                <w:sz w:val="22"/>
              </w:rPr>
            </w:pPr>
            <w:del w:id="7299" w:author="Stefan" w:date="2021-10-07T16:10:00Z">
              <w:r w:rsidRPr="00622A7F" w:rsidDel="00155456">
                <w:rPr>
                  <w:rFonts w:eastAsia="Times New Roman" w:cs="Arial"/>
                  <w:color w:val="000000"/>
                  <w:sz w:val="22"/>
                  <w:lang w:val="en-GB"/>
                </w:rPr>
                <w:delText>Life Technologies</w:delText>
              </w:r>
            </w:del>
            <w:ins w:id="7300" w:author="Stefan" w:date="2021-10-07T16:10:00Z">
              <w:r w:rsidR="00155456" w:rsidRPr="00622A7F">
                <w:rPr>
                  <w:rFonts w:eastAsia="Times New Roman" w:cs="Arial"/>
                  <w:color w:val="000000"/>
                  <w:sz w:val="22"/>
                  <w:lang w:val="en-GB"/>
                </w:rPr>
                <w:t>Life Technologies (Thermo Fisher Scientific)</w:t>
              </w:r>
            </w:ins>
          </w:p>
        </w:tc>
      </w:tr>
      <w:tr w:rsidR="00AB3BA9" w:rsidRPr="00622A7F" w14:paraId="7867F484"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29CF553B"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T7 Endonuclease I</w:t>
            </w:r>
          </w:p>
        </w:tc>
        <w:tc>
          <w:tcPr>
            <w:tcW w:w="4900" w:type="dxa"/>
            <w:tcBorders>
              <w:top w:val="nil"/>
              <w:left w:val="nil"/>
              <w:bottom w:val="single" w:sz="4" w:space="0" w:color="auto"/>
              <w:right w:val="single" w:sz="4" w:space="0" w:color="auto"/>
            </w:tcBorders>
            <w:shd w:val="clear" w:color="auto" w:fill="auto"/>
            <w:noWrap/>
            <w:vAlign w:val="bottom"/>
            <w:hideMark/>
          </w:tcPr>
          <w:p w14:paraId="1205826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NEB</w:t>
            </w:r>
          </w:p>
        </w:tc>
      </w:tr>
      <w:tr w:rsidR="00AB3BA9" w:rsidRPr="00622A7F" w14:paraId="134B697E"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471C630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Taq DNA Polymerase</w:t>
            </w:r>
          </w:p>
        </w:tc>
        <w:tc>
          <w:tcPr>
            <w:tcW w:w="4900" w:type="dxa"/>
            <w:tcBorders>
              <w:top w:val="nil"/>
              <w:left w:val="nil"/>
              <w:bottom w:val="single" w:sz="4" w:space="0" w:color="auto"/>
              <w:right w:val="single" w:sz="4" w:space="0" w:color="auto"/>
            </w:tcBorders>
            <w:shd w:val="clear" w:color="auto" w:fill="auto"/>
            <w:noWrap/>
            <w:vAlign w:val="bottom"/>
            <w:hideMark/>
          </w:tcPr>
          <w:p w14:paraId="270F5C0F" w14:textId="2BBD29FC" w:rsidR="00AB3BA9" w:rsidRPr="00622A7F" w:rsidRDefault="00AB3BA9" w:rsidP="00AB3BA9">
            <w:pPr>
              <w:spacing w:after="0" w:line="240" w:lineRule="auto"/>
              <w:jc w:val="left"/>
              <w:rPr>
                <w:rFonts w:eastAsia="Times New Roman" w:cs="Arial"/>
                <w:color w:val="000000"/>
                <w:sz w:val="22"/>
              </w:rPr>
            </w:pPr>
            <w:del w:id="7301" w:author="Stefan" w:date="2021-10-07T16:10:00Z">
              <w:r w:rsidRPr="00622A7F" w:rsidDel="00155456">
                <w:rPr>
                  <w:rFonts w:eastAsia="Times New Roman" w:cs="Arial"/>
                  <w:color w:val="000000"/>
                  <w:sz w:val="22"/>
                  <w:lang w:val="en-GB"/>
                </w:rPr>
                <w:delText>Life Technologies</w:delText>
              </w:r>
            </w:del>
            <w:ins w:id="7302" w:author="Stefan" w:date="2021-10-07T16:10:00Z">
              <w:r w:rsidR="00155456" w:rsidRPr="00622A7F">
                <w:rPr>
                  <w:rFonts w:eastAsia="Times New Roman" w:cs="Arial"/>
                  <w:color w:val="000000"/>
                  <w:sz w:val="22"/>
                  <w:lang w:val="en-GB"/>
                </w:rPr>
                <w:t>Life Technologies (Thermo Fisher Scientific)</w:t>
              </w:r>
            </w:ins>
          </w:p>
        </w:tc>
      </w:tr>
      <w:tr w:rsidR="00AB3BA9" w:rsidRPr="00622A7F" w14:paraId="432E6AD2"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4F1AC98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Taq reaction buffer (10x)</w:t>
            </w:r>
          </w:p>
        </w:tc>
        <w:tc>
          <w:tcPr>
            <w:tcW w:w="4900" w:type="dxa"/>
            <w:tcBorders>
              <w:top w:val="nil"/>
              <w:left w:val="nil"/>
              <w:bottom w:val="single" w:sz="4" w:space="0" w:color="auto"/>
              <w:right w:val="single" w:sz="4" w:space="0" w:color="auto"/>
            </w:tcBorders>
            <w:shd w:val="clear" w:color="auto" w:fill="auto"/>
            <w:noWrap/>
            <w:vAlign w:val="bottom"/>
            <w:hideMark/>
          </w:tcPr>
          <w:p w14:paraId="51B2608A" w14:textId="134C7C06" w:rsidR="00AB3BA9" w:rsidRPr="00622A7F" w:rsidRDefault="00AB3BA9" w:rsidP="00AB3BA9">
            <w:pPr>
              <w:spacing w:after="0" w:line="240" w:lineRule="auto"/>
              <w:jc w:val="left"/>
              <w:rPr>
                <w:rFonts w:eastAsia="Times New Roman" w:cs="Arial"/>
                <w:color w:val="000000"/>
                <w:sz w:val="22"/>
              </w:rPr>
            </w:pPr>
            <w:del w:id="7303" w:author="Stefan" w:date="2021-10-07T16:10:00Z">
              <w:r w:rsidRPr="00622A7F" w:rsidDel="00155456">
                <w:rPr>
                  <w:rFonts w:eastAsia="Times New Roman" w:cs="Arial"/>
                  <w:color w:val="000000"/>
                  <w:sz w:val="22"/>
                  <w:lang w:val="en-GB"/>
                </w:rPr>
                <w:delText>Life Technologies</w:delText>
              </w:r>
            </w:del>
            <w:ins w:id="7304" w:author="Stefan" w:date="2021-10-07T16:10:00Z">
              <w:r w:rsidR="00155456" w:rsidRPr="00622A7F">
                <w:rPr>
                  <w:rFonts w:eastAsia="Times New Roman" w:cs="Arial"/>
                  <w:color w:val="000000"/>
                  <w:sz w:val="22"/>
                  <w:lang w:val="en-GB"/>
                </w:rPr>
                <w:t>Life Technologies (Thermo Fisher Scientific)</w:t>
              </w:r>
            </w:ins>
          </w:p>
        </w:tc>
      </w:tr>
      <w:tr w:rsidR="00AB3BA9" w:rsidRPr="00622A7F" w14:paraId="42DEB32B"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66C4C83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TOP10 E. coli</w:t>
            </w:r>
          </w:p>
        </w:tc>
        <w:tc>
          <w:tcPr>
            <w:tcW w:w="4900" w:type="dxa"/>
            <w:tcBorders>
              <w:top w:val="nil"/>
              <w:left w:val="nil"/>
              <w:bottom w:val="single" w:sz="4" w:space="0" w:color="auto"/>
              <w:right w:val="single" w:sz="4" w:space="0" w:color="auto"/>
            </w:tcBorders>
            <w:shd w:val="clear" w:color="auto" w:fill="auto"/>
            <w:noWrap/>
            <w:vAlign w:val="bottom"/>
            <w:hideMark/>
          </w:tcPr>
          <w:p w14:paraId="2641BC3A" w14:textId="15D6362C" w:rsidR="00AB3BA9" w:rsidRPr="00622A7F" w:rsidRDefault="00AB3BA9" w:rsidP="00AB3BA9">
            <w:pPr>
              <w:spacing w:after="0" w:line="240" w:lineRule="auto"/>
              <w:jc w:val="left"/>
              <w:rPr>
                <w:rFonts w:eastAsia="Times New Roman" w:cs="Arial"/>
                <w:color w:val="000000"/>
                <w:sz w:val="22"/>
              </w:rPr>
            </w:pPr>
            <w:del w:id="7305" w:author="Stefan" w:date="2021-10-07T16:10:00Z">
              <w:r w:rsidRPr="00622A7F" w:rsidDel="00155456">
                <w:rPr>
                  <w:rFonts w:eastAsia="Times New Roman" w:cs="Arial"/>
                  <w:color w:val="000000"/>
                  <w:sz w:val="22"/>
                  <w:lang w:val="en-GB"/>
                </w:rPr>
                <w:delText>Life Technologies</w:delText>
              </w:r>
            </w:del>
            <w:ins w:id="7306" w:author="Stefan" w:date="2021-10-07T16:10:00Z">
              <w:r w:rsidR="00155456" w:rsidRPr="00622A7F">
                <w:rPr>
                  <w:rFonts w:eastAsia="Times New Roman" w:cs="Arial"/>
                  <w:color w:val="000000"/>
                  <w:sz w:val="22"/>
                  <w:lang w:val="en-GB"/>
                </w:rPr>
                <w:t>Life Technologies (Thermo Fisher Scientific)</w:t>
              </w:r>
            </w:ins>
          </w:p>
        </w:tc>
      </w:tr>
      <w:tr w:rsidR="00AB3BA9" w:rsidRPr="00622A7F" w14:paraId="2547056F"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748C5800"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Trypsin-EDTA</w:t>
            </w:r>
          </w:p>
        </w:tc>
        <w:tc>
          <w:tcPr>
            <w:tcW w:w="4900" w:type="dxa"/>
            <w:tcBorders>
              <w:top w:val="nil"/>
              <w:left w:val="nil"/>
              <w:bottom w:val="single" w:sz="4" w:space="0" w:color="auto"/>
              <w:right w:val="single" w:sz="4" w:space="0" w:color="auto"/>
            </w:tcBorders>
            <w:shd w:val="clear" w:color="auto" w:fill="auto"/>
            <w:noWrap/>
            <w:vAlign w:val="bottom"/>
            <w:hideMark/>
          </w:tcPr>
          <w:p w14:paraId="471900F8"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Sigma</w:t>
            </w:r>
          </w:p>
        </w:tc>
      </w:tr>
      <w:tr w:rsidR="00AB3BA9" w:rsidRPr="00622A7F" w14:paraId="3F964B53"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30A836E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Tween 20</w:t>
            </w:r>
          </w:p>
        </w:tc>
        <w:tc>
          <w:tcPr>
            <w:tcW w:w="4900" w:type="dxa"/>
            <w:tcBorders>
              <w:top w:val="nil"/>
              <w:left w:val="nil"/>
              <w:bottom w:val="single" w:sz="4" w:space="0" w:color="auto"/>
              <w:right w:val="single" w:sz="4" w:space="0" w:color="auto"/>
            </w:tcBorders>
            <w:shd w:val="clear" w:color="auto" w:fill="auto"/>
            <w:noWrap/>
            <w:vAlign w:val="bottom"/>
            <w:hideMark/>
          </w:tcPr>
          <w:p w14:paraId="404F5C57"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Sigma, VWR</w:t>
            </w:r>
          </w:p>
        </w:tc>
      </w:tr>
      <w:tr w:rsidR="00AB3BA9" w:rsidRPr="00622A7F" w14:paraId="1FBE9DAD"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03D48134"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X-Gal</w:t>
            </w:r>
          </w:p>
        </w:tc>
        <w:tc>
          <w:tcPr>
            <w:tcW w:w="4900" w:type="dxa"/>
            <w:tcBorders>
              <w:top w:val="nil"/>
              <w:left w:val="nil"/>
              <w:bottom w:val="single" w:sz="4" w:space="0" w:color="auto"/>
              <w:right w:val="single" w:sz="4" w:space="0" w:color="auto"/>
            </w:tcBorders>
            <w:shd w:val="clear" w:color="auto" w:fill="auto"/>
            <w:noWrap/>
            <w:vAlign w:val="bottom"/>
            <w:hideMark/>
          </w:tcPr>
          <w:p w14:paraId="0A6D5766"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Roth</w:t>
            </w:r>
          </w:p>
        </w:tc>
      </w:tr>
      <w:tr w:rsidR="00AB3BA9" w:rsidRPr="00622A7F" w14:paraId="2ED221F6"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6EB3C379"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Yeast extract</w:t>
            </w:r>
          </w:p>
        </w:tc>
        <w:tc>
          <w:tcPr>
            <w:tcW w:w="4900" w:type="dxa"/>
            <w:tcBorders>
              <w:top w:val="nil"/>
              <w:left w:val="nil"/>
              <w:bottom w:val="single" w:sz="4" w:space="0" w:color="auto"/>
              <w:right w:val="single" w:sz="4" w:space="0" w:color="auto"/>
            </w:tcBorders>
            <w:shd w:val="clear" w:color="auto" w:fill="auto"/>
            <w:noWrap/>
            <w:vAlign w:val="bottom"/>
            <w:hideMark/>
          </w:tcPr>
          <w:p w14:paraId="015ED9B2"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Merck</w:t>
            </w:r>
          </w:p>
        </w:tc>
      </w:tr>
      <w:tr w:rsidR="00AB3BA9" w:rsidRPr="00622A7F" w14:paraId="2BE16D95" w14:textId="77777777" w:rsidTr="00AB3BA9">
        <w:trPr>
          <w:trHeight w:val="285"/>
        </w:trPr>
        <w:tc>
          <w:tcPr>
            <w:tcW w:w="4700" w:type="dxa"/>
            <w:tcBorders>
              <w:top w:val="nil"/>
              <w:left w:val="single" w:sz="4" w:space="0" w:color="auto"/>
              <w:bottom w:val="single" w:sz="4" w:space="0" w:color="auto"/>
              <w:right w:val="single" w:sz="4" w:space="0" w:color="auto"/>
            </w:tcBorders>
            <w:shd w:val="clear" w:color="auto" w:fill="auto"/>
            <w:noWrap/>
            <w:vAlign w:val="bottom"/>
            <w:hideMark/>
          </w:tcPr>
          <w:p w14:paraId="4E6D98DC"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Yeast powder</w:t>
            </w:r>
          </w:p>
        </w:tc>
        <w:tc>
          <w:tcPr>
            <w:tcW w:w="4900" w:type="dxa"/>
            <w:tcBorders>
              <w:top w:val="nil"/>
              <w:left w:val="nil"/>
              <w:bottom w:val="single" w:sz="4" w:space="0" w:color="auto"/>
              <w:right w:val="single" w:sz="4" w:space="0" w:color="auto"/>
            </w:tcBorders>
            <w:shd w:val="clear" w:color="auto" w:fill="auto"/>
            <w:noWrap/>
            <w:vAlign w:val="bottom"/>
            <w:hideMark/>
          </w:tcPr>
          <w:p w14:paraId="5D8E01A1" w14:textId="77777777" w:rsidR="00AB3BA9" w:rsidRPr="00622A7F" w:rsidRDefault="00AB3BA9" w:rsidP="00AB3BA9">
            <w:pPr>
              <w:spacing w:after="0" w:line="240" w:lineRule="auto"/>
              <w:jc w:val="left"/>
              <w:rPr>
                <w:rFonts w:eastAsia="Times New Roman" w:cs="Arial"/>
                <w:color w:val="000000"/>
                <w:sz w:val="22"/>
              </w:rPr>
            </w:pPr>
            <w:r w:rsidRPr="00622A7F">
              <w:rPr>
                <w:rFonts w:eastAsia="Times New Roman" w:cs="Arial"/>
                <w:color w:val="000000"/>
                <w:sz w:val="22"/>
                <w:lang w:val="en-GB"/>
              </w:rPr>
              <w:t>Sigma Aldrich</w:t>
            </w:r>
          </w:p>
        </w:tc>
      </w:tr>
    </w:tbl>
    <w:p w14:paraId="7FF3AEC7" w14:textId="0235BCC8" w:rsidR="00AB3BA9" w:rsidRPr="00622A7F" w:rsidRDefault="00AB3BA9" w:rsidP="00AB3BA9">
      <w:pPr>
        <w:rPr>
          <w:rFonts w:cs="Arial"/>
        </w:rPr>
      </w:pPr>
    </w:p>
    <w:p w14:paraId="6297FB5A" w14:textId="62E48A96" w:rsidR="00AB3BA9" w:rsidRPr="00622A7F" w:rsidRDefault="00AB3BA9" w:rsidP="00AB3BA9">
      <w:pPr>
        <w:pStyle w:val="berschrift3"/>
        <w:rPr>
          <w:rFonts w:cs="Arial"/>
        </w:rPr>
      </w:pPr>
      <w:bookmarkStart w:id="7307" w:name="_Toc91488946"/>
      <w:r w:rsidRPr="00622A7F">
        <w:rPr>
          <w:rFonts w:cs="Arial"/>
        </w:rPr>
        <w:t>Buffers and solutions</w:t>
      </w:r>
      <w:bookmarkEnd w:id="7307"/>
    </w:p>
    <w:p w14:paraId="40042D6C" w14:textId="1C0E385F" w:rsidR="005D6492" w:rsidRPr="00622A7F" w:rsidRDefault="005D6492" w:rsidP="00030D93">
      <w:pPr>
        <w:keepNext/>
        <w:rPr>
          <w:ins w:id="7308" w:author="Stefan" w:date="2021-10-05T10:22:00Z"/>
          <w:rFonts w:cs="Arial"/>
        </w:rPr>
      </w:pPr>
      <w:bookmarkStart w:id="7309" w:name="_Toc94355278"/>
      <w:ins w:id="7310" w:author="Stefan" w:date="2021-10-05T10:22:00Z">
        <w:r w:rsidRPr="00622A7F">
          <w:rPr>
            <w:rFonts w:cs="Arial"/>
          </w:rPr>
          <w:t xml:space="preserve">Table </w:t>
        </w:r>
      </w:ins>
      <w:ins w:id="7311"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7312" w:author="Haskamp, Stefan" w:date="2022-02-05T20:56:00Z">
        <w:r w:rsidR="005A4AC0">
          <w:rPr>
            <w:rFonts w:cs="Arial"/>
            <w:noProof/>
          </w:rPr>
          <w:t>29</w:t>
        </w:r>
        <w:r w:rsidR="005A4AC0">
          <w:rPr>
            <w:rFonts w:cs="Arial"/>
          </w:rPr>
          <w:fldChar w:fldCharType="end"/>
        </w:r>
      </w:ins>
      <w:ins w:id="7313" w:author="Stefan" w:date="2021-10-05T10:22:00Z">
        <w:del w:id="7314" w:author="Haskamp, Stefan" w:date="2022-02-05T20:56:00Z">
          <w:r w:rsidRPr="00622A7F" w:rsidDel="005A4AC0">
            <w:rPr>
              <w:rFonts w:cs="Arial"/>
            </w:rPr>
            <w:fldChar w:fldCharType="begin"/>
          </w:r>
          <w:r w:rsidRPr="00622A7F" w:rsidDel="005A4AC0">
            <w:rPr>
              <w:rFonts w:cs="Arial"/>
            </w:rPr>
            <w:delInstrText xml:space="preserve"> SEQ Table \* ARABIC </w:delInstrText>
          </w:r>
        </w:del>
      </w:ins>
      <w:del w:id="7315" w:author="Haskamp, Stefan" w:date="2022-02-05T20:56:00Z">
        <w:r w:rsidRPr="00622A7F" w:rsidDel="005A4AC0">
          <w:rPr>
            <w:rFonts w:cs="Arial"/>
          </w:rPr>
          <w:fldChar w:fldCharType="separate"/>
        </w:r>
        <w:r w:rsidR="002D4AD7" w:rsidDel="005A4AC0">
          <w:rPr>
            <w:rFonts w:cs="Arial"/>
            <w:noProof/>
          </w:rPr>
          <w:delText>28</w:delText>
        </w:r>
      </w:del>
      <w:ins w:id="7316" w:author="Stefan" w:date="2021-10-05T10:22:00Z">
        <w:del w:id="7317" w:author="Haskamp, Stefan" w:date="2022-02-05T20:56:00Z">
          <w:r w:rsidRPr="00622A7F" w:rsidDel="005A4AC0">
            <w:rPr>
              <w:rFonts w:cs="Arial"/>
            </w:rPr>
            <w:fldChar w:fldCharType="end"/>
          </w:r>
        </w:del>
        <w:r w:rsidRPr="00622A7F">
          <w:rPr>
            <w:rFonts w:cs="Arial"/>
          </w:rPr>
          <w:t>: Buffer and solutions</w:t>
        </w:r>
        <w:bookmarkEnd w:id="7309"/>
      </w:ins>
    </w:p>
    <w:tbl>
      <w:tblPr>
        <w:tblW w:w="7540" w:type="dxa"/>
        <w:tblInd w:w="-5" w:type="dxa"/>
        <w:tblLook w:val="04A0" w:firstRow="1" w:lastRow="0" w:firstColumn="1" w:lastColumn="0" w:noHBand="0" w:noVBand="1"/>
        <w:tblPrChange w:id="7318" w:author="Stefan" w:date="2021-10-05T11:11:00Z">
          <w:tblPr>
            <w:tblW w:w="7540" w:type="dxa"/>
            <w:tblInd w:w="-5" w:type="dxa"/>
            <w:tblLook w:val="04A0" w:firstRow="1" w:lastRow="0" w:firstColumn="1" w:lastColumn="0" w:noHBand="0" w:noVBand="1"/>
          </w:tblPr>
        </w:tblPrChange>
      </w:tblPr>
      <w:tblGrid>
        <w:gridCol w:w="3261"/>
        <w:gridCol w:w="4279"/>
        <w:tblGridChange w:id="7319">
          <w:tblGrid>
            <w:gridCol w:w="2900"/>
            <w:gridCol w:w="4640"/>
          </w:tblGrid>
        </w:tblGridChange>
      </w:tblGrid>
      <w:tr w:rsidR="000F5273" w:rsidRPr="00622A7F" w14:paraId="0BA6DE76" w14:textId="77777777" w:rsidTr="00B80583">
        <w:trPr>
          <w:trHeight w:val="300"/>
          <w:trPrChange w:id="7320" w:author="Stefan" w:date="2021-10-05T11:11:00Z">
            <w:trPr>
              <w:trHeight w:val="300"/>
            </w:trPr>
          </w:trPrChange>
        </w:trPr>
        <w:tc>
          <w:tcPr>
            <w:tcW w:w="3261" w:type="dxa"/>
            <w:tcBorders>
              <w:top w:val="single" w:sz="4" w:space="0" w:color="auto"/>
              <w:left w:val="single" w:sz="4" w:space="0" w:color="auto"/>
              <w:bottom w:val="single" w:sz="4" w:space="0" w:color="auto"/>
              <w:right w:val="single" w:sz="4" w:space="0" w:color="auto"/>
            </w:tcBorders>
            <w:shd w:val="clear" w:color="auto" w:fill="auto"/>
            <w:noWrap/>
            <w:vAlign w:val="bottom"/>
            <w:hideMark/>
            <w:tcPrChange w:id="7321" w:author="Stefan" w:date="2021-10-05T11:11:00Z">
              <w:tcPr>
                <w:tcW w:w="2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14:paraId="39BF994E" w14:textId="2A6860FB"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Agarose gel (0.8 – </w:t>
            </w:r>
            <w:commentRangeStart w:id="7322"/>
            <w:r w:rsidRPr="00622A7F">
              <w:rPr>
                <w:rFonts w:eastAsia="Times New Roman" w:cs="Arial"/>
                <w:color w:val="000000"/>
                <w:sz w:val="22"/>
                <w:lang w:val="en-GB"/>
              </w:rPr>
              <w:t>3</w:t>
            </w:r>
            <w:commentRangeEnd w:id="7322"/>
            <w:r w:rsidR="003908AB" w:rsidRPr="00622A7F">
              <w:rPr>
                <w:rStyle w:val="Kommentarzeichen"/>
                <w:rFonts w:cs="Arial"/>
              </w:rPr>
              <w:commentReference w:id="7322"/>
            </w:r>
            <w:r w:rsidRPr="00622A7F">
              <w:rPr>
                <w:rFonts w:eastAsia="Times New Roman" w:cs="Arial"/>
                <w:color w:val="000000"/>
                <w:sz w:val="22"/>
                <w:lang w:val="en-GB"/>
              </w:rPr>
              <w:t>.0</w:t>
            </w:r>
            <w:del w:id="7323" w:author="Stefan" w:date="2021-10-07T16:17:00Z">
              <w:r w:rsidRPr="00622A7F" w:rsidDel="005D6231">
                <w:rPr>
                  <w:rFonts w:eastAsia="Times New Roman" w:cs="Arial"/>
                  <w:color w:val="000000"/>
                  <w:sz w:val="22"/>
                  <w:lang w:val="en-GB"/>
                </w:rPr>
                <w:delText> </w:delText>
              </w:r>
            </w:del>
            <w:ins w:id="7324"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w:t>
            </w:r>
          </w:p>
        </w:tc>
        <w:tc>
          <w:tcPr>
            <w:tcW w:w="4279" w:type="dxa"/>
            <w:tcBorders>
              <w:top w:val="single" w:sz="4" w:space="0" w:color="auto"/>
              <w:left w:val="nil"/>
              <w:bottom w:val="single" w:sz="4" w:space="0" w:color="auto"/>
              <w:right w:val="single" w:sz="4" w:space="0" w:color="auto"/>
            </w:tcBorders>
            <w:shd w:val="clear" w:color="auto" w:fill="auto"/>
            <w:noWrap/>
            <w:vAlign w:val="bottom"/>
            <w:hideMark/>
            <w:tcPrChange w:id="7325" w:author="Stefan" w:date="2021-10-05T11:11:00Z">
              <w:tcPr>
                <w:tcW w:w="4640"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06692B18" w14:textId="06669080"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0.8</w:t>
            </w:r>
            <w:del w:id="7326" w:author="Stefan" w:date="2021-10-07T16:17:00Z">
              <w:r w:rsidRPr="00622A7F" w:rsidDel="005D6231">
                <w:rPr>
                  <w:rFonts w:eastAsia="Times New Roman" w:cs="Arial"/>
                  <w:color w:val="000000"/>
                  <w:sz w:val="22"/>
                  <w:lang w:val="en-GB"/>
                </w:rPr>
                <w:delText xml:space="preserve"> </w:delText>
              </w:r>
            </w:del>
            <w:ins w:id="7327"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w:t>
            </w:r>
            <w:del w:id="7328" w:author="Stefan" w:date="2021-10-07T16:17:00Z">
              <w:r w:rsidRPr="00622A7F" w:rsidDel="005D6231">
                <w:rPr>
                  <w:rFonts w:eastAsia="Times New Roman" w:cs="Arial"/>
                  <w:color w:val="000000"/>
                  <w:sz w:val="22"/>
                  <w:lang w:val="en-GB"/>
                </w:rPr>
                <w:delText xml:space="preserve"> </w:delText>
              </w:r>
            </w:del>
            <w:ins w:id="7329"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3.0</w:t>
            </w:r>
            <w:del w:id="7330" w:author="Stefan" w:date="2021-10-07T16:17:00Z">
              <w:r w:rsidRPr="00622A7F" w:rsidDel="005D6231">
                <w:rPr>
                  <w:rFonts w:eastAsia="Times New Roman" w:cs="Arial"/>
                  <w:color w:val="000000"/>
                  <w:sz w:val="22"/>
                  <w:lang w:val="en-GB"/>
                </w:rPr>
                <w:delText> </w:delText>
              </w:r>
            </w:del>
            <w:ins w:id="7331"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332" w:author="Stefan" w:date="2021-10-07T16:17:00Z">
              <w:r w:rsidRPr="00622A7F" w:rsidDel="005D6231">
                <w:rPr>
                  <w:rFonts w:eastAsia="Times New Roman" w:cs="Arial"/>
                  <w:color w:val="000000"/>
                  <w:sz w:val="22"/>
                  <w:lang w:val="en-GB"/>
                </w:rPr>
                <w:delText xml:space="preserve"> </w:delText>
              </w:r>
            </w:del>
            <w:ins w:id="7333"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Agarose</w:t>
            </w:r>
            <w:del w:id="7334" w:author="Stefan" w:date="2021-10-07T16:17:00Z">
              <w:r w:rsidRPr="00622A7F" w:rsidDel="005D6231">
                <w:rPr>
                  <w:rFonts w:eastAsia="Times New Roman" w:cs="Arial"/>
                  <w:color w:val="000000"/>
                  <w:sz w:val="22"/>
                  <w:lang w:val="en-GB"/>
                </w:rPr>
                <w:delText xml:space="preserve"> </w:delText>
              </w:r>
            </w:del>
            <w:ins w:id="7335"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per</w:t>
            </w:r>
            <w:del w:id="7336" w:author="Stefan" w:date="2021-10-07T16:17:00Z">
              <w:r w:rsidRPr="00622A7F" w:rsidDel="005D6231">
                <w:rPr>
                  <w:rFonts w:eastAsia="Times New Roman" w:cs="Arial"/>
                  <w:color w:val="000000"/>
                  <w:sz w:val="22"/>
                  <w:lang w:val="en-GB"/>
                </w:rPr>
                <w:delText xml:space="preserve"> </w:delText>
              </w:r>
            </w:del>
            <w:ins w:id="7337"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100</w:t>
            </w:r>
            <w:del w:id="7338" w:author="Stefan" w:date="2021-10-07T16:17:00Z">
              <w:r w:rsidRPr="00622A7F" w:rsidDel="005D6231">
                <w:rPr>
                  <w:rFonts w:eastAsia="Times New Roman" w:cs="Arial"/>
                  <w:color w:val="000000"/>
                  <w:sz w:val="22"/>
                  <w:lang w:val="en-GB"/>
                </w:rPr>
                <w:delText> </w:delText>
              </w:r>
            </w:del>
            <w:ins w:id="7339"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ml</w:t>
            </w:r>
            <w:del w:id="7340" w:author="Stefan" w:date="2021-10-07T16:17:00Z">
              <w:r w:rsidRPr="00622A7F" w:rsidDel="005D6231">
                <w:rPr>
                  <w:rFonts w:eastAsia="Times New Roman" w:cs="Arial"/>
                  <w:color w:val="000000"/>
                  <w:sz w:val="22"/>
                  <w:lang w:val="en-GB"/>
                </w:rPr>
                <w:delText xml:space="preserve"> </w:delText>
              </w:r>
            </w:del>
            <w:ins w:id="7341"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1x</w:t>
            </w:r>
            <w:del w:id="7342" w:author="Stefan" w:date="2021-10-07T16:17:00Z">
              <w:r w:rsidRPr="00622A7F" w:rsidDel="005D6231">
                <w:rPr>
                  <w:rFonts w:eastAsia="Times New Roman" w:cs="Arial"/>
                  <w:color w:val="000000"/>
                  <w:sz w:val="22"/>
                  <w:lang w:val="en-GB"/>
                </w:rPr>
                <w:delText xml:space="preserve"> </w:delText>
              </w:r>
            </w:del>
            <w:ins w:id="7343"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TBE</w:t>
            </w:r>
          </w:p>
        </w:tc>
      </w:tr>
      <w:tr w:rsidR="000F5273" w:rsidRPr="00622A7F" w14:paraId="79B7A11A" w14:textId="77777777" w:rsidTr="00B80583">
        <w:trPr>
          <w:trHeight w:val="300"/>
          <w:trPrChange w:id="7344" w:author="Stefan" w:date="2021-10-05T11:11:00Z">
            <w:trPr>
              <w:trHeight w:val="300"/>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345"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BB104D3" w14:textId="5D7A72B8" w:rsidR="000F5273" w:rsidRPr="00622A7F" w:rsidRDefault="000F5273" w:rsidP="000F5273">
            <w:pPr>
              <w:spacing w:after="0" w:line="240" w:lineRule="auto"/>
              <w:jc w:val="left"/>
              <w:rPr>
                <w:rFonts w:eastAsia="Times New Roman" w:cs="Arial"/>
                <w:color w:val="000000"/>
                <w:sz w:val="22"/>
              </w:rPr>
            </w:pPr>
            <w:del w:id="7346" w:author="Stefan" w:date="2021-10-07T16:17:00Z">
              <w:r w:rsidRPr="00622A7F" w:rsidDel="005D6231">
                <w:rPr>
                  <w:rFonts w:eastAsia="Times New Roman" w:cs="Arial"/>
                  <w:color w:val="000000"/>
                  <w:sz w:val="22"/>
                </w:rPr>
                <w:delText> </w:delText>
              </w:r>
            </w:del>
            <w:ins w:id="7347" w:author="Stefan" w:date="2021-10-07T16:17: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348"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7112CFB7" w14:textId="08D0A84F"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dissolve</w:t>
            </w:r>
            <w:del w:id="7349" w:author="Stefan" w:date="2021-10-07T16:17:00Z">
              <w:r w:rsidRPr="00622A7F" w:rsidDel="005D6231">
                <w:rPr>
                  <w:rFonts w:eastAsia="Times New Roman" w:cs="Arial"/>
                  <w:color w:val="000000"/>
                  <w:sz w:val="22"/>
                  <w:lang w:val="en-GB"/>
                </w:rPr>
                <w:delText xml:space="preserve"> </w:delText>
              </w:r>
            </w:del>
            <w:ins w:id="7350"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by</w:t>
            </w:r>
            <w:del w:id="7351" w:author="Stefan" w:date="2021-10-07T16:17:00Z">
              <w:r w:rsidRPr="00622A7F" w:rsidDel="005D6231">
                <w:rPr>
                  <w:rFonts w:eastAsia="Times New Roman" w:cs="Arial"/>
                  <w:color w:val="000000"/>
                  <w:sz w:val="22"/>
                  <w:lang w:val="en-GB"/>
                </w:rPr>
                <w:delText xml:space="preserve"> </w:delText>
              </w:r>
            </w:del>
            <w:ins w:id="7352"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heating</w:t>
            </w:r>
            <w:del w:id="7353" w:author="Stefan" w:date="2021-10-07T16:17:00Z">
              <w:r w:rsidRPr="00622A7F" w:rsidDel="005D6231">
                <w:rPr>
                  <w:rFonts w:eastAsia="Times New Roman" w:cs="Arial"/>
                  <w:color w:val="000000"/>
                  <w:sz w:val="22"/>
                  <w:lang w:val="en-GB"/>
                </w:rPr>
                <w:delText xml:space="preserve"> </w:delText>
              </w:r>
            </w:del>
            <w:ins w:id="7354"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in</w:t>
            </w:r>
            <w:del w:id="7355" w:author="Stefan" w:date="2021-10-07T16:17:00Z">
              <w:r w:rsidRPr="00622A7F" w:rsidDel="005D6231">
                <w:rPr>
                  <w:rFonts w:eastAsia="Times New Roman" w:cs="Arial"/>
                  <w:color w:val="000000"/>
                  <w:sz w:val="22"/>
                  <w:lang w:val="en-GB"/>
                </w:rPr>
                <w:delText xml:space="preserve"> </w:delText>
              </w:r>
            </w:del>
            <w:ins w:id="7356"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microwave</w:t>
            </w:r>
          </w:p>
        </w:tc>
      </w:tr>
      <w:tr w:rsidR="000F5273" w:rsidRPr="00622A7F" w14:paraId="17FAB987" w14:textId="77777777" w:rsidTr="00B80583">
        <w:trPr>
          <w:trHeight w:val="285"/>
          <w:trPrChange w:id="7357"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358"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4AC6BF1" w14:textId="655BB0C7" w:rsidR="000F5273" w:rsidRPr="00622A7F" w:rsidRDefault="000F5273" w:rsidP="000F5273">
            <w:pPr>
              <w:spacing w:after="0" w:line="240" w:lineRule="auto"/>
              <w:jc w:val="left"/>
              <w:rPr>
                <w:rFonts w:eastAsia="Times New Roman" w:cs="Arial"/>
                <w:color w:val="000000"/>
                <w:sz w:val="22"/>
              </w:rPr>
            </w:pPr>
            <w:del w:id="7359" w:author="Stefan" w:date="2021-10-07T16:17:00Z">
              <w:r w:rsidRPr="00622A7F" w:rsidDel="005D6231">
                <w:rPr>
                  <w:rFonts w:eastAsia="Times New Roman" w:cs="Arial"/>
                  <w:color w:val="000000"/>
                  <w:sz w:val="22"/>
                </w:rPr>
                <w:delText> </w:delText>
              </w:r>
            </w:del>
            <w:ins w:id="7360" w:author="Stefan" w:date="2021-10-07T16:17: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361"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35B5BC04" w14:textId="2714C0D9"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let</w:t>
            </w:r>
            <w:del w:id="7362" w:author="Stefan" w:date="2021-10-07T16:17:00Z">
              <w:r w:rsidRPr="00622A7F" w:rsidDel="005D6231">
                <w:rPr>
                  <w:rFonts w:eastAsia="Times New Roman" w:cs="Arial"/>
                  <w:color w:val="000000"/>
                  <w:sz w:val="22"/>
                  <w:lang w:val="en-GB"/>
                </w:rPr>
                <w:delText xml:space="preserve"> </w:delText>
              </w:r>
            </w:del>
            <w:ins w:id="7363"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cool</w:t>
            </w:r>
            <w:del w:id="7364" w:author="Stefan" w:date="2021-10-07T16:17:00Z">
              <w:r w:rsidRPr="00622A7F" w:rsidDel="005D6231">
                <w:rPr>
                  <w:rFonts w:eastAsia="Times New Roman" w:cs="Arial"/>
                  <w:color w:val="000000"/>
                  <w:sz w:val="22"/>
                  <w:lang w:val="en-GB"/>
                </w:rPr>
                <w:delText xml:space="preserve"> </w:delText>
              </w:r>
            </w:del>
            <w:ins w:id="7365"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down</w:t>
            </w:r>
            <w:del w:id="7366" w:author="Stefan" w:date="2021-10-07T16:17:00Z">
              <w:r w:rsidRPr="00622A7F" w:rsidDel="005D6231">
                <w:rPr>
                  <w:rFonts w:eastAsia="Times New Roman" w:cs="Arial"/>
                  <w:color w:val="000000"/>
                  <w:sz w:val="22"/>
                  <w:lang w:val="en-GB"/>
                </w:rPr>
                <w:delText xml:space="preserve"> </w:delText>
              </w:r>
            </w:del>
            <w:ins w:id="7367"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and</w:t>
            </w:r>
            <w:del w:id="7368" w:author="Stefan" w:date="2021-10-07T16:17:00Z">
              <w:r w:rsidRPr="00622A7F" w:rsidDel="005D6231">
                <w:rPr>
                  <w:rFonts w:eastAsia="Times New Roman" w:cs="Arial"/>
                  <w:color w:val="000000"/>
                  <w:sz w:val="22"/>
                  <w:lang w:val="en-GB"/>
                </w:rPr>
                <w:delText xml:space="preserve"> </w:delText>
              </w:r>
            </w:del>
            <w:ins w:id="7369"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add</w:t>
            </w:r>
            <w:del w:id="7370" w:author="Stefan" w:date="2021-10-07T16:17:00Z">
              <w:r w:rsidRPr="00622A7F" w:rsidDel="005D6231">
                <w:rPr>
                  <w:rFonts w:eastAsia="Times New Roman" w:cs="Arial"/>
                  <w:color w:val="000000"/>
                  <w:sz w:val="22"/>
                  <w:lang w:val="en-GB"/>
                </w:rPr>
                <w:delText xml:space="preserve"> </w:delText>
              </w:r>
            </w:del>
            <w:ins w:id="7371"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0.06</w:t>
            </w:r>
            <w:del w:id="7372" w:author="Stefan" w:date="2021-10-07T16:17:00Z">
              <w:r w:rsidRPr="00622A7F" w:rsidDel="005D6231">
                <w:rPr>
                  <w:rFonts w:eastAsia="Times New Roman" w:cs="Arial"/>
                  <w:color w:val="000000"/>
                  <w:sz w:val="22"/>
                  <w:lang w:val="en-GB"/>
                </w:rPr>
                <w:delText> </w:delText>
              </w:r>
            </w:del>
            <w:ins w:id="7373"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μl</w:t>
            </w:r>
            <w:del w:id="7374" w:author="Stefan" w:date="2021-10-07T16:17:00Z">
              <w:r w:rsidRPr="00622A7F" w:rsidDel="005D6231">
                <w:rPr>
                  <w:rFonts w:eastAsia="Times New Roman" w:cs="Arial"/>
                  <w:color w:val="000000"/>
                  <w:sz w:val="22"/>
                  <w:lang w:val="en-GB"/>
                </w:rPr>
                <w:delText xml:space="preserve"> </w:delText>
              </w:r>
            </w:del>
            <w:ins w:id="7375"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w:t>
            </w:r>
            <w:del w:id="7376" w:author="Stefan" w:date="2021-10-07T16:17:00Z">
              <w:r w:rsidRPr="00622A7F" w:rsidDel="005D6231">
                <w:rPr>
                  <w:rFonts w:eastAsia="Times New Roman" w:cs="Arial"/>
                  <w:color w:val="000000"/>
                  <w:sz w:val="22"/>
                  <w:lang w:val="en-GB"/>
                </w:rPr>
                <w:delText xml:space="preserve"> </w:delText>
              </w:r>
            </w:del>
            <w:ins w:id="7377"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ml</w:t>
            </w:r>
            <w:del w:id="7378" w:author="Stefan" w:date="2021-10-07T16:17:00Z">
              <w:r w:rsidRPr="00622A7F" w:rsidDel="005D6231">
                <w:rPr>
                  <w:rFonts w:eastAsia="Times New Roman" w:cs="Arial"/>
                  <w:color w:val="000000"/>
                  <w:sz w:val="22"/>
                  <w:lang w:val="en-GB"/>
                </w:rPr>
                <w:delText xml:space="preserve"> </w:delText>
              </w:r>
            </w:del>
            <w:ins w:id="7379"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peqGREEN</w:t>
            </w:r>
          </w:p>
        </w:tc>
      </w:tr>
      <w:tr w:rsidR="000F5273" w:rsidRPr="00622A7F" w14:paraId="64627073" w14:textId="77777777" w:rsidTr="00B80583">
        <w:trPr>
          <w:trHeight w:val="300"/>
          <w:trPrChange w:id="7380" w:author="Stefan" w:date="2021-10-05T11:11:00Z">
            <w:trPr>
              <w:trHeight w:val="300"/>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381"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8AC1BE1" w14:textId="7428461D" w:rsidR="000F5273" w:rsidRPr="00622A7F" w:rsidRDefault="000F5273" w:rsidP="000F5273">
            <w:pPr>
              <w:spacing w:after="0" w:line="240" w:lineRule="auto"/>
              <w:jc w:val="left"/>
              <w:rPr>
                <w:rFonts w:eastAsia="Times New Roman" w:cs="Arial"/>
                <w:color w:val="000000"/>
                <w:sz w:val="22"/>
              </w:rPr>
            </w:pPr>
            <w:del w:id="7382" w:author="Stefan" w:date="2021-10-07T16:17:00Z">
              <w:r w:rsidRPr="00622A7F" w:rsidDel="005D6231">
                <w:rPr>
                  <w:rFonts w:eastAsia="Times New Roman" w:cs="Arial"/>
                  <w:color w:val="000000"/>
                  <w:sz w:val="22"/>
                </w:rPr>
                <w:delText> </w:delText>
              </w:r>
            </w:del>
            <w:ins w:id="7383" w:author="Stefan" w:date="2021-10-07T16:17: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384"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4DB6442E" w14:textId="2DDE664E" w:rsidR="000F5273" w:rsidRPr="00622A7F" w:rsidRDefault="000F5273" w:rsidP="000F5273">
            <w:pPr>
              <w:spacing w:after="0" w:line="240" w:lineRule="auto"/>
              <w:jc w:val="left"/>
              <w:rPr>
                <w:rFonts w:eastAsia="Times New Roman" w:cs="Arial"/>
                <w:color w:val="000000"/>
                <w:sz w:val="22"/>
              </w:rPr>
            </w:pPr>
            <w:del w:id="7385" w:author="Stefan" w:date="2021-10-07T16:17:00Z">
              <w:r w:rsidRPr="00622A7F" w:rsidDel="005D6231">
                <w:rPr>
                  <w:rFonts w:eastAsia="Times New Roman" w:cs="Arial"/>
                  <w:color w:val="000000"/>
                  <w:sz w:val="22"/>
                </w:rPr>
                <w:delText> </w:delText>
              </w:r>
            </w:del>
            <w:ins w:id="7386" w:author="Stefan" w:date="2021-10-07T16:17:00Z">
              <w:r w:rsidR="005D6231" w:rsidRPr="00622A7F">
                <w:rPr>
                  <w:rFonts w:eastAsia="Times New Roman" w:cs="Arial"/>
                  <w:color w:val="000000"/>
                  <w:sz w:val="22"/>
                </w:rPr>
                <w:t xml:space="preserve"> </w:t>
              </w:r>
            </w:ins>
          </w:p>
        </w:tc>
      </w:tr>
      <w:tr w:rsidR="000F5273" w:rsidRPr="00622A7F" w14:paraId="5F75DAAD" w14:textId="77777777" w:rsidTr="00B80583">
        <w:trPr>
          <w:trHeight w:val="285"/>
          <w:trPrChange w:id="7387"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388"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F80E084" w14:textId="6662E826"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Agar</w:t>
            </w:r>
            <w:del w:id="7389" w:author="Stefan" w:date="2021-10-07T16:17:00Z">
              <w:r w:rsidRPr="00622A7F" w:rsidDel="005D6231">
                <w:rPr>
                  <w:rFonts w:eastAsia="Times New Roman" w:cs="Arial"/>
                  <w:color w:val="000000"/>
                  <w:sz w:val="22"/>
                  <w:lang w:val="en-GB"/>
                </w:rPr>
                <w:delText xml:space="preserve"> </w:delText>
              </w:r>
            </w:del>
            <w:ins w:id="7390"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plates</w:t>
            </w:r>
          </w:p>
        </w:tc>
        <w:tc>
          <w:tcPr>
            <w:tcW w:w="4279" w:type="dxa"/>
            <w:tcBorders>
              <w:top w:val="nil"/>
              <w:left w:val="nil"/>
              <w:bottom w:val="single" w:sz="4" w:space="0" w:color="auto"/>
              <w:right w:val="single" w:sz="4" w:space="0" w:color="auto"/>
            </w:tcBorders>
            <w:shd w:val="clear" w:color="auto" w:fill="auto"/>
            <w:noWrap/>
            <w:vAlign w:val="bottom"/>
            <w:hideMark/>
            <w:tcPrChange w:id="7391"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7E3201A4" w14:textId="33577FA1"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3.5</w:t>
            </w:r>
            <w:del w:id="7392" w:author="Stefan" w:date="2021-10-07T16:17:00Z">
              <w:r w:rsidRPr="00622A7F" w:rsidDel="005D6231">
                <w:rPr>
                  <w:rFonts w:eastAsia="Times New Roman" w:cs="Arial"/>
                  <w:color w:val="000000"/>
                  <w:sz w:val="22"/>
                  <w:lang w:val="en-GB"/>
                </w:rPr>
                <w:delText> </w:delText>
              </w:r>
            </w:del>
            <w:ins w:id="7393"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394" w:author="Stefan" w:date="2021-10-07T16:17:00Z">
              <w:r w:rsidRPr="00622A7F" w:rsidDel="005D6231">
                <w:rPr>
                  <w:rFonts w:eastAsia="Times New Roman" w:cs="Arial"/>
                  <w:color w:val="000000"/>
                  <w:sz w:val="22"/>
                  <w:lang w:val="en-GB"/>
                </w:rPr>
                <w:delText xml:space="preserve"> </w:delText>
              </w:r>
            </w:del>
            <w:ins w:id="7395"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Agar</w:t>
            </w:r>
          </w:p>
        </w:tc>
      </w:tr>
      <w:tr w:rsidR="000F5273" w:rsidRPr="00622A7F" w14:paraId="5F7EC3B0" w14:textId="77777777" w:rsidTr="00B80583">
        <w:trPr>
          <w:trHeight w:val="285"/>
          <w:trPrChange w:id="7396"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397"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753007B" w14:textId="1E422F61" w:rsidR="000F5273" w:rsidRPr="00622A7F" w:rsidRDefault="000F5273" w:rsidP="000F5273">
            <w:pPr>
              <w:spacing w:after="0" w:line="240" w:lineRule="auto"/>
              <w:jc w:val="left"/>
              <w:rPr>
                <w:rFonts w:eastAsia="Times New Roman" w:cs="Arial"/>
                <w:color w:val="000000"/>
                <w:sz w:val="22"/>
              </w:rPr>
            </w:pPr>
            <w:del w:id="7398" w:author="Stefan" w:date="2021-10-07T16:17:00Z">
              <w:r w:rsidRPr="00622A7F" w:rsidDel="005D6231">
                <w:rPr>
                  <w:rFonts w:eastAsia="Times New Roman" w:cs="Arial"/>
                  <w:color w:val="000000"/>
                  <w:sz w:val="22"/>
                </w:rPr>
                <w:delText> </w:delText>
              </w:r>
            </w:del>
            <w:ins w:id="7399" w:author="Stefan" w:date="2021-10-07T16:17: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400"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56463C29" w14:textId="00E1565F"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250</w:t>
            </w:r>
            <w:del w:id="7401" w:author="Stefan" w:date="2021-10-07T16:17:00Z">
              <w:r w:rsidRPr="00622A7F" w:rsidDel="005D6231">
                <w:rPr>
                  <w:rFonts w:eastAsia="Times New Roman" w:cs="Arial"/>
                  <w:color w:val="000000"/>
                  <w:sz w:val="22"/>
                  <w:lang w:val="en-GB"/>
                </w:rPr>
                <w:delText xml:space="preserve"> </w:delText>
              </w:r>
            </w:del>
            <w:ins w:id="7402"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ml</w:t>
            </w:r>
            <w:del w:id="7403" w:author="Stefan" w:date="2021-10-07T16:17:00Z">
              <w:r w:rsidRPr="00622A7F" w:rsidDel="005D6231">
                <w:rPr>
                  <w:rFonts w:eastAsia="Times New Roman" w:cs="Arial"/>
                  <w:color w:val="000000"/>
                  <w:sz w:val="22"/>
                  <w:lang w:val="en-GB"/>
                </w:rPr>
                <w:delText xml:space="preserve"> </w:delText>
              </w:r>
            </w:del>
            <w:ins w:id="7404"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LB</w:t>
            </w:r>
            <w:del w:id="7405" w:author="Stefan" w:date="2021-10-07T16:17:00Z">
              <w:r w:rsidRPr="00622A7F" w:rsidDel="005D6231">
                <w:rPr>
                  <w:rFonts w:eastAsia="Times New Roman" w:cs="Arial"/>
                  <w:color w:val="000000"/>
                  <w:sz w:val="22"/>
                  <w:lang w:val="en-GB"/>
                </w:rPr>
                <w:delText xml:space="preserve"> </w:delText>
              </w:r>
            </w:del>
            <w:ins w:id="7406"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medium</w:t>
            </w:r>
          </w:p>
        </w:tc>
      </w:tr>
      <w:tr w:rsidR="000F5273" w:rsidRPr="00622A7F" w14:paraId="74F89E36" w14:textId="77777777" w:rsidTr="00B80583">
        <w:trPr>
          <w:trHeight w:val="285"/>
          <w:trPrChange w:id="7407"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408"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D262C21" w14:textId="2A44DB92" w:rsidR="000F5273" w:rsidRPr="00622A7F" w:rsidRDefault="000F5273" w:rsidP="000F5273">
            <w:pPr>
              <w:spacing w:after="0" w:line="240" w:lineRule="auto"/>
              <w:jc w:val="left"/>
              <w:rPr>
                <w:rFonts w:eastAsia="Times New Roman" w:cs="Arial"/>
                <w:color w:val="000000"/>
                <w:sz w:val="22"/>
              </w:rPr>
            </w:pPr>
            <w:del w:id="7409" w:author="Stefan" w:date="2021-10-07T16:17:00Z">
              <w:r w:rsidRPr="00622A7F" w:rsidDel="005D6231">
                <w:rPr>
                  <w:rFonts w:eastAsia="Times New Roman" w:cs="Arial"/>
                  <w:color w:val="000000"/>
                  <w:sz w:val="22"/>
                </w:rPr>
                <w:delText> </w:delText>
              </w:r>
            </w:del>
            <w:ins w:id="7410" w:author="Stefan" w:date="2021-10-07T16:17: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411"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5C77A4C2" w14:textId="602EBB72"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autoclave,</w:t>
            </w:r>
            <w:del w:id="7412" w:author="Stefan" w:date="2021-10-07T16:17:00Z">
              <w:r w:rsidRPr="00622A7F" w:rsidDel="005D6231">
                <w:rPr>
                  <w:rFonts w:eastAsia="Times New Roman" w:cs="Arial"/>
                  <w:color w:val="000000"/>
                  <w:sz w:val="22"/>
                  <w:lang w:val="en-GB"/>
                </w:rPr>
                <w:delText xml:space="preserve"> </w:delText>
              </w:r>
            </w:del>
            <w:ins w:id="7413"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let</w:t>
            </w:r>
            <w:del w:id="7414" w:author="Stefan" w:date="2021-10-07T16:17:00Z">
              <w:r w:rsidRPr="00622A7F" w:rsidDel="005D6231">
                <w:rPr>
                  <w:rFonts w:eastAsia="Times New Roman" w:cs="Arial"/>
                  <w:color w:val="000000"/>
                  <w:sz w:val="22"/>
                  <w:lang w:val="en-GB"/>
                </w:rPr>
                <w:delText xml:space="preserve"> </w:delText>
              </w:r>
            </w:del>
            <w:ins w:id="7415"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cool</w:t>
            </w:r>
            <w:del w:id="7416" w:author="Stefan" w:date="2021-10-07T16:17:00Z">
              <w:r w:rsidRPr="00622A7F" w:rsidDel="005D6231">
                <w:rPr>
                  <w:rFonts w:eastAsia="Times New Roman" w:cs="Arial"/>
                  <w:color w:val="000000"/>
                  <w:sz w:val="22"/>
                  <w:lang w:val="en-GB"/>
                </w:rPr>
                <w:delText xml:space="preserve"> </w:delText>
              </w:r>
            </w:del>
            <w:ins w:id="7417"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down</w:t>
            </w:r>
            <w:del w:id="7418" w:author="Stefan" w:date="2021-10-07T16:17:00Z">
              <w:r w:rsidRPr="00622A7F" w:rsidDel="005D6231">
                <w:rPr>
                  <w:rFonts w:eastAsia="Times New Roman" w:cs="Arial"/>
                  <w:color w:val="000000"/>
                  <w:sz w:val="22"/>
                  <w:lang w:val="en-GB"/>
                </w:rPr>
                <w:delText xml:space="preserve"> </w:delText>
              </w:r>
            </w:del>
            <w:ins w:id="7419"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to</w:t>
            </w:r>
            <w:del w:id="7420" w:author="Stefan" w:date="2021-10-07T16:17:00Z">
              <w:r w:rsidRPr="00622A7F" w:rsidDel="005D6231">
                <w:rPr>
                  <w:rFonts w:eastAsia="Times New Roman" w:cs="Arial"/>
                  <w:color w:val="000000"/>
                  <w:sz w:val="22"/>
                  <w:lang w:val="en-GB"/>
                </w:rPr>
                <w:delText xml:space="preserve"> </w:delText>
              </w:r>
            </w:del>
            <w:ins w:id="7421"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60</w:t>
            </w:r>
            <w:del w:id="7422" w:author="Stefan" w:date="2021-10-07T16:17:00Z">
              <w:r w:rsidRPr="00622A7F" w:rsidDel="005D6231">
                <w:rPr>
                  <w:rFonts w:eastAsia="Times New Roman" w:cs="Arial"/>
                  <w:color w:val="000000"/>
                  <w:sz w:val="22"/>
                  <w:lang w:val="en-GB"/>
                </w:rPr>
                <w:delText> </w:delText>
              </w:r>
            </w:del>
            <w:ins w:id="7423"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°C</w:t>
            </w:r>
          </w:p>
        </w:tc>
      </w:tr>
      <w:tr w:rsidR="000F5273" w:rsidRPr="00622A7F" w14:paraId="75FDE5F4" w14:textId="77777777" w:rsidTr="00B80583">
        <w:trPr>
          <w:trHeight w:val="300"/>
          <w:trPrChange w:id="7424" w:author="Stefan" w:date="2021-10-05T11:11:00Z">
            <w:trPr>
              <w:trHeight w:val="300"/>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425"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0DA6180" w14:textId="71836606" w:rsidR="000F5273" w:rsidRPr="00622A7F" w:rsidRDefault="000F5273" w:rsidP="000F5273">
            <w:pPr>
              <w:spacing w:after="0" w:line="240" w:lineRule="auto"/>
              <w:jc w:val="left"/>
              <w:rPr>
                <w:rFonts w:eastAsia="Times New Roman" w:cs="Arial"/>
                <w:color w:val="000000"/>
                <w:sz w:val="22"/>
              </w:rPr>
            </w:pPr>
            <w:del w:id="7426" w:author="Stefan" w:date="2021-10-07T16:17:00Z">
              <w:r w:rsidRPr="00622A7F" w:rsidDel="005D6231">
                <w:rPr>
                  <w:rFonts w:eastAsia="Times New Roman" w:cs="Arial"/>
                  <w:color w:val="000000"/>
                  <w:sz w:val="22"/>
                </w:rPr>
                <w:delText> </w:delText>
              </w:r>
            </w:del>
            <w:ins w:id="7427" w:author="Stefan" w:date="2021-10-07T16:17: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428"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54DB23EC" w14:textId="11A8D9E4"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add</w:t>
            </w:r>
            <w:del w:id="7429" w:author="Stefan" w:date="2021-10-07T16:17:00Z">
              <w:r w:rsidRPr="00622A7F" w:rsidDel="005D6231">
                <w:rPr>
                  <w:rFonts w:eastAsia="Times New Roman" w:cs="Arial"/>
                  <w:color w:val="000000"/>
                  <w:sz w:val="22"/>
                  <w:lang w:val="en-GB"/>
                </w:rPr>
                <w:delText xml:space="preserve"> </w:delText>
              </w:r>
            </w:del>
            <w:ins w:id="7430"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250</w:t>
            </w:r>
            <w:del w:id="7431" w:author="Stefan" w:date="2021-10-07T16:17:00Z">
              <w:r w:rsidRPr="00622A7F" w:rsidDel="005D6231">
                <w:rPr>
                  <w:rFonts w:eastAsia="Times New Roman" w:cs="Arial"/>
                  <w:color w:val="000000"/>
                  <w:sz w:val="22"/>
                  <w:lang w:val="en-GB"/>
                </w:rPr>
                <w:delText> </w:delText>
              </w:r>
            </w:del>
            <w:ins w:id="7432" w:author="Stefan" w:date="2021-10-07T16:17: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µl</w:t>
            </w:r>
            <w:del w:id="7433" w:author="Stefan" w:date="2021-10-07T16:18:00Z">
              <w:r w:rsidRPr="00622A7F" w:rsidDel="005D6231">
                <w:rPr>
                  <w:rFonts w:eastAsia="Times New Roman" w:cs="Arial"/>
                  <w:color w:val="000000"/>
                  <w:sz w:val="22"/>
                  <w:lang w:val="en-GB"/>
                </w:rPr>
                <w:delText xml:space="preserve"> </w:delText>
              </w:r>
            </w:del>
            <w:ins w:id="7434"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Ampicillin</w:t>
            </w:r>
            <w:del w:id="7435" w:author="Stefan" w:date="2021-10-07T16:18:00Z">
              <w:r w:rsidRPr="00622A7F" w:rsidDel="005D6231">
                <w:rPr>
                  <w:rFonts w:eastAsia="Times New Roman" w:cs="Arial"/>
                  <w:color w:val="000000"/>
                  <w:sz w:val="22"/>
                  <w:lang w:val="en-GB"/>
                </w:rPr>
                <w:delText xml:space="preserve"> </w:delText>
              </w:r>
            </w:del>
            <w:ins w:id="7436"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and</w:t>
            </w:r>
            <w:del w:id="7437" w:author="Stefan" w:date="2021-10-07T16:18:00Z">
              <w:r w:rsidRPr="00622A7F" w:rsidDel="005D6231">
                <w:rPr>
                  <w:rFonts w:eastAsia="Times New Roman" w:cs="Arial"/>
                  <w:color w:val="000000"/>
                  <w:sz w:val="22"/>
                  <w:lang w:val="en-GB"/>
                </w:rPr>
                <w:delText xml:space="preserve"> </w:delText>
              </w:r>
            </w:del>
            <w:ins w:id="7438"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pour</w:t>
            </w:r>
          </w:p>
        </w:tc>
      </w:tr>
      <w:tr w:rsidR="000F5273" w:rsidRPr="00622A7F" w14:paraId="7A7BFE6C" w14:textId="77777777" w:rsidTr="00B80583">
        <w:trPr>
          <w:trHeight w:val="285"/>
          <w:trPrChange w:id="7439"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440"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86BC96A" w14:textId="5D7B81C4" w:rsidR="000F5273" w:rsidRPr="00622A7F" w:rsidRDefault="000F5273" w:rsidP="000F5273">
            <w:pPr>
              <w:spacing w:after="0" w:line="240" w:lineRule="auto"/>
              <w:jc w:val="left"/>
              <w:rPr>
                <w:rFonts w:eastAsia="Times New Roman" w:cs="Arial"/>
                <w:color w:val="000000"/>
                <w:sz w:val="22"/>
              </w:rPr>
            </w:pPr>
            <w:del w:id="7441" w:author="Stefan" w:date="2021-10-07T16:18:00Z">
              <w:r w:rsidRPr="00622A7F" w:rsidDel="005D6231">
                <w:rPr>
                  <w:rFonts w:eastAsia="Times New Roman" w:cs="Arial"/>
                  <w:color w:val="000000"/>
                  <w:sz w:val="22"/>
                </w:rPr>
                <w:delText> </w:delText>
              </w:r>
            </w:del>
            <w:ins w:id="7442"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443"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4A1AA014" w14:textId="1F18C880"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store</w:t>
            </w:r>
            <w:del w:id="7444" w:author="Stefan" w:date="2021-10-07T16:18:00Z">
              <w:r w:rsidRPr="00622A7F" w:rsidDel="005D6231">
                <w:rPr>
                  <w:rFonts w:eastAsia="Times New Roman" w:cs="Arial"/>
                  <w:color w:val="000000"/>
                  <w:sz w:val="22"/>
                  <w:lang w:val="en-GB"/>
                </w:rPr>
                <w:delText xml:space="preserve"> </w:delText>
              </w:r>
            </w:del>
            <w:ins w:id="7445"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at</w:t>
            </w:r>
            <w:del w:id="7446" w:author="Stefan" w:date="2021-10-07T16:18:00Z">
              <w:r w:rsidRPr="00622A7F" w:rsidDel="005D6231">
                <w:rPr>
                  <w:rFonts w:eastAsia="Times New Roman" w:cs="Arial"/>
                  <w:color w:val="000000"/>
                  <w:sz w:val="22"/>
                  <w:lang w:val="en-GB"/>
                </w:rPr>
                <w:delText xml:space="preserve"> </w:delText>
              </w:r>
            </w:del>
            <w:ins w:id="7447"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4</w:t>
            </w:r>
            <w:del w:id="7448" w:author="Stefan" w:date="2021-10-07T16:18:00Z">
              <w:r w:rsidRPr="00622A7F" w:rsidDel="005D6231">
                <w:rPr>
                  <w:rFonts w:eastAsia="Times New Roman" w:cs="Arial"/>
                  <w:color w:val="000000"/>
                  <w:sz w:val="22"/>
                  <w:lang w:val="en-GB"/>
                </w:rPr>
                <w:delText> </w:delText>
              </w:r>
            </w:del>
            <w:ins w:id="7449"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°C</w:t>
            </w:r>
          </w:p>
        </w:tc>
      </w:tr>
      <w:tr w:rsidR="000F5273" w:rsidRPr="00622A7F" w14:paraId="14A44F66" w14:textId="77777777" w:rsidTr="00B80583">
        <w:trPr>
          <w:trHeight w:val="285"/>
          <w:trPrChange w:id="7450"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451"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1DC694D" w14:textId="2229EC63" w:rsidR="000F5273" w:rsidRPr="00622A7F" w:rsidRDefault="000F5273" w:rsidP="000F5273">
            <w:pPr>
              <w:spacing w:after="0" w:line="240" w:lineRule="auto"/>
              <w:jc w:val="left"/>
              <w:rPr>
                <w:rFonts w:eastAsia="Times New Roman" w:cs="Arial"/>
                <w:color w:val="000000"/>
                <w:sz w:val="22"/>
              </w:rPr>
            </w:pPr>
            <w:del w:id="7452" w:author="Stefan" w:date="2021-10-07T16:18:00Z">
              <w:r w:rsidRPr="00622A7F" w:rsidDel="005D6231">
                <w:rPr>
                  <w:rFonts w:eastAsia="Times New Roman" w:cs="Arial"/>
                  <w:color w:val="000000"/>
                  <w:sz w:val="22"/>
                </w:rPr>
                <w:delText> </w:delText>
              </w:r>
            </w:del>
            <w:ins w:id="7453"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454"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7FC07062" w14:textId="67697164" w:rsidR="000F5273" w:rsidRPr="00622A7F" w:rsidRDefault="000F5273" w:rsidP="000F5273">
            <w:pPr>
              <w:spacing w:after="0" w:line="240" w:lineRule="auto"/>
              <w:jc w:val="left"/>
              <w:rPr>
                <w:rFonts w:eastAsia="Times New Roman" w:cs="Arial"/>
                <w:color w:val="000000"/>
                <w:sz w:val="22"/>
              </w:rPr>
            </w:pPr>
            <w:del w:id="7455" w:author="Stefan" w:date="2021-10-07T16:18:00Z">
              <w:r w:rsidRPr="00622A7F" w:rsidDel="005D6231">
                <w:rPr>
                  <w:rFonts w:eastAsia="Times New Roman" w:cs="Arial"/>
                  <w:color w:val="000000"/>
                  <w:sz w:val="22"/>
                </w:rPr>
                <w:delText> </w:delText>
              </w:r>
            </w:del>
            <w:ins w:id="7456" w:author="Stefan" w:date="2021-10-07T16:18:00Z">
              <w:r w:rsidR="005D6231" w:rsidRPr="00622A7F">
                <w:rPr>
                  <w:rFonts w:eastAsia="Times New Roman" w:cs="Arial"/>
                  <w:color w:val="000000"/>
                  <w:sz w:val="22"/>
                </w:rPr>
                <w:t xml:space="preserve"> </w:t>
              </w:r>
            </w:ins>
          </w:p>
        </w:tc>
      </w:tr>
      <w:tr w:rsidR="000F5273" w:rsidRPr="00622A7F" w14:paraId="2174D4B2" w14:textId="77777777" w:rsidTr="00B80583">
        <w:trPr>
          <w:trHeight w:val="285"/>
          <w:trPrChange w:id="7457"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458"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E86C6E8" w14:textId="4B5BA401"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Ampicillin</w:t>
            </w:r>
            <w:del w:id="7459" w:author="Stefan" w:date="2021-10-07T16:18:00Z">
              <w:r w:rsidRPr="00622A7F" w:rsidDel="005D6231">
                <w:rPr>
                  <w:rFonts w:eastAsia="Times New Roman" w:cs="Arial"/>
                  <w:color w:val="000000"/>
                  <w:sz w:val="22"/>
                  <w:lang w:val="en-GB"/>
                </w:rPr>
                <w:delText xml:space="preserve"> </w:delText>
              </w:r>
            </w:del>
            <w:ins w:id="7460"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stock</w:t>
            </w:r>
            <w:del w:id="7461" w:author="Stefan" w:date="2021-10-07T16:18:00Z">
              <w:r w:rsidRPr="00622A7F" w:rsidDel="005D6231">
                <w:rPr>
                  <w:rFonts w:eastAsia="Times New Roman" w:cs="Arial"/>
                  <w:color w:val="000000"/>
                  <w:sz w:val="22"/>
                  <w:lang w:val="en-GB"/>
                </w:rPr>
                <w:delText xml:space="preserve"> </w:delText>
              </w:r>
            </w:del>
            <w:ins w:id="7462"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(50</w:t>
            </w:r>
            <w:del w:id="7463" w:author="Stefan" w:date="2021-10-07T16:18:00Z">
              <w:r w:rsidRPr="00622A7F" w:rsidDel="005D6231">
                <w:rPr>
                  <w:rFonts w:eastAsia="Times New Roman" w:cs="Arial"/>
                  <w:color w:val="000000"/>
                  <w:sz w:val="22"/>
                  <w:lang w:val="en-GB"/>
                </w:rPr>
                <w:delText> </w:delText>
              </w:r>
            </w:del>
            <w:ins w:id="7464"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mg</w:t>
            </w:r>
            <w:del w:id="7465" w:author="Stefan" w:date="2021-10-07T16:18:00Z">
              <w:r w:rsidRPr="00622A7F" w:rsidDel="005D6231">
                <w:rPr>
                  <w:rFonts w:eastAsia="Times New Roman" w:cs="Arial"/>
                  <w:color w:val="000000"/>
                  <w:sz w:val="22"/>
                  <w:lang w:val="en-GB"/>
                </w:rPr>
                <w:delText xml:space="preserve"> </w:delText>
              </w:r>
            </w:del>
            <w:ins w:id="7466"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w:t>
            </w:r>
            <w:del w:id="7467" w:author="Stefan" w:date="2021-10-07T16:18:00Z">
              <w:r w:rsidRPr="00622A7F" w:rsidDel="005D6231">
                <w:rPr>
                  <w:rFonts w:eastAsia="Times New Roman" w:cs="Arial"/>
                  <w:color w:val="000000"/>
                  <w:sz w:val="22"/>
                  <w:lang w:val="en-GB"/>
                </w:rPr>
                <w:delText xml:space="preserve"> </w:delText>
              </w:r>
            </w:del>
            <w:ins w:id="7468"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ml)</w:t>
            </w:r>
          </w:p>
        </w:tc>
        <w:tc>
          <w:tcPr>
            <w:tcW w:w="4279" w:type="dxa"/>
            <w:tcBorders>
              <w:top w:val="nil"/>
              <w:left w:val="nil"/>
              <w:bottom w:val="single" w:sz="4" w:space="0" w:color="auto"/>
              <w:right w:val="single" w:sz="4" w:space="0" w:color="auto"/>
            </w:tcBorders>
            <w:shd w:val="clear" w:color="auto" w:fill="auto"/>
            <w:noWrap/>
            <w:vAlign w:val="bottom"/>
            <w:hideMark/>
            <w:tcPrChange w:id="7469"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13899DBB" w14:textId="74ED6843"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0.5</w:t>
            </w:r>
            <w:del w:id="7470" w:author="Stefan" w:date="2021-10-07T16:18:00Z">
              <w:r w:rsidRPr="00622A7F" w:rsidDel="005D6231">
                <w:rPr>
                  <w:rFonts w:eastAsia="Times New Roman" w:cs="Arial"/>
                  <w:color w:val="000000"/>
                  <w:sz w:val="22"/>
                  <w:lang w:val="en-GB"/>
                </w:rPr>
                <w:delText xml:space="preserve"> </w:delText>
              </w:r>
            </w:del>
            <w:ins w:id="7471"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472" w:author="Stefan" w:date="2021-10-07T16:18:00Z">
              <w:r w:rsidRPr="00622A7F" w:rsidDel="005D6231">
                <w:rPr>
                  <w:rFonts w:eastAsia="Times New Roman" w:cs="Arial"/>
                  <w:color w:val="000000"/>
                  <w:sz w:val="22"/>
                  <w:lang w:val="en-GB"/>
                </w:rPr>
                <w:delText xml:space="preserve"> </w:delText>
              </w:r>
            </w:del>
            <w:ins w:id="7473"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Ampicillin</w:t>
            </w:r>
          </w:p>
        </w:tc>
      </w:tr>
      <w:tr w:rsidR="000F5273" w:rsidRPr="00622A7F" w14:paraId="029E8121" w14:textId="77777777" w:rsidTr="00B80583">
        <w:trPr>
          <w:trHeight w:val="285"/>
          <w:trPrChange w:id="7474"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475"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A106843" w14:textId="099856C4" w:rsidR="000F5273" w:rsidRPr="00622A7F" w:rsidRDefault="000F5273" w:rsidP="000F5273">
            <w:pPr>
              <w:spacing w:after="0" w:line="240" w:lineRule="auto"/>
              <w:jc w:val="left"/>
              <w:rPr>
                <w:rFonts w:eastAsia="Times New Roman" w:cs="Arial"/>
                <w:color w:val="000000"/>
                <w:sz w:val="22"/>
              </w:rPr>
            </w:pPr>
            <w:del w:id="7476" w:author="Stefan" w:date="2021-10-07T16:18:00Z">
              <w:r w:rsidRPr="00622A7F" w:rsidDel="005D6231">
                <w:rPr>
                  <w:rFonts w:eastAsia="Times New Roman" w:cs="Arial"/>
                  <w:color w:val="000000"/>
                  <w:sz w:val="22"/>
                </w:rPr>
                <w:delText> </w:delText>
              </w:r>
            </w:del>
            <w:ins w:id="7477"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478"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027CA3A4" w14:textId="3E389F76"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10</w:t>
            </w:r>
            <w:del w:id="7479" w:author="Stefan" w:date="2021-10-07T16:18:00Z">
              <w:r w:rsidRPr="00622A7F" w:rsidDel="005D6231">
                <w:rPr>
                  <w:rFonts w:eastAsia="Times New Roman" w:cs="Arial"/>
                  <w:color w:val="000000"/>
                  <w:sz w:val="22"/>
                  <w:lang w:val="en-GB"/>
                </w:rPr>
                <w:delText xml:space="preserve"> </w:delText>
              </w:r>
            </w:del>
            <w:ins w:id="7480"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ml</w:t>
            </w:r>
            <w:del w:id="7481" w:author="Stefan" w:date="2021-10-07T16:18:00Z">
              <w:r w:rsidRPr="00622A7F" w:rsidDel="005D6231">
                <w:rPr>
                  <w:rFonts w:eastAsia="Times New Roman" w:cs="Arial"/>
                  <w:color w:val="000000"/>
                  <w:sz w:val="22"/>
                  <w:lang w:val="en-GB"/>
                </w:rPr>
                <w:delText xml:space="preserve"> </w:delText>
              </w:r>
            </w:del>
            <w:ins w:id="7482"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ddH2O</w:t>
            </w:r>
          </w:p>
        </w:tc>
      </w:tr>
      <w:tr w:rsidR="000F5273" w:rsidRPr="00622A7F" w14:paraId="4DF5C47F" w14:textId="77777777" w:rsidTr="00B80583">
        <w:trPr>
          <w:trHeight w:val="285"/>
          <w:trPrChange w:id="7483"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484"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5CC8B76" w14:textId="4483E4BB" w:rsidR="000F5273" w:rsidRPr="00622A7F" w:rsidRDefault="000F5273" w:rsidP="000F5273">
            <w:pPr>
              <w:spacing w:after="0" w:line="240" w:lineRule="auto"/>
              <w:jc w:val="left"/>
              <w:rPr>
                <w:rFonts w:eastAsia="Times New Roman" w:cs="Arial"/>
                <w:color w:val="000000"/>
                <w:sz w:val="22"/>
              </w:rPr>
            </w:pPr>
            <w:del w:id="7485" w:author="Stefan" w:date="2021-10-07T16:18:00Z">
              <w:r w:rsidRPr="00622A7F" w:rsidDel="005D6231">
                <w:rPr>
                  <w:rFonts w:eastAsia="Times New Roman" w:cs="Arial"/>
                  <w:color w:val="000000"/>
                  <w:sz w:val="22"/>
                </w:rPr>
                <w:delText> </w:delText>
              </w:r>
            </w:del>
            <w:ins w:id="7486"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487"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630EE861" w14:textId="5027EE4D"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sterile</w:t>
            </w:r>
            <w:del w:id="7488" w:author="Stefan" w:date="2021-10-07T16:18:00Z">
              <w:r w:rsidRPr="00622A7F" w:rsidDel="005D6231">
                <w:rPr>
                  <w:rFonts w:eastAsia="Times New Roman" w:cs="Arial"/>
                  <w:color w:val="000000"/>
                  <w:sz w:val="22"/>
                  <w:lang w:val="en-GB"/>
                </w:rPr>
                <w:delText xml:space="preserve"> </w:delText>
              </w:r>
            </w:del>
            <w:ins w:id="7489"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filtrate</w:t>
            </w:r>
          </w:p>
        </w:tc>
      </w:tr>
      <w:tr w:rsidR="000F5273" w:rsidRPr="00622A7F" w14:paraId="1E6CE14F" w14:textId="77777777" w:rsidTr="00B80583">
        <w:trPr>
          <w:trHeight w:val="285"/>
          <w:trPrChange w:id="7490"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491"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68801C0B" w14:textId="0E0BEF43" w:rsidR="000F5273" w:rsidRPr="00622A7F" w:rsidRDefault="000F5273" w:rsidP="000F5273">
            <w:pPr>
              <w:spacing w:after="0" w:line="240" w:lineRule="auto"/>
              <w:jc w:val="left"/>
              <w:rPr>
                <w:rFonts w:eastAsia="Times New Roman" w:cs="Arial"/>
                <w:color w:val="000000"/>
                <w:sz w:val="22"/>
              </w:rPr>
            </w:pPr>
            <w:del w:id="7492" w:author="Stefan" w:date="2021-10-07T16:18:00Z">
              <w:r w:rsidRPr="00622A7F" w:rsidDel="005D6231">
                <w:rPr>
                  <w:rFonts w:eastAsia="Times New Roman" w:cs="Arial"/>
                  <w:color w:val="000000"/>
                  <w:sz w:val="22"/>
                </w:rPr>
                <w:delText> </w:delText>
              </w:r>
            </w:del>
            <w:ins w:id="7493"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494"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15C0BF05" w14:textId="59A57EF1"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store</w:t>
            </w:r>
            <w:del w:id="7495" w:author="Stefan" w:date="2021-10-07T16:18:00Z">
              <w:r w:rsidRPr="00622A7F" w:rsidDel="005D6231">
                <w:rPr>
                  <w:rFonts w:eastAsia="Times New Roman" w:cs="Arial"/>
                  <w:color w:val="000000"/>
                  <w:sz w:val="22"/>
                  <w:lang w:val="en-GB"/>
                </w:rPr>
                <w:delText xml:space="preserve"> </w:delText>
              </w:r>
            </w:del>
            <w:ins w:id="7496"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at</w:t>
            </w:r>
            <w:del w:id="7497" w:author="Stefan" w:date="2021-10-07T16:18:00Z">
              <w:r w:rsidRPr="00622A7F" w:rsidDel="005D6231">
                <w:rPr>
                  <w:rFonts w:eastAsia="Times New Roman" w:cs="Arial"/>
                  <w:color w:val="000000"/>
                  <w:sz w:val="22"/>
                  <w:lang w:val="en-GB"/>
                </w:rPr>
                <w:delText xml:space="preserve"> </w:delText>
              </w:r>
            </w:del>
            <w:ins w:id="7498"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-20</w:t>
            </w:r>
            <w:del w:id="7499" w:author="Stefan" w:date="2021-10-07T16:18:00Z">
              <w:r w:rsidRPr="00622A7F" w:rsidDel="005D6231">
                <w:rPr>
                  <w:rFonts w:eastAsia="Times New Roman" w:cs="Arial"/>
                  <w:color w:val="000000"/>
                  <w:sz w:val="22"/>
                  <w:lang w:val="en-GB"/>
                </w:rPr>
                <w:delText xml:space="preserve"> </w:delText>
              </w:r>
            </w:del>
            <w:ins w:id="7500"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°C</w:t>
            </w:r>
          </w:p>
        </w:tc>
      </w:tr>
      <w:tr w:rsidR="000F5273" w:rsidRPr="00622A7F" w14:paraId="7E5B10DE" w14:textId="77777777" w:rsidTr="00B80583">
        <w:trPr>
          <w:trHeight w:val="285"/>
          <w:trPrChange w:id="7501"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502"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20C59E8" w14:textId="55D87C3A" w:rsidR="000F5273" w:rsidRPr="00622A7F" w:rsidRDefault="000F5273" w:rsidP="000F5273">
            <w:pPr>
              <w:spacing w:after="0" w:line="240" w:lineRule="auto"/>
              <w:jc w:val="left"/>
              <w:rPr>
                <w:rFonts w:eastAsia="Times New Roman" w:cs="Arial"/>
                <w:color w:val="000000"/>
                <w:sz w:val="22"/>
              </w:rPr>
            </w:pPr>
            <w:del w:id="7503" w:author="Stefan" w:date="2021-10-07T16:18:00Z">
              <w:r w:rsidRPr="00622A7F" w:rsidDel="005D6231">
                <w:rPr>
                  <w:rFonts w:eastAsia="Times New Roman" w:cs="Arial"/>
                  <w:color w:val="000000"/>
                  <w:sz w:val="22"/>
                </w:rPr>
                <w:delText> </w:delText>
              </w:r>
            </w:del>
            <w:ins w:id="7504"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505"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3EE1FAB0" w14:textId="6756E886" w:rsidR="000F5273" w:rsidRPr="00622A7F" w:rsidRDefault="000F5273" w:rsidP="000F5273">
            <w:pPr>
              <w:spacing w:after="0" w:line="240" w:lineRule="auto"/>
              <w:jc w:val="left"/>
              <w:rPr>
                <w:rFonts w:eastAsia="Times New Roman" w:cs="Arial"/>
                <w:color w:val="000000"/>
                <w:sz w:val="22"/>
              </w:rPr>
            </w:pPr>
            <w:del w:id="7506" w:author="Stefan" w:date="2021-10-07T16:18:00Z">
              <w:r w:rsidRPr="00622A7F" w:rsidDel="005D6231">
                <w:rPr>
                  <w:rFonts w:eastAsia="Times New Roman" w:cs="Arial"/>
                  <w:color w:val="000000"/>
                  <w:sz w:val="22"/>
                </w:rPr>
                <w:delText> </w:delText>
              </w:r>
            </w:del>
            <w:ins w:id="7507" w:author="Stefan" w:date="2021-10-07T16:18:00Z">
              <w:r w:rsidR="005D6231" w:rsidRPr="00622A7F">
                <w:rPr>
                  <w:rFonts w:eastAsia="Times New Roman" w:cs="Arial"/>
                  <w:color w:val="000000"/>
                  <w:sz w:val="22"/>
                </w:rPr>
                <w:t xml:space="preserve"> </w:t>
              </w:r>
            </w:ins>
          </w:p>
        </w:tc>
      </w:tr>
      <w:tr w:rsidR="000F5273" w:rsidRPr="00622A7F" w14:paraId="5877FC04" w14:textId="77777777" w:rsidTr="00B80583">
        <w:trPr>
          <w:trHeight w:val="285"/>
          <w:trPrChange w:id="7508"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509"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6A31A2D" w14:textId="6AD1C7E5"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LB</w:t>
            </w:r>
            <w:ins w:id="7510" w:author="Stefan" w:date="2021-10-07T16:18:00Z">
              <w:r w:rsidR="005D6231" w:rsidRPr="00622A7F">
                <w:rPr>
                  <w:rFonts w:eastAsia="Times New Roman" w:cs="Arial"/>
                  <w:color w:val="000000"/>
                  <w:sz w:val="22"/>
                  <w:lang w:val="en-GB"/>
                </w:rPr>
                <w:t xml:space="preserve"> </w:t>
              </w:r>
            </w:ins>
            <w:ins w:id="7511" w:author="Stefan" w:date="2021-10-05T11:11:00Z">
              <w:r w:rsidR="00B80583" w:rsidRPr="00622A7F">
                <w:rPr>
                  <w:rFonts w:eastAsia="Times New Roman" w:cs="Arial"/>
                  <w:color w:val="000000"/>
                  <w:sz w:val="22"/>
                  <w:lang w:val="en-GB"/>
                </w:rPr>
                <w:t>(lysogeny</w:t>
              </w:r>
            </w:ins>
            <w:ins w:id="7512" w:author="Stefan" w:date="2021-10-07T16:18:00Z">
              <w:r w:rsidR="005D6231" w:rsidRPr="00622A7F">
                <w:rPr>
                  <w:rFonts w:eastAsia="Times New Roman" w:cs="Arial"/>
                  <w:color w:val="000000"/>
                  <w:sz w:val="22"/>
                  <w:lang w:val="en-GB"/>
                </w:rPr>
                <w:t xml:space="preserve"> </w:t>
              </w:r>
            </w:ins>
            <w:ins w:id="7513" w:author="Stefan" w:date="2021-10-05T11:11:00Z">
              <w:r w:rsidR="00B80583" w:rsidRPr="00622A7F">
                <w:rPr>
                  <w:rFonts w:eastAsia="Times New Roman" w:cs="Arial"/>
                  <w:color w:val="000000"/>
                  <w:sz w:val="22"/>
                  <w:lang w:val="en-GB"/>
                </w:rPr>
                <w:t>broth)</w:t>
              </w:r>
            </w:ins>
            <w:del w:id="7514" w:author="Stefan" w:date="2021-10-07T16:18:00Z">
              <w:r w:rsidRPr="00622A7F" w:rsidDel="005D6231">
                <w:rPr>
                  <w:rFonts w:eastAsia="Times New Roman" w:cs="Arial"/>
                  <w:color w:val="000000"/>
                  <w:sz w:val="22"/>
                  <w:lang w:val="en-GB"/>
                </w:rPr>
                <w:delText xml:space="preserve"> </w:delText>
              </w:r>
            </w:del>
            <w:ins w:id="7515"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medium</w:t>
            </w:r>
          </w:p>
        </w:tc>
        <w:tc>
          <w:tcPr>
            <w:tcW w:w="4279" w:type="dxa"/>
            <w:tcBorders>
              <w:top w:val="nil"/>
              <w:left w:val="nil"/>
              <w:bottom w:val="single" w:sz="4" w:space="0" w:color="auto"/>
              <w:right w:val="single" w:sz="4" w:space="0" w:color="auto"/>
            </w:tcBorders>
            <w:shd w:val="clear" w:color="auto" w:fill="auto"/>
            <w:noWrap/>
            <w:vAlign w:val="bottom"/>
            <w:hideMark/>
            <w:tcPrChange w:id="7516"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3A2FD7D6" w14:textId="218260CD"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10</w:t>
            </w:r>
            <w:del w:id="7517" w:author="Stefan" w:date="2021-10-07T16:18:00Z">
              <w:r w:rsidRPr="00622A7F" w:rsidDel="005D6231">
                <w:rPr>
                  <w:rFonts w:eastAsia="Times New Roman" w:cs="Arial"/>
                  <w:color w:val="000000"/>
                  <w:sz w:val="22"/>
                  <w:lang w:val="en-GB"/>
                </w:rPr>
                <w:delText xml:space="preserve"> </w:delText>
              </w:r>
            </w:del>
            <w:ins w:id="7518"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519" w:author="Stefan" w:date="2021-10-07T16:18:00Z">
              <w:r w:rsidRPr="00622A7F" w:rsidDel="005D6231">
                <w:rPr>
                  <w:rFonts w:eastAsia="Times New Roman" w:cs="Arial"/>
                  <w:color w:val="000000"/>
                  <w:sz w:val="22"/>
                  <w:lang w:val="en-GB"/>
                </w:rPr>
                <w:delText xml:space="preserve"> </w:delText>
              </w:r>
            </w:del>
            <w:ins w:id="7520"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Peptone</w:t>
            </w:r>
          </w:p>
        </w:tc>
      </w:tr>
      <w:tr w:rsidR="000F5273" w:rsidRPr="00622A7F" w14:paraId="6D7097EB" w14:textId="77777777" w:rsidTr="00B80583">
        <w:trPr>
          <w:trHeight w:val="285"/>
          <w:trPrChange w:id="7521"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522"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E0C060A" w14:textId="21719D43" w:rsidR="000F5273" w:rsidRPr="00622A7F" w:rsidRDefault="000F5273" w:rsidP="000F5273">
            <w:pPr>
              <w:spacing w:after="0" w:line="240" w:lineRule="auto"/>
              <w:jc w:val="left"/>
              <w:rPr>
                <w:rFonts w:eastAsia="Times New Roman" w:cs="Arial"/>
                <w:color w:val="000000"/>
                <w:sz w:val="22"/>
              </w:rPr>
            </w:pPr>
            <w:del w:id="7523" w:author="Stefan" w:date="2021-10-07T16:18:00Z">
              <w:r w:rsidRPr="00622A7F" w:rsidDel="005D6231">
                <w:rPr>
                  <w:rFonts w:eastAsia="Times New Roman" w:cs="Arial"/>
                  <w:color w:val="000000"/>
                  <w:sz w:val="22"/>
                </w:rPr>
                <w:delText> </w:delText>
              </w:r>
            </w:del>
            <w:ins w:id="7524"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525"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7E506646" w14:textId="2F8399D0"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5</w:t>
            </w:r>
            <w:del w:id="7526" w:author="Stefan" w:date="2021-10-07T16:18:00Z">
              <w:r w:rsidRPr="00622A7F" w:rsidDel="005D6231">
                <w:rPr>
                  <w:rFonts w:eastAsia="Times New Roman" w:cs="Arial"/>
                  <w:color w:val="000000"/>
                  <w:sz w:val="22"/>
                  <w:lang w:val="en-GB"/>
                </w:rPr>
                <w:delText xml:space="preserve"> </w:delText>
              </w:r>
            </w:del>
            <w:ins w:id="7527"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528" w:author="Stefan" w:date="2021-10-07T16:18:00Z">
              <w:r w:rsidRPr="00622A7F" w:rsidDel="005D6231">
                <w:rPr>
                  <w:rFonts w:eastAsia="Times New Roman" w:cs="Arial"/>
                  <w:color w:val="000000"/>
                  <w:sz w:val="22"/>
                  <w:lang w:val="en-GB"/>
                </w:rPr>
                <w:delText xml:space="preserve"> </w:delText>
              </w:r>
            </w:del>
            <w:ins w:id="7529"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Yeast</w:t>
            </w:r>
            <w:del w:id="7530" w:author="Stefan" w:date="2021-10-07T16:18:00Z">
              <w:r w:rsidRPr="00622A7F" w:rsidDel="005D6231">
                <w:rPr>
                  <w:rFonts w:eastAsia="Times New Roman" w:cs="Arial"/>
                  <w:color w:val="000000"/>
                  <w:sz w:val="22"/>
                  <w:lang w:val="en-GB"/>
                </w:rPr>
                <w:delText xml:space="preserve"> </w:delText>
              </w:r>
            </w:del>
            <w:ins w:id="7531"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Extract</w:t>
            </w:r>
          </w:p>
        </w:tc>
      </w:tr>
      <w:tr w:rsidR="000F5273" w:rsidRPr="00622A7F" w14:paraId="202930C8" w14:textId="77777777" w:rsidTr="00B80583">
        <w:trPr>
          <w:trHeight w:val="285"/>
          <w:trPrChange w:id="7532"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533"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3810264" w14:textId="1BCD84E2" w:rsidR="000F5273" w:rsidRPr="00622A7F" w:rsidRDefault="000F5273" w:rsidP="000F5273">
            <w:pPr>
              <w:spacing w:after="0" w:line="240" w:lineRule="auto"/>
              <w:jc w:val="left"/>
              <w:rPr>
                <w:rFonts w:eastAsia="Times New Roman" w:cs="Arial"/>
                <w:color w:val="000000"/>
                <w:sz w:val="22"/>
              </w:rPr>
            </w:pPr>
            <w:del w:id="7534" w:author="Stefan" w:date="2021-10-07T16:18:00Z">
              <w:r w:rsidRPr="00622A7F" w:rsidDel="005D6231">
                <w:rPr>
                  <w:rFonts w:eastAsia="Times New Roman" w:cs="Arial"/>
                  <w:color w:val="000000"/>
                  <w:sz w:val="22"/>
                </w:rPr>
                <w:delText> </w:delText>
              </w:r>
            </w:del>
            <w:ins w:id="7535"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536"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57457F15" w14:textId="5775EB8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10</w:t>
            </w:r>
            <w:del w:id="7537" w:author="Stefan" w:date="2021-10-07T16:18:00Z">
              <w:r w:rsidRPr="00622A7F" w:rsidDel="005D6231">
                <w:rPr>
                  <w:rFonts w:eastAsia="Times New Roman" w:cs="Arial"/>
                  <w:color w:val="000000"/>
                  <w:sz w:val="22"/>
                  <w:lang w:val="en-GB"/>
                </w:rPr>
                <w:delText xml:space="preserve"> </w:delText>
              </w:r>
            </w:del>
            <w:ins w:id="7538"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539" w:author="Stefan" w:date="2021-10-07T16:18:00Z">
              <w:r w:rsidRPr="00622A7F" w:rsidDel="005D6231">
                <w:rPr>
                  <w:rFonts w:eastAsia="Times New Roman" w:cs="Arial"/>
                  <w:color w:val="000000"/>
                  <w:sz w:val="22"/>
                  <w:lang w:val="en-GB"/>
                </w:rPr>
                <w:delText xml:space="preserve"> </w:delText>
              </w:r>
            </w:del>
            <w:ins w:id="7540"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NaCl</w:t>
            </w:r>
          </w:p>
        </w:tc>
      </w:tr>
      <w:tr w:rsidR="000F5273" w:rsidRPr="00622A7F" w14:paraId="18C07EAD" w14:textId="77777777" w:rsidTr="00B80583">
        <w:trPr>
          <w:trHeight w:val="285"/>
          <w:trPrChange w:id="7541"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542"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67412E90" w14:textId="728C653D" w:rsidR="000F5273" w:rsidRPr="00622A7F" w:rsidRDefault="000F5273" w:rsidP="000F5273">
            <w:pPr>
              <w:spacing w:after="0" w:line="240" w:lineRule="auto"/>
              <w:jc w:val="left"/>
              <w:rPr>
                <w:rFonts w:eastAsia="Times New Roman" w:cs="Arial"/>
                <w:color w:val="000000"/>
                <w:sz w:val="22"/>
              </w:rPr>
            </w:pPr>
            <w:del w:id="7543" w:author="Stefan" w:date="2021-10-07T16:18:00Z">
              <w:r w:rsidRPr="00622A7F" w:rsidDel="005D6231">
                <w:rPr>
                  <w:rFonts w:eastAsia="Times New Roman" w:cs="Arial"/>
                  <w:color w:val="000000"/>
                  <w:sz w:val="22"/>
                </w:rPr>
                <w:delText> </w:delText>
              </w:r>
            </w:del>
            <w:ins w:id="7544"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545"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4AA43635" w14:textId="569223E6" w:rsidR="000F5273" w:rsidRPr="00622A7F" w:rsidRDefault="000F5273" w:rsidP="00A047A2">
            <w:pPr>
              <w:spacing w:after="0" w:line="240" w:lineRule="auto"/>
              <w:jc w:val="left"/>
              <w:rPr>
                <w:rFonts w:eastAsia="Times New Roman" w:cs="Arial"/>
                <w:color w:val="000000"/>
                <w:sz w:val="22"/>
              </w:rPr>
            </w:pPr>
            <w:r w:rsidRPr="00622A7F">
              <w:rPr>
                <w:rFonts w:eastAsia="Times New Roman" w:cs="Arial"/>
                <w:color w:val="000000"/>
                <w:sz w:val="22"/>
                <w:lang w:val="en-GB"/>
              </w:rPr>
              <w:t>0</w:t>
            </w:r>
            <w:del w:id="7546" w:author="Haskamp, Stefan (extern)" w:date="2022-01-15T16:05:00Z">
              <w:r w:rsidRPr="00622A7F" w:rsidDel="007B2448">
                <w:rPr>
                  <w:rFonts w:eastAsia="Times New Roman" w:cs="Arial"/>
                  <w:color w:val="000000"/>
                  <w:sz w:val="22"/>
                  <w:lang w:val="en-GB"/>
                </w:rPr>
                <w:delText>,</w:delText>
              </w:r>
            </w:del>
            <w:ins w:id="7547" w:author="Haskamp, Stefan (extern)" w:date="2022-01-15T16:05:00Z">
              <w:r w:rsidR="007B2448">
                <w:rPr>
                  <w:rFonts w:eastAsia="Times New Roman" w:cs="Arial"/>
                  <w:color w:val="000000"/>
                  <w:sz w:val="22"/>
                  <w:lang w:val="en-GB"/>
                </w:rPr>
                <w:t>.</w:t>
              </w:r>
            </w:ins>
            <w:r w:rsidRPr="00622A7F">
              <w:rPr>
                <w:rFonts w:eastAsia="Times New Roman" w:cs="Arial"/>
                <w:color w:val="000000"/>
                <w:sz w:val="22"/>
                <w:lang w:val="en-GB"/>
              </w:rPr>
              <w:t>2</w:t>
            </w:r>
            <w:del w:id="7548" w:author="Stefan" w:date="2021-10-07T16:18:00Z">
              <w:r w:rsidRPr="00622A7F" w:rsidDel="005D6231">
                <w:rPr>
                  <w:rFonts w:eastAsia="Times New Roman" w:cs="Arial"/>
                  <w:color w:val="000000"/>
                  <w:sz w:val="22"/>
                  <w:lang w:val="en-GB"/>
                </w:rPr>
                <w:delText xml:space="preserve"> </w:delText>
              </w:r>
            </w:del>
            <w:ins w:id="7549"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550" w:author="Stefan" w:date="2021-10-07T16:18:00Z">
              <w:r w:rsidRPr="00622A7F" w:rsidDel="005D6231">
                <w:rPr>
                  <w:rFonts w:eastAsia="Times New Roman" w:cs="Arial"/>
                  <w:color w:val="000000"/>
                  <w:sz w:val="22"/>
                  <w:lang w:val="en-GB"/>
                </w:rPr>
                <w:delText xml:space="preserve"> </w:delText>
              </w:r>
            </w:del>
            <w:ins w:id="7551"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NaOH</w:t>
            </w:r>
            <w:del w:id="7552" w:author="Stefan" w:date="2021-10-07T16:18:00Z">
              <w:r w:rsidRPr="00622A7F" w:rsidDel="005D6231">
                <w:rPr>
                  <w:rFonts w:eastAsia="Times New Roman" w:cs="Arial"/>
                  <w:color w:val="000000"/>
                  <w:sz w:val="22"/>
                  <w:lang w:val="en-GB"/>
                </w:rPr>
                <w:delText xml:space="preserve"> </w:delText>
              </w:r>
            </w:del>
            <w:ins w:id="7553"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cookies</w:t>
            </w:r>
          </w:p>
        </w:tc>
      </w:tr>
      <w:tr w:rsidR="000F5273" w:rsidRPr="00622A7F" w14:paraId="18AC4378" w14:textId="77777777" w:rsidTr="00B80583">
        <w:trPr>
          <w:trHeight w:val="285"/>
          <w:trPrChange w:id="7554"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555"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BC86A25" w14:textId="6E270442" w:rsidR="000F5273" w:rsidRPr="00622A7F" w:rsidRDefault="000F5273" w:rsidP="000F5273">
            <w:pPr>
              <w:spacing w:after="0" w:line="240" w:lineRule="auto"/>
              <w:jc w:val="left"/>
              <w:rPr>
                <w:rFonts w:eastAsia="Times New Roman" w:cs="Arial"/>
                <w:color w:val="000000"/>
                <w:sz w:val="22"/>
              </w:rPr>
            </w:pPr>
            <w:del w:id="7556" w:author="Stefan" w:date="2021-10-07T16:18:00Z">
              <w:r w:rsidRPr="00622A7F" w:rsidDel="005D6231">
                <w:rPr>
                  <w:rFonts w:eastAsia="Times New Roman" w:cs="Arial"/>
                  <w:color w:val="000000"/>
                  <w:sz w:val="22"/>
                </w:rPr>
                <w:delText> </w:delText>
              </w:r>
            </w:del>
            <w:ins w:id="7557"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558"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429CE93B" w14:textId="3DEACDBA"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fill</w:t>
            </w:r>
            <w:del w:id="7559" w:author="Stefan" w:date="2021-10-07T16:18:00Z">
              <w:r w:rsidRPr="00622A7F" w:rsidDel="005D6231">
                <w:rPr>
                  <w:rFonts w:eastAsia="Times New Roman" w:cs="Arial"/>
                  <w:color w:val="000000"/>
                  <w:sz w:val="22"/>
                  <w:lang w:val="en-GB"/>
                </w:rPr>
                <w:delText xml:space="preserve"> </w:delText>
              </w:r>
            </w:del>
            <w:ins w:id="7560"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to</w:t>
            </w:r>
            <w:del w:id="7561" w:author="Stefan" w:date="2021-10-07T16:18:00Z">
              <w:r w:rsidRPr="00622A7F" w:rsidDel="005D6231">
                <w:rPr>
                  <w:rFonts w:eastAsia="Times New Roman" w:cs="Arial"/>
                  <w:color w:val="000000"/>
                  <w:sz w:val="22"/>
                  <w:lang w:val="en-GB"/>
                </w:rPr>
                <w:delText xml:space="preserve"> </w:delText>
              </w:r>
            </w:del>
            <w:ins w:id="7562"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1</w:t>
            </w:r>
            <w:del w:id="7563" w:author="Stefan" w:date="2021-10-07T16:18:00Z">
              <w:r w:rsidRPr="00622A7F" w:rsidDel="005D6231">
                <w:rPr>
                  <w:rFonts w:eastAsia="Times New Roman" w:cs="Arial"/>
                  <w:color w:val="000000"/>
                  <w:sz w:val="22"/>
                  <w:lang w:val="en-GB"/>
                </w:rPr>
                <w:delText xml:space="preserve"> </w:delText>
              </w:r>
            </w:del>
            <w:ins w:id="7564"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l</w:t>
            </w:r>
            <w:del w:id="7565" w:author="Stefan" w:date="2021-10-07T16:18:00Z">
              <w:r w:rsidRPr="00622A7F" w:rsidDel="005D6231">
                <w:rPr>
                  <w:rFonts w:eastAsia="Times New Roman" w:cs="Arial"/>
                  <w:color w:val="000000"/>
                  <w:sz w:val="22"/>
                  <w:lang w:val="en-GB"/>
                </w:rPr>
                <w:delText xml:space="preserve"> </w:delText>
              </w:r>
            </w:del>
            <w:ins w:id="7566"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with</w:t>
            </w:r>
            <w:del w:id="7567" w:author="Stefan" w:date="2021-10-07T16:18:00Z">
              <w:r w:rsidRPr="00622A7F" w:rsidDel="005D6231">
                <w:rPr>
                  <w:rFonts w:eastAsia="Times New Roman" w:cs="Arial"/>
                  <w:color w:val="000000"/>
                  <w:sz w:val="22"/>
                  <w:lang w:val="en-GB"/>
                </w:rPr>
                <w:delText xml:space="preserve"> </w:delText>
              </w:r>
            </w:del>
            <w:ins w:id="7568"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ddH2O</w:t>
            </w:r>
          </w:p>
        </w:tc>
      </w:tr>
      <w:tr w:rsidR="000F5273" w:rsidRPr="00622A7F" w14:paraId="1CD0F813" w14:textId="77777777" w:rsidTr="00B80583">
        <w:trPr>
          <w:trHeight w:val="285"/>
          <w:trPrChange w:id="7569"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570"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3A50D90" w14:textId="6F1D0BC9" w:rsidR="000F5273" w:rsidRPr="00622A7F" w:rsidRDefault="000F5273" w:rsidP="000F5273">
            <w:pPr>
              <w:spacing w:after="0" w:line="240" w:lineRule="auto"/>
              <w:jc w:val="left"/>
              <w:rPr>
                <w:rFonts w:eastAsia="Times New Roman" w:cs="Arial"/>
                <w:color w:val="000000"/>
                <w:sz w:val="22"/>
              </w:rPr>
            </w:pPr>
            <w:del w:id="7571" w:author="Stefan" w:date="2021-10-07T16:18:00Z">
              <w:r w:rsidRPr="00622A7F" w:rsidDel="005D6231">
                <w:rPr>
                  <w:rFonts w:eastAsia="Times New Roman" w:cs="Arial"/>
                  <w:color w:val="000000"/>
                  <w:sz w:val="22"/>
                </w:rPr>
                <w:delText> </w:delText>
              </w:r>
            </w:del>
            <w:ins w:id="7572"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573"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0E062548" w14:textId="115AA325"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adjust</w:t>
            </w:r>
            <w:del w:id="7574" w:author="Stefan" w:date="2021-10-07T16:18:00Z">
              <w:r w:rsidRPr="00622A7F" w:rsidDel="005D6231">
                <w:rPr>
                  <w:rFonts w:eastAsia="Times New Roman" w:cs="Arial"/>
                  <w:color w:val="000000"/>
                  <w:sz w:val="22"/>
                  <w:lang w:val="en-GB"/>
                </w:rPr>
                <w:delText xml:space="preserve"> </w:delText>
              </w:r>
            </w:del>
            <w:ins w:id="7575"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pH</w:t>
            </w:r>
            <w:del w:id="7576" w:author="Stefan" w:date="2021-10-07T16:18:00Z">
              <w:r w:rsidRPr="00622A7F" w:rsidDel="005D6231">
                <w:rPr>
                  <w:rFonts w:eastAsia="Times New Roman" w:cs="Arial"/>
                  <w:color w:val="000000"/>
                  <w:sz w:val="22"/>
                  <w:lang w:val="en-GB"/>
                </w:rPr>
                <w:delText xml:space="preserve"> </w:delText>
              </w:r>
            </w:del>
            <w:ins w:id="7577"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to</w:t>
            </w:r>
            <w:del w:id="7578" w:author="Stefan" w:date="2021-10-07T16:18:00Z">
              <w:r w:rsidRPr="00622A7F" w:rsidDel="005D6231">
                <w:rPr>
                  <w:rFonts w:eastAsia="Times New Roman" w:cs="Arial"/>
                  <w:color w:val="000000"/>
                  <w:sz w:val="22"/>
                  <w:lang w:val="en-GB"/>
                </w:rPr>
                <w:delText xml:space="preserve"> </w:delText>
              </w:r>
            </w:del>
            <w:ins w:id="7579"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7.5</w:t>
            </w:r>
          </w:p>
        </w:tc>
      </w:tr>
      <w:tr w:rsidR="000F5273" w:rsidRPr="00622A7F" w14:paraId="07C5EE51" w14:textId="77777777" w:rsidTr="00B80583">
        <w:trPr>
          <w:trHeight w:val="285"/>
          <w:trPrChange w:id="7580"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581"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7C9BE3B" w14:textId="513CFF3C" w:rsidR="000F5273" w:rsidRPr="00622A7F" w:rsidRDefault="000F5273" w:rsidP="000F5273">
            <w:pPr>
              <w:spacing w:after="0" w:line="240" w:lineRule="auto"/>
              <w:jc w:val="left"/>
              <w:rPr>
                <w:rFonts w:eastAsia="Times New Roman" w:cs="Arial"/>
                <w:color w:val="000000"/>
                <w:sz w:val="22"/>
              </w:rPr>
            </w:pPr>
            <w:del w:id="7582" w:author="Stefan" w:date="2021-10-07T16:18:00Z">
              <w:r w:rsidRPr="00622A7F" w:rsidDel="005D6231">
                <w:rPr>
                  <w:rFonts w:eastAsia="Times New Roman" w:cs="Arial"/>
                  <w:color w:val="000000"/>
                  <w:sz w:val="22"/>
                </w:rPr>
                <w:delText> </w:delText>
              </w:r>
            </w:del>
            <w:ins w:id="7583"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584"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3193A24B"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autoclave</w:t>
            </w:r>
          </w:p>
        </w:tc>
      </w:tr>
      <w:tr w:rsidR="000F5273" w:rsidRPr="00622A7F" w14:paraId="647E8987" w14:textId="77777777" w:rsidTr="00B80583">
        <w:trPr>
          <w:trHeight w:val="285"/>
          <w:trPrChange w:id="7585"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586"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F544F73" w14:textId="44A0D44E" w:rsidR="000F5273" w:rsidRPr="00622A7F" w:rsidRDefault="000F5273" w:rsidP="000F5273">
            <w:pPr>
              <w:spacing w:after="0" w:line="240" w:lineRule="auto"/>
              <w:jc w:val="left"/>
              <w:rPr>
                <w:rFonts w:eastAsia="Times New Roman" w:cs="Arial"/>
                <w:color w:val="000000"/>
                <w:sz w:val="22"/>
              </w:rPr>
            </w:pPr>
            <w:del w:id="7587" w:author="Stefan" w:date="2021-10-07T16:18:00Z">
              <w:r w:rsidRPr="00622A7F" w:rsidDel="005D6231">
                <w:rPr>
                  <w:rFonts w:eastAsia="Times New Roman" w:cs="Arial"/>
                  <w:color w:val="000000"/>
                  <w:sz w:val="22"/>
                </w:rPr>
                <w:delText> </w:delText>
              </w:r>
            </w:del>
            <w:ins w:id="7588"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589"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7078C731" w14:textId="63B13598" w:rsidR="000F5273" w:rsidRPr="00622A7F" w:rsidRDefault="000F5273" w:rsidP="000F5273">
            <w:pPr>
              <w:spacing w:after="0" w:line="240" w:lineRule="auto"/>
              <w:jc w:val="left"/>
              <w:rPr>
                <w:rFonts w:eastAsia="Times New Roman" w:cs="Arial"/>
                <w:color w:val="000000"/>
                <w:sz w:val="22"/>
              </w:rPr>
            </w:pPr>
            <w:del w:id="7590" w:author="Stefan" w:date="2021-10-07T16:18:00Z">
              <w:r w:rsidRPr="00622A7F" w:rsidDel="005D6231">
                <w:rPr>
                  <w:rFonts w:eastAsia="Times New Roman" w:cs="Arial"/>
                  <w:color w:val="000000"/>
                  <w:sz w:val="22"/>
                </w:rPr>
                <w:delText> </w:delText>
              </w:r>
            </w:del>
            <w:ins w:id="7591" w:author="Stefan" w:date="2021-10-07T16:18:00Z">
              <w:r w:rsidR="005D6231" w:rsidRPr="00622A7F">
                <w:rPr>
                  <w:rFonts w:eastAsia="Times New Roman" w:cs="Arial"/>
                  <w:color w:val="000000"/>
                  <w:sz w:val="22"/>
                </w:rPr>
                <w:t xml:space="preserve"> </w:t>
              </w:r>
            </w:ins>
          </w:p>
        </w:tc>
      </w:tr>
      <w:tr w:rsidR="000F5273" w:rsidRPr="00622A7F" w14:paraId="2EBE1792" w14:textId="77777777" w:rsidTr="00B80583">
        <w:trPr>
          <w:trHeight w:val="285"/>
          <w:trPrChange w:id="7592"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593"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656EDB14" w14:textId="6826F43A"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1x</w:t>
            </w:r>
            <w:del w:id="7594" w:author="Stefan" w:date="2021-10-07T16:18:00Z">
              <w:r w:rsidRPr="00622A7F" w:rsidDel="005D6231">
                <w:rPr>
                  <w:rFonts w:eastAsia="Times New Roman" w:cs="Arial"/>
                  <w:color w:val="000000"/>
                  <w:sz w:val="22"/>
                  <w:lang w:val="en-GB"/>
                </w:rPr>
                <w:delText xml:space="preserve"> </w:delText>
              </w:r>
            </w:del>
            <w:ins w:id="7595"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PBS</w:t>
            </w:r>
          </w:p>
        </w:tc>
        <w:tc>
          <w:tcPr>
            <w:tcW w:w="4279" w:type="dxa"/>
            <w:tcBorders>
              <w:top w:val="nil"/>
              <w:left w:val="nil"/>
              <w:bottom w:val="single" w:sz="4" w:space="0" w:color="auto"/>
              <w:right w:val="single" w:sz="4" w:space="0" w:color="auto"/>
            </w:tcBorders>
            <w:shd w:val="clear" w:color="auto" w:fill="auto"/>
            <w:noWrap/>
            <w:vAlign w:val="bottom"/>
            <w:hideMark/>
            <w:tcPrChange w:id="7596"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68D782B4" w14:textId="0B10E90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100</w:t>
            </w:r>
            <w:del w:id="7597" w:author="Stefan" w:date="2021-10-07T16:18:00Z">
              <w:r w:rsidRPr="00622A7F" w:rsidDel="005D6231">
                <w:rPr>
                  <w:rFonts w:eastAsia="Times New Roman" w:cs="Arial"/>
                  <w:color w:val="000000"/>
                  <w:sz w:val="22"/>
                  <w:lang w:val="en-GB"/>
                </w:rPr>
                <w:delText xml:space="preserve"> </w:delText>
              </w:r>
            </w:del>
            <w:ins w:id="7598"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ml</w:t>
            </w:r>
            <w:del w:id="7599" w:author="Stefan" w:date="2021-10-07T16:18:00Z">
              <w:r w:rsidRPr="00622A7F" w:rsidDel="005D6231">
                <w:rPr>
                  <w:rFonts w:eastAsia="Times New Roman" w:cs="Arial"/>
                  <w:color w:val="000000"/>
                  <w:sz w:val="22"/>
                  <w:lang w:val="en-GB"/>
                </w:rPr>
                <w:delText xml:space="preserve"> </w:delText>
              </w:r>
            </w:del>
            <w:ins w:id="7600"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10x</w:t>
            </w:r>
            <w:del w:id="7601" w:author="Stefan" w:date="2021-10-07T16:18:00Z">
              <w:r w:rsidRPr="00622A7F" w:rsidDel="005D6231">
                <w:rPr>
                  <w:rFonts w:eastAsia="Times New Roman" w:cs="Arial"/>
                  <w:color w:val="000000"/>
                  <w:sz w:val="22"/>
                  <w:lang w:val="en-GB"/>
                </w:rPr>
                <w:delText xml:space="preserve"> </w:delText>
              </w:r>
            </w:del>
            <w:ins w:id="7602"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PBS</w:t>
            </w:r>
          </w:p>
        </w:tc>
      </w:tr>
      <w:tr w:rsidR="000F5273" w:rsidRPr="00622A7F" w14:paraId="2CFDD1BC" w14:textId="77777777" w:rsidTr="00B80583">
        <w:trPr>
          <w:trHeight w:val="285"/>
          <w:trPrChange w:id="7603"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604"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D9B1042" w14:textId="7FFFFE25" w:rsidR="000F5273" w:rsidRPr="00622A7F" w:rsidRDefault="000F5273" w:rsidP="000F5273">
            <w:pPr>
              <w:spacing w:after="0" w:line="240" w:lineRule="auto"/>
              <w:jc w:val="left"/>
              <w:rPr>
                <w:rFonts w:eastAsia="Times New Roman" w:cs="Arial"/>
                <w:color w:val="000000"/>
                <w:sz w:val="22"/>
              </w:rPr>
            </w:pPr>
            <w:del w:id="7605" w:author="Stefan" w:date="2021-10-07T16:18:00Z">
              <w:r w:rsidRPr="00622A7F" w:rsidDel="005D6231">
                <w:rPr>
                  <w:rFonts w:eastAsia="Times New Roman" w:cs="Arial"/>
                  <w:color w:val="000000"/>
                  <w:sz w:val="22"/>
                </w:rPr>
                <w:delText> </w:delText>
              </w:r>
            </w:del>
            <w:ins w:id="7606"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607"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50CB941C" w14:textId="7E436B1F"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900</w:t>
            </w:r>
            <w:del w:id="7608" w:author="Stefan" w:date="2021-10-07T16:18:00Z">
              <w:r w:rsidRPr="00622A7F" w:rsidDel="005D6231">
                <w:rPr>
                  <w:rFonts w:eastAsia="Times New Roman" w:cs="Arial"/>
                  <w:color w:val="000000"/>
                  <w:sz w:val="22"/>
                  <w:lang w:val="en-GB"/>
                </w:rPr>
                <w:delText xml:space="preserve"> </w:delText>
              </w:r>
            </w:del>
            <w:ins w:id="7609"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ml</w:t>
            </w:r>
            <w:del w:id="7610" w:author="Stefan" w:date="2021-10-07T16:18:00Z">
              <w:r w:rsidRPr="00622A7F" w:rsidDel="005D6231">
                <w:rPr>
                  <w:rFonts w:eastAsia="Times New Roman" w:cs="Arial"/>
                  <w:color w:val="000000"/>
                  <w:sz w:val="22"/>
                  <w:lang w:val="en-GB"/>
                </w:rPr>
                <w:delText xml:space="preserve"> </w:delText>
              </w:r>
            </w:del>
            <w:ins w:id="7611"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ddH2O</w:t>
            </w:r>
          </w:p>
        </w:tc>
      </w:tr>
      <w:tr w:rsidR="000F5273" w:rsidRPr="00622A7F" w14:paraId="63F8D852" w14:textId="77777777" w:rsidTr="00B80583">
        <w:trPr>
          <w:trHeight w:val="285"/>
          <w:trPrChange w:id="7612"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613"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063F1CA" w14:textId="4C837FF2" w:rsidR="000F5273" w:rsidRPr="00622A7F" w:rsidRDefault="000F5273" w:rsidP="000F5273">
            <w:pPr>
              <w:spacing w:after="0" w:line="240" w:lineRule="auto"/>
              <w:jc w:val="left"/>
              <w:rPr>
                <w:rFonts w:eastAsia="Times New Roman" w:cs="Arial"/>
                <w:color w:val="000000"/>
                <w:sz w:val="22"/>
              </w:rPr>
            </w:pPr>
            <w:del w:id="7614" w:author="Stefan" w:date="2021-10-07T16:18:00Z">
              <w:r w:rsidRPr="00622A7F" w:rsidDel="005D6231">
                <w:rPr>
                  <w:rFonts w:eastAsia="Times New Roman" w:cs="Arial"/>
                  <w:color w:val="000000"/>
                  <w:sz w:val="22"/>
                </w:rPr>
                <w:delText> </w:delText>
              </w:r>
            </w:del>
            <w:ins w:id="7615"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616"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353F99B7" w14:textId="305971E3" w:rsidR="000F5273" w:rsidRPr="00622A7F" w:rsidRDefault="000F5273" w:rsidP="000F5273">
            <w:pPr>
              <w:spacing w:after="0" w:line="240" w:lineRule="auto"/>
              <w:jc w:val="left"/>
              <w:rPr>
                <w:rFonts w:eastAsia="Times New Roman" w:cs="Arial"/>
                <w:color w:val="000000"/>
                <w:sz w:val="22"/>
              </w:rPr>
            </w:pPr>
            <w:del w:id="7617" w:author="Stefan" w:date="2021-10-07T16:18:00Z">
              <w:r w:rsidRPr="00622A7F" w:rsidDel="005D6231">
                <w:rPr>
                  <w:rFonts w:eastAsia="Times New Roman" w:cs="Arial"/>
                  <w:color w:val="000000"/>
                  <w:sz w:val="22"/>
                </w:rPr>
                <w:delText> </w:delText>
              </w:r>
            </w:del>
            <w:ins w:id="7618" w:author="Stefan" w:date="2021-10-07T16:18:00Z">
              <w:r w:rsidR="005D6231" w:rsidRPr="00622A7F">
                <w:rPr>
                  <w:rFonts w:eastAsia="Times New Roman" w:cs="Arial"/>
                  <w:color w:val="000000"/>
                  <w:sz w:val="22"/>
                </w:rPr>
                <w:t xml:space="preserve"> </w:t>
              </w:r>
            </w:ins>
          </w:p>
        </w:tc>
      </w:tr>
      <w:tr w:rsidR="000F5273" w:rsidRPr="00622A7F" w14:paraId="4E0B0C17" w14:textId="77777777" w:rsidTr="00B80583">
        <w:trPr>
          <w:trHeight w:val="285"/>
          <w:trPrChange w:id="7619"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620"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C8FAFA2" w14:textId="3E5AD9C4"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10x</w:t>
            </w:r>
            <w:del w:id="7621" w:author="Stefan" w:date="2021-10-07T16:18:00Z">
              <w:r w:rsidRPr="00622A7F" w:rsidDel="005D6231">
                <w:rPr>
                  <w:rFonts w:eastAsia="Times New Roman" w:cs="Arial"/>
                  <w:color w:val="000000"/>
                  <w:sz w:val="22"/>
                  <w:lang w:val="en-GB"/>
                </w:rPr>
                <w:delText xml:space="preserve"> </w:delText>
              </w:r>
            </w:del>
            <w:ins w:id="7622"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PBS</w:t>
            </w:r>
          </w:p>
        </w:tc>
        <w:tc>
          <w:tcPr>
            <w:tcW w:w="4279" w:type="dxa"/>
            <w:tcBorders>
              <w:top w:val="nil"/>
              <w:left w:val="nil"/>
              <w:bottom w:val="single" w:sz="4" w:space="0" w:color="auto"/>
              <w:right w:val="single" w:sz="4" w:space="0" w:color="auto"/>
            </w:tcBorders>
            <w:shd w:val="clear" w:color="auto" w:fill="auto"/>
            <w:noWrap/>
            <w:vAlign w:val="bottom"/>
            <w:hideMark/>
            <w:tcPrChange w:id="7623"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0F51BEA2" w14:textId="50885762"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80</w:t>
            </w:r>
            <w:del w:id="7624" w:author="Stefan" w:date="2021-10-07T16:18:00Z">
              <w:r w:rsidRPr="00622A7F" w:rsidDel="005D6231">
                <w:rPr>
                  <w:rFonts w:eastAsia="Times New Roman" w:cs="Arial"/>
                  <w:color w:val="000000"/>
                  <w:sz w:val="22"/>
                  <w:lang w:val="en-GB"/>
                </w:rPr>
                <w:delText xml:space="preserve"> </w:delText>
              </w:r>
            </w:del>
            <w:ins w:id="7625"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626" w:author="Stefan" w:date="2021-10-07T16:18:00Z">
              <w:r w:rsidRPr="00622A7F" w:rsidDel="005D6231">
                <w:rPr>
                  <w:rFonts w:eastAsia="Times New Roman" w:cs="Arial"/>
                  <w:color w:val="000000"/>
                  <w:sz w:val="22"/>
                  <w:lang w:val="en-GB"/>
                </w:rPr>
                <w:delText xml:space="preserve"> </w:delText>
              </w:r>
            </w:del>
            <w:ins w:id="7627"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NaCl</w:t>
            </w:r>
          </w:p>
        </w:tc>
      </w:tr>
      <w:tr w:rsidR="000F5273" w:rsidRPr="00622A7F" w14:paraId="2FAF0D14" w14:textId="77777777" w:rsidTr="00B80583">
        <w:trPr>
          <w:trHeight w:val="285"/>
          <w:trPrChange w:id="7628"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629"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8DBB3E3" w14:textId="5534E64F" w:rsidR="000F5273" w:rsidRPr="00622A7F" w:rsidRDefault="000F5273" w:rsidP="000F5273">
            <w:pPr>
              <w:spacing w:after="0" w:line="240" w:lineRule="auto"/>
              <w:jc w:val="left"/>
              <w:rPr>
                <w:rFonts w:eastAsia="Times New Roman" w:cs="Arial"/>
                <w:color w:val="000000"/>
                <w:sz w:val="22"/>
              </w:rPr>
            </w:pPr>
            <w:del w:id="7630" w:author="Stefan" w:date="2021-10-07T16:18:00Z">
              <w:r w:rsidRPr="00622A7F" w:rsidDel="005D6231">
                <w:rPr>
                  <w:rFonts w:eastAsia="Times New Roman" w:cs="Arial"/>
                  <w:color w:val="000000"/>
                  <w:sz w:val="22"/>
                </w:rPr>
                <w:delText> </w:delText>
              </w:r>
            </w:del>
            <w:ins w:id="7631"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632"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3F90C3A9" w14:textId="2B442258"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2</w:t>
            </w:r>
            <w:del w:id="7633" w:author="Stefan" w:date="2021-10-07T16:18:00Z">
              <w:r w:rsidRPr="00622A7F" w:rsidDel="005D6231">
                <w:rPr>
                  <w:rFonts w:eastAsia="Times New Roman" w:cs="Arial"/>
                  <w:color w:val="000000"/>
                  <w:sz w:val="22"/>
                  <w:lang w:val="en-GB"/>
                </w:rPr>
                <w:delText xml:space="preserve"> </w:delText>
              </w:r>
            </w:del>
            <w:ins w:id="7634"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635" w:author="Stefan" w:date="2021-10-07T16:18:00Z">
              <w:r w:rsidRPr="00622A7F" w:rsidDel="005D6231">
                <w:rPr>
                  <w:rFonts w:eastAsia="Times New Roman" w:cs="Arial"/>
                  <w:color w:val="000000"/>
                  <w:sz w:val="22"/>
                  <w:lang w:val="en-GB"/>
                </w:rPr>
                <w:delText xml:space="preserve"> </w:delText>
              </w:r>
            </w:del>
            <w:ins w:id="7636"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KCl</w:t>
            </w:r>
          </w:p>
        </w:tc>
      </w:tr>
      <w:tr w:rsidR="000F5273" w:rsidRPr="00622A7F" w14:paraId="528828B3" w14:textId="77777777" w:rsidTr="00B80583">
        <w:trPr>
          <w:trHeight w:val="285"/>
          <w:trPrChange w:id="7637"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638"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69957435" w14:textId="71EF2C21" w:rsidR="000F5273" w:rsidRPr="00622A7F" w:rsidRDefault="000F5273" w:rsidP="000F5273">
            <w:pPr>
              <w:spacing w:after="0" w:line="240" w:lineRule="auto"/>
              <w:jc w:val="left"/>
              <w:rPr>
                <w:rFonts w:eastAsia="Times New Roman" w:cs="Arial"/>
                <w:color w:val="000000"/>
                <w:sz w:val="22"/>
              </w:rPr>
            </w:pPr>
            <w:del w:id="7639" w:author="Stefan" w:date="2021-10-07T16:18:00Z">
              <w:r w:rsidRPr="00622A7F" w:rsidDel="005D6231">
                <w:rPr>
                  <w:rFonts w:eastAsia="Times New Roman" w:cs="Arial"/>
                  <w:color w:val="000000"/>
                  <w:sz w:val="22"/>
                </w:rPr>
                <w:delText> </w:delText>
              </w:r>
            </w:del>
            <w:ins w:id="7640"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641"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2597FB15" w14:textId="4D74815F"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14.4</w:t>
            </w:r>
            <w:del w:id="7642" w:author="Stefan" w:date="2021-10-07T16:18:00Z">
              <w:r w:rsidRPr="00622A7F" w:rsidDel="005D6231">
                <w:rPr>
                  <w:rFonts w:eastAsia="Times New Roman" w:cs="Arial"/>
                  <w:color w:val="000000"/>
                  <w:sz w:val="22"/>
                  <w:lang w:val="en-GB"/>
                </w:rPr>
                <w:delText xml:space="preserve"> </w:delText>
              </w:r>
            </w:del>
            <w:ins w:id="7643"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644" w:author="Stefan" w:date="2021-10-07T16:18:00Z">
              <w:r w:rsidRPr="00622A7F" w:rsidDel="005D6231">
                <w:rPr>
                  <w:rFonts w:eastAsia="Times New Roman" w:cs="Arial"/>
                  <w:color w:val="000000"/>
                  <w:sz w:val="22"/>
                  <w:lang w:val="en-GB"/>
                </w:rPr>
                <w:delText xml:space="preserve"> </w:delText>
              </w:r>
            </w:del>
            <w:ins w:id="7645"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Na2HPO4O</w:t>
            </w:r>
          </w:p>
        </w:tc>
      </w:tr>
      <w:tr w:rsidR="000F5273" w:rsidRPr="00622A7F" w14:paraId="4617C455" w14:textId="77777777" w:rsidTr="00B80583">
        <w:trPr>
          <w:trHeight w:val="285"/>
          <w:trPrChange w:id="7646"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647"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C8E2D39" w14:textId="0B02BFD9" w:rsidR="000F5273" w:rsidRPr="00622A7F" w:rsidRDefault="000F5273" w:rsidP="000F5273">
            <w:pPr>
              <w:spacing w:after="0" w:line="240" w:lineRule="auto"/>
              <w:jc w:val="left"/>
              <w:rPr>
                <w:rFonts w:eastAsia="Times New Roman" w:cs="Arial"/>
                <w:color w:val="000000"/>
                <w:sz w:val="22"/>
              </w:rPr>
            </w:pPr>
            <w:del w:id="7648" w:author="Stefan" w:date="2021-10-07T16:18:00Z">
              <w:r w:rsidRPr="00622A7F" w:rsidDel="005D6231">
                <w:rPr>
                  <w:rFonts w:eastAsia="Times New Roman" w:cs="Arial"/>
                  <w:color w:val="000000"/>
                  <w:sz w:val="22"/>
                </w:rPr>
                <w:delText> </w:delText>
              </w:r>
            </w:del>
            <w:ins w:id="7649"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650"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0569C784" w14:textId="3ADB2BE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2.4</w:t>
            </w:r>
            <w:del w:id="7651" w:author="Stefan" w:date="2021-10-07T16:18:00Z">
              <w:r w:rsidRPr="00622A7F" w:rsidDel="005D6231">
                <w:rPr>
                  <w:rFonts w:eastAsia="Times New Roman" w:cs="Arial"/>
                  <w:color w:val="000000"/>
                  <w:sz w:val="22"/>
                  <w:lang w:val="en-GB"/>
                </w:rPr>
                <w:delText xml:space="preserve"> </w:delText>
              </w:r>
            </w:del>
            <w:ins w:id="7652"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g</w:t>
            </w:r>
            <w:del w:id="7653" w:author="Stefan" w:date="2021-10-07T16:18:00Z">
              <w:r w:rsidRPr="00622A7F" w:rsidDel="005D6231">
                <w:rPr>
                  <w:rFonts w:eastAsia="Times New Roman" w:cs="Arial"/>
                  <w:color w:val="000000"/>
                  <w:sz w:val="22"/>
                  <w:lang w:val="en-GB"/>
                </w:rPr>
                <w:delText xml:space="preserve"> </w:delText>
              </w:r>
            </w:del>
            <w:ins w:id="7654"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KH2PO4O</w:t>
            </w:r>
          </w:p>
        </w:tc>
      </w:tr>
      <w:tr w:rsidR="000F5273" w:rsidRPr="00622A7F" w14:paraId="1FFB4613" w14:textId="77777777" w:rsidTr="00B80583">
        <w:trPr>
          <w:trHeight w:val="285"/>
          <w:trPrChange w:id="7655"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656"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8D3BF42" w14:textId="22363305" w:rsidR="000F5273" w:rsidRPr="00622A7F" w:rsidRDefault="000F5273" w:rsidP="000F5273">
            <w:pPr>
              <w:spacing w:after="0" w:line="240" w:lineRule="auto"/>
              <w:jc w:val="left"/>
              <w:rPr>
                <w:rFonts w:eastAsia="Times New Roman" w:cs="Arial"/>
                <w:color w:val="000000"/>
                <w:sz w:val="22"/>
              </w:rPr>
            </w:pPr>
            <w:del w:id="7657" w:author="Stefan" w:date="2021-10-07T16:18:00Z">
              <w:r w:rsidRPr="00622A7F" w:rsidDel="005D6231">
                <w:rPr>
                  <w:rFonts w:eastAsia="Times New Roman" w:cs="Arial"/>
                  <w:color w:val="000000"/>
                  <w:sz w:val="22"/>
                </w:rPr>
                <w:delText> </w:delText>
              </w:r>
            </w:del>
            <w:ins w:id="7658"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659"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0E5CFA4E" w14:textId="63261DB6"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fill</w:t>
            </w:r>
            <w:del w:id="7660" w:author="Stefan" w:date="2021-10-07T16:18:00Z">
              <w:r w:rsidRPr="00622A7F" w:rsidDel="005D6231">
                <w:rPr>
                  <w:rFonts w:eastAsia="Times New Roman" w:cs="Arial"/>
                  <w:color w:val="000000"/>
                  <w:sz w:val="22"/>
                  <w:lang w:val="en-GB"/>
                </w:rPr>
                <w:delText xml:space="preserve"> </w:delText>
              </w:r>
            </w:del>
            <w:ins w:id="7661"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to</w:t>
            </w:r>
            <w:del w:id="7662" w:author="Stefan" w:date="2021-10-07T16:18:00Z">
              <w:r w:rsidRPr="00622A7F" w:rsidDel="005D6231">
                <w:rPr>
                  <w:rFonts w:eastAsia="Times New Roman" w:cs="Arial"/>
                  <w:color w:val="000000"/>
                  <w:sz w:val="22"/>
                  <w:lang w:val="en-GB"/>
                </w:rPr>
                <w:delText xml:space="preserve"> </w:delText>
              </w:r>
            </w:del>
            <w:ins w:id="7663"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1</w:t>
            </w:r>
            <w:del w:id="7664" w:author="Stefan" w:date="2021-10-07T16:18:00Z">
              <w:r w:rsidRPr="00622A7F" w:rsidDel="005D6231">
                <w:rPr>
                  <w:rFonts w:eastAsia="Times New Roman" w:cs="Arial"/>
                  <w:color w:val="000000"/>
                  <w:sz w:val="22"/>
                  <w:lang w:val="en-GB"/>
                </w:rPr>
                <w:delText xml:space="preserve"> </w:delText>
              </w:r>
            </w:del>
            <w:ins w:id="7665"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l</w:t>
            </w:r>
            <w:del w:id="7666" w:author="Stefan" w:date="2021-10-07T16:18:00Z">
              <w:r w:rsidRPr="00622A7F" w:rsidDel="005D6231">
                <w:rPr>
                  <w:rFonts w:eastAsia="Times New Roman" w:cs="Arial"/>
                  <w:color w:val="000000"/>
                  <w:sz w:val="22"/>
                  <w:lang w:val="en-GB"/>
                </w:rPr>
                <w:delText xml:space="preserve"> </w:delText>
              </w:r>
            </w:del>
            <w:ins w:id="7667"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with</w:t>
            </w:r>
            <w:del w:id="7668" w:author="Stefan" w:date="2021-10-07T16:18:00Z">
              <w:r w:rsidRPr="00622A7F" w:rsidDel="005D6231">
                <w:rPr>
                  <w:rFonts w:eastAsia="Times New Roman" w:cs="Arial"/>
                  <w:color w:val="000000"/>
                  <w:sz w:val="22"/>
                  <w:lang w:val="en-GB"/>
                </w:rPr>
                <w:delText xml:space="preserve"> </w:delText>
              </w:r>
            </w:del>
            <w:ins w:id="7669"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ddH2O</w:t>
            </w:r>
          </w:p>
        </w:tc>
      </w:tr>
      <w:tr w:rsidR="000F5273" w:rsidRPr="00622A7F" w14:paraId="1E3FC4AA" w14:textId="77777777" w:rsidTr="00B80583">
        <w:trPr>
          <w:trHeight w:val="285"/>
          <w:trPrChange w:id="7670"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671"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5BC022D" w14:textId="0F9A2F50" w:rsidR="000F5273" w:rsidRPr="00622A7F" w:rsidRDefault="000F5273" w:rsidP="000F5273">
            <w:pPr>
              <w:spacing w:after="0" w:line="240" w:lineRule="auto"/>
              <w:jc w:val="left"/>
              <w:rPr>
                <w:rFonts w:eastAsia="Times New Roman" w:cs="Arial"/>
                <w:color w:val="000000"/>
                <w:sz w:val="22"/>
              </w:rPr>
            </w:pPr>
            <w:del w:id="7672" w:author="Stefan" w:date="2021-10-07T16:18:00Z">
              <w:r w:rsidRPr="00622A7F" w:rsidDel="005D6231">
                <w:rPr>
                  <w:rFonts w:eastAsia="Times New Roman" w:cs="Arial"/>
                  <w:color w:val="000000"/>
                  <w:sz w:val="22"/>
                </w:rPr>
                <w:delText> </w:delText>
              </w:r>
            </w:del>
            <w:ins w:id="7673"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674"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18AC1F77" w14:textId="6BD3EAA9"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adjust</w:t>
            </w:r>
            <w:del w:id="7675" w:author="Stefan" w:date="2021-10-07T16:18:00Z">
              <w:r w:rsidRPr="00622A7F" w:rsidDel="005D6231">
                <w:rPr>
                  <w:rFonts w:eastAsia="Times New Roman" w:cs="Arial"/>
                  <w:color w:val="000000"/>
                  <w:sz w:val="22"/>
                  <w:lang w:val="en-GB"/>
                </w:rPr>
                <w:delText xml:space="preserve"> </w:delText>
              </w:r>
            </w:del>
            <w:ins w:id="7676"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pH</w:t>
            </w:r>
            <w:del w:id="7677" w:author="Stefan" w:date="2021-10-07T16:18:00Z">
              <w:r w:rsidRPr="00622A7F" w:rsidDel="005D6231">
                <w:rPr>
                  <w:rFonts w:eastAsia="Times New Roman" w:cs="Arial"/>
                  <w:color w:val="000000"/>
                  <w:sz w:val="22"/>
                  <w:lang w:val="en-GB"/>
                </w:rPr>
                <w:delText xml:space="preserve"> </w:delText>
              </w:r>
            </w:del>
            <w:ins w:id="7678"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to</w:t>
            </w:r>
            <w:del w:id="7679" w:author="Stefan" w:date="2021-10-07T16:18:00Z">
              <w:r w:rsidRPr="00622A7F" w:rsidDel="005D6231">
                <w:rPr>
                  <w:rFonts w:eastAsia="Times New Roman" w:cs="Arial"/>
                  <w:color w:val="000000"/>
                  <w:sz w:val="22"/>
                  <w:lang w:val="en-GB"/>
                </w:rPr>
                <w:delText xml:space="preserve"> </w:delText>
              </w:r>
            </w:del>
            <w:ins w:id="7680" w:author="Stefan" w:date="2021-10-07T16:18:00Z">
              <w:r w:rsidR="005D6231" w:rsidRPr="00622A7F">
                <w:rPr>
                  <w:rFonts w:eastAsia="Times New Roman" w:cs="Arial"/>
                  <w:color w:val="000000"/>
                  <w:sz w:val="22"/>
                  <w:lang w:val="en-GB"/>
                </w:rPr>
                <w:t xml:space="preserve"> </w:t>
              </w:r>
            </w:ins>
            <w:r w:rsidRPr="00622A7F">
              <w:rPr>
                <w:rFonts w:eastAsia="Times New Roman" w:cs="Arial"/>
                <w:color w:val="000000"/>
                <w:sz w:val="22"/>
                <w:lang w:val="en-GB"/>
              </w:rPr>
              <w:t>7.2</w:t>
            </w:r>
          </w:p>
        </w:tc>
      </w:tr>
      <w:tr w:rsidR="000F5273" w:rsidRPr="00622A7F" w14:paraId="70BB2B13" w14:textId="77777777" w:rsidTr="00B80583">
        <w:trPr>
          <w:trHeight w:val="285"/>
          <w:trPrChange w:id="7681" w:author="Stefan" w:date="2021-10-05T11:11:00Z">
            <w:trPr>
              <w:trHeight w:val="285"/>
            </w:trPr>
          </w:trPrChange>
        </w:trPr>
        <w:tc>
          <w:tcPr>
            <w:tcW w:w="3261" w:type="dxa"/>
            <w:tcBorders>
              <w:top w:val="nil"/>
              <w:left w:val="single" w:sz="4" w:space="0" w:color="auto"/>
              <w:bottom w:val="single" w:sz="4" w:space="0" w:color="auto"/>
              <w:right w:val="single" w:sz="4" w:space="0" w:color="auto"/>
            </w:tcBorders>
            <w:shd w:val="clear" w:color="auto" w:fill="auto"/>
            <w:noWrap/>
            <w:vAlign w:val="bottom"/>
            <w:hideMark/>
            <w:tcPrChange w:id="7682" w:author="Stefan" w:date="2021-10-05T11:11:00Z">
              <w:tcPr>
                <w:tcW w:w="2900"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F687C96" w14:textId="5BA35F09" w:rsidR="000F5273" w:rsidRPr="00622A7F" w:rsidRDefault="000F5273" w:rsidP="000F5273">
            <w:pPr>
              <w:spacing w:after="0" w:line="240" w:lineRule="auto"/>
              <w:jc w:val="left"/>
              <w:rPr>
                <w:rFonts w:eastAsia="Times New Roman" w:cs="Arial"/>
                <w:color w:val="000000"/>
                <w:sz w:val="22"/>
              </w:rPr>
            </w:pPr>
            <w:del w:id="7683" w:author="Stefan" w:date="2021-10-07T16:18:00Z">
              <w:r w:rsidRPr="00622A7F" w:rsidDel="005D6231">
                <w:rPr>
                  <w:rFonts w:eastAsia="Times New Roman" w:cs="Arial"/>
                  <w:color w:val="000000"/>
                  <w:sz w:val="22"/>
                </w:rPr>
                <w:delText> </w:delText>
              </w:r>
            </w:del>
            <w:ins w:id="7684" w:author="Stefan" w:date="2021-10-07T16:18:00Z">
              <w:r w:rsidR="005D6231" w:rsidRPr="00622A7F">
                <w:rPr>
                  <w:rFonts w:eastAsia="Times New Roman" w:cs="Arial"/>
                  <w:color w:val="000000"/>
                  <w:sz w:val="22"/>
                </w:rPr>
                <w:t xml:space="preserve"> </w:t>
              </w:r>
            </w:ins>
          </w:p>
        </w:tc>
        <w:tc>
          <w:tcPr>
            <w:tcW w:w="4279" w:type="dxa"/>
            <w:tcBorders>
              <w:top w:val="nil"/>
              <w:left w:val="nil"/>
              <w:bottom w:val="single" w:sz="4" w:space="0" w:color="auto"/>
              <w:right w:val="single" w:sz="4" w:space="0" w:color="auto"/>
            </w:tcBorders>
            <w:shd w:val="clear" w:color="auto" w:fill="auto"/>
            <w:noWrap/>
            <w:vAlign w:val="bottom"/>
            <w:hideMark/>
            <w:tcPrChange w:id="7685" w:author="Stefan" w:date="2021-10-05T11:11:00Z">
              <w:tcPr>
                <w:tcW w:w="4640" w:type="dxa"/>
                <w:tcBorders>
                  <w:top w:val="nil"/>
                  <w:left w:val="nil"/>
                  <w:bottom w:val="single" w:sz="4" w:space="0" w:color="auto"/>
                  <w:right w:val="single" w:sz="4" w:space="0" w:color="auto"/>
                </w:tcBorders>
                <w:shd w:val="clear" w:color="auto" w:fill="auto"/>
                <w:noWrap/>
                <w:vAlign w:val="bottom"/>
                <w:hideMark/>
              </w:tcPr>
            </w:tcPrChange>
          </w:tcPr>
          <w:p w14:paraId="36803D44"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autoclave</w:t>
            </w:r>
          </w:p>
        </w:tc>
      </w:tr>
    </w:tbl>
    <w:p w14:paraId="74A594F9" w14:textId="256968F4" w:rsidR="00AB3BA9" w:rsidRPr="00622A7F" w:rsidRDefault="00AB3BA9" w:rsidP="00AB3BA9">
      <w:pPr>
        <w:rPr>
          <w:rFonts w:cs="Arial"/>
        </w:rPr>
      </w:pPr>
    </w:p>
    <w:p w14:paraId="57EC23F1" w14:textId="203B137D" w:rsidR="000F5273" w:rsidRPr="00622A7F" w:rsidRDefault="000F5273" w:rsidP="000F5273">
      <w:pPr>
        <w:pStyle w:val="berschrift3"/>
        <w:rPr>
          <w:rFonts w:cs="Arial"/>
        </w:rPr>
      </w:pPr>
      <w:bookmarkStart w:id="7686" w:name="_Toc91488947"/>
      <w:r w:rsidRPr="00622A7F">
        <w:rPr>
          <w:rFonts w:cs="Arial"/>
        </w:rPr>
        <w:t>Kits</w:t>
      </w:r>
      <w:bookmarkEnd w:id="7686"/>
    </w:p>
    <w:p w14:paraId="71EB6822" w14:textId="715F81E9" w:rsidR="005D6492" w:rsidRPr="00622A7F" w:rsidRDefault="005D6492" w:rsidP="00030D93">
      <w:pPr>
        <w:keepNext/>
        <w:rPr>
          <w:ins w:id="7687" w:author="Stefan" w:date="2021-10-05T10:23:00Z"/>
          <w:rFonts w:cs="Arial"/>
        </w:rPr>
      </w:pPr>
      <w:bookmarkStart w:id="7688" w:name="_Toc94355279"/>
      <w:ins w:id="7689" w:author="Stefan" w:date="2021-10-05T10:23:00Z">
        <w:r w:rsidRPr="00622A7F">
          <w:rPr>
            <w:rFonts w:cs="Arial"/>
          </w:rPr>
          <w:t xml:space="preserve">Table </w:t>
        </w:r>
      </w:ins>
      <w:ins w:id="7690"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7691" w:author="Haskamp, Stefan" w:date="2022-02-05T20:56:00Z">
        <w:r w:rsidR="005A4AC0">
          <w:rPr>
            <w:rFonts w:cs="Arial"/>
            <w:noProof/>
          </w:rPr>
          <w:t>30</w:t>
        </w:r>
        <w:r w:rsidR="005A4AC0">
          <w:rPr>
            <w:rFonts w:cs="Arial"/>
          </w:rPr>
          <w:fldChar w:fldCharType="end"/>
        </w:r>
      </w:ins>
      <w:ins w:id="7692" w:author="Stefan" w:date="2021-10-05T10:23:00Z">
        <w:del w:id="7693" w:author="Haskamp, Stefan" w:date="2022-02-05T20:56:00Z">
          <w:r w:rsidRPr="00622A7F" w:rsidDel="005A4AC0">
            <w:rPr>
              <w:rFonts w:cs="Arial"/>
            </w:rPr>
            <w:fldChar w:fldCharType="begin"/>
          </w:r>
          <w:r w:rsidRPr="00622A7F" w:rsidDel="005A4AC0">
            <w:rPr>
              <w:rFonts w:cs="Arial"/>
            </w:rPr>
            <w:delInstrText xml:space="preserve"> SEQ Table \* ARABIC </w:delInstrText>
          </w:r>
        </w:del>
      </w:ins>
      <w:del w:id="7694" w:author="Haskamp, Stefan" w:date="2022-02-05T20:56:00Z">
        <w:r w:rsidRPr="00622A7F" w:rsidDel="005A4AC0">
          <w:rPr>
            <w:rFonts w:cs="Arial"/>
          </w:rPr>
          <w:fldChar w:fldCharType="separate"/>
        </w:r>
        <w:r w:rsidR="002D4AD7" w:rsidDel="005A4AC0">
          <w:rPr>
            <w:rFonts w:cs="Arial"/>
            <w:noProof/>
          </w:rPr>
          <w:delText>29</w:delText>
        </w:r>
      </w:del>
      <w:ins w:id="7695" w:author="Stefan" w:date="2021-10-05T10:23:00Z">
        <w:del w:id="7696" w:author="Haskamp, Stefan" w:date="2022-02-05T20:56:00Z">
          <w:r w:rsidRPr="00622A7F" w:rsidDel="005A4AC0">
            <w:rPr>
              <w:rFonts w:cs="Arial"/>
            </w:rPr>
            <w:fldChar w:fldCharType="end"/>
          </w:r>
        </w:del>
        <w:r w:rsidRPr="00622A7F">
          <w:rPr>
            <w:rFonts w:cs="Arial"/>
          </w:rPr>
          <w:t>: Kits</w:t>
        </w:r>
        <w:bookmarkEnd w:id="7688"/>
      </w:ins>
    </w:p>
    <w:tbl>
      <w:tblPr>
        <w:tblW w:w="8540" w:type="dxa"/>
        <w:tblInd w:w="-5" w:type="dxa"/>
        <w:tblLook w:val="04A0" w:firstRow="1" w:lastRow="0" w:firstColumn="1" w:lastColumn="0" w:noHBand="0" w:noVBand="1"/>
      </w:tblPr>
      <w:tblGrid>
        <w:gridCol w:w="5988"/>
        <w:gridCol w:w="2552"/>
      </w:tblGrid>
      <w:tr w:rsidR="000F5273" w:rsidRPr="00622A7F" w14:paraId="76F8BBEB" w14:textId="77777777" w:rsidTr="000F5273">
        <w:trPr>
          <w:trHeight w:val="300"/>
        </w:trPr>
        <w:tc>
          <w:tcPr>
            <w:tcW w:w="59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F0E30" w14:textId="77777777" w:rsidR="000F5273" w:rsidRPr="00622A7F" w:rsidRDefault="000F5273" w:rsidP="000F5273">
            <w:pPr>
              <w:spacing w:after="0" w:line="240" w:lineRule="auto"/>
              <w:jc w:val="left"/>
              <w:rPr>
                <w:rFonts w:eastAsia="Times New Roman" w:cs="Arial"/>
                <w:b/>
                <w:bCs/>
                <w:color w:val="000000"/>
                <w:sz w:val="22"/>
              </w:rPr>
            </w:pPr>
            <w:r w:rsidRPr="00622A7F">
              <w:rPr>
                <w:rFonts w:eastAsia="Times New Roman" w:cs="Arial"/>
                <w:b/>
                <w:bCs/>
                <w:color w:val="000000"/>
                <w:sz w:val="22"/>
              </w:rPr>
              <w:t>Kits</w:t>
            </w:r>
          </w:p>
        </w:tc>
        <w:tc>
          <w:tcPr>
            <w:tcW w:w="2552" w:type="dxa"/>
            <w:tcBorders>
              <w:top w:val="single" w:sz="4" w:space="0" w:color="auto"/>
              <w:left w:val="nil"/>
              <w:bottom w:val="single" w:sz="4" w:space="0" w:color="auto"/>
              <w:right w:val="single" w:sz="4" w:space="0" w:color="auto"/>
            </w:tcBorders>
            <w:shd w:val="clear" w:color="auto" w:fill="auto"/>
            <w:noWrap/>
            <w:vAlign w:val="bottom"/>
            <w:hideMark/>
          </w:tcPr>
          <w:p w14:paraId="5D8FF6B7" w14:textId="77777777" w:rsidR="000F5273" w:rsidRPr="00622A7F" w:rsidRDefault="000F5273" w:rsidP="000F5273">
            <w:pPr>
              <w:spacing w:after="0" w:line="240" w:lineRule="auto"/>
              <w:jc w:val="left"/>
              <w:rPr>
                <w:rFonts w:eastAsia="Times New Roman" w:cs="Arial"/>
                <w:b/>
                <w:bCs/>
                <w:color w:val="000000"/>
                <w:sz w:val="22"/>
              </w:rPr>
            </w:pPr>
            <w:r w:rsidRPr="00622A7F">
              <w:rPr>
                <w:rFonts w:eastAsia="Times New Roman" w:cs="Arial"/>
                <w:b/>
                <w:bCs/>
                <w:color w:val="000000"/>
                <w:sz w:val="22"/>
              </w:rPr>
              <w:t>Company</w:t>
            </w:r>
          </w:p>
        </w:tc>
      </w:tr>
      <w:tr w:rsidR="000F5273" w:rsidRPr="00622A7F" w14:paraId="3FE810F2" w14:textId="77777777" w:rsidTr="000F5273">
        <w:trPr>
          <w:trHeight w:val="300"/>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3F4E26B9"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Agencourt AMPure Kit</w:t>
            </w:r>
          </w:p>
        </w:tc>
        <w:tc>
          <w:tcPr>
            <w:tcW w:w="2552" w:type="dxa"/>
            <w:tcBorders>
              <w:top w:val="nil"/>
              <w:left w:val="nil"/>
              <w:bottom w:val="single" w:sz="4" w:space="0" w:color="auto"/>
              <w:right w:val="single" w:sz="4" w:space="0" w:color="auto"/>
            </w:tcBorders>
            <w:shd w:val="clear" w:color="auto" w:fill="auto"/>
            <w:noWrap/>
            <w:vAlign w:val="bottom"/>
            <w:hideMark/>
          </w:tcPr>
          <w:p w14:paraId="343066E4"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Beckman Coulter</w:t>
            </w:r>
          </w:p>
        </w:tc>
      </w:tr>
      <w:tr w:rsidR="000F5273" w:rsidRPr="00622A7F" w14:paraId="7F60FC46"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44DEDEC4"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Agencourt CleanSEQ Kit</w:t>
            </w:r>
          </w:p>
        </w:tc>
        <w:tc>
          <w:tcPr>
            <w:tcW w:w="2552" w:type="dxa"/>
            <w:tcBorders>
              <w:top w:val="nil"/>
              <w:left w:val="nil"/>
              <w:bottom w:val="single" w:sz="4" w:space="0" w:color="auto"/>
              <w:right w:val="single" w:sz="4" w:space="0" w:color="auto"/>
            </w:tcBorders>
            <w:shd w:val="clear" w:color="auto" w:fill="auto"/>
            <w:noWrap/>
            <w:vAlign w:val="bottom"/>
            <w:hideMark/>
          </w:tcPr>
          <w:p w14:paraId="3514F0A7"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Agencourt</w:t>
            </w:r>
          </w:p>
        </w:tc>
      </w:tr>
      <w:tr w:rsidR="000F5273" w:rsidRPr="00622A7F" w14:paraId="60A18764" w14:textId="77777777" w:rsidTr="000F5273">
        <w:trPr>
          <w:trHeight w:val="300"/>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46BAFFD1"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BigDye Terminator v3.1 Cycle Sequencing Kit</w:t>
            </w:r>
          </w:p>
        </w:tc>
        <w:tc>
          <w:tcPr>
            <w:tcW w:w="2552" w:type="dxa"/>
            <w:tcBorders>
              <w:top w:val="nil"/>
              <w:left w:val="nil"/>
              <w:bottom w:val="single" w:sz="4" w:space="0" w:color="auto"/>
              <w:right w:val="single" w:sz="4" w:space="0" w:color="auto"/>
            </w:tcBorders>
            <w:shd w:val="clear" w:color="auto" w:fill="auto"/>
            <w:noWrap/>
            <w:vAlign w:val="bottom"/>
            <w:hideMark/>
          </w:tcPr>
          <w:p w14:paraId="0EF4CE78" w14:textId="749FB374" w:rsidR="000F5273" w:rsidRPr="00622A7F" w:rsidRDefault="000F5273" w:rsidP="000F5273">
            <w:pPr>
              <w:spacing w:after="0" w:line="240" w:lineRule="auto"/>
              <w:jc w:val="left"/>
              <w:rPr>
                <w:rFonts w:eastAsia="Times New Roman" w:cs="Arial"/>
                <w:color w:val="000000"/>
                <w:sz w:val="22"/>
              </w:rPr>
            </w:pPr>
            <w:del w:id="7697" w:author="Stefan" w:date="2021-10-07T16:23:00Z">
              <w:r w:rsidRPr="00622A7F" w:rsidDel="005D6231">
                <w:rPr>
                  <w:rFonts w:eastAsia="Times New Roman" w:cs="Arial"/>
                  <w:color w:val="000000"/>
                  <w:sz w:val="22"/>
                  <w:lang w:val="en-GB"/>
                </w:rPr>
                <w:delText>Applied Biosystems</w:delText>
              </w:r>
            </w:del>
            <w:ins w:id="7698" w:author="Stefan" w:date="2021-10-07T16:23:00Z">
              <w:r w:rsidR="005D6231" w:rsidRPr="00622A7F">
                <w:rPr>
                  <w:rFonts w:eastAsia="Times New Roman" w:cs="Arial"/>
                  <w:color w:val="000000"/>
                  <w:sz w:val="22"/>
                  <w:lang w:val="en-GB"/>
                </w:rPr>
                <w:t xml:space="preserve"> Applied Biosystems (Thermo Fisher Scientific)</w:t>
              </w:r>
            </w:ins>
          </w:p>
        </w:tc>
      </w:tr>
      <w:tr w:rsidR="000F5273" w:rsidRPr="00622A7F" w14:paraId="555E9B3D"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2FD3F134"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DNeasy Blood &amp; Tissue Kit</w:t>
            </w:r>
          </w:p>
        </w:tc>
        <w:tc>
          <w:tcPr>
            <w:tcW w:w="2552" w:type="dxa"/>
            <w:tcBorders>
              <w:top w:val="nil"/>
              <w:left w:val="nil"/>
              <w:bottom w:val="single" w:sz="4" w:space="0" w:color="auto"/>
              <w:right w:val="single" w:sz="4" w:space="0" w:color="auto"/>
            </w:tcBorders>
            <w:shd w:val="clear" w:color="auto" w:fill="auto"/>
            <w:noWrap/>
            <w:vAlign w:val="bottom"/>
            <w:hideMark/>
          </w:tcPr>
          <w:p w14:paraId="70D9249D"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Qiagen</w:t>
            </w:r>
          </w:p>
        </w:tc>
      </w:tr>
      <w:tr w:rsidR="000F5273" w:rsidRPr="00622A7F" w14:paraId="27DB55AF"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297644E9"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rPr>
              <w:t>EasySep™ Human CD14 Positive Selection Kit II</w:t>
            </w:r>
          </w:p>
        </w:tc>
        <w:tc>
          <w:tcPr>
            <w:tcW w:w="2552" w:type="dxa"/>
            <w:tcBorders>
              <w:top w:val="nil"/>
              <w:left w:val="nil"/>
              <w:bottom w:val="single" w:sz="4" w:space="0" w:color="auto"/>
              <w:right w:val="single" w:sz="4" w:space="0" w:color="auto"/>
            </w:tcBorders>
            <w:shd w:val="clear" w:color="auto" w:fill="auto"/>
            <w:noWrap/>
            <w:vAlign w:val="bottom"/>
            <w:hideMark/>
          </w:tcPr>
          <w:p w14:paraId="393E58A4"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rPr>
              <w:t>Stemcell Technologies</w:t>
            </w:r>
          </w:p>
        </w:tc>
      </w:tr>
      <w:tr w:rsidR="000F5273" w:rsidRPr="00622A7F" w14:paraId="6B49041B"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2472E6B4"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rPr>
              <w:t>EasySep™ Mouse Monocyte Isolation Kit</w:t>
            </w:r>
          </w:p>
        </w:tc>
        <w:tc>
          <w:tcPr>
            <w:tcW w:w="2552" w:type="dxa"/>
            <w:tcBorders>
              <w:top w:val="nil"/>
              <w:left w:val="nil"/>
              <w:bottom w:val="single" w:sz="4" w:space="0" w:color="auto"/>
              <w:right w:val="single" w:sz="4" w:space="0" w:color="auto"/>
            </w:tcBorders>
            <w:shd w:val="clear" w:color="auto" w:fill="auto"/>
            <w:noWrap/>
            <w:vAlign w:val="bottom"/>
            <w:hideMark/>
          </w:tcPr>
          <w:p w14:paraId="67094FD8"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rPr>
              <w:t>Stemcell Technologies</w:t>
            </w:r>
          </w:p>
        </w:tc>
      </w:tr>
      <w:tr w:rsidR="000F5273" w:rsidRPr="00622A7F" w14:paraId="503B1F34" w14:textId="77777777" w:rsidTr="000F5273">
        <w:trPr>
          <w:trHeight w:val="300"/>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6B2F7C90"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rPr>
              <w:t>EasySep™ Mouse Neutrophil Enrichment Kit</w:t>
            </w:r>
          </w:p>
        </w:tc>
        <w:tc>
          <w:tcPr>
            <w:tcW w:w="2552" w:type="dxa"/>
            <w:tcBorders>
              <w:top w:val="nil"/>
              <w:left w:val="nil"/>
              <w:bottom w:val="single" w:sz="4" w:space="0" w:color="auto"/>
              <w:right w:val="single" w:sz="4" w:space="0" w:color="auto"/>
            </w:tcBorders>
            <w:shd w:val="clear" w:color="auto" w:fill="auto"/>
            <w:noWrap/>
            <w:vAlign w:val="bottom"/>
            <w:hideMark/>
          </w:tcPr>
          <w:p w14:paraId="17CA8ACA"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rPr>
              <w:t>Stemcell Technologies</w:t>
            </w:r>
          </w:p>
        </w:tc>
      </w:tr>
      <w:tr w:rsidR="000F5273" w:rsidRPr="00622A7F" w14:paraId="46EECDA8"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0728F419"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rPr>
              <w:t>MACSxpress Whole Blood Neutrophil Isolation Kit, human</w:t>
            </w:r>
          </w:p>
        </w:tc>
        <w:tc>
          <w:tcPr>
            <w:tcW w:w="2552" w:type="dxa"/>
            <w:tcBorders>
              <w:top w:val="nil"/>
              <w:left w:val="nil"/>
              <w:bottom w:val="single" w:sz="4" w:space="0" w:color="auto"/>
              <w:right w:val="single" w:sz="4" w:space="0" w:color="auto"/>
            </w:tcBorders>
            <w:shd w:val="clear" w:color="auto" w:fill="auto"/>
            <w:noWrap/>
            <w:vAlign w:val="bottom"/>
            <w:hideMark/>
          </w:tcPr>
          <w:p w14:paraId="49290D44"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rPr>
              <w:t>Miltenyi Biotec</w:t>
            </w:r>
          </w:p>
        </w:tc>
      </w:tr>
      <w:tr w:rsidR="000F5273" w:rsidRPr="00622A7F" w14:paraId="2E6AF0B1"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52548BB5"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rPr>
              <w:t>One Shot™ TOP10 Chemically Competent E. coli</w:t>
            </w:r>
          </w:p>
        </w:tc>
        <w:tc>
          <w:tcPr>
            <w:tcW w:w="2552" w:type="dxa"/>
            <w:tcBorders>
              <w:top w:val="nil"/>
              <w:left w:val="nil"/>
              <w:bottom w:val="single" w:sz="4" w:space="0" w:color="auto"/>
              <w:right w:val="single" w:sz="4" w:space="0" w:color="auto"/>
            </w:tcBorders>
            <w:shd w:val="clear" w:color="auto" w:fill="auto"/>
            <w:noWrap/>
            <w:vAlign w:val="bottom"/>
            <w:hideMark/>
          </w:tcPr>
          <w:p w14:paraId="10808B41" w14:textId="1AF6527F" w:rsidR="000F5273" w:rsidRPr="00622A7F" w:rsidRDefault="000F5273" w:rsidP="000F5273">
            <w:pPr>
              <w:spacing w:after="0" w:line="240" w:lineRule="auto"/>
              <w:jc w:val="left"/>
              <w:rPr>
                <w:rFonts w:eastAsia="Times New Roman" w:cs="Arial"/>
                <w:color w:val="000000"/>
                <w:sz w:val="22"/>
              </w:rPr>
            </w:pPr>
            <w:del w:id="7699" w:author="Haskamp, Stefan (extern)" w:date="2022-01-29T12:56:00Z">
              <w:r w:rsidRPr="00622A7F" w:rsidDel="007E7A4A">
                <w:rPr>
                  <w:rFonts w:eastAsia="Times New Roman" w:cs="Arial"/>
                  <w:color w:val="000000"/>
                  <w:sz w:val="22"/>
                  <w:lang w:val="en-GB"/>
                </w:rPr>
                <w:delText>Thermo Scientific</w:delText>
              </w:r>
            </w:del>
            <w:ins w:id="7700" w:author="Haskamp, Stefan (extern)" w:date="2022-01-29T12:56:00Z">
              <w:r w:rsidR="007E7A4A">
                <w:rPr>
                  <w:rFonts w:eastAsia="Times New Roman" w:cs="Arial"/>
                  <w:color w:val="000000"/>
                  <w:sz w:val="22"/>
                  <w:lang w:val="en-GB"/>
                </w:rPr>
                <w:t>Thermo Fisher Scientific</w:t>
              </w:r>
            </w:ins>
          </w:p>
        </w:tc>
      </w:tr>
      <w:tr w:rsidR="000F5273" w:rsidRPr="00622A7F" w14:paraId="5B2D65AC"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57A072FE"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PAXgene Blood RNA Kit</w:t>
            </w:r>
          </w:p>
        </w:tc>
        <w:tc>
          <w:tcPr>
            <w:tcW w:w="2552" w:type="dxa"/>
            <w:tcBorders>
              <w:top w:val="nil"/>
              <w:left w:val="nil"/>
              <w:bottom w:val="single" w:sz="4" w:space="0" w:color="auto"/>
              <w:right w:val="single" w:sz="4" w:space="0" w:color="auto"/>
            </w:tcBorders>
            <w:shd w:val="clear" w:color="auto" w:fill="auto"/>
            <w:noWrap/>
            <w:vAlign w:val="bottom"/>
            <w:hideMark/>
          </w:tcPr>
          <w:p w14:paraId="4168590F"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Becton Dickinson</w:t>
            </w:r>
          </w:p>
        </w:tc>
      </w:tr>
      <w:tr w:rsidR="000F5273" w:rsidRPr="00622A7F" w14:paraId="7FF02BE0"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77A24D6D"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Plasmid Midi Kit</w:t>
            </w:r>
          </w:p>
        </w:tc>
        <w:tc>
          <w:tcPr>
            <w:tcW w:w="2552" w:type="dxa"/>
            <w:tcBorders>
              <w:top w:val="nil"/>
              <w:left w:val="nil"/>
              <w:bottom w:val="single" w:sz="4" w:space="0" w:color="auto"/>
              <w:right w:val="single" w:sz="4" w:space="0" w:color="auto"/>
            </w:tcBorders>
            <w:shd w:val="clear" w:color="auto" w:fill="auto"/>
            <w:noWrap/>
            <w:vAlign w:val="bottom"/>
            <w:hideMark/>
          </w:tcPr>
          <w:p w14:paraId="2881358D"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Qiagen</w:t>
            </w:r>
          </w:p>
        </w:tc>
      </w:tr>
      <w:tr w:rsidR="000F5273" w:rsidRPr="00622A7F" w14:paraId="7D9CFBDA"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3BD01F6B"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QIAprep Spin Miniprep Kit</w:t>
            </w:r>
          </w:p>
        </w:tc>
        <w:tc>
          <w:tcPr>
            <w:tcW w:w="2552" w:type="dxa"/>
            <w:tcBorders>
              <w:top w:val="nil"/>
              <w:left w:val="nil"/>
              <w:bottom w:val="single" w:sz="4" w:space="0" w:color="auto"/>
              <w:right w:val="single" w:sz="4" w:space="0" w:color="auto"/>
            </w:tcBorders>
            <w:shd w:val="clear" w:color="auto" w:fill="auto"/>
            <w:noWrap/>
            <w:vAlign w:val="bottom"/>
            <w:hideMark/>
          </w:tcPr>
          <w:p w14:paraId="3A522D34"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Qiagen</w:t>
            </w:r>
          </w:p>
        </w:tc>
      </w:tr>
      <w:tr w:rsidR="000F5273" w:rsidRPr="00622A7F" w14:paraId="0328530F"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0A76E3D8"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QIAquick Gel Extraction Kit</w:t>
            </w:r>
          </w:p>
        </w:tc>
        <w:tc>
          <w:tcPr>
            <w:tcW w:w="2552" w:type="dxa"/>
            <w:tcBorders>
              <w:top w:val="nil"/>
              <w:left w:val="nil"/>
              <w:bottom w:val="single" w:sz="4" w:space="0" w:color="auto"/>
              <w:right w:val="single" w:sz="4" w:space="0" w:color="auto"/>
            </w:tcBorders>
            <w:shd w:val="clear" w:color="auto" w:fill="auto"/>
            <w:noWrap/>
            <w:vAlign w:val="bottom"/>
            <w:hideMark/>
          </w:tcPr>
          <w:p w14:paraId="0E0F7C83"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Qiagen</w:t>
            </w:r>
          </w:p>
        </w:tc>
      </w:tr>
      <w:tr w:rsidR="000F5273" w:rsidRPr="00622A7F" w14:paraId="5610EA04"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3D071308"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QIAquick PCR Purification Kit</w:t>
            </w:r>
          </w:p>
        </w:tc>
        <w:tc>
          <w:tcPr>
            <w:tcW w:w="2552" w:type="dxa"/>
            <w:tcBorders>
              <w:top w:val="nil"/>
              <w:left w:val="nil"/>
              <w:bottom w:val="single" w:sz="4" w:space="0" w:color="auto"/>
              <w:right w:val="single" w:sz="4" w:space="0" w:color="auto"/>
            </w:tcBorders>
            <w:shd w:val="clear" w:color="auto" w:fill="auto"/>
            <w:noWrap/>
            <w:vAlign w:val="bottom"/>
            <w:hideMark/>
          </w:tcPr>
          <w:p w14:paraId="5371F6AB"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Qiagen</w:t>
            </w:r>
          </w:p>
        </w:tc>
      </w:tr>
      <w:tr w:rsidR="000F5273" w:rsidRPr="00622A7F" w14:paraId="4FD32445"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61EE8ADF"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Quick Ligation Kit</w:t>
            </w:r>
          </w:p>
        </w:tc>
        <w:tc>
          <w:tcPr>
            <w:tcW w:w="2552" w:type="dxa"/>
            <w:tcBorders>
              <w:top w:val="nil"/>
              <w:left w:val="nil"/>
              <w:bottom w:val="single" w:sz="4" w:space="0" w:color="auto"/>
              <w:right w:val="single" w:sz="4" w:space="0" w:color="auto"/>
            </w:tcBorders>
            <w:shd w:val="clear" w:color="auto" w:fill="auto"/>
            <w:noWrap/>
            <w:vAlign w:val="bottom"/>
            <w:hideMark/>
          </w:tcPr>
          <w:p w14:paraId="17526AAD"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NEB</w:t>
            </w:r>
          </w:p>
        </w:tc>
      </w:tr>
      <w:tr w:rsidR="000F5273" w:rsidRPr="00622A7F" w14:paraId="5C46E491"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72235875"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RNase-Free DNase Set</w:t>
            </w:r>
          </w:p>
        </w:tc>
        <w:tc>
          <w:tcPr>
            <w:tcW w:w="2552" w:type="dxa"/>
            <w:tcBorders>
              <w:top w:val="nil"/>
              <w:left w:val="nil"/>
              <w:bottom w:val="single" w:sz="4" w:space="0" w:color="auto"/>
              <w:right w:val="single" w:sz="4" w:space="0" w:color="auto"/>
            </w:tcBorders>
            <w:shd w:val="clear" w:color="auto" w:fill="auto"/>
            <w:noWrap/>
            <w:vAlign w:val="bottom"/>
            <w:hideMark/>
          </w:tcPr>
          <w:p w14:paraId="51058833"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Qiagen</w:t>
            </w:r>
          </w:p>
        </w:tc>
      </w:tr>
      <w:tr w:rsidR="000F5273" w:rsidRPr="00622A7F" w14:paraId="7FDBA691"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26BB78ED"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RNeasy Mini Kit</w:t>
            </w:r>
          </w:p>
        </w:tc>
        <w:tc>
          <w:tcPr>
            <w:tcW w:w="2552" w:type="dxa"/>
            <w:tcBorders>
              <w:top w:val="nil"/>
              <w:left w:val="nil"/>
              <w:bottom w:val="single" w:sz="4" w:space="0" w:color="auto"/>
              <w:right w:val="single" w:sz="4" w:space="0" w:color="auto"/>
            </w:tcBorders>
            <w:shd w:val="clear" w:color="auto" w:fill="auto"/>
            <w:noWrap/>
            <w:vAlign w:val="bottom"/>
            <w:hideMark/>
          </w:tcPr>
          <w:p w14:paraId="011AE54F"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Qiagen</w:t>
            </w:r>
          </w:p>
        </w:tc>
      </w:tr>
      <w:tr w:rsidR="000F5273" w:rsidRPr="00622A7F" w14:paraId="588D6FAC"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28920296"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Taqman Gene Expression Mastermix</w:t>
            </w:r>
          </w:p>
        </w:tc>
        <w:tc>
          <w:tcPr>
            <w:tcW w:w="2552" w:type="dxa"/>
            <w:tcBorders>
              <w:top w:val="nil"/>
              <w:left w:val="nil"/>
              <w:bottom w:val="single" w:sz="4" w:space="0" w:color="auto"/>
              <w:right w:val="single" w:sz="4" w:space="0" w:color="auto"/>
            </w:tcBorders>
            <w:shd w:val="clear" w:color="auto" w:fill="auto"/>
            <w:noWrap/>
            <w:vAlign w:val="bottom"/>
            <w:hideMark/>
          </w:tcPr>
          <w:p w14:paraId="047A07E4" w14:textId="762DD36E" w:rsidR="000F5273" w:rsidRPr="00622A7F" w:rsidRDefault="000F5273" w:rsidP="000F5273">
            <w:pPr>
              <w:spacing w:after="0" w:line="240" w:lineRule="auto"/>
              <w:jc w:val="left"/>
              <w:rPr>
                <w:rFonts w:eastAsia="Times New Roman" w:cs="Arial"/>
                <w:color w:val="000000"/>
                <w:sz w:val="22"/>
              </w:rPr>
            </w:pPr>
            <w:commentRangeStart w:id="7701"/>
            <w:del w:id="7702" w:author="Haskamp, Stefan (extern)" w:date="2022-01-29T12:56:00Z">
              <w:r w:rsidRPr="00622A7F" w:rsidDel="007E7A4A">
                <w:rPr>
                  <w:rFonts w:eastAsia="Times New Roman" w:cs="Arial"/>
                  <w:color w:val="000000"/>
                  <w:sz w:val="22"/>
                  <w:lang w:val="en-GB"/>
                </w:rPr>
                <w:delText>Thermo Scientific</w:delText>
              </w:r>
            </w:del>
            <w:commentRangeEnd w:id="7701"/>
            <w:ins w:id="7703" w:author="Haskamp, Stefan (extern)" w:date="2022-01-29T12:56:00Z">
              <w:r w:rsidR="007E7A4A">
                <w:rPr>
                  <w:rFonts w:eastAsia="Times New Roman" w:cs="Arial"/>
                  <w:color w:val="000000"/>
                  <w:sz w:val="22"/>
                  <w:lang w:val="en-GB"/>
                </w:rPr>
                <w:t>Thermo Fisher Scientific</w:t>
              </w:r>
            </w:ins>
            <w:r w:rsidR="008E65C8">
              <w:rPr>
                <w:rStyle w:val="Kommentarzeichen"/>
              </w:rPr>
              <w:commentReference w:id="7701"/>
            </w:r>
          </w:p>
        </w:tc>
      </w:tr>
      <w:tr w:rsidR="000F5273" w:rsidRPr="00622A7F" w14:paraId="16D5DB5D" w14:textId="77777777" w:rsidTr="000F5273">
        <w:trPr>
          <w:trHeight w:val="285"/>
        </w:trPr>
        <w:tc>
          <w:tcPr>
            <w:tcW w:w="5988" w:type="dxa"/>
            <w:tcBorders>
              <w:top w:val="nil"/>
              <w:left w:val="single" w:sz="4" w:space="0" w:color="auto"/>
              <w:bottom w:val="single" w:sz="4" w:space="0" w:color="auto"/>
              <w:right w:val="single" w:sz="4" w:space="0" w:color="auto"/>
            </w:tcBorders>
            <w:shd w:val="clear" w:color="auto" w:fill="auto"/>
            <w:noWrap/>
            <w:vAlign w:val="bottom"/>
            <w:hideMark/>
          </w:tcPr>
          <w:p w14:paraId="4501FC04" w14:textId="77777777" w:rsidR="000F5273" w:rsidRPr="00622A7F" w:rsidRDefault="000F5273" w:rsidP="000F5273">
            <w:pPr>
              <w:spacing w:after="0" w:line="240" w:lineRule="auto"/>
              <w:jc w:val="left"/>
              <w:rPr>
                <w:rFonts w:eastAsia="Times New Roman" w:cs="Arial"/>
                <w:color w:val="000000"/>
                <w:sz w:val="22"/>
              </w:rPr>
            </w:pPr>
            <w:r w:rsidRPr="00622A7F">
              <w:rPr>
                <w:rFonts w:eastAsia="Times New Roman" w:cs="Arial"/>
                <w:color w:val="000000"/>
                <w:sz w:val="22"/>
                <w:lang w:val="en-GB"/>
              </w:rPr>
              <w:t>TOPO™ TA Cloning™ Kit for Subcloning</w:t>
            </w:r>
          </w:p>
        </w:tc>
        <w:tc>
          <w:tcPr>
            <w:tcW w:w="2552" w:type="dxa"/>
            <w:tcBorders>
              <w:top w:val="nil"/>
              <w:left w:val="nil"/>
              <w:bottom w:val="single" w:sz="4" w:space="0" w:color="auto"/>
              <w:right w:val="single" w:sz="4" w:space="0" w:color="auto"/>
            </w:tcBorders>
            <w:shd w:val="clear" w:color="auto" w:fill="auto"/>
            <w:noWrap/>
            <w:vAlign w:val="bottom"/>
            <w:hideMark/>
          </w:tcPr>
          <w:p w14:paraId="782DF9D2" w14:textId="258E93D3" w:rsidR="000F5273" w:rsidRPr="00622A7F" w:rsidRDefault="000F5273" w:rsidP="000F5273">
            <w:pPr>
              <w:spacing w:after="0" w:line="240" w:lineRule="auto"/>
              <w:jc w:val="left"/>
              <w:rPr>
                <w:rFonts w:eastAsia="Times New Roman" w:cs="Arial"/>
                <w:color w:val="000000"/>
                <w:sz w:val="22"/>
              </w:rPr>
            </w:pPr>
            <w:del w:id="7704" w:author="Haskamp, Stefan (extern)" w:date="2022-01-29T12:56:00Z">
              <w:r w:rsidRPr="00622A7F" w:rsidDel="007E7A4A">
                <w:rPr>
                  <w:rFonts w:eastAsia="Times New Roman" w:cs="Arial"/>
                  <w:color w:val="000000"/>
                  <w:sz w:val="22"/>
                  <w:lang w:val="en-GB"/>
                </w:rPr>
                <w:delText>Thermo Scientific</w:delText>
              </w:r>
            </w:del>
            <w:ins w:id="7705" w:author="Haskamp, Stefan (extern)" w:date="2022-01-29T12:56:00Z">
              <w:r w:rsidR="007E7A4A">
                <w:rPr>
                  <w:rFonts w:eastAsia="Times New Roman" w:cs="Arial"/>
                  <w:color w:val="000000"/>
                  <w:sz w:val="22"/>
                  <w:lang w:val="en-GB"/>
                </w:rPr>
                <w:t>Thermo Fisher Scientific</w:t>
              </w:r>
            </w:ins>
          </w:p>
        </w:tc>
      </w:tr>
    </w:tbl>
    <w:p w14:paraId="15675F84" w14:textId="69FADC26" w:rsidR="000F5273" w:rsidRPr="00622A7F" w:rsidRDefault="000F5273" w:rsidP="000F5273">
      <w:pPr>
        <w:rPr>
          <w:rFonts w:cs="Arial"/>
        </w:rPr>
      </w:pPr>
    </w:p>
    <w:p w14:paraId="57DC94CA" w14:textId="1F10645B" w:rsidR="0051248D" w:rsidRPr="00622A7F" w:rsidRDefault="0051248D" w:rsidP="0051248D">
      <w:pPr>
        <w:pStyle w:val="berschrift3"/>
        <w:rPr>
          <w:rFonts w:cs="Arial"/>
        </w:rPr>
      </w:pPr>
      <w:bookmarkStart w:id="7706" w:name="_Toc91488948"/>
      <w:r w:rsidRPr="00622A7F">
        <w:rPr>
          <w:rFonts w:cs="Arial"/>
        </w:rPr>
        <w:t>Devices</w:t>
      </w:r>
      <w:bookmarkEnd w:id="7706"/>
    </w:p>
    <w:p w14:paraId="1004D50C" w14:textId="782B5EC6" w:rsidR="005D6492" w:rsidRPr="00622A7F" w:rsidRDefault="005D6492" w:rsidP="00030D93">
      <w:pPr>
        <w:keepNext/>
        <w:rPr>
          <w:ins w:id="7707" w:author="Stefan" w:date="2021-10-05T10:23:00Z"/>
          <w:rFonts w:cs="Arial"/>
        </w:rPr>
      </w:pPr>
      <w:bookmarkStart w:id="7708" w:name="_Toc94355280"/>
      <w:ins w:id="7709" w:author="Stefan" w:date="2021-10-05T10:23:00Z">
        <w:r w:rsidRPr="00622A7F">
          <w:rPr>
            <w:rFonts w:cs="Arial"/>
          </w:rPr>
          <w:t xml:space="preserve">Table </w:t>
        </w:r>
      </w:ins>
      <w:ins w:id="7710"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7711" w:author="Haskamp, Stefan" w:date="2022-02-05T20:56:00Z">
        <w:r w:rsidR="005A4AC0">
          <w:rPr>
            <w:rFonts w:cs="Arial"/>
            <w:noProof/>
          </w:rPr>
          <w:t>31</w:t>
        </w:r>
        <w:r w:rsidR="005A4AC0">
          <w:rPr>
            <w:rFonts w:cs="Arial"/>
          </w:rPr>
          <w:fldChar w:fldCharType="end"/>
        </w:r>
      </w:ins>
      <w:ins w:id="7712" w:author="Stefan" w:date="2021-10-05T10:23:00Z">
        <w:del w:id="7713" w:author="Haskamp, Stefan" w:date="2022-02-05T20:56:00Z">
          <w:r w:rsidRPr="00622A7F" w:rsidDel="005A4AC0">
            <w:rPr>
              <w:rFonts w:cs="Arial"/>
            </w:rPr>
            <w:fldChar w:fldCharType="begin"/>
          </w:r>
          <w:r w:rsidRPr="00622A7F" w:rsidDel="005A4AC0">
            <w:rPr>
              <w:rFonts w:cs="Arial"/>
            </w:rPr>
            <w:delInstrText xml:space="preserve"> SEQ Table \* ARABIC </w:delInstrText>
          </w:r>
        </w:del>
      </w:ins>
      <w:del w:id="7714" w:author="Haskamp, Stefan" w:date="2022-02-05T20:56:00Z">
        <w:r w:rsidRPr="00622A7F" w:rsidDel="005A4AC0">
          <w:rPr>
            <w:rFonts w:cs="Arial"/>
          </w:rPr>
          <w:fldChar w:fldCharType="separate"/>
        </w:r>
        <w:r w:rsidR="002D4AD7" w:rsidDel="005A4AC0">
          <w:rPr>
            <w:rFonts w:cs="Arial"/>
            <w:noProof/>
          </w:rPr>
          <w:delText>30</w:delText>
        </w:r>
      </w:del>
      <w:ins w:id="7715" w:author="Stefan" w:date="2021-10-05T10:23:00Z">
        <w:del w:id="7716" w:author="Haskamp, Stefan" w:date="2022-02-05T20:56:00Z">
          <w:r w:rsidRPr="00622A7F" w:rsidDel="005A4AC0">
            <w:rPr>
              <w:rFonts w:cs="Arial"/>
            </w:rPr>
            <w:fldChar w:fldCharType="end"/>
          </w:r>
        </w:del>
        <w:r w:rsidRPr="00622A7F">
          <w:rPr>
            <w:rFonts w:cs="Arial"/>
          </w:rPr>
          <w:t>: Devices</w:t>
        </w:r>
        <w:bookmarkEnd w:id="7708"/>
      </w:ins>
    </w:p>
    <w:tbl>
      <w:tblPr>
        <w:tblW w:w="8420" w:type="dxa"/>
        <w:tblInd w:w="-5" w:type="dxa"/>
        <w:tblLook w:val="04A0" w:firstRow="1" w:lastRow="0" w:firstColumn="1" w:lastColumn="0" w:noHBand="0" w:noVBand="1"/>
      </w:tblPr>
      <w:tblGrid>
        <w:gridCol w:w="4889"/>
        <w:gridCol w:w="3531"/>
      </w:tblGrid>
      <w:tr w:rsidR="0051248D" w:rsidRPr="00622A7F" w14:paraId="48D06B36" w14:textId="77777777" w:rsidTr="005C79DD">
        <w:trPr>
          <w:trHeight w:val="300"/>
        </w:trPr>
        <w:tc>
          <w:tcPr>
            <w:tcW w:w="48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3F210F" w14:textId="71ABA58E" w:rsidR="0051248D" w:rsidRPr="00622A7F" w:rsidRDefault="0051248D" w:rsidP="005C79DD">
            <w:pPr>
              <w:spacing w:after="0" w:line="240" w:lineRule="auto"/>
              <w:jc w:val="left"/>
              <w:rPr>
                <w:rFonts w:eastAsia="Times New Roman" w:cs="Arial"/>
                <w:b/>
                <w:bCs/>
                <w:color w:val="000000"/>
                <w:sz w:val="22"/>
              </w:rPr>
            </w:pPr>
            <w:r w:rsidRPr="00622A7F">
              <w:rPr>
                <w:rFonts w:eastAsia="Times New Roman" w:cs="Arial"/>
                <w:b/>
                <w:bCs/>
                <w:color w:val="000000"/>
                <w:sz w:val="22"/>
              </w:rPr>
              <w:t>Device</w:t>
            </w:r>
          </w:p>
        </w:tc>
        <w:tc>
          <w:tcPr>
            <w:tcW w:w="3531" w:type="dxa"/>
            <w:tcBorders>
              <w:top w:val="single" w:sz="4" w:space="0" w:color="auto"/>
              <w:left w:val="nil"/>
              <w:bottom w:val="single" w:sz="4" w:space="0" w:color="auto"/>
              <w:right w:val="single" w:sz="4" w:space="0" w:color="auto"/>
            </w:tcBorders>
            <w:shd w:val="clear" w:color="auto" w:fill="auto"/>
            <w:noWrap/>
            <w:vAlign w:val="bottom"/>
            <w:hideMark/>
          </w:tcPr>
          <w:p w14:paraId="00E41398" w14:textId="77777777" w:rsidR="0051248D" w:rsidRPr="00622A7F" w:rsidRDefault="0051248D" w:rsidP="0051248D">
            <w:pPr>
              <w:spacing w:after="0" w:line="240" w:lineRule="auto"/>
              <w:jc w:val="left"/>
              <w:rPr>
                <w:rFonts w:eastAsia="Times New Roman" w:cs="Arial"/>
                <w:b/>
                <w:bCs/>
                <w:color w:val="000000"/>
                <w:sz w:val="22"/>
              </w:rPr>
            </w:pPr>
            <w:r w:rsidRPr="00622A7F">
              <w:rPr>
                <w:rFonts w:eastAsia="Times New Roman" w:cs="Arial"/>
                <w:b/>
                <w:bCs/>
                <w:color w:val="000000"/>
                <w:sz w:val="22"/>
              </w:rPr>
              <w:t>Company</w:t>
            </w:r>
          </w:p>
        </w:tc>
      </w:tr>
      <w:tr w:rsidR="0051248D" w:rsidRPr="00622A7F" w14:paraId="10DBCA1F" w14:textId="77777777" w:rsidTr="005C79DD">
        <w:trPr>
          <w:trHeight w:val="300"/>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7EADCAE9"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ABI 3730 Genetic Analyzer</w:t>
            </w:r>
          </w:p>
        </w:tc>
        <w:tc>
          <w:tcPr>
            <w:tcW w:w="3531" w:type="dxa"/>
            <w:tcBorders>
              <w:top w:val="nil"/>
              <w:left w:val="nil"/>
              <w:bottom w:val="single" w:sz="4" w:space="0" w:color="auto"/>
              <w:right w:val="single" w:sz="4" w:space="0" w:color="auto"/>
            </w:tcBorders>
            <w:shd w:val="clear" w:color="auto" w:fill="auto"/>
            <w:noWrap/>
            <w:vAlign w:val="bottom"/>
            <w:hideMark/>
          </w:tcPr>
          <w:p w14:paraId="6C4E3F35" w14:textId="7D3466F9" w:rsidR="0051248D" w:rsidRPr="00622A7F" w:rsidRDefault="0051248D" w:rsidP="0051248D">
            <w:pPr>
              <w:spacing w:after="0" w:line="240" w:lineRule="auto"/>
              <w:jc w:val="left"/>
              <w:rPr>
                <w:rFonts w:eastAsia="Times New Roman" w:cs="Arial"/>
                <w:color w:val="000000"/>
                <w:sz w:val="22"/>
              </w:rPr>
            </w:pPr>
            <w:del w:id="7717" w:author="Stefan" w:date="2021-10-07T16:23:00Z">
              <w:r w:rsidRPr="00622A7F" w:rsidDel="005D6231">
                <w:rPr>
                  <w:rFonts w:eastAsia="Times New Roman" w:cs="Arial"/>
                  <w:color w:val="000000"/>
                  <w:sz w:val="22"/>
                  <w:lang w:val="en-GB"/>
                </w:rPr>
                <w:delText>Applied Biosystems</w:delText>
              </w:r>
            </w:del>
            <w:ins w:id="7718" w:author="Stefan" w:date="2021-10-07T16:23:00Z">
              <w:r w:rsidR="005D6231" w:rsidRPr="00622A7F">
                <w:rPr>
                  <w:rFonts w:eastAsia="Times New Roman" w:cs="Arial"/>
                  <w:color w:val="000000"/>
                  <w:sz w:val="22"/>
                  <w:lang w:val="en-GB"/>
                </w:rPr>
                <w:t xml:space="preserve"> Applied Biosystems (Thermo Fisher Scientific)</w:t>
              </w:r>
            </w:ins>
          </w:p>
        </w:tc>
      </w:tr>
      <w:tr w:rsidR="0051248D" w:rsidRPr="00622A7F" w14:paraId="2805F7CC"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5AE5B019"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Biomek® NXP</w:t>
            </w:r>
          </w:p>
        </w:tc>
        <w:tc>
          <w:tcPr>
            <w:tcW w:w="3531" w:type="dxa"/>
            <w:tcBorders>
              <w:top w:val="nil"/>
              <w:left w:val="nil"/>
              <w:bottom w:val="single" w:sz="4" w:space="0" w:color="auto"/>
              <w:right w:val="single" w:sz="4" w:space="0" w:color="auto"/>
            </w:tcBorders>
            <w:shd w:val="clear" w:color="auto" w:fill="auto"/>
            <w:noWrap/>
            <w:vAlign w:val="bottom"/>
            <w:hideMark/>
          </w:tcPr>
          <w:p w14:paraId="38A188B2"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Beckman Coulter</w:t>
            </w:r>
          </w:p>
        </w:tc>
      </w:tr>
      <w:tr w:rsidR="0051248D" w:rsidRPr="00622A7F" w14:paraId="79E98542" w14:textId="77777777" w:rsidTr="005C79DD">
        <w:trPr>
          <w:trHeight w:val="300"/>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8000C81"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Bioruptor</w:t>
            </w:r>
          </w:p>
        </w:tc>
        <w:tc>
          <w:tcPr>
            <w:tcW w:w="3531" w:type="dxa"/>
            <w:tcBorders>
              <w:top w:val="nil"/>
              <w:left w:val="nil"/>
              <w:bottom w:val="single" w:sz="4" w:space="0" w:color="auto"/>
              <w:right w:val="single" w:sz="4" w:space="0" w:color="auto"/>
            </w:tcBorders>
            <w:shd w:val="clear" w:color="auto" w:fill="auto"/>
            <w:noWrap/>
            <w:vAlign w:val="bottom"/>
            <w:hideMark/>
          </w:tcPr>
          <w:p w14:paraId="04EC579B"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diagenode</w:t>
            </w:r>
          </w:p>
        </w:tc>
      </w:tr>
      <w:tr w:rsidR="0051248D" w:rsidRPr="00622A7F" w14:paraId="394515DE"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EAA3EC6"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Centrifuge 5415</w:t>
            </w:r>
          </w:p>
        </w:tc>
        <w:tc>
          <w:tcPr>
            <w:tcW w:w="3531" w:type="dxa"/>
            <w:tcBorders>
              <w:top w:val="nil"/>
              <w:left w:val="nil"/>
              <w:bottom w:val="single" w:sz="4" w:space="0" w:color="auto"/>
              <w:right w:val="single" w:sz="4" w:space="0" w:color="auto"/>
            </w:tcBorders>
            <w:shd w:val="clear" w:color="auto" w:fill="auto"/>
            <w:noWrap/>
            <w:vAlign w:val="bottom"/>
            <w:hideMark/>
          </w:tcPr>
          <w:p w14:paraId="3436E6E8"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Eppendorf</w:t>
            </w:r>
          </w:p>
        </w:tc>
      </w:tr>
      <w:tr w:rsidR="0051248D" w:rsidRPr="00622A7F" w14:paraId="7D0343FB"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2A64B958"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Centrifuge 5804</w:t>
            </w:r>
          </w:p>
        </w:tc>
        <w:tc>
          <w:tcPr>
            <w:tcW w:w="3531" w:type="dxa"/>
            <w:tcBorders>
              <w:top w:val="nil"/>
              <w:left w:val="nil"/>
              <w:bottom w:val="single" w:sz="4" w:space="0" w:color="auto"/>
              <w:right w:val="single" w:sz="4" w:space="0" w:color="auto"/>
            </w:tcBorders>
            <w:shd w:val="clear" w:color="auto" w:fill="auto"/>
            <w:noWrap/>
            <w:vAlign w:val="bottom"/>
            <w:hideMark/>
          </w:tcPr>
          <w:p w14:paraId="75273AAF"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Eppendorf</w:t>
            </w:r>
          </w:p>
        </w:tc>
      </w:tr>
      <w:tr w:rsidR="0051248D" w:rsidRPr="00622A7F" w14:paraId="3ABEE32A"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153F07E"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Centrifuge 5810</w:t>
            </w:r>
          </w:p>
        </w:tc>
        <w:tc>
          <w:tcPr>
            <w:tcW w:w="3531" w:type="dxa"/>
            <w:tcBorders>
              <w:top w:val="nil"/>
              <w:left w:val="nil"/>
              <w:bottom w:val="single" w:sz="4" w:space="0" w:color="auto"/>
              <w:right w:val="single" w:sz="4" w:space="0" w:color="auto"/>
            </w:tcBorders>
            <w:shd w:val="clear" w:color="auto" w:fill="auto"/>
            <w:noWrap/>
            <w:vAlign w:val="bottom"/>
            <w:hideMark/>
          </w:tcPr>
          <w:p w14:paraId="0C3DD271"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Eppendorf</w:t>
            </w:r>
          </w:p>
        </w:tc>
      </w:tr>
      <w:tr w:rsidR="0051248D" w:rsidRPr="00622A7F" w14:paraId="6EED170A" w14:textId="77777777" w:rsidTr="005C79DD">
        <w:trPr>
          <w:trHeight w:val="300"/>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481D8462"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Centrifuge Biofuge 22 R</w:t>
            </w:r>
          </w:p>
        </w:tc>
        <w:tc>
          <w:tcPr>
            <w:tcW w:w="3531" w:type="dxa"/>
            <w:tcBorders>
              <w:top w:val="nil"/>
              <w:left w:val="nil"/>
              <w:bottom w:val="single" w:sz="4" w:space="0" w:color="auto"/>
              <w:right w:val="single" w:sz="4" w:space="0" w:color="auto"/>
            </w:tcBorders>
            <w:shd w:val="clear" w:color="auto" w:fill="auto"/>
            <w:noWrap/>
            <w:vAlign w:val="bottom"/>
            <w:hideMark/>
          </w:tcPr>
          <w:p w14:paraId="2F6C75B9"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Heraeus</w:t>
            </w:r>
          </w:p>
        </w:tc>
      </w:tr>
      <w:tr w:rsidR="0051248D" w:rsidRPr="00622A7F" w14:paraId="524E47B0"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1899DCDC"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Centrifuge Biofuge pico</w:t>
            </w:r>
          </w:p>
        </w:tc>
        <w:tc>
          <w:tcPr>
            <w:tcW w:w="3531" w:type="dxa"/>
            <w:tcBorders>
              <w:top w:val="nil"/>
              <w:left w:val="nil"/>
              <w:bottom w:val="single" w:sz="4" w:space="0" w:color="auto"/>
              <w:right w:val="single" w:sz="4" w:space="0" w:color="auto"/>
            </w:tcBorders>
            <w:shd w:val="clear" w:color="auto" w:fill="auto"/>
            <w:noWrap/>
            <w:vAlign w:val="bottom"/>
            <w:hideMark/>
          </w:tcPr>
          <w:p w14:paraId="61BAB212"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Heraeus</w:t>
            </w:r>
          </w:p>
        </w:tc>
      </w:tr>
      <w:tr w:rsidR="0051248D" w:rsidRPr="00622A7F" w14:paraId="63FF7255"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2020FB0A"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Centrifuge miniSpin</w:t>
            </w:r>
          </w:p>
        </w:tc>
        <w:tc>
          <w:tcPr>
            <w:tcW w:w="3531" w:type="dxa"/>
            <w:tcBorders>
              <w:top w:val="nil"/>
              <w:left w:val="nil"/>
              <w:bottom w:val="single" w:sz="4" w:space="0" w:color="auto"/>
              <w:right w:val="single" w:sz="4" w:space="0" w:color="auto"/>
            </w:tcBorders>
            <w:shd w:val="clear" w:color="auto" w:fill="auto"/>
            <w:noWrap/>
            <w:vAlign w:val="bottom"/>
            <w:hideMark/>
          </w:tcPr>
          <w:p w14:paraId="2C4B68C7"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Eppendorf</w:t>
            </w:r>
          </w:p>
        </w:tc>
      </w:tr>
      <w:tr w:rsidR="0051248D" w:rsidRPr="00622A7F" w14:paraId="5DC38B65"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59D21120"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Centrifuge Omnifuge 2.ORS</w:t>
            </w:r>
          </w:p>
        </w:tc>
        <w:tc>
          <w:tcPr>
            <w:tcW w:w="3531" w:type="dxa"/>
            <w:tcBorders>
              <w:top w:val="nil"/>
              <w:left w:val="nil"/>
              <w:bottom w:val="single" w:sz="4" w:space="0" w:color="auto"/>
              <w:right w:val="single" w:sz="4" w:space="0" w:color="auto"/>
            </w:tcBorders>
            <w:shd w:val="clear" w:color="auto" w:fill="auto"/>
            <w:noWrap/>
            <w:vAlign w:val="bottom"/>
            <w:hideMark/>
          </w:tcPr>
          <w:p w14:paraId="6AE7E831"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Heraeus, Sepatech</w:t>
            </w:r>
          </w:p>
        </w:tc>
      </w:tr>
      <w:tr w:rsidR="0051248D" w:rsidRPr="00622A7F" w14:paraId="61D8FBDB"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31C79B9A"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ChemiDoc™ Touch Imaging System</w:t>
            </w:r>
          </w:p>
        </w:tc>
        <w:tc>
          <w:tcPr>
            <w:tcW w:w="3531" w:type="dxa"/>
            <w:tcBorders>
              <w:top w:val="nil"/>
              <w:left w:val="nil"/>
              <w:bottom w:val="single" w:sz="4" w:space="0" w:color="auto"/>
              <w:right w:val="single" w:sz="4" w:space="0" w:color="auto"/>
            </w:tcBorders>
            <w:shd w:val="clear" w:color="auto" w:fill="auto"/>
            <w:noWrap/>
            <w:vAlign w:val="bottom"/>
            <w:hideMark/>
          </w:tcPr>
          <w:p w14:paraId="51A92ABA"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Bio-Rad</w:t>
            </w:r>
          </w:p>
        </w:tc>
      </w:tr>
      <w:tr w:rsidR="0051248D" w:rsidRPr="00622A7F" w14:paraId="7B290DDD"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5C42FC0A"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ChemiDoc™ Touch Imaging System</w:t>
            </w:r>
          </w:p>
        </w:tc>
        <w:tc>
          <w:tcPr>
            <w:tcW w:w="3531" w:type="dxa"/>
            <w:tcBorders>
              <w:top w:val="nil"/>
              <w:left w:val="nil"/>
              <w:bottom w:val="single" w:sz="4" w:space="0" w:color="auto"/>
              <w:right w:val="single" w:sz="4" w:space="0" w:color="auto"/>
            </w:tcBorders>
            <w:shd w:val="clear" w:color="auto" w:fill="auto"/>
            <w:noWrap/>
            <w:vAlign w:val="bottom"/>
            <w:hideMark/>
          </w:tcPr>
          <w:p w14:paraId="10CBF2AA"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Bio-Rad</w:t>
            </w:r>
          </w:p>
        </w:tc>
      </w:tr>
      <w:tr w:rsidR="0051248D" w:rsidRPr="00622A7F" w14:paraId="3255465F"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7105DAA2"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Digital pH-Meter 646</w:t>
            </w:r>
          </w:p>
        </w:tc>
        <w:tc>
          <w:tcPr>
            <w:tcW w:w="3531" w:type="dxa"/>
            <w:tcBorders>
              <w:top w:val="nil"/>
              <w:left w:val="nil"/>
              <w:bottom w:val="single" w:sz="4" w:space="0" w:color="auto"/>
              <w:right w:val="single" w:sz="4" w:space="0" w:color="auto"/>
            </w:tcBorders>
            <w:shd w:val="clear" w:color="auto" w:fill="auto"/>
            <w:noWrap/>
            <w:vAlign w:val="bottom"/>
            <w:hideMark/>
          </w:tcPr>
          <w:p w14:paraId="08A162BB"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Knick</w:t>
            </w:r>
          </w:p>
        </w:tc>
      </w:tr>
      <w:tr w:rsidR="0051248D" w:rsidRPr="00622A7F" w14:paraId="68AE615E"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C798B53"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Fireboy Bunsen burner</w:t>
            </w:r>
          </w:p>
        </w:tc>
        <w:tc>
          <w:tcPr>
            <w:tcW w:w="3531" w:type="dxa"/>
            <w:tcBorders>
              <w:top w:val="nil"/>
              <w:left w:val="nil"/>
              <w:bottom w:val="single" w:sz="4" w:space="0" w:color="auto"/>
              <w:right w:val="single" w:sz="4" w:space="0" w:color="auto"/>
            </w:tcBorders>
            <w:shd w:val="clear" w:color="auto" w:fill="auto"/>
            <w:noWrap/>
            <w:vAlign w:val="bottom"/>
            <w:hideMark/>
          </w:tcPr>
          <w:p w14:paraId="2DE29657"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Tecnomara</w:t>
            </w:r>
          </w:p>
        </w:tc>
      </w:tr>
      <w:tr w:rsidR="0051248D" w:rsidRPr="00622A7F" w14:paraId="435FE2A0"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4DA4438"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Fridges and freezers</w:t>
            </w:r>
          </w:p>
        </w:tc>
        <w:tc>
          <w:tcPr>
            <w:tcW w:w="3531" w:type="dxa"/>
            <w:tcBorders>
              <w:top w:val="nil"/>
              <w:left w:val="nil"/>
              <w:bottom w:val="single" w:sz="4" w:space="0" w:color="auto"/>
              <w:right w:val="single" w:sz="4" w:space="0" w:color="auto"/>
            </w:tcBorders>
            <w:shd w:val="clear" w:color="auto" w:fill="auto"/>
            <w:noWrap/>
            <w:vAlign w:val="bottom"/>
            <w:hideMark/>
          </w:tcPr>
          <w:p w14:paraId="4477CF7E"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Siemens, Liebherr, Revco</w:t>
            </w:r>
          </w:p>
        </w:tc>
      </w:tr>
      <w:tr w:rsidR="0051248D" w:rsidRPr="00622A7F" w14:paraId="112C6C3A"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5085E366"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Gel combs</w:t>
            </w:r>
          </w:p>
        </w:tc>
        <w:tc>
          <w:tcPr>
            <w:tcW w:w="3531" w:type="dxa"/>
            <w:tcBorders>
              <w:top w:val="nil"/>
              <w:left w:val="nil"/>
              <w:bottom w:val="single" w:sz="4" w:space="0" w:color="auto"/>
              <w:right w:val="single" w:sz="4" w:space="0" w:color="auto"/>
            </w:tcBorders>
            <w:shd w:val="clear" w:color="auto" w:fill="auto"/>
            <w:noWrap/>
            <w:vAlign w:val="bottom"/>
            <w:hideMark/>
          </w:tcPr>
          <w:p w14:paraId="3B71A0A3"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PeqLab</w:t>
            </w:r>
          </w:p>
        </w:tc>
      </w:tr>
      <w:tr w:rsidR="0051248D" w:rsidRPr="00622A7F" w14:paraId="58A9CD03"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7040ACD5"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Heating block</w:t>
            </w:r>
          </w:p>
        </w:tc>
        <w:tc>
          <w:tcPr>
            <w:tcW w:w="3531" w:type="dxa"/>
            <w:tcBorders>
              <w:top w:val="nil"/>
              <w:left w:val="nil"/>
              <w:bottom w:val="single" w:sz="4" w:space="0" w:color="auto"/>
              <w:right w:val="single" w:sz="4" w:space="0" w:color="auto"/>
            </w:tcBorders>
            <w:shd w:val="clear" w:color="auto" w:fill="auto"/>
            <w:noWrap/>
            <w:vAlign w:val="bottom"/>
            <w:hideMark/>
          </w:tcPr>
          <w:p w14:paraId="7C335752"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Eppendorf</w:t>
            </w:r>
          </w:p>
        </w:tc>
      </w:tr>
      <w:tr w:rsidR="0051248D" w:rsidRPr="00622A7F" w14:paraId="40A14D91"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52ADF69"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Ice machine</w:t>
            </w:r>
          </w:p>
        </w:tc>
        <w:tc>
          <w:tcPr>
            <w:tcW w:w="3531" w:type="dxa"/>
            <w:tcBorders>
              <w:top w:val="nil"/>
              <w:left w:val="nil"/>
              <w:bottom w:val="single" w:sz="4" w:space="0" w:color="auto"/>
              <w:right w:val="single" w:sz="4" w:space="0" w:color="auto"/>
            </w:tcBorders>
            <w:shd w:val="clear" w:color="auto" w:fill="auto"/>
            <w:noWrap/>
            <w:vAlign w:val="bottom"/>
            <w:hideMark/>
          </w:tcPr>
          <w:p w14:paraId="58C96129"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Ziegra</w:t>
            </w:r>
          </w:p>
        </w:tc>
      </w:tr>
      <w:tr w:rsidR="0051248D" w:rsidRPr="00622A7F" w14:paraId="2CE4D688"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7298E31"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Incubator B 6060</w:t>
            </w:r>
          </w:p>
        </w:tc>
        <w:tc>
          <w:tcPr>
            <w:tcW w:w="3531" w:type="dxa"/>
            <w:tcBorders>
              <w:top w:val="nil"/>
              <w:left w:val="nil"/>
              <w:bottom w:val="single" w:sz="4" w:space="0" w:color="auto"/>
              <w:right w:val="single" w:sz="4" w:space="0" w:color="auto"/>
            </w:tcBorders>
            <w:shd w:val="clear" w:color="auto" w:fill="auto"/>
            <w:noWrap/>
            <w:vAlign w:val="bottom"/>
            <w:hideMark/>
          </w:tcPr>
          <w:p w14:paraId="6040B176"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Heraeus</w:t>
            </w:r>
          </w:p>
        </w:tc>
      </w:tr>
      <w:tr w:rsidR="0051248D" w:rsidRPr="00622A7F" w14:paraId="4211425E"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6206F100"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Incubator for cell culture BBD 6220</w:t>
            </w:r>
          </w:p>
        </w:tc>
        <w:tc>
          <w:tcPr>
            <w:tcW w:w="3531" w:type="dxa"/>
            <w:tcBorders>
              <w:top w:val="nil"/>
              <w:left w:val="nil"/>
              <w:bottom w:val="single" w:sz="4" w:space="0" w:color="auto"/>
              <w:right w:val="single" w:sz="4" w:space="0" w:color="auto"/>
            </w:tcBorders>
            <w:shd w:val="clear" w:color="auto" w:fill="auto"/>
            <w:noWrap/>
            <w:vAlign w:val="bottom"/>
            <w:hideMark/>
          </w:tcPr>
          <w:p w14:paraId="3F5885C9" w14:textId="0104D591" w:rsidR="0051248D" w:rsidRPr="00622A7F" w:rsidRDefault="0051248D" w:rsidP="0051248D">
            <w:pPr>
              <w:spacing w:after="0" w:line="240" w:lineRule="auto"/>
              <w:jc w:val="left"/>
              <w:rPr>
                <w:rFonts w:eastAsia="Times New Roman" w:cs="Arial"/>
                <w:color w:val="000000"/>
                <w:sz w:val="22"/>
              </w:rPr>
            </w:pPr>
            <w:del w:id="7719" w:author="Haskamp, Stefan (extern)" w:date="2022-01-29T12:56:00Z">
              <w:r w:rsidRPr="00622A7F" w:rsidDel="007E7A4A">
                <w:rPr>
                  <w:rFonts w:eastAsia="Times New Roman" w:cs="Arial"/>
                  <w:color w:val="000000"/>
                  <w:sz w:val="22"/>
                  <w:lang w:val="en-GB"/>
                </w:rPr>
                <w:delText>Thermo Scientific</w:delText>
              </w:r>
            </w:del>
            <w:ins w:id="7720" w:author="Haskamp, Stefan (extern)" w:date="2022-01-29T12:56:00Z">
              <w:r w:rsidR="007E7A4A">
                <w:rPr>
                  <w:rFonts w:eastAsia="Times New Roman" w:cs="Arial"/>
                  <w:color w:val="000000"/>
                  <w:sz w:val="22"/>
                  <w:lang w:val="en-GB"/>
                </w:rPr>
                <w:t>Thermo Fisher Scientific</w:t>
              </w:r>
            </w:ins>
          </w:p>
        </w:tc>
      </w:tr>
      <w:tr w:rsidR="0051248D" w:rsidRPr="00622A7F" w14:paraId="08BC38A0"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2B2BDB87"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Incubator Innova 4300</w:t>
            </w:r>
          </w:p>
        </w:tc>
        <w:tc>
          <w:tcPr>
            <w:tcW w:w="3531" w:type="dxa"/>
            <w:tcBorders>
              <w:top w:val="nil"/>
              <w:left w:val="nil"/>
              <w:bottom w:val="single" w:sz="4" w:space="0" w:color="auto"/>
              <w:right w:val="single" w:sz="4" w:space="0" w:color="auto"/>
            </w:tcBorders>
            <w:shd w:val="clear" w:color="auto" w:fill="auto"/>
            <w:noWrap/>
            <w:vAlign w:val="bottom"/>
            <w:hideMark/>
          </w:tcPr>
          <w:p w14:paraId="4C91998B"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New Brunswick Scientific</w:t>
            </w:r>
          </w:p>
        </w:tc>
      </w:tr>
      <w:tr w:rsidR="0051248D" w:rsidRPr="00622A7F" w14:paraId="46B6EF49"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37D4FE69"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Incubator MIR-154</w:t>
            </w:r>
          </w:p>
        </w:tc>
        <w:tc>
          <w:tcPr>
            <w:tcW w:w="3531" w:type="dxa"/>
            <w:tcBorders>
              <w:top w:val="nil"/>
              <w:left w:val="nil"/>
              <w:bottom w:val="single" w:sz="4" w:space="0" w:color="auto"/>
              <w:right w:val="single" w:sz="4" w:space="0" w:color="auto"/>
            </w:tcBorders>
            <w:shd w:val="clear" w:color="auto" w:fill="auto"/>
            <w:noWrap/>
            <w:vAlign w:val="bottom"/>
            <w:hideMark/>
          </w:tcPr>
          <w:p w14:paraId="0130C309"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Sanyo</w:t>
            </w:r>
          </w:p>
        </w:tc>
      </w:tr>
      <w:tr w:rsidR="0051248D" w:rsidRPr="00622A7F" w14:paraId="41B9F1C5"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73069424"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Incubator MLL-352H</w:t>
            </w:r>
          </w:p>
        </w:tc>
        <w:tc>
          <w:tcPr>
            <w:tcW w:w="3531" w:type="dxa"/>
            <w:tcBorders>
              <w:top w:val="nil"/>
              <w:left w:val="nil"/>
              <w:bottom w:val="single" w:sz="4" w:space="0" w:color="auto"/>
              <w:right w:val="single" w:sz="4" w:space="0" w:color="auto"/>
            </w:tcBorders>
            <w:shd w:val="clear" w:color="auto" w:fill="auto"/>
            <w:noWrap/>
            <w:vAlign w:val="bottom"/>
            <w:hideMark/>
          </w:tcPr>
          <w:p w14:paraId="5E6E1F77"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Panasonic</w:t>
            </w:r>
          </w:p>
        </w:tc>
      </w:tr>
      <w:tr w:rsidR="0051248D" w:rsidRPr="00622A7F" w14:paraId="3391C524"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157CEEBB"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Lab scale MC1</w:t>
            </w:r>
          </w:p>
        </w:tc>
        <w:tc>
          <w:tcPr>
            <w:tcW w:w="3531" w:type="dxa"/>
            <w:tcBorders>
              <w:top w:val="nil"/>
              <w:left w:val="nil"/>
              <w:bottom w:val="single" w:sz="4" w:space="0" w:color="auto"/>
              <w:right w:val="single" w:sz="4" w:space="0" w:color="auto"/>
            </w:tcBorders>
            <w:shd w:val="clear" w:color="auto" w:fill="auto"/>
            <w:noWrap/>
            <w:vAlign w:val="bottom"/>
            <w:hideMark/>
          </w:tcPr>
          <w:p w14:paraId="74DF3F71"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Sartorius</w:t>
            </w:r>
          </w:p>
        </w:tc>
      </w:tr>
      <w:tr w:rsidR="0051248D" w:rsidRPr="00622A7F" w14:paraId="5AB14B89"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7A44CFEA"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Magnetic stirrers IKAMAG RH and KMO2</w:t>
            </w:r>
          </w:p>
        </w:tc>
        <w:tc>
          <w:tcPr>
            <w:tcW w:w="3531" w:type="dxa"/>
            <w:tcBorders>
              <w:top w:val="nil"/>
              <w:left w:val="nil"/>
              <w:bottom w:val="single" w:sz="4" w:space="0" w:color="auto"/>
              <w:right w:val="single" w:sz="4" w:space="0" w:color="auto"/>
            </w:tcBorders>
            <w:shd w:val="clear" w:color="auto" w:fill="auto"/>
            <w:noWrap/>
            <w:vAlign w:val="bottom"/>
            <w:hideMark/>
          </w:tcPr>
          <w:p w14:paraId="3CE93C0B"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Janke&amp;Kunkel</w:t>
            </w:r>
          </w:p>
        </w:tc>
      </w:tr>
      <w:tr w:rsidR="0051248D" w:rsidRPr="00622A7F" w14:paraId="1B13A5F9"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5EABA2EE"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Micro scales CP225D</w:t>
            </w:r>
          </w:p>
        </w:tc>
        <w:tc>
          <w:tcPr>
            <w:tcW w:w="3531" w:type="dxa"/>
            <w:tcBorders>
              <w:top w:val="nil"/>
              <w:left w:val="nil"/>
              <w:bottom w:val="single" w:sz="4" w:space="0" w:color="auto"/>
              <w:right w:val="single" w:sz="4" w:space="0" w:color="auto"/>
            </w:tcBorders>
            <w:shd w:val="clear" w:color="auto" w:fill="auto"/>
            <w:noWrap/>
            <w:vAlign w:val="bottom"/>
            <w:hideMark/>
          </w:tcPr>
          <w:p w14:paraId="79966E55"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Sartorius</w:t>
            </w:r>
          </w:p>
        </w:tc>
      </w:tr>
      <w:tr w:rsidR="0051248D" w:rsidRPr="00622A7F" w14:paraId="169C4F87"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5BD2F4EE"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Microwaves</w:t>
            </w:r>
          </w:p>
        </w:tc>
        <w:tc>
          <w:tcPr>
            <w:tcW w:w="3531" w:type="dxa"/>
            <w:tcBorders>
              <w:top w:val="nil"/>
              <w:left w:val="nil"/>
              <w:bottom w:val="single" w:sz="4" w:space="0" w:color="auto"/>
              <w:right w:val="single" w:sz="4" w:space="0" w:color="auto"/>
            </w:tcBorders>
            <w:shd w:val="clear" w:color="auto" w:fill="auto"/>
            <w:noWrap/>
            <w:vAlign w:val="bottom"/>
            <w:hideMark/>
          </w:tcPr>
          <w:p w14:paraId="470B467F"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Panasonic, Siemens</w:t>
            </w:r>
          </w:p>
        </w:tc>
      </w:tr>
      <w:tr w:rsidR="0051248D" w:rsidRPr="00622A7F" w14:paraId="74FA3A43"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5A3BC46"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Multipette pro</w:t>
            </w:r>
          </w:p>
        </w:tc>
        <w:tc>
          <w:tcPr>
            <w:tcW w:w="3531" w:type="dxa"/>
            <w:tcBorders>
              <w:top w:val="nil"/>
              <w:left w:val="nil"/>
              <w:bottom w:val="single" w:sz="4" w:space="0" w:color="auto"/>
              <w:right w:val="single" w:sz="4" w:space="0" w:color="auto"/>
            </w:tcBorders>
            <w:shd w:val="clear" w:color="auto" w:fill="auto"/>
            <w:noWrap/>
            <w:vAlign w:val="bottom"/>
            <w:hideMark/>
          </w:tcPr>
          <w:p w14:paraId="757A6ED1"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Eppendorf</w:t>
            </w:r>
          </w:p>
        </w:tc>
      </w:tr>
      <w:tr w:rsidR="0051248D" w:rsidRPr="00622A7F" w14:paraId="21072A63"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3E9A23BC"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Nanoquant Infinite 200</w:t>
            </w:r>
          </w:p>
        </w:tc>
        <w:tc>
          <w:tcPr>
            <w:tcW w:w="3531" w:type="dxa"/>
            <w:tcBorders>
              <w:top w:val="nil"/>
              <w:left w:val="nil"/>
              <w:bottom w:val="single" w:sz="4" w:space="0" w:color="auto"/>
              <w:right w:val="single" w:sz="4" w:space="0" w:color="auto"/>
            </w:tcBorders>
            <w:shd w:val="clear" w:color="auto" w:fill="auto"/>
            <w:noWrap/>
            <w:vAlign w:val="bottom"/>
            <w:hideMark/>
          </w:tcPr>
          <w:p w14:paraId="3A59C5D4"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Tecan</w:t>
            </w:r>
          </w:p>
        </w:tc>
      </w:tr>
      <w:tr w:rsidR="0051248D" w:rsidRPr="00622A7F" w14:paraId="5D726413"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2AF1DFAC"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Pipette 8-Kanal 5-50 µl</w:t>
            </w:r>
          </w:p>
        </w:tc>
        <w:tc>
          <w:tcPr>
            <w:tcW w:w="3531" w:type="dxa"/>
            <w:tcBorders>
              <w:top w:val="nil"/>
              <w:left w:val="nil"/>
              <w:bottom w:val="single" w:sz="4" w:space="0" w:color="auto"/>
              <w:right w:val="single" w:sz="4" w:space="0" w:color="auto"/>
            </w:tcBorders>
            <w:shd w:val="clear" w:color="auto" w:fill="auto"/>
            <w:noWrap/>
            <w:vAlign w:val="bottom"/>
            <w:hideMark/>
          </w:tcPr>
          <w:p w14:paraId="1C1E9CCF"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Capp, Dunn</w:t>
            </w:r>
          </w:p>
        </w:tc>
      </w:tr>
      <w:tr w:rsidR="0051248D" w:rsidRPr="00622A7F" w14:paraId="0444D95C"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876138F"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Pipette Pipetman P2, P20, P100, P200, P1000</w:t>
            </w:r>
          </w:p>
        </w:tc>
        <w:tc>
          <w:tcPr>
            <w:tcW w:w="3531" w:type="dxa"/>
            <w:tcBorders>
              <w:top w:val="nil"/>
              <w:left w:val="nil"/>
              <w:bottom w:val="single" w:sz="4" w:space="0" w:color="auto"/>
              <w:right w:val="single" w:sz="4" w:space="0" w:color="auto"/>
            </w:tcBorders>
            <w:shd w:val="clear" w:color="auto" w:fill="auto"/>
            <w:noWrap/>
            <w:vAlign w:val="bottom"/>
            <w:hideMark/>
          </w:tcPr>
          <w:p w14:paraId="34D90295"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Gilson</w:t>
            </w:r>
          </w:p>
        </w:tc>
      </w:tr>
      <w:tr w:rsidR="0051248D" w:rsidRPr="00622A7F" w14:paraId="0F066BE8"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60535FFC"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QuantStudio™ 12K Flex System</w:t>
            </w:r>
          </w:p>
        </w:tc>
        <w:tc>
          <w:tcPr>
            <w:tcW w:w="3531" w:type="dxa"/>
            <w:tcBorders>
              <w:top w:val="nil"/>
              <w:left w:val="nil"/>
              <w:bottom w:val="single" w:sz="4" w:space="0" w:color="auto"/>
              <w:right w:val="single" w:sz="4" w:space="0" w:color="auto"/>
            </w:tcBorders>
            <w:shd w:val="clear" w:color="auto" w:fill="auto"/>
            <w:noWrap/>
            <w:vAlign w:val="bottom"/>
            <w:hideMark/>
          </w:tcPr>
          <w:p w14:paraId="79961DE9"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Thermo Fisher Scientific</w:t>
            </w:r>
          </w:p>
        </w:tc>
      </w:tr>
      <w:tr w:rsidR="0051248D" w:rsidRPr="00622A7F" w14:paraId="64573B3C"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4666B4B"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Rotator mixer</w:t>
            </w:r>
          </w:p>
        </w:tc>
        <w:tc>
          <w:tcPr>
            <w:tcW w:w="3531" w:type="dxa"/>
            <w:tcBorders>
              <w:top w:val="nil"/>
              <w:left w:val="nil"/>
              <w:bottom w:val="single" w:sz="4" w:space="0" w:color="auto"/>
              <w:right w:val="single" w:sz="4" w:space="0" w:color="auto"/>
            </w:tcBorders>
            <w:shd w:val="clear" w:color="auto" w:fill="auto"/>
            <w:noWrap/>
            <w:vAlign w:val="bottom"/>
            <w:hideMark/>
          </w:tcPr>
          <w:p w14:paraId="682EBEB6"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Heidolph</w:t>
            </w:r>
          </w:p>
        </w:tc>
      </w:tr>
      <w:tr w:rsidR="0051248D" w:rsidRPr="00622A7F" w14:paraId="4F205AF9"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018854F4"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Rotator Unimax 1010, horizontal</w:t>
            </w:r>
          </w:p>
        </w:tc>
        <w:tc>
          <w:tcPr>
            <w:tcW w:w="3531" w:type="dxa"/>
            <w:tcBorders>
              <w:top w:val="nil"/>
              <w:left w:val="nil"/>
              <w:bottom w:val="single" w:sz="4" w:space="0" w:color="auto"/>
              <w:right w:val="single" w:sz="4" w:space="0" w:color="auto"/>
            </w:tcBorders>
            <w:shd w:val="clear" w:color="auto" w:fill="auto"/>
            <w:noWrap/>
            <w:vAlign w:val="bottom"/>
            <w:hideMark/>
          </w:tcPr>
          <w:p w14:paraId="662FB42F"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Heidolph</w:t>
            </w:r>
          </w:p>
        </w:tc>
      </w:tr>
      <w:tr w:rsidR="0051248D" w:rsidRPr="00622A7F" w14:paraId="2E90424F"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274ED6FA"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Safety cabinet and work bench Gelaire BSB6A</w:t>
            </w:r>
          </w:p>
        </w:tc>
        <w:tc>
          <w:tcPr>
            <w:tcW w:w="3531" w:type="dxa"/>
            <w:tcBorders>
              <w:top w:val="nil"/>
              <w:left w:val="nil"/>
              <w:bottom w:val="single" w:sz="4" w:space="0" w:color="auto"/>
              <w:right w:val="single" w:sz="4" w:space="0" w:color="auto"/>
            </w:tcBorders>
            <w:shd w:val="clear" w:color="auto" w:fill="auto"/>
            <w:noWrap/>
            <w:vAlign w:val="bottom"/>
            <w:hideMark/>
          </w:tcPr>
          <w:p w14:paraId="169A0A77"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Flow Laboratories</w:t>
            </w:r>
          </w:p>
        </w:tc>
      </w:tr>
      <w:tr w:rsidR="0051248D" w:rsidRPr="00622A7F" w14:paraId="1E712902"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6F4CAAAF"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Safety cabinet and work bench Lamin Air</w:t>
            </w:r>
          </w:p>
        </w:tc>
        <w:tc>
          <w:tcPr>
            <w:tcW w:w="3531" w:type="dxa"/>
            <w:tcBorders>
              <w:top w:val="nil"/>
              <w:left w:val="nil"/>
              <w:bottom w:val="single" w:sz="4" w:space="0" w:color="auto"/>
              <w:right w:val="single" w:sz="4" w:space="0" w:color="auto"/>
            </w:tcBorders>
            <w:shd w:val="clear" w:color="auto" w:fill="auto"/>
            <w:noWrap/>
            <w:vAlign w:val="bottom"/>
            <w:hideMark/>
          </w:tcPr>
          <w:p w14:paraId="6B3D018B"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Heraeus</w:t>
            </w:r>
          </w:p>
        </w:tc>
      </w:tr>
      <w:tr w:rsidR="0051248D" w:rsidRPr="00622A7F" w14:paraId="27721E9E"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763F00C6"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Stereoscopic microscope 2000C</w:t>
            </w:r>
          </w:p>
        </w:tc>
        <w:tc>
          <w:tcPr>
            <w:tcW w:w="3531" w:type="dxa"/>
            <w:tcBorders>
              <w:top w:val="nil"/>
              <w:left w:val="nil"/>
              <w:bottom w:val="single" w:sz="4" w:space="0" w:color="auto"/>
              <w:right w:val="single" w:sz="4" w:space="0" w:color="auto"/>
            </w:tcBorders>
            <w:shd w:val="clear" w:color="auto" w:fill="auto"/>
            <w:noWrap/>
            <w:vAlign w:val="bottom"/>
            <w:hideMark/>
          </w:tcPr>
          <w:p w14:paraId="6A0D9DF8"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Zeiss</w:t>
            </w:r>
          </w:p>
        </w:tc>
      </w:tr>
      <w:tr w:rsidR="0051248D" w:rsidRPr="00622A7F" w14:paraId="1CD92420"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600D5FF9"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Sterilizer (autoclave)</w:t>
            </w:r>
          </w:p>
        </w:tc>
        <w:tc>
          <w:tcPr>
            <w:tcW w:w="3531" w:type="dxa"/>
            <w:tcBorders>
              <w:top w:val="nil"/>
              <w:left w:val="nil"/>
              <w:bottom w:val="single" w:sz="4" w:space="0" w:color="auto"/>
              <w:right w:val="single" w:sz="4" w:space="0" w:color="auto"/>
            </w:tcBorders>
            <w:shd w:val="clear" w:color="auto" w:fill="auto"/>
            <w:noWrap/>
            <w:vAlign w:val="bottom"/>
            <w:hideMark/>
          </w:tcPr>
          <w:p w14:paraId="7C27C5B8"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Melag, Webeco, HMC</w:t>
            </w:r>
          </w:p>
        </w:tc>
      </w:tr>
      <w:tr w:rsidR="0051248D" w:rsidRPr="00622A7F" w14:paraId="53C4A009"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514B91E7"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Thermocycler</w:t>
            </w:r>
          </w:p>
        </w:tc>
        <w:tc>
          <w:tcPr>
            <w:tcW w:w="3531" w:type="dxa"/>
            <w:tcBorders>
              <w:top w:val="nil"/>
              <w:left w:val="nil"/>
              <w:bottom w:val="single" w:sz="4" w:space="0" w:color="auto"/>
              <w:right w:val="single" w:sz="4" w:space="0" w:color="auto"/>
            </w:tcBorders>
            <w:shd w:val="clear" w:color="auto" w:fill="auto"/>
            <w:noWrap/>
            <w:vAlign w:val="bottom"/>
            <w:hideMark/>
          </w:tcPr>
          <w:p w14:paraId="5B29202F"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Eppendorf</w:t>
            </w:r>
          </w:p>
        </w:tc>
      </w:tr>
      <w:tr w:rsidR="0051248D" w:rsidRPr="00622A7F" w14:paraId="2FA20D93"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393C67DD"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Tweezers, various sizes</w:t>
            </w:r>
          </w:p>
        </w:tc>
        <w:tc>
          <w:tcPr>
            <w:tcW w:w="3531" w:type="dxa"/>
            <w:tcBorders>
              <w:top w:val="nil"/>
              <w:left w:val="nil"/>
              <w:bottom w:val="single" w:sz="4" w:space="0" w:color="auto"/>
              <w:right w:val="single" w:sz="4" w:space="0" w:color="auto"/>
            </w:tcBorders>
            <w:shd w:val="clear" w:color="auto" w:fill="auto"/>
            <w:noWrap/>
            <w:vAlign w:val="bottom"/>
            <w:hideMark/>
          </w:tcPr>
          <w:p w14:paraId="5D696705"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FST</w:t>
            </w:r>
          </w:p>
        </w:tc>
      </w:tr>
      <w:tr w:rsidR="0051248D" w:rsidRPr="00622A7F" w14:paraId="16EBDB03"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76EF834F"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UV protection screen UV-Star</w:t>
            </w:r>
          </w:p>
        </w:tc>
        <w:tc>
          <w:tcPr>
            <w:tcW w:w="3531" w:type="dxa"/>
            <w:tcBorders>
              <w:top w:val="nil"/>
              <w:left w:val="nil"/>
              <w:bottom w:val="single" w:sz="4" w:space="0" w:color="auto"/>
              <w:right w:val="single" w:sz="4" w:space="0" w:color="auto"/>
            </w:tcBorders>
            <w:shd w:val="clear" w:color="auto" w:fill="auto"/>
            <w:noWrap/>
            <w:vAlign w:val="bottom"/>
            <w:hideMark/>
          </w:tcPr>
          <w:p w14:paraId="5D8D75C4"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Biometra</w:t>
            </w:r>
          </w:p>
        </w:tc>
      </w:tr>
      <w:tr w:rsidR="0051248D" w:rsidRPr="00622A7F" w14:paraId="785B4F1B"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713DD0C3"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Vacuum-cleaner, hand-held</w:t>
            </w:r>
          </w:p>
        </w:tc>
        <w:tc>
          <w:tcPr>
            <w:tcW w:w="3531" w:type="dxa"/>
            <w:tcBorders>
              <w:top w:val="nil"/>
              <w:left w:val="nil"/>
              <w:bottom w:val="single" w:sz="4" w:space="0" w:color="auto"/>
              <w:right w:val="single" w:sz="4" w:space="0" w:color="auto"/>
            </w:tcBorders>
            <w:shd w:val="clear" w:color="auto" w:fill="auto"/>
            <w:noWrap/>
            <w:vAlign w:val="bottom"/>
            <w:hideMark/>
          </w:tcPr>
          <w:p w14:paraId="6B7EBE66"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Black&amp;Decker</w:t>
            </w:r>
          </w:p>
        </w:tc>
      </w:tr>
      <w:tr w:rsidR="0051248D" w:rsidRPr="00622A7F" w14:paraId="58F8013E"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61F6A8FB"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Vortex stirrer</w:t>
            </w:r>
          </w:p>
        </w:tc>
        <w:tc>
          <w:tcPr>
            <w:tcW w:w="3531" w:type="dxa"/>
            <w:tcBorders>
              <w:top w:val="nil"/>
              <w:left w:val="nil"/>
              <w:bottom w:val="single" w:sz="4" w:space="0" w:color="auto"/>
              <w:right w:val="single" w:sz="4" w:space="0" w:color="auto"/>
            </w:tcBorders>
            <w:shd w:val="clear" w:color="auto" w:fill="auto"/>
            <w:noWrap/>
            <w:vAlign w:val="bottom"/>
            <w:hideMark/>
          </w:tcPr>
          <w:p w14:paraId="4EBD8DDC"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Janke&amp;Kunkel </w:t>
            </w:r>
          </w:p>
        </w:tc>
      </w:tr>
      <w:tr w:rsidR="0051248D" w:rsidRPr="00622A7F" w14:paraId="3B4AFFA8"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3D549CF0"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Washing machine</w:t>
            </w:r>
          </w:p>
        </w:tc>
        <w:tc>
          <w:tcPr>
            <w:tcW w:w="3531" w:type="dxa"/>
            <w:tcBorders>
              <w:top w:val="nil"/>
              <w:left w:val="nil"/>
              <w:bottom w:val="single" w:sz="4" w:space="0" w:color="auto"/>
              <w:right w:val="single" w:sz="4" w:space="0" w:color="auto"/>
            </w:tcBorders>
            <w:shd w:val="clear" w:color="auto" w:fill="auto"/>
            <w:noWrap/>
            <w:vAlign w:val="bottom"/>
            <w:hideMark/>
          </w:tcPr>
          <w:p w14:paraId="72156EDD"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Gorenje</w:t>
            </w:r>
          </w:p>
        </w:tc>
      </w:tr>
      <w:tr w:rsidR="0051248D" w:rsidRPr="00622A7F" w14:paraId="3F149B90"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473EB51C"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Water incubator</w:t>
            </w:r>
          </w:p>
        </w:tc>
        <w:tc>
          <w:tcPr>
            <w:tcW w:w="3531" w:type="dxa"/>
            <w:tcBorders>
              <w:top w:val="nil"/>
              <w:left w:val="nil"/>
              <w:bottom w:val="single" w:sz="4" w:space="0" w:color="auto"/>
              <w:right w:val="single" w:sz="4" w:space="0" w:color="auto"/>
            </w:tcBorders>
            <w:shd w:val="clear" w:color="auto" w:fill="auto"/>
            <w:noWrap/>
            <w:vAlign w:val="bottom"/>
            <w:hideMark/>
          </w:tcPr>
          <w:p w14:paraId="4BB6CE49"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Memmert, Julabo, Lauda ecoline</w:t>
            </w:r>
          </w:p>
        </w:tc>
      </w:tr>
      <w:tr w:rsidR="0051248D" w:rsidRPr="00622A7F" w14:paraId="579C306B"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14A0C360"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Water-processing unit Purelab plus</w:t>
            </w:r>
          </w:p>
        </w:tc>
        <w:tc>
          <w:tcPr>
            <w:tcW w:w="3531" w:type="dxa"/>
            <w:tcBorders>
              <w:top w:val="nil"/>
              <w:left w:val="nil"/>
              <w:bottom w:val="single" w:sz="4" w:space="0" w:color="auto"/>
              <w:right w:val="single" w:sz="4" w:space="0" w:color="auto"/>
            </w:tcBorders>
            <w:shd w:val="clear" w:color="auto" w:fill="auto"/>
            <w:noWrap/>
            <w:vAlign w:val="bottom"/>
            <w:hideMark/>
          </w:tcPr>
          <w:p w14:paraId="7673E81A"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lang w:val="en-GB"/>
              </w:rPr>
              <w:t>USF-Elga</w:t>
            </w:r>
          </w:p>
        </w:tc>
      </w:tr>
      <w:tr w:rsidR="0051248D" w:rsidRPr="00622A7F" w14:paraId="71BD6758" w14:textId="77777777" w:rsidTr="005C79DD">
        <w:trPr>
          <w:trHeight w:val="285"/>
        </w:trPr>
        <w:tc>
          <w:tcPr>
            <w:tcW w:w="4889" w:type="dxa"/>
            <w:tcBorders>
              <w:top w:val="nil"/>
              <w:left w:val="single" w:sz="4" w:space="0" w:color="auto"/>
              <w:bottom w:val="single" w:sz="4" w:space="0" w:color="auto"/>
              <w:right w:val="single" w:sz="4" w:space="0" w:color="auto"/>
            </w:tcBorders>
            <w:shd w:val="clear" w:color="auto" w:fill="auto"/>
            <w:noWrap/>
            <w:vAlign w:val="bottom"/>
            <w:hideMark/>
          </w:tcPr>
          <w:p w14:paraId="1DFA6632"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rPr>
              <w:t>Microplate reader SpectraMax M3</w:t>
            </w:r>
          </w:p>
        </w:tc>
        <w:tc>
          <w:tcPr>
            <w:tcW w:w="3531" w:type="dxa"/>
            <w:tcBorders>
              <w:top w:val="nil"/>
              <w:left w:val="nil"/>
              <w:bottom w:val="single" w:sz="4" w:space="0" w:color="auto"/>
              <w:right w:val="single" w:sz="4" w:space="0" w:color="auto"/>
            </w:tcBorders>
            <w:shd w:val="clear" w:color="auto" w:fill="auto"/>
            <w:noWrap/>
            <w:vAlign w:val="bottom"/>
            <w:hideMark/>
          </w:tcPr>
          <w:p w14:paraId="2A2F402A" w14:textId="77777777" w:rsidR="0051248D" w:rsidRPr="00622A7F" w:rsidRDefault="0051248D" w:rsidP="0051248D">
            <w:pPr>
              <w:spacing w:after="0" w:line="240" w:lineRule="auto"/>
              <w:jc w:val="left"/>
              <w:rPr>
                <w:rFonts w:eastAsia="Times New Roman" w:cs="Arial"/>
                <w:color w:val="000000"/>
                <w:sz w:val="22"/>
              </w:rPr>
            </w:pPr>
            <w:r w:rsidRPr="00622A7F">
              <w:rPr>
                <w:rFonts w:eastAsia="Times New Roman" w:cs="Arial"/>
                <w:color w:val="000000"/>
                <w:sz w:val="22"/>
              </w:rPr>
              <w:t>Molecular Devices</w:t>
            </w:r>
          </w:p>
        </w:tc>
      </w:tr>
    </w:tbl>
    <w:p w14:paraId="52E6BEEA" w14:textId="4959192F" w:rsidR="0051248D" w:rsidRPr="00622A7F" w:rsidRDefault="0051248D" w:rsidP="0051248D">
      <w:pPr>
        <w:rPr>
          <w:rFonts w:cs="Arial"/>
        </w:rPr>
      </w:pPr>
    </w:p>
    <w:p w14:paraId="7A280992" w14:textId="4B1A74F8" w:rsidR="005C79DD" w:rsidRPr="00622A7F" w:rsidRDefault="005C79DD" w:rsidP="005C79DD">
      <w:pPr>
        <w:pStyle w:val="berschrift3"/>
        <w:rPr>
          <w:rFonts w:cs="Arial"/>
        </w:rPr>
      </w:pPr>
      <w:bookmarkStart w:id="7721" w:name="_Ref75183687"/>
      <w:bookmarkStart w:id="7722" w:name="_Toc91488949"/>
      <w:r w:rsidRPr="00622A7F">
        <w:rPr>
          <w:rFonts w:cs="Arial"/>
        </w:rPr>
        <w:t>Antibodies</w:t>
      </w:r>
      <w:bookmarkEnd w:id="7721"/>
      <w:bookmarkEnd w:id="7722"/>
    </w:p>
    <w:p w14:paraId="68C2B559" w14:textId="441D414B" w:rsidR="00D47297" w:rsidRPr="00622A7F" w:rsidRDefault="00D47297" w:rsidP="00030D93">
      <w:pPr>
        <w:keepNext/>
        <w:rPr>
          <w:ins w:id="7723" w:author="Stefan" w:date="2021-10-05T10:16:00Z"/>
          <w:rFonts w:cs="Arial"/>
        </w:rPr>
      </w:pPr>
      <w:bookmarkStart w:id="7724" w:name="_Toc94355281"/>
      <w:ins w:id="7725" w:author="Stefan" w:date="2021-10-05T10:16:00Z">
        <w:r w:rsidRPr="00622A7F">
          <w:rPr>
            <w:rFonts w:cs="Arial"/>
          </w:rPr>
          <w:t xml:space="preserve">Table </w:t>
        </w:r>
      </w:ins>
      <w:ins w:id="7726"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7727" w:author="Haskamp, Stefan" w:date="2022-02-05T20:56:00Z">
        <w:r w:rsidR="005A4AC0">
          <w:rPr>
            <w:rFonts w:cs="Arial"/>
            <w:noProof/>
          </w:rPr>
          <w:t>32</w:t>
        </w:r>
        <w:r w:rsidR="005A4AC0">
          <w:rPr>
            <w:rFonts w:cs="Arial"/>
          </w:rPr>
          <w:fldChar w:fldCharType="end"/>
        </w:r>
      </w:ins>
      <w:ins w:id="7728" w:author="Stefan" w:date="2021-10-05T10:16:00Z">
        <w:del w:id="7729" w:author="Haskamp, Stefan" w:date="2022-02-05T20:56:00Z">
          <w:r w:rsidRPr="00622A7F" w:rsidDel="005A4AC0">
            <w:rPr>
              <w:rFonts w:cs="Arial"/>
            </w:rPr>
            <w:fldChar w:fldCharType="begin"/>
          </w:r>
          <w:r w:rsidRPr="00622A7F" w:rsidDel="005A4AC0">
            <w:rPr>
              <w:rFonts w:cs="Arial"/>
            </w:rPr>
            <w:delInstrText xml:space="preserve"> SEQ Table \* ARABIC </w:delInstrText>
          </w:r>
        </w:del>
      </w:ins>
      <w:del w:id="7730" w:author="Haskamp, Stefan" w:date="2022-02-05T20:56:00Z">
        <w:r w:rsidRPr="00622A7F" w:rsidDel="005A4AC0">
          <w:rPr>
            <w:rFonts w:cs="Arial"/>
          </w:rPr>
          <w:fldChar w:fldCharType="separate"/>
        </w:r>
        <w:r w:rsidR="002D4AD7" w:rsidDel="005A4AC0">
          <w:rPr>
            <w:rFonts w:cs="Arial"/>
            <w:noProof/>
          </w:rPr>
          <w:delText>31</w:delText>
        </w:r>
      </w:del>
      <w:ins w:id="7731" w:author="Stefan" w:date="2021-10-05T10:16:00Z">
        <w:del w:id="7732" w:author="Haskamp, Stefan" w:date="2022-02-05T20:56:00Z">
          <w:r w:rsidRPr="00622A7F" w:rsidDel="005A4AC0">
            <w:rPr>
              <w:rFonts w:cs="Arial"/>
            </w:rPr>
            <w:fldChar w:fldCharType="end"/>
          </w:r>
        </w:del>
        <w:r w:rsidR="005D6492" w:rsidRPr="00622A7F">
          <w:rPr>
            <w:rFonts w:cs="Arial"/>
          </w:rPr>
          <w:t xml:space="preserve">: </w:t>
        </w:r>
        <w:commentRangeStart w:id="7733"/>
        <w:r w:rsidR="005D6492" w:rsidRPr="00622A7F">
          <w:rPr>
            <w:rFonts w:cs="Arial"/>
          </w:rPr>
          <w:t>Antibodies</w:t>
        </w:r>
      </w:ins>
      <w:commentRangeEnd w:id="7733"/>
      <w:r w:rsidR="005665CB">
        <w:rPr>
          <w:rStyle w:val="Kommentarzeichen"/>
          <w:b/>
          <w:iCs/>
        </w:rPr>
        <w:commentReference w:id="7733"/>
      </w:r>
      <w:bookmarkEnd w:id="7724"/>
    </w:p>
    <w:tbl>
      <w:tblPr>
        <w:tblW w:w="8505" w:type="dxa"/>
        <w:tblInd w:w="-5" w:type="dxa"/>
        <w:tblLook w:val="04A0" w:firstRow="1" w:lastRow="0" w:firstColumn="1" w:lastColumn="0" w:noHBand="0" w:noVBand="1"/>
        <w:tblPrChange w:id="7734" w:author="Haskamp, Stefan (extern)" w:date="2022-01-29T13:08:00Z">
          <w:tblPr>
            <w:tblW w:w="6746" w:type="dxa"/>
            <w:tblInd w:w="-5" w:type="dxa"/>
            <w:tblLook w:val="04A0" w:firstRow="1" w:lastRow="0" w:firstColumn="1" w:lastColumn="0" w:noHBand="0" w:noVBand="1"/>
          </w:tblPr>
        </w:tblPrChange>
      </w:tblPr>
      <w:tblGrid>
        <w:gridCol w:w="4536"/>
        <w:gridCol w:w="1276"/>
        <w:gridCol w:w="2693"/>
        <w:tblGridChange w:id="7735">
          <w:tblGrid>
            <w:gridCol w:w="5405"/>
            <w:gridCol w:w="1341"/>
            <w:gridCol w:w="1341"/>
          </w:tblGrid>
        </w:tblGridChange>
      </w:tblGrid>
      <w:tr w:rsidR="007E7A4A" w:rsidRPr="00622A7F" w14:paraId="34F0C164" w14:textId="297738C5" w:rsidTr="00BC29DE">
        <w:trPr>
          <w:trHeight w:val="300"/>
          <w:trPrChange w:id="7736" w:author="Haskamp, Stefan (extern)" w:date="2022-01-29T13:08:00Z">
            <w:trPr>
              <w:trHeight w:val="300"/>
            </w:trPr>
          </w:trPrChange>
        </w:trPr>
        <w:tc>
          <w:tcPr>
            <w:tcW w:w="4536" w:type="dxa"/>
            <w:tcBorders>
              <w:top w:val="single" w:sz="4" w:space="0" w:color="auto"/>
              <w:left w:val="single" w:sz="4" w:space="0" w:color="auto"/>
              <w:bottom w:val="single" w:sz="4" w:space="0" w:color="auto"/>
              <w:right w:val="single" w:sz="4" w:space="0" w:color="auto"/>
            </w:tcBorders>
            <w:shd w:val="clear" w:color="auto" w:fill="auto"/>
            <w:noWrap/>
            <w:vAlign w:val="bottom"/>
            <w:hideMark/>
            <w:tcPrChange w:id="7737" w:author="Haskamp, Stefan (extern)" w:date="2022-01-29T13:08:00Z">
              <w:tcPr>
                <w:tcW w:w="5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14:paraId="1B066052" w14:textId="77777777" w:rsidR="007E7A4A" w:rsidRPr="00622A7F" w:rsidRDefault="007E7A4A" w:rsidP="007F5010">
            <w:pPr>
              <w:spacing w:after="0" w:line="240" w:lineRule="auto"/>
              <w:jc w:val="left"/>
              <w:rPr>
                <w:rFonts w:eastAsia="Times New Roman" w:cs="Arial"/>
                <w:b/>
                <w:bCs/>
                <w:color w:val="000000"/>
                <w:sz w:val="22"/>
              </w:rPr>
            </w:pPr>
            <w:r w:rsidRPr="00622A7F">
              <w:rPr>
                <w:rFonts w:eastAsia="Times New Roman" w:cs="Arial"/>
                <w:b/>
                <w:bCs/>
                <w:color w:val="000000"/>
                <w:sz w:val="22"/>
              </w:rPr>
              <w:t>Antibodies</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Change w:id="7738" w:author="Haskamp, Stefan (extern)" w:date="2022-01-29T13:08:00Z">
              <w:tcPr>
                <w:tcW w:w="1341"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5EA9D8D8" w14:textId="77777777" w:rsidR="007E7A4A" w:rsidRPr="00622A7F" w:rsidRDefault="007E7A4A" w:rsidP="007F5010">
            <w:pPr>
              <w:spacing w:after="0" w:line="240" w:lineRule="auto"/>
              <w:jc w:val="left"/>
              <w:rPr>
                <w:rFonts w:eastAsia="Times New Roman" w:cs="Arial"/>
                <w:b/>
                <w:bCs/>
                <w:color w:val="000000"/>
                <w:sz w:val="22"/>
              </w:rPr>
            </w:pPr>
            <w:r w:rsidRPr="00622A7F">
              <w:rPr>
                <w:rFonts w:eastAsia="Times New Roman" w:cs="Arial"/>
                <w:b/>
                <w:bCs/>
                <w:color w:val="000000"/>
                <w:sz w:val="22"/>
              </w:rPr>
              <w:t>Company</w:t>
            </w:r>
          </w:p>
        </w:tc>
        <w:tc>
          <w:tcPr>
            <w:tcW w:w="2693" w:type="dxa"/>
            <w:tcBorders>
              <w:top w:val="single" w:sz="4" w:space="0" w:color="auto"/>
              <w:left w:val="nil"/>
              <w:bottom w:val="single" w:sz="4" w:space="0" w:color="auto"/>
              <w:right w:val="single" w:sz="4" w:space="0" w:color="auto"/>
            </w:tcBorders>
            <w:tcPrChange w:id="7739" w:author="Haskamp, Stefan (extern)" w:date="2022-01-29T13:08:00Z">
              <w:tcPr>
                <w:tcW w:w="1341" w:type="dxa"/>
                <w:tcBorders>
                  <w:top w:val="single" w:sz="4" w:space="0" w:color="auto"/>
                  <w:left w:val="nil"/>
                  <w:bottom w:val="single" w:sz="4" w:space="0" w:color="auto"/>
                  <w:right w:val="single" w:sz="4" w:space="0" w:color="auto"/>
                </w:tcBorders>
              </w:tcPr>
            </w:tcPrChange>
          </w:tcPr>
          <w:p w14:paraId="5DC99636" w14:textId="1C7336DF" w:rsidR="007E7A4A" w:rsidRPr="00622A7F" w:rsidRDefault="007E7A4A" w:rsidP="007F5010">
            <w:pPr>
              <w:spacing w:after="0" w:line="240" w:lineRule="auto"/>
              <w:jc w:val="left"/>
              <w:rPr>
                <w:ins w:id="7740" w:author="Haskamp, Stefan (extern)" w:date="2022-01-29T13:03:00Z"/>
                <w:rFonts w:eastAsia="Times New Roman" w:cs="Arial"/>
                <w:b/>
                <w:bCs/>
                <w:color w:val="000000"/>
                <w:sz w:val="22"/>
              </w:rPr>
            </w:pPr>
            <w:ins w:id="7741" w:author="Haskamp, Stefan (extern)" w:date="2022-01-29T13:04:00Z">
              <w:r>
                <w:rPr>
                  <w:rFonts w:eastAsia="Times New Roman" w:cs="Arial"/>
                  <w:b/>
                  <w:bCs/>
                  <w:color w:val="000000"/>
                  <w:sz w:val="22"/>
                </w:rPr>
                <w:t>Application</w:t>
              </w:r>
            </w:ins>
          </w:p>
        </w:tc>
      </w:tr>
      <w:tr w:rsidR="007E7A4A" w:rsidRPr="00622A7F" w14:paraId="5DB2D35F" w14:textId="19947BBF" w:rsidTr="00BC29DE">
        <w:trPr>
          <w:trHeight w:val="300"/>
          <w:trPrChange w:id="7742" w:author="Haskamp, Stefan (extern)" w:date="2022-01-29T13:08:00Z">
            <w:trPr>
              <w:trHeight w:val="300"/>
            </w:trPr>
          </w:trPrChange>
        </w:trPr>
        <w:tc>
          <w:tcPr>
            <w:tcW w:w="4536" w:type="dxa"/>
            <w:tcBorders>
              <w:top w:val="nil"/>
              <w:left w:val="single" w:sz="4" w:space="0" w:color="auto"/>
              <w:bottom w:val="single" w:sz="4" w:space="0" w:color="auto"/>
              <w:right w:val="single" w:sz="4" w:space="0" w:color="auto"/>
            </w:tcBorders>
            <w:shd w:val="clear" w:color="auto" w:fill="auto"/>
            <w:noWrap/>
            <w:vAlign w:val="bottom"/>
            <w:hideMark/>
            <w:tcPrChange w:id="7743" w:author="Haskamp, Stefan (extern)" w:date="2022-01-29T13:08:00Z">
              <w:tcPr>
                <w:tcW w:w="5405"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337FAE3" w14:textId="77777777" w:rsidR="007E7A4A" w:rsidRPr="00622A7F" w:rsidRDefault="007E7A4A" w:rsidP="007F5010">
            <w:pPr>
              <w:spacing w:after="0" w:line="240" w:lineRule="auto"/>
              <w:jc w:val="left"/>
              <w:rPr>
                <w:rFonts w:eastAsia="Times New Roman" w:cs="Arial"/>
                <w:color w:val="000000"/>
                <w:sz w:val="22"/>
              </w:rPr>
            </w:pPr>
            <w:r w:rsidRPr="00622A7F">
              <w:rPr>
                <w:rFonts w:eastAsia="Times New Roman" w:cs="Arial"/>
                <w:color w:val="000000"/>
                <w:sz w:val="22"/>
              </w:rPr>
              <w:t>Alexa Fluor® 647 anti-human Granzyme K Antibody</w:t>
            </w:r>
          </w:p>
        </w:tc>
        <w:tc>
          <w:tcPr>
            <w:tcW w:w="1276" w:type="dxa"/>
            <w:tcBorders>
              <w:top w:val="nil"/>
              <w:left w:val="nil"/>
              <w:bottom w:val="single" w:sz="4" w:space="0" w:color="auto"/>
              <w:right w:val="single" w:sz="4" w:space="0" w:color="auto"/>
            </w:tcBorders>
            <w:shd w:val="clear" w:color="auto" w:fill="auto"/>
            <w:noWrap/>
            <w:vAlign w:val="bottom"/>
            <w:hideMark/>
            <w:tcPrChange w:id="7744" w:author="Haskamp, Stefan (extern)" w:date="2022-01-29T13:08:00Z">
              <w:tcPr>
                <w:tcW w:w="1341" w:type="dxa"/>
                <w:tcBorders>
                  <w:top w:val="nil"/>
                  <w:left w:val="nil"/>
                  <w:bottom w:val="single" w:sz="4" w:space="0" w:color="auto"/>
                  <w:right w:val="single" w:sz="4" w:space="0" w:color="auto"/>
                </w:tcBorders>
                <w:shd w:val="clear" w:color="auto" w:fill="auto"/>
                <w:noWrap/>
                <w:vAlign w:val="bottom"/>
                <w:hideMark/>
              </w:tcPr>
            </w:tcPrChange>
          </w:tcPr>
          <w:p w14:paraId="65A09CF8" w14:textId="77777777" w:rsidR="007E7A4A" w:rsidRPr="00622A7F" w:rsidRDefault="007E7A4A" w:rsidP="007F5010">
            <w:pPr>
              <w:spacing w:after="0" w:line="240" w:lineRule="auto"/>
              <w:jc w:val="left"/>
              <w:rPr>
                <w:rFonts w:eastAsia="Times New Roman" w:cs="Arial"/>
                <w:color w:val="000000"/>
                <w:sz w:val="22"/>
              </w:rPr>
            </w:pPr>
            <w:r w:rsidRPr="00622A7F">
              <w:rPr>
                <w:rFonts w:eastAsia="Times New Roman" w:cs="Arial"/>
                <w:color w:val="000000"/>
                <w:sz w:val="22"/>
                <w:lang w:val="en-GB"/>
              </w:rPr>
              <w:t>Biolegend</w:t>
            </w:r>
          </w:p>
        </w:tc>
        <w:tc>
          <w:tcPr>
            <w:tcW w:w="2693" w:type="dxa"/>
            <w:tcBorders>
              <w:top w:val="nil"/>
              <w:left w:val="nil"/>
              <w:bottom w:val="single" w:sz="4" w:space="0" w:color="auto"/>
              <w:right w:val="single" w:sz="4" w:space="0" w:color="auto"/>
            </w:tcBorders>
            <w:tcPrChange w:id="7745" w:author="Haskamp, Stefan (extern)" w:date="2022-01-29T13:08:00Z">
              <w:tcPr>
                <w:tcW w:w="1341" w:type="dxa"/>
                <w:tcBorders>
                  <w:top w:val="nil"/>
                  <w:left w:val="nil"/>
                  <w:bottom w:val="single" w:sz="4" w:space="0" w:color="auto"/>
                  <w:right w:val="single" w:sz="4" w:space="0" w:color="auto"/>
                </w:tcBorders>
              </w:tcPr>
            </w:tcPrChange>
          </w:tcPr>
          <w:p w14:paraId="705C17F7" w14:textId="49A893CD" w:rsidR="007E7A4A" w:rsidRPr="008477D6" w:rsidRDefault="007E7A4A" w:rsidP="007F5010">
            <w:pPr>
              <w:spacing w:after="0" w:line="240" w:lineRule="auto"/>
              <w:jc w:val="left"/>
              <w:rPr>
                <w:ins w:id="7746" w:author="Haskamp, Stefan (extern)" w:date="2022-01-29T13:03:00Z"/>
                <w:rFonts w:eastAsia="Times New Roman" w:cs="Arial"/>
                <w:color w:val="000000"/>
                <w:sz w:val="22"/>
                <w:lang w:val="en-GB"/>
              </w:rPr>
            </w:pPr>
            <w:ins w:id="7747" w:author="Haskamp, Stefan (extern)" w:date="2022-01-29T13:04:00Z">
              <w:del w:id="7748" w:author="Haskamp, Stefan" w:date="2022-02-16T16:11:00Z">
                <w:r w:rsidRPr="002D4AD7" w:rsidDel="00D9723F">
                  <w:rPr>
                    <w:rFonts w:eastAsia="Times New Roman" w:cs="Arial"/>
                    <w:color w:val="000000"/>
                    <w:sz w:val="22"/>
                    <w:lang w:val="en-GB"/>
                  </w:rPr>
                  <w:delText>s</w:delText>
                </w:r>
                <w:r w:rsidRPr="008477D6" w:rsidDel="00D9723F">
                  <w:rPr>
                    <w:rFonts w:eastAsia="Times New Roman" w:cs="Arial"/>
                    <w:color w:val="000000"/>
                    <w:sz w:val="22"/>
                    <w:lang w:val="en-GB"/>
                  </w:rPr>
                  <w:delText>ee</w:delText>
                </w:r>
              </w:del>
            </w:ins>
            <w:ins w:id="7749" w:author="Haskamp, Stefan" w:date="2022-02-16T16:11:00Z">
              <w:r w:rsidR="00D9723F">
                <w:rPr>
                  <w:rFonts w:eastAsia="Times New Roman" w:cs="Arial"/>
                  <w:color w:val="000000"/>
                  <w:sz w:val="22"/>
                  <w:lang w:val="en-GB"/>
                </w:rPr>
                <w:t>T cell marker,</w:t>
              </w:r>
            </w:ins>
            <w:ins w:id="7750" w:author="Haskamp, Stefan (extern)" w:date="2022-01-29T13:04:00Z">
              <w:r w:rsidRPr="008477D6">
                <w:rPr>
                  <w:rFonts w:eastAsia="Times New Roman" w:cs="Arial"/>
                  <w:color w:val="000000"/>
                  <w:sz w:val="22"/>
                  <w:lang w:val="en-GB"/>
                </w:rPr>
                <w:t xml:space="preserve"> </w:t>
              </w:r>
              <w:r w:rsidRPr="008477D6">
                <w:rPr>
                  <w:rFonts w:eastAsia="Times New Roman" w:cs="Arial"/>
                  <w:color w:val="000000"/>
                  <w:sz w:val="22"/>
                  <w:lang w:val="en-GB"/>
                </w:rPr>
                <w:fldChar w:fldCharType="begin"/>
              </w:r>
              <w:r w:rsidRPr="007E7A4A">
                <w:rPr>
                  <w:rFonts w:eastAsia="Times New Roman" w:cs="Arial"/>
                  <w:color w:val="000000"/>
                  <w:sz w:val="22"/>
                  <w:lang w:val="en-GB"/>
                </w:rPr>
                <w:instrText xml:space="preserve"> REF _Ref73437037 \h </w:instrText>
              </w:r>
            </w:ins>
            <w:r w:rsidRPr="007E7A4A">
              <w:rPr>
                <w:rFonts w:eastAsia="Times New Roman" w:cs="Arial"/>
                <w:color w:val="000000"/>
                <w:sz w:val="22"/>
                <w:lang w:val="en-GB"/>
              </w:rPr>
              <w:instrText xml:space="preserve"> \* MERGEFORMAT </w:instrText>
            </w:r>
            <w:r w:rsidRPr="008477D6">
              <w:rPr>
                <w:rFonts w:eastAsia="Times New Roman" w:cs="Arial"/>
                <w:color w:val="000000"/>
                <w:sz w:val="22"/>
                <w:lang w:val="en-GB"/>
              </w:rPr>
            </w:r>
            <w:r w:rsidRPr="008477D6">
              <w:rPr>
                <w:rFonts w:eastAsia="Times New Roman" w:cs="Arial"/>
                <w:color w:val="000000"/>
                <w:sz w:val="22"/>
                <w:lang w:val="en-GB"/>
                <w:rPrChange w:id="7751" w:author="Haskamp, Stefan (extern)" w:date="2022-01-29T13:06:00Z">
                  <w:rPr>
                    <w:rFonts w:eastAsia="Times New Roman" w:cs="Arial"/>
                    <w:color w:val="000000"/>
                    <w:sz w:val="22"/>
                    <w:lang w:val="en-GB"/>
                  </w:rPr>
                </w:rPrChange>
              </w:rPr>
              <w:fldChar w:fldCharType="separate"/>
            </w:r>
            <w:ins w:id="7752" w:author="Haskamp, Stefan (extern)" w:date="2022-01-29T13:25:00Z">
              <w:r w:rsidR="002D4AD7" w:rsidRPr="002D4AD7">
                <w:rPr>
                  <w:rFonts w:cs="Arial"/>
                  <w:sz w:val="22"/>
                </w:rPr>
                <w:t xml:space="preserve">Figure </w:t>
              </w:r>
              <w:r w:rsidR="002D4AD7" w:rsidRPr="002D4AD7">
                <w:rPr>
                  <w:rFonts w:cs="Arial"/>
                  <w:noProof/>
                  <w:sz w:val="22"/>
                </w:rPr>
                <w:t>14</w:t>
              </w:r>
            </w:ins>
            <w:ins w:id="7753" w:author="Haskamp, Stefan (extern)" w:date="2022-01-29T13:04:00Z">
              <w:r w:rsidRPr="008477D6">
                <w:rPr>
                  <w:rFonts w:eastAsia="Times New Roman" w:cs="Arial"/>
                  <w:color w:val="000000"/>
                  <w:sz w:val="22"/>
                  <w:lang w:val="en-GB"/>
                </w:rPr>
                <w:fldChar w:fldCharType="end"/>
              </w:r>
              <w:r w:rsidRPr="002D4AD7">
                <w:rPr>
                  <w:rFonts w:eastAsia="Times New Roman" w:cs="Arial"/>
                  <w:color w:val="000000"/>
                  <w:sz w:val="22"/>
                  <w:lang w:val="en-GB"/>
                </w:rPr>
                <w:t xml:space="preserve"> </w:t>
              </w:r>
            </w:ins>
          </w:p>
        </w:tc>
      </w:tr>
      <w:tr w:rsidR="007E7A4A" w:rsidRPr="00622A7F" w14:paraId="121A932E" w14:textId="181046CF" w:rsidTr="00BC29DE">
        <w:trPr>
          <w:trHeight w:val="285"/>
          <w:trPrChange w:id="7754" w:author="Haskamp, Stefan (extern)" w:date="2022-01-29T13:08:00Z">
            <w:trPr>
              <w:trHeight w:val="285"/>
            </w:trPr>
          </w:trPrChange>
        </w:trPr>
        <w:tc>
          <w:tcPr>
            <w:tcW w:w="4536" w:type="dxa"/>
            <w:tcBorders>
              <w:top w:val="nil"/>
              <w:left w:val="single" w:sz="4" w:space="0" w:color="auto"/>
              <w:bottom w:val="single" w:sz="4" w:space="0" w:color="auto"/>
              <w:right w:val="single" w:sz="4" w:space="0" w:color="auto"/>
            </w:tcBorders>
            <w:shd w:val="clear" w:color="auto" w:fill="auto"/>
            <w:noWrap/>
            <w:vAlign w:val="bottom"/>
            <w:hideMark/>
            <w:tcPrChange w:id="7755" w:author="Haskamp, Stefan (extern)" w:date="2022-01-29T13:08:00Z">
              <w:tcPr>
                <w:tcW w:w="5405"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3063D854" w14:textId="77777777" w:rsidR="007E7A4A" w:rsidRPr="00622A7F" w:rsidRDefault="007E7A4A" w:rsidP="007F5010">
            <w:pPr>
              <w:spacing w:after="0" w:line="240" w:lineRule="auto"/>
              <w:jc w:val="left"/>
              <w:rPr>
                <w:rFonts w:eastAsia="Times New Roman" w:cs="Arial"/>
                <w:color w:val="000000"/>
                <w:sz w:val="22"/>
              </w:rPr>
            </w:pPr>
            <w:r w:rsidRPr="00622A7F">
              <w:rPr>
                <w:rFonts w:eastAsia="Times New Roman" w:cs="Arial"/>
                <w:color w:val="000000"/>
                <w:sz w:val="22"/>
              </w:rPr>
              <w:t>PE anti-human Ksp37 (</w:t>
            </w:r>
            <w:r w:rsidRPr="007E7A4A">
              <w:rPr>
                <w:rFonts w:eastAsia="Times New Roman" w:cs="Arial"/>
                <w:i/>
                <w:color w:val="000000"/>
                <w:sz w:val="22"/>
                <w:rPrChange w:id="7756" w:author="Haskamp, Stefan (extern)" w:date="2022-01-29T13:05:00Z">
                  <w:rPr>
                    <w:rFonts w:eastAsia="Times New Roman" w:cs="Arial"/>
                    <w:color w:val="000000"/>
                    <w:sz w:val="22"/>
                  </w:rPr>
                </w:rPrChange>
              </w:rPr>
              <w:t>FGFBP2</w:t>
            </w:r>
            <w:r w:rsidRPr="00622A7F">
              <w:rPr>
                <w:rFonts w:eastAsia="Times New Roman" w:cs="Arial"/>
                <w:color w:val="000000"/>
                <w:sz w:val="22"/>
              </w:rPr>
              <w:t>) Antibody</w:t>
            </w:r>
          </w:p>
        </w:tc>
        <w:tc>
          <w:tcPr>
            <w:tcW w:w="1276" w:type="dxa"/>
            <w:tcBorders>
              <w:top w:val="nil"/>
              <w:left w:val="nil"/>
              <w:bottom w:val="single" w:sz="4" w:space="0" w:color="auto"/>
              <w:right w:val="single" w:sz="4" w:space="0" w:color="auto"/>
            </w:tcBorders>
            <w:shd w:val="clear" w:color="auto" w:fill="auto"/>
            <w:noWrap/>
            <w:vAlign w:val="bottom"/>
            <w:hideMark/>
            <w:tcPrChange w:id="7757" w:author="Haskamp, Stefan (extern)" w:date="2022-01-29T13:08:00Z">
              <w:tcPr>
                <w:tcW w:w="1341" w:type="dxa"/>
                <w:tcBorders>
                  <w:top w:val="nil"/>
                  <w:left w:val="nil"/>
                  <w:bottom w:val="single" w:sz="4" w:space="0" w:color="auto"/>
                  <w:right w:val="single" w:sz="4" w:space="0" w:color="auto"/>
                </w:tcBorders>
                <w:shd w:val="clear" w:color="auto" w:fill="auto"/>
                <w:noWrap/>
                <w:vAlign w:val="bottom"/>
                <w:hideMark/>
              </w:tcPr>
            </w:tcPrChange>
          </w:tcPr>
          <w:p w14:paraId="016EC8D0" w14:textId="77777777" w:rsidR="007E7A4A" w:rsidRPr="00622A7F" w:rsidRDefault="007E7A4A" w:rsidP="007F5010">
            <w:pPr>
              <w:spacing w:after="0" w:line="240" w:lineRule="auto"/>
              <w:jc w:val="left"/>
              <w:rPr>
                <w:rFonts w:eastAsia="Times New Roman" w:cs="Arial"/>
                <w:color w:val="000000"/>
                <w:sz w:val="22"/>
              </w:rPr>
            </w:pPr>
            <w:r w:rsidRPr="00622A7F">
              <w:rPr>
                <w:rFonts w:eastAsia="Times New Roman" w:cs="Arial"/>
                <w:color w:val="000000"/>
                <w:sz w:val="22"/>
                <w:lang w:val="en-GB"/>
              </w:rPr>
              <w:t>Biolegend</w:t>
            </w:r>
          </w:p>
        </w:tc>
        <w:tc>
          <w:tcPr>
            <w:tcW w:w="2693" w:type="dxa"/>
            <w:tcBorders>
              <w:top w:val="nil"/>
              <w:left w:val="nil"/>
              <w:bottom w:val="single" w:sz="4" w:space="0" w:color="auto"/>
              <w:right w:val="single" w:sz="4" w:space="0" w:color="auto"/>
            </w:tcBorders>
            <w:tcPrChange w:id="7758" w:author="Haskamp, Stefan (extern)" w:date="2022-01-29T13:08:00Z">
              <w:tcPr>
                <w:tcW w:w="1341" w:type="dxa"/>
                <w:tcBorders>
                  <w:top w:val="nil"/>
                  <w:left w:val="nil"/>
                  <w:bottom w:val="single" w:sz="4" w:space="0" w:color="auto"/>
                  <w:right w:val="single" w:sz="4" w:space="0" w:color="auto"/>
                </w:tcBorders>
              </w:tcPr>
            </w:tcPrChange>
          </w:tcPr>
          <w:p w14:paraId="43793237" w14:textId="1506B18B" w:rsidR="007E7A4A" w:rsidRPr="002D4AD7" w:rsidRDefault="00D9723F" w:rsidP="007F5010">
            <w:pPr>
              <w:spacing w:after="0" w:line="240" w:lineRule="auto"/>
              <w:jc w:val="left"/>
              <w:rPr>
                <w:ins w:id="7759" w:author="Haskamp, Stefan (extern)" w:date="2022-01-29T13:03:00Z"/>
                <w:rFonts w:eastAsia="Times New Roman" w:cs="Arial"/>
                <w:color w:val="000000"/>
                <w:sz w:val="22"/>
                <w:lang w:val="en-GB"/>
              </w:rPr>
            </w:pPr>
            <w:ins w:id="7760" w:author="Haskamp, Stefan" w:date="2022-02-16T16:12:00Z">
              <w:r>
                <w:rPr>
                  <w:rFonts w:eastAsia="Times New Roman" w:cs="Arial"/>
                  <w:color w:val="000000"/>
                  <w:sz w:val="22"/>
                  <w:lang w:val="en-GB"/>
                </w:rPr>
                <w:t>T cell marker</w:t>
              </w:r>
            </w:ins>
            <w:ins w:id="7761" w:author="Haskamp, Stefan (extern)" w:date="2022-01-29T13:05:00Z">
              <w:del w:id="7762" w:author="Haskamp, Stefan" w:date="2022-02-16T16:12:00Z">
                <w:r w:rsidR="007E7A4A" w:rsidRPr="002D4AD7" w:rsidDel="00D9723F">
                  <w:rPr>
                    <w:rFonts w:eastAsia="Times New Roman" w:cs="Arial"/>
                    <w:color w:val="000000"/>
                    <w:sz w:val="22"/>
                    <w:lang w:val="en-GB"/>
                  </w:rPr>
                  <w:delText>s</w:delText>
                </w:r>
                <w:r w:rsidR="007E7A4A" w:rsidRPr="008477D6" w:rsidDel="00D9723F">
                  <w:rPr>
                    <w:rFonts w:eastAsia="Times New Roman" w:cs="Arial"/>
                    <w:color w:val="000000"/>
                    <w:sz w:val="22"/>
                    <w:lang w:val="en-GB"/>
                  </w:rPr>
                  <w:delText>ee</w:delText>
                </w:r>
              </w:del>
            </w:ins>
            <w:ins w:id="7763" w:author="Haskamp, Stefan" w:date="2022-02-16T16:12:00Z">
              <w:r>
                <w:rPr>
                  <w:rFonts w:eastAsia="Times New Roman" w:cs="Arial"/>
                  <w:color w:val="000000"/>
                  <w:sz w:val="22"/>
                  <w:lang w:val="en-GB"/>
                </w:rPr>
                <w:t>,</w:t>
              </w:r>
            </w:ins>
            <w:ins w:id="7764" w:author="Haskamp, Stefan (extern)" w:date="2022-01-29T13:05:00Z">
              <w:r w:rsidR="007E7A4A" w:rsidRPr="008477D6">
                <w:rPr>
                  <w:rFonts w:eastAsia="Times New Roman" w:cs="Arial"/>
                  <w:color w:val="000000"/>
                  <w:sz w:val="22"/>
                  <w:lang w:val="en-GB"/>
                </w:rPr>
                <w:t xml:space="preserve"> </w:t>
              </w:r>
              <w:r w:rsidR="007E7A4A" w:rsidRPr="008477D6">
                <w:rPr>
                  <w:rFonts w:eastAsia="Times New Roman" w:cs="Arial"/>
                  <w:color w:val="000000"/>
                  <w:sz w:val="22"/>
                  <w:lang w:val="en-GB"/>
                </w:rPr>
                <w:fldChar w:fldCharType="begin"/>
              </w:r>
              <w:r w:rsidR="007E7A4A" w:rsidRPr="007E7A4A">
                <w:rPr>
                  <w:rFonts w:eastAsia="Times New Roman" w:cs="Arial"/>
                  <w:color w:val="000000"/>
                  <w:sz w:val="22"/>
                  <w:lang w:val="en-GB"/>
                </w:rPr>
                <w:instrText xml:space="preserve"> REF _Ref73437037 \h  \* MERGEFORMAT </w:instrText>
              </w:r>
            </w:ins>
            <w:r w:rsidR="007E7A4A" w:rsidRPr="008477D6">
              <w:rPr>
                <w:rFonts w:eastAsia="Times New Roman" w:cs="Arial"/>
                <w:color w:val="000000"/>
                <w:sz w:val="22"/>
                <w:lang w:val="en-GB"/>
              </w:rPr>
            </w:r>
            <w:ins w:id="7765" w:author="Haskamp, Stefan (extern)" w:date="2022-01-29T13:05:00Z">
              <w:r w:rsidR="007E7A4A" w:rsidRPr="008477D6">
                <w:rPr>
                  <w:rFonts w:eastAsia="Times New Roman" w:cs="Arial"/>
                  <w:color w:val="000000"/>
                  <w:sz w:val="22"/>
                  <w:lang w:val="en-GB"/>
                  <w:rPrChange w:id="7766" w:author="Haskamp, Stefan (extern)" w:date="2022-01-29T13:06:00Z">
                    <w:rPr>
                      <w:rFonts w:eastAsia="Times New Roman" w:cs="Arial"/>
                      <w:color w:val="000000"/>
                      <w:sz w:val="22"/>
                      <w:lang w:val="en-GB"/>
                    </w:rPr>
                  </w:rPrChange>
                </w:rPr>
                <w:fldChar w:fldCharType="separate"/>
              </w:r>
            </w:ins>
            <w:ins w:id="7767" w:author="Haskamp, Stefan (extern)" w:date="2022-01-29T13:25:00Z">
              <w:r w:rsidR="002D4AD7" w:rsidRPr="002D4AD7">
                <w:rPr>
                  <w:rFonts w:cs="Arial"/>
                  <w:sz w:val="22"/>
                </w:rPr>
                <w:t xml:space="preserve">Figure </w:t>
              </w:r>
              <w:r w:rsidR="002D4AD7" w:rsidRPr="002D4AD7">
                <w:rPr>
                  <w:rFonts w:cs="Arial"/>
                  <w:noProof/>
                  <w:sz w:val="22"/>
                </w:rPr>
                <w:t>14</w:t>
              </w:r>
            </w:ins>
            <w:ins w:id="7768" w:author="Haskamp, Stefan (extern)" w:date="2022-01-29T13:05:00Z">
              <w:r w:rsidR="007E7A4A" w:rsidRPr="008477D6">
                <w:rPr>
                  <w:rFonts w:eastAsia="Times New Roman" w:cs="Arial"/>
                  <w:color w:val="000000"/>
                  <w:sz w:val="22"/>
                  <w:lang w:val="en-GB"/>
                </w:rPr>
                <w:fldChar w:fldCharType="end"/>
              </w:r>
            </w:ins>
          </w:p>
        </w:tc>
      </w:tr>
      <w:tr w:rsidR="00D9723F" w:rsidRPr="00622A7F" w14:paraId="4773ABCB" w14:textId="1B88389B" w:rsidTr="00BC29DE">
        <w:trPr>
          <w:trHeight w:val="300"/>
          <w:trPrChange w:id="7769" w:author="Haskamp, Stefan (extern)" w:date="2022-01-29T13:08:00Z">
            <w:trPr>
              <w:trHeight w:val="300"/>
            </w:trPr>
          </w:trPrChange>
        </w:trPr>
        <w:tc>
          <w:tcPr>
            <w:tcW w:w="4536" w:type="dxa"/>
            <w:tcBorders>
              <w:top w:val="nil"/>
              <w:left w:val="single" w:sz="4" w:space="0" w:color="auto"/>
              <w:bottom w:val="single" w:sz="4" w:space="0" w:color="auto"/>
              <w:right w:val="single" w:sz="4" w:space="0" w:color="auto"/>
            </w:tcBorders>
            <w:shd w:val="clear" w:color="auto" w:fill="auto"/>
            <w:noWrap/>
            <w:vAlign w:val="bottom"/>
            <w:hideMark/>
            <w:tcPrChange w:id="7770" w:author="Haskamp, Stefan (extern)" w:date="2022-01-29T13:08:00Z">
              <w:tcPr>
                <w:tcW w:w="5405"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08D075B"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lang w:val="en-GB"/>
              </w:rPr>
              <w:t xml:space="preserve">PE anti-human Granzyme A Antibody </w:t>
            </w:r>
          </w:p>
        </w:tc>
        <w:tc>
          <w:tcPr>
            <w:tcW w:w="1276" w:type="dxa"/>
            <w:tcBorders>
              <w:top w:val="nil"/>
              <w:left w:val="nil"/>
              <w:bottom w:val="single" w:sz="4" w:space="0" w:color="auto"/>
              <w:right w:val="single" w:sz="4" w:space="0" w:color="auto"/>
            </w:tcBorders>
            <w:shd w:val="clear" w:color="auto" w:fill="auto"/>
            <w:noWrap/>
            <w:vAlign w:val="bottom"/>
            <w:hideMark/>
            <w:tcPrChange w:id="7771" w:author="Haskamp, Stefan (extern)" w:date="2022-01-29T13:08:00Z">
              <w:tcPr>
                <w:tcW w:w="1341" w:type="dxa"/>
                <w:tcBorders>
                  <w:top w:val="nil"/>
                  <w:left w:val="nil"/>
                  <w:bottom w:val="single" w:sz="4" w:space="0" w:color="auto"/>
                  <w:right w:val="single" w:sz="4" w:space="0" w:color="auto"/>
                </w:tcBorders>
                <w:shd w:val="clear" w:color="auto" w:fill="auto"/>
                <w:noWrap/>
                <w:vAlign w:val="bottom"/>
                <w:hideMark/>
              </w:tcPr>
            </w:tcPrChange>
          </w:tcPr>
          <w:p w14:paraId="5D600383"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lang w:val="en-GB"/>
              </w:rPr>
              <w:t>Biolegend</w:t>
            </w:r>
          </w:p>
        </w:tc>
        <w:tc>
          <w:tcPr>
            <w:tcW w:w="2693" w:type="dxa"/>
            <w:tcBorders>
              <w:top w:val="nil"/>
              <w:left w:val="nil"/>
              <w:bottom w:val="single" w:sz="4" w:space="0" w:color="auto"/>
              <w:right w:val="single" w:sz="4" w:space="0" w:color="auto"/>
            </w:tcBorders>
            <w:tcPrChange w:id="7772" w:author="Haskamp, Stefan (extern)" w:date="2022-01-29T13:08:00Z">
              <w:tcPr>
                <w:tcW w:w="1341" w:type="dxa"/>
                <w:tcBorders>
                  <w:top w:val="nil"/>
                  <w:left w:val="nil"/>
                  <w:bottom w:val="single" w:sz="4" w:space="0" w:color="auto"/>
                  <w:right w:val="single" w:sz="4" w:space="0" w:color="auto"/>
                </w:tcBorders>
              </w:tcPr>
            </w:tcPrChange>
          </w:tcPr>
          <w:p w14:paraId="53F056DE" w14:textId="31DBFECC" w:rsidR="00D9723F" w:rsidRPr="002D4AD7" w:rsidRDefault="00D9723F" w:rsidP="00D9723F">
            <w:pPr>
              <w:spacing w:after="0" w:line="240" w:lineRule="auto"/>
              <w:jc w:val="left"/>
              <w:rPr>
                <w:ins w:id="7773" w:author="Haskamp, Stefan (extern)" w:date="2022-01-29T13:03:00Z"/>
                <w:rFonts w:eastAsia="Times New Roman" w:cs="Arial"/>
                <w:color w:val="000000"/>
                <w:sz w:val="22"/>
                <w:lang w:val="en-GB"/>
              </w:rPr>
            </w:pPr>
            <w:ins w:id="7774" w:author="Haskamp, Stefan" w:date="2022-02-16T16:12:00Z">
              <w:r>
                <w:rPr>
                  <w:rFonts w:eastAsia="Times New Roman" w:cs="Arial"/>
                  <w:color w:val="000000"/>
                  <w:sz w:val="22"/>
                  <w:lang w:val="en-GB"/>
                </w:rPr>
                <w:t>T cell marker,</w:t>
              </w:r>
              <w:r w:rsidRPr="008477D6">
                <w:rPr>
                  <w:rFonts w:eastAsia="Times New Roman" w:cs="Arial"/>
                  <w:color w:val="000000"/>
                  <w:sz w:val="22"/>
                  <w:lang w:val="en-GB"/>
                </w:rPr>
                <w:t xml:space="preserve"> </w:t>
              </w:r>
              <w:r w:rsidRPr="008477D6">
                <w:rPr>
                  <w:rFonts w:eastAsia="Times New Roman" w:cs="Arial"/>
                  <w:color w:val="000000"/>
                  <w:sz w:val="22"/>
                  <w:lang w:val="en-GB"/>
                </w:rPr>
                <w:fldChar w:fldCharType="begin"/>
              </w:r>
              <w:r w:rsidRPr="007E7A4A">
                <w:rPr>
                  <w:rFonts w:eastAsia="Times New Roman" w:cs="Arial"/>
                  <w:color w:val="000000"/>
                  <w:sz w:val="22"/>
                  <w:lang w:val="en-GB"/>
                </w:rPr>
                <w:instrText xml:space="preserve"> REF _Ref73437037 \h  \* MERGEFORMAT </w:instrText>
              </w:r>
            </w:ins>
            <w:r w:rsidRPr="008477D6">
              <w:rPr>
                <w:rFonts w:eastAsia="Times New Roman" w:cs="Arial"/>
                <w:color w:val="000000"/>
                <w:sz w:val="22"/>
                <w:lang w:val="en-GB"/>
              </w:rPr>
            </w:r>
            <w:ins w:id="7775" w:author="Haskamp, Stefan" w:date="2022-02-16T16:12:00Z">
              <w:r w:rsidRPr="008477D6">
                <w:rPr>
                  <w:rFonts w:eastAsia="Times New Roman" w:cs="Arial"/>
                  <w:color w:val="000000"/>
                  <w:sz w:val="22"/>
                  <w:lang w:val="en-GB"/>
                </w:rPr>
                <w:fldChar w:fldCharType="separate"/>
              </w:r>
              <w:r w:rsidRPr="002D4AD7">
                <w:rPr>
                  <w:rFonts w:cs="Arial"/>
                  <w:sz w:val="22"/>
                </w:rPr>
                <w:t xml:space="preserve">Figure </w:t>
              </w:r>
              <w:r w:rsidRPr="002D4AD7">
                <w:rPr>
                  <w:rFonts w:cs="Arial"/>
                  <w:noProof/>
                  <w:sz w:val="22"/>
                </w:rPr>
                <w:t>14</w:t>
              </w:r>
              <w:r w:rsidRPr="008477D6">
                <w:rPr>
                  <w:rFonts w:eastAsia="Times New Roman" w:cs="Arial"/>
                  <w:color w:val="000000"/>
                  <w:sz w:val="22"/>
                  <w:lang w:val="en-GB"/>
                </w:rPr>
                <w:fldChar w:fldCharType="end"/>
              </w:r>
            </w:ins>
            <w:ins w:id="7776" w:author="Haskamp, Stefan (extern)" w:date="2022-01-29T13:05:00Z">
              <w:del w:id="7777" w:author="Haskamp, Stefan" w:date="2022-02-16T16:12:00Z">
                <w:r w:rsidRPr="002D4AD7" w:rsidDel="002C3019">
                  <w:rPr>
                    <w:rFonts w:eastAsia="Times New Roman" w:cs="Arial"/>
                    <w:color w:val="000000"/>
                    <w:sz w:val="22"/>
                    <w:lang w:val="en-GB"/>
                  </w:rPr>
                  <w:delText>s</w:delText>
                </w:r>
                <w:r w:rsidRPr="008477D6" w:rsidDel="002C3019">
                  <w:rPr>
                    <w:rFonts w:eastAsia="Times New Roman" w:cs="Arial"/>
                    <w:color w:val="000000"/>
                    <w:sz w:val="22"/>
                    <w:lang w:val="en-GB"/>
                  </w:rPr>
                  <w:delText xml:space="preserve">ee </w:delText>
                </w:r>
                <w:r w:rsidRPr="008477D6" w:rsidDel="002C3019">
                  <w:rPr>
                    <w:rFonts w:eastAsia="Times New Roman" w:cs="Arial"/>
                    <w:color w:val="000000"/>
                    <w:sz w:val="22"/>
                    <w:lang w:val="en-GB"/>
                  </w:rPr>
                  <w:fldChar w:fldCharType="begin"/>
                </w:r>
                <w:r w:rsidRPr="007E7A4A" w:rsidDel="002C3019">
                  <w:rPr>
                    <w:rFonts w:eastAsia="Times New Roman" w:cs="Arial"/>
                    <w:color w:val="000000"/>
                    <w:sz w:val="22"/>
                    <w:lang w:val="en-GB"/>
                  </w:rPr>
                  <w:delInstrText xml:space="preserve"> REF _Ref73437037 \h  \* MERGEFORMAT </w:delInstrText>
                </w:r>
              </w:del>
            </w:ins>
            <w:del w:id="7778" w:author="Haskamp, Stefan" w:date="2022-02-16T16:12:00Z">
              <w:r w:rsidRPr="008477D6" w:rsidDel="002C3019">
                <w:rPr>
                  <w:rFonts w:eastAsia="Times New Roman" w:cs="Arial"/>
                  <w:color w:val="000000"/>
                  <w:sz w:val="22"/>
                  <w:lang w:val="en-GB"/>
                </w:rPr>
              </w:r>
            </w:del>
            <w:ins w:id="7779" w:author="Haskamp, Stefan (extern)" w:date="2022-01-29T13:05:00Z">
              <w:del w:id="7780" w:author="Haskamp, Stefan" w:date="2022-02-16T16:12:00Z">
                <w:r w:rsidRPr="008477D6" w:rsidDel="002C3019">
                  <w:rPr>
                    <w:rFonts w:eastAsia="Times New Roman" w:cs="Arial"/>
                    <w:color w:val="000000"/>
                    <w:sz w:val="22"/>
                    <w:lang w:val="en-GB"/>
                    <w:rPrChange w:id="7781" w:author="Haskamp, Stefan (extern)" w:date="2022-01-29T13:06:00Z">
                      <w:rPr>
                        <w:rFonts w:eastAsia="Times New Roman" w:cs="Arial"/>
                        <w:color w:val="000000"/>
                        <w:sz w:val="22"/>
                        <w:lang w:val="en-GB"/>
                      </w:rPr>
                    </w:rPrChange>
                  </w:rPr>
                  <w:fldChar w:fldCharType="separate"/>
                </w:r>
              </w:del>
            </w:ins>
            <w:ins w:id="7782" w:author="Haskamp, Stefan (extern)" w:date="2022-01-29T13:25:00Z">
              <w:del w:id="7783" w:author="Haskamp, Stefan" w:date="2022-02-16T16:12:00Z">
                <w:r w:rsidRPr="002D4AD7" w:rsidDel="002C3019">
                  <w:rPr>
                    <w:rFonts w:cs="Arial"/>
                    <w:sz w:val="22"/>
                  </w:rPr>
                  <w:delText xml:space="preserve">Figure </w:delText>
                </w:r>
                <w:r w:rsidRPr="002D4AD7" w:rsidDel="002C3019">
                  <w:rPr>
                    <w:rFonts w:cs="Arial"/>
                    <w:noProof/>
                    <w:sz w:val="22"/>
                  </w:rPr>
                  <w:delText>14</w:delText>
                </w:r>
              </w:del>
            </w:ins>
            <w:ins w:id="7784" w:author="Haskamp, Stefan (extern)" w:date="2022-01-29T13:05:00Z">
              <w:del w:id="7785" w:author="Haskamp, Stefan" w:date="2022-02-16T16:12:00Z">
                <w:r w:rsidRPr="008477D6" w:rsidDel="002C3019">
                  <w:rPr>
                    <w:rFonts w:eastAsia="Times New Roman" w:cs="Arial"/>
                    <w:color w:val="000000"/>
                    <w:sz w:val="22"/>
                    <w:lang w:val="en-GB"/>
                  </w:rPr>
                  <w:fldChar w:fldCharType="end"/>
                </w:r>
              </w:del>
            </w:ins>
          </w:p>
        </w:tc>
      </w:tr>
      <w:tr w:rsidR="00D9723F" w:rsidRPr="00622A7F" w14:paraId="43C3DF71" w14:textId="46416434" w:rsidTr="00BC29DE">
        <w:trPr>
          <w:trHeight w:val="285"/>
          <w:trPrChange w:id="7786" w:author="Haskamp, Stefan (extern)" w:date="2022-01-29T13:08:00Z">
            <w:trPr>
              <w:trHeight w:val="285"/>
            </w:trPr>
          </w:trPrChange>
        </w:trPr>
        <w:tc>
          <w:tcPr>
            <w:tcW w:w="4536" w:type="dxa"/>
            <w:tcBorders>
              <w:top w:val="nil"/>
              <w:left w:val="single" w:sz="4" w:space="0" w:color="auto"/>
              <w:bottom w:val="single" w:sz="4" w:space="0" w:color="auto"/>
              <w:right w:val="single" w:sz="4" w:space="0" w:color="auto"/>
            </w:tcBorders>
            <w:shd w:val="clear" w:color="auto" w:fill="auto"/>
            <w:noWrap/>
            <w:vAlign w:val="bottom"/>
            <w:hideMark/>
            <w:tcPrChange w:id="7787" w:author="Haskamp, Stefan (extern)" w:date="2022-01-29T13:08:00Z">
              <w:tcPr>
                <w:tcW w:w="5405"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3B925BD2"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rPr>
              <w:t xml:space="preserve">PE anti-human CD8a Antibody </w:t>
            </w:r>
          </w:p>
        </w:tc>
        <w:tc>
          <w:tcPr>
            <w:tcW w:w="1276" w:type="dxa"/>
            <w:tcBorders>
              <w:top w:val="nil"/>
              <w:left w:val="nil"/>
              <w:bottom w:val="single" w:sz="4" w:space="0" w:color="auto"/>
              <w:right w:val="single" w:sz="4" w:space="0" w:color="auto"/>
            </w:tcBorders>
            <w:shd w:val="clear" w:color="auto" w:fill="auto"/>
            <w:noWrap/>
            <w:vAlign w:val="bottom"/>
            <w:hideMark/>
            <w:tcPrChange w:id="7788" w:author="Haskamp, Stefan (extern)" w:date="2022-01-29T13:08:00Z">
              <w:tcPr>
                <w:tcW w:w="1341" w:type="dxa"/>
                <w:tcBorders>
                  <w:top w:val="nil"/>
                  <w:left w:val="nil"/>
                  <w:bottom w:val="single" w:sz="4" w:space="0" w:color="auto"/>
                  <w:right w:val="single" w:sz="4" w:space="0" w:color="auto"/>
                </w:tcBorders>
                <w:shd w:val="clear" w:color="auto" w:fill="auto"/>
                <w:noWrap/>
                <w:vAlign w:val="bottom"/>
                <w:hideMark/>
              </w:tcPr>
            </w:tcPrChange>
          </w:tcPr>
          <w:p w14:paraId="78D94F4B"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rPr>
              <w:t>Biolegend</w:t>
            </w:r>
          </w:p>
        </w:tc>
        <w:tc>
          <w:tcPr>
            <w:tcW w:w="2693" w:type="dxa"/>
            <w:tcBorders>
              <w:top w:val="nil"/>
              <w:left w:val="nil"/>
              <w:bottom w:val="single" w:sz="4" w:space="0" w:color="auto"/>
              <w:right w:val="single" w:sz="4" w:space="0" w:color="auto"/>
            </w:tcBorders>
            <w:tcPrChange w:id="7789" w:author="Haskamp, Stefan (extern)" w:date="2022-01-29T13:08:00Z">
              <w:tcPr>
                <w:tcW w:w="1341" w:type="dxa"/>
                <w:tcBorders>
                  <w:top w:val="nil"/>
                  <w:left w:val="nil"/>
                  <w:bottom w:val="single" w:sz="4" w:space="0" w:color="auto"/>
                  <w:right w:val="single" w:sz="4" w:space="0" w:color="auto"/>
                </w:tcBorders>
              </w:tcPr>
            </w:tcPrChange>
          </w:tcPr>
          <w:p w14:paraId="55AE0BC3" w14:textId="55C89F5E" w:rsidR="00D9723F" w:rsidRPr="00622A7F" w:rsidRDefault="00D9723F" w:rsidP="00D9723F">
            <w:pPr>
              <w:spacing w:after="0" w:line="240" w:lineRule="auto"/>
              <w:jc w:val="left"/>
              <w:rPr>
                <w:rFonts w:eastAsia="Times New Roman" w:cs="Arial"/>
                <w:color w:val="000000"/>
                <w:sz w:val="22"/>
              </w:rPr>
            </w:pPr>
            <w:ins w:id="7790" w:author="Haskamp, Stefan (extern)" w:date="2022-01-29T13:12:00Z">
              <w:r w:rsidRPr="00BC29DE">
                <w:rPr>
                  <w:rFonts w:eastAsia="Times New Roman" w:cs="Arial"/>
                  <w:color w:val="000000"/>
                  <w:sz w:val="22"/>
                </w:rPr>
                <w:t xml:space="preserve">Determination of the purity of isolated </w:t>
              </w:r>
            </w:ins>
            <w:ins w:id="7791" w:author="Haskamp, Stefan (extern)" w:date="2022-01-29T13:13:00Z">
              <w:r>
                <w:rPr>
                  <w:rFonts w:eastAsia="Times New Roman" w:cs="Arial"/>
                  <w:color w:val="000000"/>
                  <w:sz w:val="22"/>
                </w:rPr>
                <w:t xml:space="preserve">CD8 T </w:t>
              </w:r>
            </w:ins>
            <w:ins w:id="7792" w:author="Haskamp, Stefan (extern)" w:date="2022-01-29T13:12:00Z">
              <w:r w:rsidRPr="00BC29DE">
                <w:rPr>
                  <w:rFonts w:eastAsia="Times New Roman" w:cs="Arial"/>
                  <w:color w:val="000000"/>
                  <w:sz w:val="22"/>
                </w:rPr>
                <w:t>cells</w:t>
              </w:r>
            </w:ins>
          </w:p>
        </w:tc>
      </w:tr>
      <w:tr w:rsidR="00D9723F" w:rsidRPr="00622A7F" w14:paraId="62F8A7D1" w14:textId="11060EC3" w:rsidTr="00BC29DE">
        <w:trPr>
          <w:trHeight w:val="285"/>
          <w:trPrChange w:id="7793" w:author="Haskamp, Stefan (extern)" w:date="2022-01-29T13:08:00Z">
            <w:trPr>
              <w:trHeight w:val="285"/>
            </w:trPr>
          </w:trPrChange>
        </w:trPr>
        <w:tc>
          <w:tcPr>
            <w:tcW w:w="4536" w:type="dxa"/>
            <w:tcBorders>
              <w:top w:val="nil"/>
              <w:left w:val="single" w:sz="4" w:space="0" w:color="auto"/>
              <w:bottom w:val="single" w:sz="4" w:space="0" w:color="auto"/>
              <w:right w:val="single" w:sz="4" w:space="0" w:color="auto"/>
            </w:tcBorders>
            <w:shd w:val="clear" w:color="auto" w:fill="auto"/>
            <w:noWrap/>
            <w:vAlign w:val="bottom"/>
            <w:hideMark/>
            <w:tcPrChange w:id="7794" w:author="Haskamp, Stefan (extern)" w:date="2022-01-29T13:08:00Z">
              <w:tcPr>
                <w:tcW w:w="5405"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C5FBACE"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rPr>
              <w:t xml:space="preserve">PE/Cyanine5 anti-human CD3 Antibody </w:t>
            </w:r>
          </w:p>
        </w:tc>
        <w:tc>
          <w:tcPr>
            <w:tcW w:w="1276" w:type="dxa"/>
            <w:tcBorders>
              <w:top w:val="nil"/>
              <w:left w:val="nil"/>
              <w:bottom w:val="single" w:sz="4" w:space="0" w:color="auto"/>
              <w:right w:val="single" w:sz="4" w:space="0" w:color="auto"/>
            </w:tcBorders>
            <w:shd w:val="clear" w:color="auto" w:fill="auto"/>
            <w:noWrap/>
            <w:vAlign w:val="bottom"/>
            <w:hideMark/>
            <w:tcPrChange w:id="7795" w:author="Haskamp, Stefan (extern)" w:date="2022-01-29T13:08:00Z">
              <w:tcPr>
                <w:tcW w:w="1341" w:type="dxa"/>
                <w:tcBorders>
                  <w:top w:val="nil"/>
                  <w:left w:val="nil"/>
                  <w:bottom w:val="single" w:sz="4" w:space="0" w:color="auto"/>
                  <w:right w:val="single" w:sz="4" w:space="0" w:color="auto"/>
                </w:tcBorders>
                <w:shd w:val="clear" w:color="auto" w:fill="auto"/>
                <w:noWrap/>
                <w:vAlign w:val="bottom"/>
                <w:hideMark/>
              </w:tcPr>
            </w:tcPrChange>
          </w:tcPr>
          <w:p w14:paraId="0F8E58FD"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rPr>
              <w:t>Biolegend</w:t>
            </w:r>
          </w:p>
        </w:tc>
        <w:tc>
          <w:tcPr>
            <w:tcW w:w="2693" w:type="dxa"/>
            <w:tcBorders>
              <w:top w:val="nil"/>
              <w:left w:val="nil"/>
              <w:bottom w:val="single" w:sz="4" w:space="0" w:color="auto"/>
              <w:right w:val="single" w:sz="4" w:space="0" w:color="auto"/>
            </w:tcBorders>
            <w:tcPrChange w:id="7796" w:author="Haskamp, Stefan (extern)" w:date="2022-01-29T13:08:00Z">
              <w:tcPr>
                <w:tcW w:w="1341" w:type="dxa"/>
                <w:tcBorders>
                  <w:top w:val="nil"/>
                  <w:left w:val="nil"/>
                  <w:bottom w:val="single" w:sz="4" w:space="0" w:color="auto"/>
                  <w:right w:val="single" w:sz="4" w:space="0" w:color="auto"/>
                </w:tcBorders>
              </w:tcPr>
            </w:tcPrChange>
          </w:tcPr>
          <w:p w14:paraId="3070F6EE" w14:textId="7835012C" w:rsidR="00D9723F" w:rsidRPr="00622A7F" w:rsidRDefault="00D9723F" w:rsidP="00D9723F">
            <w:pPr>
              <w:spacing w:after="0" w:line="240" w:lineRule="auto"/>
              <w:jc w:val="left"/>
              <w:rPr>
                <w:ins w:id="7797" w:author="Haskamp, Stefan (extern)" w:date="2022-01-29T13:03:00Z"/>
                <w:rFonts w:eastAsia="Times New Roman" w:cs="Arial"/>
                <w:color w:val="000000"/>
                <w:sz w:val="22"/>
              </w:rPr>
            </w:pPr>
            <w:ins w:id="7798" w:author="Haskamp, Stefan (extern)" w:date="2022-01-29T13:13:00Z">
              <w:r w:rsidRPr="00BC29DE">
                <w:rPr>
                  <w:rFonts w:eastAsia="Times New Roman" w:cs="Arial"/>
                  <w:color w:val="000000"/>
                  <w:sz w:val="22"/>
                </w:rPr>
                <w:t xml:space="preserve">Determination of the purity of isolated </w:t>
              </w:r>
              <w:r>
                <w:rPr>
                  <w:rFonts w:eastAsia="Times New Roman" w:cs="Arial"/>
                  <w:color w:val="000000"/>
                  <w:sz w:val="22"/>
                </w:rPr>
                <w:t xml:space="preserve">T </w:t>
              </w:r>
              <w:r w:rsidRPr="00BC29DE">
                <w:rPr>
                  <w:rFonts w:eastAsia="Times New Roman" w:cs="Arial"/>
                  <w:color w:val="000000"/>
                  <w:sz w:val="22"/>
                </w:rPr>
                <w:t>cells</w:t>
              </w:r>
            </w:ins>
          </w:p>
        </w:tc>
      </w:tr>
      <w:tr w:rsidR="00D9723F" w:rsidRPr="00622A7F" w14:paraId="69AB907D" w14:textId="78BDC2C1" w:rsidTr="00BC29DE">
        <w:trPr>
          <w:trHeight w:val="285"/>
          <w:trPrChange w:id="7799" w:author="Haskamp, Stefan (extern)" w:date="2022-01-29T13:08:00Z">
            <w:trPr>
              <w:trHeight w:val="285"/>
            </w:trPr>
          </w:trPrChange>
        </w:trPr>
        <w:tc>
          <w:tcPr>
            <w:tcW w:w="4536" w:type="dxa"/>
            <w:tcBorders>
              <w:top w:val="nil"/>
              <w:left w:val="single" w:sz="4" w:space="0" w:color="auto"/>
              <w:bottom w:val="single" w:sz="4" w:space="0" w:color="auto"/>
              <w:right w:val="single" w:sz="4" w:space="0" w:color="auto"/>
            </w:tcBorders>
            <w:shd w:val="clear" w:color="auto" w:fill="auto"/>
            <w:noWrap/>
            <w:vAlign w:val="bottom"/>
            <w:hideMark/>
            <w:tcPrChange w:id="7800" w:author="Haskamp, Stefan (extern)" w:date="2022-01-29T13:08:00Z">
              <w:tcPr>
                <w:tcW w:w="5405"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84AE8D2"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rPr>
              <w:t>FITC anti-human CD56 (NCAM) Antibody</w:t>
            </w:r>
          </w:p>
        </w:tc>
        <w:tc>
          <w:tcPr>
            <w:tcW w:w="1276" w:type="dxa"/>
            <w:tcBorders>
              <w:top w:val="nil"/>
              <w:left w:val="nil"/>
              <w:bottom w:val="single" w:sz="4" w:space="0" w:color="auto"/>
              <w:right w:val="single" w:sz="4" w:space="0" w:color="auto"/>
            </w:tcBorders>
            <w:shd w:val="clear" w:color="auto" w:fill="auto"/>
            <w:noWrap/>
            <w:vAlign w:val="bottom"/>
            <w:hideMark/>
            <w:tcPrChange w:id="7801" w:author="Haskamp, Stefan (extern)" w:date="2022-01-29T13:08:00Z">
              <w:tcPr>
                <w:tcW w:w="1341" w:type="dxa"/>
                <w:tcBorders>
                  <w:top w:val="nil"/>
                  <w:left w:val="nil"/>
                  <w:bottom w:val="single" w:sz="4" w:space="0" w:color="auto"/>
                  <w:right w:val="single" w:sz="4" w:space="0" w:color="auto"/>
                </w:tcBorders>
                <w:shd w:val="clear" w:color="auto" w:fill="auto"/>
                <w:noWrap/>
                <w:vAlign w:val="bottom"/>
                <w:hideMark/>
              </w:tcPr>
            </w:tcPrChange>
          </w:tcPr>
          <w:p w14:paraId="6CD2AFB4"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rPr>
              <w:t>Biolegend</w:t>
            </w:r>
          </w:p>
        </w:tc>
        <w:tc>
          <w:tcPr>
            <w:tcW w:w="2693" w:type="dxa"/>
            <w:tcBorders>
              <w:top w:val="nil"/>
              <w:left w:val="nil"/>
              <w:bottom w:val="single" w:sz="4" w:space="0" w:color="auto"/>
              <w:right w:val="single" w:sz="4" w:space="0" w:color="auto"/>
            </w:tcBorders>
            <w:tcPrChange w:id="7802" w:author="Haskamp, Stefan (extern)" w:date="2022-01-29T13:08:00Z">
              <w:tcPr>
                <w:tcW w:w="1341" w:type="dxa"/>
                <w:tcBorders>
                  <w:top w:val="nil"/>
                  <w:left w:val="nil"/>
                  <w:bottom w:val="single" w:sz="4" w:space="0" w:color="auto"/>
                  <w:right w:val="single" w:sz="4" w:space="0" w:color="auto"/>
                </w:tcBorders>
              </w:tcPr>
            </w:tcPrChange>
          </w:tcPr>
          <w:p w14:paraId="22E54C18" w14:textId="0290E04F" w:rsidR="00D9723F" w:rsidRPr="00622A7F" w:rsidRDefault="00D9723F" w:rsidP="00D9723F">
            <w:pPr>
              <w:spacing w:after="0" w:line="240" w:lineRule="auto"/>
              <w:jc w:val="left"/>
              <w:rPr>
                <w:ins w:id="7803" w:author="Haskamp, Stefan (extern)" w:date="2022-01-29T13:03:00Z"/>
                <w:rFonts w:eastAsia="Times New Roman" w:cs="Arial"/>
                <w:color w:val="000000"/>
                <w:sz w:val="22"/>
              </w:rPr>
            </w:pPr>
            <w:ins w:id="7804" w:author="Haskamp, Stefan (extern)" w:date="2022-01-29T13:13:00Z">
              <w:r w:rsidRPr="00BC29DE">
                <w:rPr>
                  <w:rFonts w:eastAsia="Times New Roman" w:cs="Arial"/>
                  <w:color w:val="000000"/>
                  <w:sz w:val="22"/>
                </w:rPr>
                <w:t xml:space="preserve">Determination of the purity of isolated </w:t>
              </w:r>
              <w:r>
                <w:rPr>
                  <w:rFonts w:eastAsia="Times New Roman" w:cs="Arial"/>
                  <w:color w:val="000000"/>
                  <w:sz w:val="22"/>
                </w:rPr>
                <w:t xml:space="preserve">NK </w:t>
              </w:r>
              <w:r w:rsidRPr="00BC29DE">
                <w:rPr>
                  <w:rFonts w:eastAsia="Times New Roman" w:cs="Arial"/>
                  <w:color w:val="000000"/>
                  <w:sz w:val="22"/>
                </w:rPr>
                <w:t>cells</w:t>
              </w:r>
            </w:ins>
          </w:p>
        </w:tc>
      </w:tr>
      <w:tr w:rsidR="00D9723F" w:rsidRPr="00622A7F" w14:paraId="076C6F28" w14:textId="51A4F070" w:rsidTr="00BC29DE">
        <w:trPr>
          <w:trHeight w:val="300"/>
          <w:trPrChange w:id="7805" w:author="Haskamp, Stefan (extern)" w:date="2022-01-29T13:08:00Z">
            <w:trPr>
              <w:trHeight w:val="300"/>
            </w:trPr>
          </w:trPrChange>
        </w:trPr>
        <w:tc>
          <w:tcPr>
            <w:tcW w:w="4536" w:type="dxa"/>
            <w:tcBorders>
              <w:top w:val="nil"/>
              <w:left w:val="single" w:sz="4" w:space="0" w:color="auto"/>
              <w:bottom w:val="single" w:sz="4" w:space="0" w:color="auto"/>
              <w:right w:val="single" w:sz="4" w:space="0" w:color="auto"/>
            </w:tcBorders>
            <w:shd w:val="clear" w:color="auto" w:fill="auto"/>
            <w:noWrap/>
            <w:vAlign w:val="bottom"/>
            <w:hideMark/>
            <w:tcPrChange w:id="7806" w:author="Haskamp, Stefan (extern)" w:date="2022-01-29T13:08:00Z">
              <w:tcPr>
                <w:tcW w:w="5405"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5D2EE3D"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rPr>
              <w:t xml:space="preserve">FITC anti-human CD14 Antibody </w:t>
            </w:r>
          </w:p>
        </w:tc>
        <w:tc>
          <w:tcPr>
            <w:tcW w:w="1276" w:type="dxa"/>
            <w:tcBorders>
              <w:top w:val="nil"/>
              <w:left w:val="nil"/>
              <w:bottom w:val="single" w:sz="4" w:space="0" w:color="auto"/>
              <w:right w:val="single" w:sz="4" w:space="0" w:color="auto"/>
            </w:tcBorders>
            <w:shd w:val="clear" w:color="auto" w:fill="auto"/>
            <w:noWrap/>
            <w:vAlign w:val="bottom"/>
            <w:hideMark/>
            <w:tcPrChange w:id="7807" w:author="Haskamp, Stefan (extern)" w:date="2022-01-29T13:08:00Z">
              <w:tcPr>
                <w:tcW w:w="1341" w:type="dxa"/>
                <w:tcBorders>
                  <w:top w:val="nil"/>
                  <w:left w:val="nil"/>
                  <w:bottom w:val="single" w:sz="4" w:space="0" w:color="auto"/>
                  <w:right w:val="single" w:sz="4" w:space="0" w:color="auto"/>
                </w:tcBorders>
                <w:shd w:val="clear" w:color="auto" w:fill="auto"/>
                <w:noWrap/>
                <w:vAlign w:val="bottom"/>
                <w:hideMark/>
              </w:tcPr>
            </w:tcPrChange>
          </w:tcPr>
          <w:p w14:paraId="380A8A67"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rPr>
              <w:t>Biolegend</w:t>
            </w:r>
          </w:p>
        </w:tc>
        <w:tc>
          <w:tcPr>
            <w:tcW w:w="2693" w:type="dxa"/>
            <w:tcBorders>
              <w:top w:val="nil"/>
              <w:left w:val="nil"/>
              <w:bottom w:val="single" w:sz="4" w:space="0" w:color="auto"/>
              <w:right w:val="single" w:sz="4" w:space="0" w:color="auto"/>
            </w:tcBorders>
            <w:tcPrChange w:id="7808" w:author="Haskamp, Stefan (extern)" w:date="2022-01-29T13:08:00Z">
              <w:tcPr>
                <w:tcW w:w="1341" w:type="dxa"/>
                <w:tcBorders>
                  <w:top w:val="nil"/>
                  <w:left w:val="nil"/>
                  <w:bottom w:val="single" w:sz="4" w:space="0" w:color="auto"/>
                  <w:right w:val="single" w:sz="4" w:space="0" w:color="auto"/>
                </w:tcBorders>
              </w:tcPr>
            </w:tcPrChange>
          </w:tcPr>
          <w:p w14:paraId="3FA8C99C" w14:textId="7DC84094" w:rsidR="00D9723F" w:rsidRPr="00622A7F" w:rsidRDefault="00D9723F" w:rsidP="00D9723F">
            <w:pPr>
              <w:spacing w:after="0" w:line="240" w:lineRule="auto"/>
              <w:jc w:val="left"/>
              <w:rPr>
                <w:ins w:id="7809" w:author="Haskamp, Stefan (extern)" w:date="2022-01-29T13:03:00Z"/>
                <w:rFonts w:eastAsia="Times New Roman" w:cs="Arial"/>
                <w:color w:val="000000"/>
                <w:sz w:val="22"/>
              </w:rPr>
            </w:pPr>
            <w:ins w:id="7810" w:author="Haskamp, Stefan (extern)" w:date="2022-01-29T13:13:00Z">
              <w:r w:rsidRPr="00BC29DE">
                <w:rPr>
                  <w:rFonts w:eastAsia="Times New Roman" w:cs="Arial"/>
                  <w:color w:val="000000"/>
                  <w:sz w:val="22"/>
                </w:rPr>
                <w:t xml:space="preserve">Determination of the purity of isolated </w:t>
              </w:r>
              <w:r>
                <w:rPr>
                  <w:rFonts w:eastAsia="Times New Roman" w:cs="Arial"/>
                  <w:color w:val="000000"/>
                  <w:sz w:val="22"/>
                </w:rPr>
                <w:t>monocytes</w:t>
              </w:r>
            </w:ins>
          </w:p>
        </w:tc>
      </w:tr>
      <w:tr w:rsidR="00D9723F" w:rsidRPr="00622A7F" w14:paraId="59FD2E6F" w14:textId="494B461B" w:rsidTr="00BC29DE">
        <w:trPr>
          <w:trHeight w:val="285"/>
          <w:trPrChange w:id="7811" w:author="Haskamp, Stefan (extern)" w:date="2022-01-29T13:08:00Z">
            <w:trPr>
              <w:trHeight w:val="285"/>
            </w:trPr>
          </w:trPrChange>
        </w:trPr>
        <w:tc>
          <w:tcPr>
            <w:tcW w:w="4536" w:type="dxa"/>
            <w:tcBorders>
              <w:top w:val="nil"/>
              <w:left w:val="single" w:sz="4" w:space="0" w:color="auto"/>
              <w:bottom w:val="single" w:sz="4" w:space="0" w:color="auto"/>
              <w:right w:val="single" w:sz="4" w:space="0" w:color="auto"/>
            </w:tcBorders>
            <w:shd w:val="clear" w:color="auto" w:fill="auto"/>
            <w:noWrap/>
            <w:vAlign w:val="bottom"/>
            <w:hideMark/>
            <w:tcPrChange w:id="7812" w:author="Haskamp, Stefan (extern)" w:date="2022-01-29T13:08:00Z">
              <w:tcPr>
                <w:tcW w:w="5405"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65F10DEC"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rPr>
              <w:t>Pacific Blue™ anti-human CD4 Antibody</w:t>
            </w:r>
          </w:p>
        </w:tc>
        <w:tc>
          <w:tcPr>
            <w:tcW w:w="1276" w:type="dxa"/>
            <w:tcBorders>
              <w:top w:val="nil"/>
              <w:left w:val="nil"/>
              <w:bottom w:val="single" w:sz="4" w:space="0" w:color="auto"/>
              <w:right w:val="single" w:sz="4" w:space="0" w:color="auto"/>
            </w:tcBorders>
            <w:shd w:val="clear" w:color="auto" w:fill="auto"/>
            <w:noWrap/>
            <w:vAlign w:val="bottom"/>
            <w:hideMark/>
            <w:tcPrChange w:id="7813" w:author="Haskamp, Stefan (extern)" w:date="2022-01-29T13:08:00Z">
              <w:tcPr>
                <w:tcW w:w="1341" w:type="dxa"/>
                <w:tcBorders>
                  <w:top w:val="nil"/>
                  <w:left w:val="nil"/>
                  <w:bottom w:val="single" w:sz="4" w:space="0" w:color="auto"/>
                  <w:right w:val="single" w:sz="4" w:space="0" w:color="auto"/>
                </w:tcBorders>
                <w:shd w:val="clear" w:color="auto" w:fill="auto"/>
                <w:noWrap/>
                <w:vAlign w:val="bottom"/>
                <w:hideMark/>
              </w:tcPr>
            </w:tcPrChange>
          </w:tcPr>
          <w:p w14:paraId="6BB00002" w14:textId="77777777" w:rsidR="00D9723F" w:rsidRPr="00622A7F" w:rsidRDefault="00D9723F" w:rsidP="00D9723F">
            <w:pPr>
              <w:spacing w:after="0" w:line="240" w:lineRule="auto"/>
              <w:jc w:val="left"/>
              <w:rPr>
                <w:rFonts w:eastAsia="Times New Roman" w:cs="Arial"/>
                <w:color w:val="000000"/>
                <w:sz w:val="22"/>
              </w:rPr>
            </w:pPr>
            <w:r w:rsidRPr="00622A7F">
              <w:rPr>
                <w:rFonts w:eastAsia="Times New Roman" w:cs="Arial"/>
                <w:color w:val="000000"/>
                <w:sz w:val="22"/>
              </w:rPr>
              <w:t>Biolegend</w:t>
            </w:r>
          </w:p>
        </w:tc>
        <w:tc>
          <w:tcPr>
            <w:tcW w:w="2693" w:type="dxa"/>
            <w:tcBorders>
              <w:top w:val="nil"/>
              <w:left w:val="nil"/>
              <w:bottom w:val="single" w:sz="4" w:space="0" w:color="auto"/>
              <w:right w:val="single" w:sz="4" w:space="0" w:color="auto"/>
            </w:tcBorders>
            <w:tcPrChange w:id="7814" w:author="Haskamp, Stefan (extern)" w:date="2022-01-29T13:08:00Z">
              <w:tcPr>
                <w:tcW w:w="1341" w:type="dxa"/>
                <w:tcBorders>
                  <w:top w:val="nil"/>
                  <w:left w:val="nil"/>
                  <w:bottom w:val="single" w:sz="4" w:space="0" w:color="auto"/>
                  <w:right w:val="single" w:sz="4" w:space="0" w:color="auto"/>
                </w:tcBorders>
              </w:tcPr>
            </w:tcPrChange>
          </w:tcPr>
          <w:p w14:paraId="67CD4AE1" w14:textId="1BB048BF" w:rsidR="00D9723F" w:rsidRPr="00622A7F" w:rsidRDefault="00D9723F" w:rsidP="00D9723F">
            <w:pPr>
              <w:spacing w:after="0" w:line="240" w:lineRule="auto"/>
              <w:jc w:val="left"/>
              <w:rPr>
                <w:ins w:id="7815" w:author="Haskamp, Stefan (extern)" w:date="2022-01-29T13:03:00Z"/>
                <w:rFonts w:eastAsia="Times New Roman" w:cs="Arial"/>
                <w:color w:val="000000"/>
                <w:sz w:val="22"/>
              </w:rPr>
            </w:pPr>
            <w:ins w:id="7816" w:author="Haskamp, Stefan (extern)" w:date="2022-01-29T13:13:00Z">
              <w:r w:rsidRPr="00BC29DE">
                <w:rPr>
                  <w:rFonts w:eastAsia="Times New Roman" w:cs="Arial"/>
                  <w:color w:val="000000"/>
                  <w:sz w:val="22"/>
                </w:rPr>
                <w:t xml:space="preserve">Determination of the purity of isolated </w:t>
              </w:r>
            </w:ins>
            <w:ins w:id="7817" w:author="Haskamp, Stefan (extern)" w:date="2022-01-29T13:14:00Z">
              <w:r>
                <w:rPr>
                  <w:rFonts w:eastAsia="Times New Roman" w:cs="Arial"/>
                  <w:color w:val="000000"/>
                  <w:sz w:val="22"/>
                </w:rPr>
                <w:t xml:space="preserve">T </w:t>
              </w:r>
            </w:ins>
            <w:ins w:id="7818" w:author="Haskamp, Stefan (extern)" w:date="2022-01-29T13:13:00Z">
              <w:r w:rsidRPr="00BC29DE">
                <w:rPr>
                  <w:rFonts w:eastAsia="Times New Roman" w:cs="Arial"/>
                  <w:color w:val="000000"/>
                  <w:sz w:val="22"/>
                </w:rPr>
                <w:t>cells</w:t>
              </w:r>
            </w:ins>
          </w:p>
        </w:tc>
      </w:tr>
    </w:tbl>
    <w:p w14:paraId="51062BC1" w14:textId="78656EFD" w:rsidR="005C79DD" w:rsidRPr="00622A7F" w:rsidRDefault="005C79DD" w:rsidP="005C79DD">
      <w:pPr>
        <w:rPr>
          <w:rFonts w:cs="Arial"/>
        </w:rPr>
      </w:pPr>
    </w:p>
    <w:p w14:paraId="665FCDE7" w14:textId="7262BAD4" w:rsidR="007F5010" w:rsidRPr="00622A7F" w:rsidRDefault="007F5010" w:rsidP="007F5010">
      <w:pPr>
        <w:pStyle w:val="berschrift3"/>
        <w:rPr>
          <w:rFonts w:cs="Arial"/>
        </w:rPr>
      </w:pPr>
      <w:bookmarkStart w:id="7819" w:name="_Toc91488950"/>
      <w:r w:rsidRPr="00622A7F">
        <w:rPr>
          <w:rFonts w:cs="Arial"/>
        </w:rPr>
        <w:t>Oligonucleotides</w:t>
      </w:r>
      <w:bookmarkEnd w:id="7819"/>
    </w:p>
    <w:p w14:paraId="6ACF4B08" w14:textId="00D7C291" w:rsidR="00F625BB" w:rsidRPr="00622A7F" w:rsidRDefault="00F625BB" w:rsidP="00F625BB">
      <w:pPr>
        <w:pStyle w:val="Beschriftung"/>
        <w:keepNext/>
        <w:rPr>
          <w:rFonts w:cs="Arial"/>
        </w:rPr>
      </w:pPr>
      <w:bookmarkStart w:id="7820" w:name="_Ref75422440"/>
      <w:bookmarkStart w:id="7821" w:name="_Toc94355282"/>
      <w:r w:rsidRPr="00622A7F">
        <w:rPr>
          <w:rFonts w:cs="Arial"/>
        </w:rPr>
        <w:t xml:space="preserve">Table </w:t>
      </w:r>
      <w:ins w:id="7822"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7823" w:author="Haskamp, Stefan" w:date="2022-02-05T20:56:00Z">
        <w:r w:rsidR="005A4AC0">
          <w:rPr>
            <w:rFonts w:cs="Arial"/>
            <w:noProof/>
          </w:rPr>
          <w:t>33</w:t>
        </w:r>
        <w:r w:rsidR="005A4AC0">
          <w:rPr>
            <w:rFonts w:cs="Arial"/>
          </w:rPr>
          <w:fldChar w:fldCharType="end"/>
        </w:r>
      </w:ins>
      <w:del w:id="7824" w:author="Haskamp, Stefan" w:date="2022-02-05T20:56:00Z">
        <w:r w:rsidRPr="00622A7F" w:rsidDel="005A4AC0">
          <w:rPr>
            <w:rFonts w:cs="Arial"/>
          </w:rPr>
          <w:fldChar w:fldCharType="begin"/>
        </w:r>
        <w:r w:rsidRPr="00622A7F" w:rsidDel="005A4AC0">
          <w:rPr>
            <w:rFonts w:cs="Arial"/>
          </w:rPr>
          <w:delInstrText xml:space="preserve"> SEQ Table \* ARABIC </w:delInstrText>
        </w:r>
        <w:r w:rsidRPr="00622A7F" w:rsidDel="005A4AC0">
          <w:rPr>
            <w:rFonts w:cs="Arial"/>
          </w:rPr>
          <w:fldChar w:fldCharType="separate"/>
        </w:r>
        <w:r w:rsidR="002D4AD7" w:rsidDel="005A4AC0">
          <w:rPr>
            <w:rFonts w:cs="Arial"/>
            <w:noProof/>
          </w:rPr>
          <w:delText>32</w:delText>
        </w:r>
        <w:r w:rsidRPr="00622A7F" w:rsidDel="005A4AC0">
          <w:rPr>
            <w:rFonts w:cs="Arial"/>
          </w:rPr>
          <w:fldChar w:fldCharType="end"/>
        </w:r>
      </w:del>
      <w:bookmarkEnd w:id="7820"/>
      <w:r w:rsidRPr="00622A7F">
        <w:rPr>
          <w:rFonts w:cs="Arial"/>
        </w:rPr>
        <w:t>: Description of oligonucleotides</w:t>
      </w:r>
      <w:bookmarkEnd w:id="7821"/>
    </w:p>
    <w:tbl>
      <w:tblPr>
        <w:tblW w:w="7670" w:type="dxa"/>
        <w:tblInd w:w="-5" w:type="dxa"/>
        <w:tblLook w:val="04A0" w:firstRow="1" w:lastRow="0" w:firstColumn="1" w:lastColumn="0" w:noHBand="0" w:noVBand="1"/>
      </w:tblPr>
      <w:tblGrid>
        <w:gridCol w:w="2711"/>
        <w:gridCol w:w="4959"/>
      </w:tblGrid>
      <w:tr w:rsidR="00791DE7" w:rsidRPr="00622A7F" w14:paraId="20C11944" w14:textId="77777777" w:rsidTr="00791DE7">
        <w:trPr>
          <w:trHeight w:val="300"/>
        </w:trPr>
        <w:tc>
          <w:tcPr>
            <w:tcW w:w="27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724CB4" w14:textId="77777777" w:rsidR="00791DE7" w:rsidRPr="00622A7F" w:rsidRDefault="00791DE7" w:rsidP="00791DE7">
            <w:pPr>
              <w:spacing w:after="0" w:line="240" w:lineRule="auto"/>
              <w:jc w:val="left"/>
              <w:rPr>
                <w:rFonts w:eastAsia="Times New Roman" w:cs="Arial"/>
                <w:b/>
                <w:bCs/>
                <w:color w:val="000000"/>
                <w:sz w:val="22"/>
              </w:rPr>
            </w:pPr>
            <w:r w:rsidRPr="00622A7F">
              <w:rPr>
                <w:rFonts w:eastAsia="Times New Roman" w:cs="Arial"/>
                <w:b/>
                <w:bCs/>
                <w:color w:val="000000"/>
                <w:sz w:val="22"/>
              </w:rPr>
              <w:t>Name</w:t>
            </w:r>
          </w:p>
        </w:tc>
        <w:tc>
          <w:tcPr>
            <w:tcW w:w="4959" w:type="dxa"/>
            <w:tcBorders>
              <w:top w:val="single" w:sz="4" w:space="0" w:color="auto"/>
              <w:left w:val="nil"/>
              <w:bottom w:val="single" w:sz="4" w:space="0" w:color="auto"/>
              <w:right w:val="single" w:sz="4" w:space="0" w:color="auto"/>
            </w:tcBorders>
            <w:shd w:val="clear" w:color="auto" w:fill="auto"/>
            <w:noWrap/>
            <w:vAlign w:val="bottom"/>
            <w:hideMark/>
          </w:tcPr>
          <w:p w14:paraId="77F58375" w14:textId="77777777" w:rsidR="00791DE7" w:rsidRPr="00622A7F" w:rsidRDefault="00791DE7" w:rsidP="00791DE7">
            <w:pPr>
              <w:spacing w:after="0" w:line="240" w:lineRule="auto"/>
              <w:jc w:val="left"/>
              <w:rPr>
                <w:rFonts w:eastAsia="Times New Roman" w:cs="Arial"/>
                <w:b/>
                <w:bCs/>
                <w:color w:val="000000"/>
                <w:sz w:val="22"/>
              </w:rPr>
            </w:pPr>
            <w:r w:rsidRPr="00622A7F">
              <w:rPr>
                <w:rFonts w:eastAsia="Times New Roman" w:cs="Arial"/>
                <w:b/>
                <w:bCs/>
                <w:color w:val="000000"/>
                <w:sz w:val="22"/>
              </w:rPr>
              <w:t>Sequence</w:t>
            </w:r>
          </w:p>
        </w:tc>
      </w:tr>
      <w:tr w:rsidR="00791DE7" w:rsidRPr="00622A7F" w14:paraId="47456043" w14:textId="77777777" w:rsidTr="00791DE7">
        <w:trPr>
          <w:trHeight w:val="300"/>
        </w:trPr>
        <w:tc>
          <w:tcPr>
            <w:tcW w:w="767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AF2FFA0"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Oligonucleotides for sequencing</w:t>
            </w:r>
          </w:p>
        </w:tc>
      </w:tr>
      <w:tr w:rsidR="00791DE7" w:rsidRPr="00622A7F" w14:paraId="39BB98FD"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4B8ABA96"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MPO_Ex1_F</w:t>
            </w:r>
          </w:p>
        </w:tc>
        <w:tc>
          <w:tcPr>
            <w:tcW w:w="4959" w:type="dxa"/>
            <w:tcBorders>
              <w:top w:val="nil"/>
              <w:left w:val="nil"/>
              <w:bottom w:val="single" w:sz="4" w:space="0" w:color="auto"/>
              <w:right w:val="single" w:sz="4" w:space="0" w:color="auto"/>
            </w:tcBorders>
            <w:shd w:val="clear" w:color="auto" w:fill="auto"/>
            <w:noWrap/>
            <w:vAlign w:val="bottom"/>
            <w:hideMark/>
          </w:tcPr>
          <w:p w14:paraId="2424FAF0"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CTTCCTCTACCTCACCCCAC</w:t>
            </w:r>
          </w:p>
        </w:tc>
      </w:tr>
      <w:tr w:rsidR="00791DE7" w:rsidRPr="00622A7F" w14:paraId="0707E7A5" w14:textId="77777777" w:rsidTr="00791DE7">
        <w:trPr>
          <w:trHeight w:val="300"/>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6CE8E68B"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MPO_Ex1_R</w:t>
            </w:r>
          </w:p>
        </w:tc>
        <w:tc>
          <w:tcPr>
            <w:tcW w:w="4959" w:type="dxa"/>
            <w:tcBorders>
              <w:top w:val="nil"/>
              <w:left w:val="nil"/>
              <w:bottom w:val="single" w:sz="4" w:space="0" w:color="auto"/>
              <w:right w:val="single" w:sz="4" w:space="0" w:color="auto"/>
            </w:tcBorders>
            <w:shd w:val="clear" w:color="auto" w:fill="auto"/>
            <w:noWrap/>
            <w:vAlign w:val="bottom"/>
            <w:hideMark/>
          </w:tcPr>
          <w:p w14:paraId="3DE14B06"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CTATCAGGCCCCAGAGCTAG</w:t>
            </w:r>
          </w:p>
        </w:tc>
      </w:tr>
      <w:tr w:rsidR="00791DE7" w:rsidRPr="00622A7F" w14:paraId="20AE5F70"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554E5CD6"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MPO_Ex2_F</w:t>
            </w:r>
          </w:p>
        </w:tc>
        <w:tc>
          <w:tcPr>
            <w:tcW w:w="4959" w:type="dxa"/>
            <w:tcBorders>
              <w:top w:val="nil"/>
              <w:left w:val="nil"/>
              <w:bottom w:val="single" w:sz="4" w:space="0" w:color="auto"/>
              <w:right w:val="single" w:sz="4" w:space="0" w:color="auto"/>
            </w:tcBorders>
            <w:shd w:val="clear" w:color="auto" w:fill="auto"/>
            <w:noWrap/>
            <w:vAlign w:val="bottom"/>
            <w:hideMark/>
          </w:tcPr>
          <w:p w14:paraId="3A4C6AEA"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TTCCTAGCTCTGGGGCCT</w:t>
            </w:r>
          </w:p>
        </w:tc>
      </w:tr>
      <w:tr w:rsidR="00791DE7" w:rsidRPr="00622A7F" w14:paraId="531DCF8B"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5C9009A7"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MPO_Ex2_R</w:t>
            </w:r>
          </w:p>
        </w:tc>
        <w:tc>
          <w:tcPr>
            <w:tcW w:w="4959" w:type="dxa"/>
            <w:tcBorders>
              <w:top w:val="nil"/>
              <w:left w:val="nil"/>
              <w:bottom w:val="single" w:sz="4" w:space="0" w:color="auto"/>
              <w:right w:val="single" w:sz="4" w:space="0" w:color="auto"/>
            </w:tcBorders>
            <w:shd w:val="clear" w:color="auto" w:fill="auto"/>
            <w:noWrap/>
            <w:vAlign w:val="bottom"/>
            <w:hideMark/>
          </w:tcPr>
          <w:p w14:paraId="1CCF2DD4"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CCTCTCCCACCTTCAAGCT</w:t>
            </w:r>
          </w:p>
        </w:tc>
      </w:tr>
      <w:tr w:rsidR="00791DE7" w:rsidRPr="00622A7F" w14:paraId="7E869DC9"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39AFE3CF"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MPO_Ex3_F</w:t>
            </w:r>
          </w:p>
        </w:tc>
        <w:tc>
          <w:tcPr>
            <w:tcW w:w="4959" w:type="dxa"/>
            <w:tcBorders>
              <w:top w:val="nil"/>
              <w:left w:val="nil"/>
              <w:bottom w:val="single" w:sz="4" w:space="0" w:color="auto"/>
              <w:right w:val="single" w:sz="4" w:space="0" w:color="auto"/>
            </w:tcBorders>
            <w:shd w:val="clear" w:color="auto" w:fill="auto"/>
            <w:noWrap/>
            <w:vAlign w:val="bottom"/>
            <w:hideMark/>
          </w:tcPr>
          <w:p w14:paraId="2BC34DA6"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CAAAGCCTTGCCTCTGTCTG</w:t>
            </w:r>
          </w:p>
        </w:tc>
      </w:tr>
      <w:tr w:rsidR="00791DE7" w:rsidRPr="00622A7F" w14:paraId="42503968" w14:textId="77777777" w:rsidTr="00791DE7">
        <w:trPr>
          <w:trHeight w:val="300"/>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0D6028F9"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MPO_Ex3_R</w:t>
            </w:r>
          </w:p>
        </w:tc>
        <w:tc>
          <w:tcPr>
            <w:tcW w:w="4959" w:type="dxa"/>
            <w:tcBorders>
              <w:top w:val="nil"/>
              <w:left w:val="nil"/>
              <w:bottom w:val="single" w:sz="4" w:space="0" w:color="auto"/>
              <w:right w:val="single" w:sz="4" w:space="0" w:color="auto"/>
            </w:tcBorders>
            <w:shd w:val="clear" w:color="auto" w:fill="auto"/>
            <w:noWrap/>
            <w:vAlign w:val="bottom"/>
            <w:hideMark/>
          </w:tcPr>
          <w:p w14:paraId="3D10A329"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TGGAGGAAGAAGTTGAGGGG</w:t>
            </w:r>
          </w:p>
        </w:tc>
      </w:tr>
      <w:tr w:rsidR="00791DE7" w:rsidRPr="00622A7F" w14:paraId="07488236"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1AB718A2"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MPO_Ex4-5_F</w:t>
            </w:r>
          </w:p>
        </w:tc>
        <w:tc>
          <w:tcPr>
            <w:tcW w:w="4959" w:type="dxa"/>
            <w:tcBorders>
              <w:top w:val="nil"/>
              <w:left w:val="nil"/>
              <w:bottom w:val="single" w:sz="4" w:space="0" w:color="auto"/>
              <w:right w:val="single" w:sz="4" w:space="0" w:color="auto"/>
            </w:tcBorders>
            <w:shd w:val="clear" w:color="auto" w:fill="auto"/>
            <w:noWrap/>
            <w:vAlign w:val="bottom"/>
            <w:hideMark/>
          </w:tcPr>
          <w:p w14:paraId="7D38CE1F"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CCCCTCAACTTCTTCCTCCA</w:t>
            </w:r>
          </w:p>
        </w:tc>
      </w:tr>
      <w:tr w:rsidR="00791DE7" w:rsidRPr="00622A7F" w14:paraId="093C3911"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03B80A58"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MPO_Ex4-5_R</w:t>
            </w:r>
          </w:p>
        </w:tc>
        <w:tc>
          <w:tcPr>
            <w:tcW w:w="4959" w:type="dxa"/>
            <w:tcBorders>
              <w:top w:val="nil"/>
              <w:left w:val="nil"/>
              <w:bottom w:val="single" w:sz="4" w:space="0" w:color="auto"/>
              <w:right w:val="single" w:sz="4" w:space="0" w:color="auto"/>
            </w:tcBorders>
            <w:shd w:val="clear" w:color="auto" w:fill="auto"/>
            <w:noWrap/>
            <w:vAlign w:val="bottom"/>
            <w:hideMark/>
          </w:tcPr>
          <w:p w14:paraId="46717256"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TCAGCTGATCAGTGGGGAAG</w:t>
            </w:r>
          </w:p>
        </w:tc>
      </w:tr>
      <w:tr w:rsidR="00791DE7" w:rsidRPr="00622A7F" w14:paraId="4CBC97AC"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66660343"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MPO_Ex6_F</w:t>
            </w:r>
          </w:p>
        </w:tc>
        <w:tc>
          <w:tcPr>
            <w:tcW w:w="4959" w:type="dxa"/>
            <w:tcBorders>
              <w:top w:val="nil"/>
              <w:left w:val="nil"/>
              <w:bottom w:val="single" w:sz="4" w:space="0" w:color="auto"/>
              <w:right w:val="single" w:sz="4" w:space="0" w:color="auto"/>
            </w:tcBorders>
            <w:shd w:val="clear" w:color="auto" w:fill="auto"/>
            <w:noWrap/>
            <w:vAlign w:val="bottom"/>
            <w:hideMark/>
          </w:tcPr>
          <w:p w14:paraId="7298031E"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GCCAGCTGATCTCCGTGT</w:t>
            </w:r>
          </w:p>
        </w:tc>
      </w:tr>
      <w:tr w:rsidR="00791DE7" w:rsidRPr="00622A7F" w14:paraId="5FD10E84"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7A139266"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MPO_Ex6_R</w:t>
            </w:r>
          </w:p>
        </w:tc>
        <w:tc>
          <w:tcPr>
            <w:tcW w:w="4959" w:type="dxa"/>
            <w:tcBorders>
              <w:top w:val="nil"/>
              <w:left w:val="nil"/>
              <w:bottom w:val="single" w:sz="4" w:space="0" w:color="auto"/>
              <w:right w:val="single" w:sz="4" w:space="0" w:color="auto"/>
            </w:tcBorders>
            <w:shd w:val="clear" w:color="auto" w:fill="auto"/>
            <w:noWrap/>
            <w:vAlign w:val="bottom"/>
            <w:hideMark/>
          </w:tcPr>
          <w:p w14:paraId="5BE448FE"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CAGCGTCTGGGAAAGGAAAC</w:t>
            </w:r>
          </w:p>
        </w:tc>
      </w:tr>
      <w:tr w:rsidR="00791DE7" w:rsidRPr="00622A7F" w14:paraId="37013482"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7226BA69"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MPO_Ex7_F</w:t>
            </w:r>
          </w:p>
        </w:tc>
        <w:tc>
          <w:tcPr>
            <w:tcW w:w="4959" w:type="dxa"/>
            <w:tcBorders>
              <w:top w:val="nil"/>
              <w:left w:val="nil"/>
              <w:bottom w:val="single" w:sz="4" w:space="0" w:color="auto"/>
              <w:right w:val="single" w:sz="4" w:space="0" w:color="auto"/>
            </w:tcBorders>
            <w:shd w:val="clear" w:color="auto" w:fill="auto"/>
            <w:noWrap/>
            <w:vAlign w:val="bottom"/>
            <w:hideMark/>
          </w:tcPr>
          <w:p w14:paraId="52CA53E4"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CTGCTCATTAACCCTGCACC</w:t>
            </w:r>
          </w:p>
        </w:tc>
      </w:tr>
      <w:tr w:rsidR="00791DE7" w:rsidRPr="00622A7F" w14:paraId="5A6EA5DD"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44484188"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MPO_Ex7_R</w:t>
            </w:r>
          </w:p>
        </w:tc>
        <w:tc>
          <w:tcPr>
            <w:tcW w:w="4959" w:type="dxa"/>
            <w:tcBorders>
              <w:top w:val="nil"/>
              <w:left w:val="nil"/>
              <w:bottom w:val="single" w:sz="4" w:space="0" w:color="auto"/>
              <w:right w:val="single" w:sz="4" w:space="0" w:color="auto"/>
            </w:tcBorders>
            <w:shd w:val="clear" w:color="auto" w:fill="auto"/>
            <w:noWrap/>
            <w:vAlign w:val="bottom"/>
            <w:hideMark/>
          </w:tcPr>
          <w:p w14:paraId="2306E43C"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CCACAAGCTGCTCACAAACA</w:t>
            </w:r>
          </w:p>
        </w:tc>
      </w:tr>
      <w:tr w:rsidR="00791DE7" w:rsidRPr="00622A7F" w14:paraId="2DD2CE2C"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61DE07D8"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MPO_Ex8_F</w:t>
            </w:r>
          </w:p>
        </w:tc>
        <w:tc>
          <w:tcPr>
            <w:tcW w:w="4959" w:type="dxa"/>
            <w:tcBorders>
              <w:top w:val="nil"/>
              <w:left w:val="nil"/>
              <w:bottom w:val="single" w:sz="4" w:space="0" w:color="auto"/>
              <w:right w:val="single" w:sz="4" w:space="0" w:color="auto"/>
            </w:tcBorders>
            <w:shd w:val="clear" w:color="auto" w:fill="auto"/>
            <w:noWrap/>
            <w:vAlign w:val="bottom"/>
            <w:hideMark/>
          </w:tcPr>
          <w:p w14:paraId="1DDFCD47"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GGGGTTTCAGTGGAGCAAAT</w:t>
            </w:r>
          </w:p>
        </w:tc>
      </w:tr>
      <w:tr w:rsidR="00791DE7" w:rsidRPr="00622A7F" w14:paraId="76876F44"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0B3C3C5D"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MPO_Ex8_R</w:t>
            </w:r>
          </w:p>
        </w:tc>
        <w:tc>
          <w:tcPr>
            <w:tcW w:w="4959" w:type="dxa"/>
            <w:tcBorders>
              <w:top w:val="nil"/>
              <w:left w:val="nil"/>
              <w:bottom w:val="single" w:sz="4" w:space="0" w:color="auto"/>
              <w:right w:val="single" w:sz="4" w:space="0" w:color="auto"/>
            </w:tcBorders>
            <w:shd w:val="clear" w:color="auto" w:fill="auto"/>
            <w:noWrap/>
            <w:vAlign w:val="bottom"/>
            <w:hideMark/>
          </w:tcPr>
          <w:p w14:paraId="20E46F1D"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TCAACCCTCCCAACACCAAT</w:t>
            </w:r>
          </w:p>
        </w:tc>
      </w:tr>
      <w:tr w:rsidR="00791DE7" w:rsidRPr="00622A7F" w14:paraId="28384A88"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44C48BB3"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MPO_Ex9_F</w:t>
            </w:r>
          </w:p>
        </w:tc>
        <w:tc>
          <w:tcPr>
            <w:tcW w:w="4959" w:type="dxa"/>
            <w:tcBorders>
              <w:top w:val="nil"/>
              <w:left w:val="nil"/>
              <w:bottom w:val="single" w:sz="4" w:space="0" w:color="auto"/>
              <w:right w:val="single" w:sz="4" w:space="0" w:color="auto"/>
            </w:tcBorders>
            <w:shd w:val="clear" w:color="auto" w:fill="auto"/>
            <w:noWrap/>
            <w:vAlign w:val="bottom"/>
            <w:hideMark/>
          </w:tcPr>
          <w:p w14:paraId="43301F94"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CCAAGAGCAGGCAGAGACT</w:t>
            </w:r>
          </w:p>
        </w:tc>
      </w:tr>
      <w:tr w:rsidR="00791DE7" w:rsidRPr="00622A7F" w14:paraId="5804786C"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12900E1D"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MPO_Ex9_R</w:t>
            </w:r>
          </w:p>
        </w:tc>
        <w:tc>
          <w:tcPr>
            <w:tcW w:w="4959" w:type="dxa"/>
            <w:tcBorders>
              <w:top w:val="nil"/>
              <w:left w:val="nil"/>
              <w:bottom w:val="single" w:sz="4" w:space="0" w:color="auto"/>
              <w:right w:val="single" w:sz="4" w:space="0" w:color="auto"/>
            </w:tcBorders>
            <w:shd w:val="clear" w:color="auto" w:fill="auto"/>
            <w:noWrap/>
            <w:vAlign w:val="bottom"/>
            <w:hideMark/>
          </w:tcPr>
          <w:p w14:paraId="3B7A25AF"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AGGCTAGAGAGTCAGACCAGA</w:t>
            </w:r>
          </w:p>
        </w:tc>
      </w:tr>
      <w:tr w:rsidR="00791DE7" w:rsidRPr="00622A7F" w14:paraId="2162813B"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3E8CBCDF"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MPO_Ex10_F</w:t>
            </w:r>
          </w:p>
        </w:tc>
        <w:tc>
          <w:tcPr>
            <w:tcW w:w="4959" w:type="dxa"/>
            <w:tcBorders>
              <w:top w:val="nil"/>
              <w:left w:val="nil"/>
              <w:bottom w:val="single" w:sz="4" w:space="0" w:color="auto"/>
              <w:right w:val="single" w:sz="4" w:space="0" w:color="auto"/>
            </w:tcBorders>
            <w:shd w:val="clear" w:color="auto" w:fill="auto"/>
            <w:noWrap/>
            <w:vAlign w:val="bottom"/>
            <w:hideMark/>
          </w:tcPr>
          <w:p w14:paraId="38369798"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CTTGTGCCCAGCCCTCTT</w:t>
            </w:r>
          </w:p>
        </w:tc>
      </w:tr>
      <w:tr w:rsidR="00791DE7" w:rsidRPr="00622A7F" w14:paraId="45F3FDE2"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5B047432"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MPO_Ex10_R</w:t>
            </w:r>
          </w:p>
        </w:tc>
        <w:tc>
          <w:tcPr>
            <w:tcW w:w="4959" w:type="dxa"/>
            <w:tcBorders>
              <w:top w:val="nil"/>
              <w:left w:val="nil"/>
              <w:bottom w:val="single" w:sz="4" w:space="0" w:color="auto"/>
              <w:right w:val="single" w:sz="4" w:space="0" w:color="auto"/>
            </w:tcBorders>
            <w:shd w:val="clear" w:color="auto" w:fill="auto"/>
            <w:noWrap/>
            <w:vAlign w:val="bottom"/>
            <w:hideMark/>
          </w:tcPr>
          <w:p w14:paraId="54EA921B"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TATGCTTTGGAGAGGGCAGG</w:t>
            </w:r>
          </w:p>
        </w:tc>
      </w:tr>
      <w:tr w:rsidR="00791DE7" w:rsidRPr="00622A7F" w14:paraId="07A0205F"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3C5FAC68"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MPO_Ex11_F</w:t>
            </w:r>
          </w:p>
        </w:tc>
        <w:tc>
          <w:tcPr>
            <w:tcW w:w="4959" w:type="dxa"/>
            <w:tcBorders>
              <w:top w:val="nil"/>
              <w:left w:val="nil"/>
              <w:bottom w:val="single" w:sz="4" w:space="0" w:color="auto"/>
              <w:right w:val="single" w:sz="4" w:space="0" w:color="auto"/>
            </w:tcBorders>
            <w:shd w:val="clear" w:color="auto" w:fill="auto"/>
            <w:noWrap/>
            <w:vAlign w:val="bottom"/>
            <w:hideMark/>
          </w:tcPr>
          <w:p w14:paraId="3D65DB70"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TCTCCAGTGACCTCCCCA</w:t>
            </w:r>
          </w:p>
        </w:tc>
      </w:tr>
      <w:tr w:rsidR="00791DE7" w:rsidRPr="00622A7F" w14:paraId="5600ECCD"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25069755"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MPO_Ex11_R</w:t>
            </w:r>
          </w:p>
        </w:tc>
        <w:tc>
          <w:tcPr>
            <w:tcW w:w="4959" w:type="dxa"/>
            <w:tcBorders>
              <w:top w:val="nil"/>
              <w:left w:val="nil"/>
              <w:bottom w:val="single" w:sz="4" w:space="0" w:color="auto"/>
              <w:right w:val="single" w:sz="4" w:space="0" w:color="auto"/>
            </w:tcBorders>
            <w:shd w:val="clear" w:color="auto" w:fill="auto"/>
            <w:noWrap/>
            <w:vAlign w:val="bottom"/>
            <w:hideMark/>
          </w:tcPr>
          <w:p w14:paraId="08E861E9"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AGGAGGAAATTTGGGCTCCA</w:t>
            </w:r>
          </w:p>
        </w:tc>
      </w:tr>
      <w:tr w:rsidR="00791DE7" w:rsidRPr="00622A7F" w14:paraId="4848AB22"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7C896769"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MPO_Ex12a_F</w:t>
            </w:r>
          </w:p>
        </w:tc>
        <w:tc>
          <w:tcPr>
            <w:tcW w:w="4959" w:type="dxa"/>
            <w:tcBorders>
              <w:top w:val="nil"/>
              <w:left w:val="nil"/>
              <w:bottom w:val="single" w:sz="4" w:space="0" w:color="auto"/>
              <w:right w:val="single" w:sz="4" w:space="0" w:color="auto"/>
            </w:tcBorders>
            <w:shd w:val="clear" w:color="auto" w:fill="auto"/>
            <w:noWrap/>
            <w:vAlign w:val="bottom"/>
            <w:hideMark/>
          </w:tcPr>
          <w:p w14:paraId="3E511969"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ATATCCTGGGAGCAGCACAA</w:t>
            </w:r>
          </w:p>
        </w:tc>
      </w:tr>
      <w:tr w:rsidR="00791DE7" w:rsidRPr="00622A7F" w14:paraId="497A12ED"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26DA16F6"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MPO_Ex12a_R</w:t>
            </w:r>
          </w:p>
        </w:tc>
        <w:tc>
          <w:tcPr>
            <w:tcW w:w="4959" w:type="dxa"/>
            <w:tcBorders>
              <w:top w:val="nil"/>
              <w:left w:val="nil"/>
              <w:bottom w:val="single" w:sz="4" w:space="0" w:color="auto"/>
              <w:right w:val="single" w:sz="4" w:space="0" w:color="auto"/>
            </w:tcBorders>
            <w:shd w:val="clear" w:color="auto" w:fill="auto"/>
            <w:noWrap/>
            <w:vAlign w:val="bottom"/>
            <w:hideMark/>
          </w:tcPr>
          <w:p w14:paraId="17AFAC84"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CATTTTCTCAGCTGCACCCA</w:t>
            </w:r>
          </w:p>
        </w:tc>
      </w:tr>
      <w:tr w:rsidR="00791DE7" w:rsidRPr="00622A7F" w14:paraId="60EDFB2A"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6B34F92B"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MPO_Ex12b_F</w:t>
            </w:r>
          </w:p>
        </w:tc>
        <w:tc>
          <w:tcPr>
            <w:tcW w:w="4959" w:type="dxa"/>
            <w:tcBorders>
              <w:top w:val="nil"/>
              <w:left w:val="nil"/>
              <w:bottom w:val="single" w:sz="4" w:space="0" w:color="auto"/>
              <w:right w:val="single" w:sz="4" w:space="0" w:color="auto"/>
            </w:tcBorders>
            <w:shd w:val="clear" w:color="auto" w:fill="auto"/>
            <w:noWrap/>
            <w:vAlign w:val="bottom"/>
            <w:hideMark/>
          </w:tcPr>
          <w:p w14:paraId="6A47D61D"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GCATTGAACCTGGCTTCCTG</w:t>
            </w:r>
          </w:p>
        </w:tc>
      </w:tr>
      <w:tr w:rsidR="00791DE7" w:rsidRPr="00622A7F" w14:paraId="18AB0AAD"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24C951ED"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MPO_Ex12b_R</w:t>
            </w:r>
          </w:p>
        </w:tc>
        <w:tc>
          <w:tcPr>
            <w:tcW w:w="4959" w:type="dxa"/>
            <w:tcBorders>
              <w:top w:val="nil"/>
              <w:left w:val="nil"/>
              <w:bottom w:val="single" w:sz="4" w:space="0" w:color="auto"/>
              <w:right w:val="single" w:sz="4" w:space="0" w:color="auto"/>
            </w:tcBorders>
            <w:shd w:val="clear" w:color="auto" w:fill="auto"/>
            <w:noWrap/>
            <w:vAlign w:val="bottom"/>
            <w:hideMark/>
          </w:tcPr>
          <w:p w14:paraId="5A58B881"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GCCCTCCAAGAAACCATGAC</w:t>
            </w:r>
          </w:p>
        </w:tc>
      </w:tr>
      <w:tr w:rsidR="00791DE7" w:rsidRPr="00622A7F" w14:paraId="13E99804"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74C55235"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MPO_Ex12c_F</w:t>
            </w:r>
          </w:p>
        </w:tc>
        <w:tc>
          <w:tcPr>
            <w:tcW w:w="4959" w:type="dxa"/>
            <w:tcBorders>
              <w:top w:val="nil"/>
              <w:left w:val="nil"/>
              <w:bottom w:val="single" w:sz="4" w:space="0" w:color="auto"/>
              <w:right w:val="single" w:sz="4" w:space="0" w:color="auto"/>
            </w:tcBorders>
            <w:shd w:val="clear" w:color="auto" w:fill="auto"/>
            <w:noWrap/>
            <w:vAlign w:val="bottom"/>
            <w:hideMark/>
          </w:tcPr>
          <w:p w14:paraId="50EFA068"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GACCTTGAGCAAATTACCCTCC</w:t>
            </w:r>
          </w:p>
        </w:tc>
      </w:tr>
      <w:tr w:rsidR="00791DE7" w:rsidRPr="00622A7F" w14:paraId="7761586A"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037989F4"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MPO_Ex12c_R</w:t>
            </w:r>
          </w:p>
        </w:tc>
        <w:tc>
          <w:tcPr>
            <w:tcW w:w="4959" w:type="dxa"/>
            <w:tcBorders>
              <w:top w:val="nil"/>
              <w:left w:val="nil"/>
              <w:bottom w:val="single" w:sz="4" w:space="0" w:color="auto"/>
              <w:right w:val="single" w:sz="4" w:space="0" w:color="auto"/>
            </w:tcBorders>
            <w:shd w:val="clear" w:color="auto" w:fill="auto"/>
            <w:noWrap/>
            <w:vAlign w:val="bottom"/>
            <w:hideMark/>
          </w:tcPr>
          <w:p w14:paraId="68AE0777"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CTCAGAGCCCAGAGTAAGCC</w:t>
            </w:r>
          </w:p>
        </w:tc>
      </w:tr>
      <w:tr w:rsidR="00791DE7" w:rsidRPr="00622A7F" w14:paraId="0D053005"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6C89C1D5"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IL36RN_E1F</w:t>
            </w:r>
          </w:p>
        </w:tc>
        <w:tc>
          <w:tcPr>
            <w:tcW w:w="4959" w:type="dxa"/>
            <w:tcBorders>
              <w:top w:val="nil"/>
              <w:left w:val="nil"/>
              <w:bottom w:val="single" w:sz="4" w:space="0" w:color="auto"/>
              <w:right w:val="single" w:sz="4" w:space="0" w:color="auto"/>
            </w:tcBorders>
            <w:shd w:val="clear" w:color="auto" w:fill="auto"/>
            <w:noWrap/>
            <w:vAlign w:val="bottom"/>
            <w:hideMark/>
          </w:tcPr>
          <w:p w14:paraId="7BDDF4CC"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TACCGGAGCTCTCTCCTGAC</w:t>
            </w:r>
          </w:p>
        </w:tc>
      </w:tr>
      <w:tr w:rsidR="00791DE7" w:rsidRPr="00622A7F" w14:paraId="06E1E406"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1B0FF7AD"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IL36RN_E2F</w:t>
            </w:r>
          </w:p>
        </w:tc>
        <w:tc>
          <w:tcPr>
            <w:tcW w:w="4959" w:type="dxa"/>
            <w:tcBorders>
              <w:top w:val="nil"/>
              <w:left w:val="nil"/>
              <w:bottom w:val="single" w:sz="4" w:space="0" w:color="auto"/>
              <w:right w:val="single" w:sz="4" w:space="0" w:color="auto"/>
            </w:tcBorders>
            <w:shd w:val="clear" w:color="auto" w:fill="auto"/>
            <w:noWrap/>
            <w:vAlign w:val="bottom"/>
            <w:hideMark/>
          </w:tcPr>
          <w:p w14:paraId="4E9D62BE"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GGAGACAAGGCTGTGCTGTT</w:t>
            </w:r>
          </w:p>
        </w:tc>
      </w:tr>
      <w:tr w:rsidR="00791DE7" w:rsidRPr="00622A7F" w14:paraId="0A9D8BFE"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22F57B38"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IL36RN_E3F</w:t>
            </w:r>
          </w:p>
        </w:tc>
        <w:tc>
          <w:tcPr>
            <w:tcW w:w="4959" w:type="dxa"/>
            <w:tcBorders>
              <w:top w:val="nil"/>
              <w:left w:val="nil"/>
              <w:bottom w:val="single" w:sz="4" w:space="0" w:color="auto"/>
              <w:right w:val="single" w:sz="4" w:space="0" w:color="auto"/>
            </w:tcBorders>
            <w:shd w:val="clear" w:color="auto" w:fill="auto"/>
            <w:noWrap/>
            <w:vAlign w:val="bottom"/>
            <w:hideMark/>
          </w:tcPr>
          <w:p w14:paraId="3E84E04C"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ATGTGCTTCCATGCCTTGAT</w:t>
            </w:r>
          </w:p>
        </w:tc>
      </w:tr>
      <w:tr w:rsidR="00791DE7" w:rsidRPr="00622A7F" w14:paraId="5797279A"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59105495"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IL36RN_E4F</w:t>
            </w:r>
          </w:p>
        </w:tc>
        <w:tc>
          <w:tcPr>
            <w:tcW w:w="4959" w:type="dxa"/>
            <w:tcBorders>
              <w:top w:val="nil"/>
              <w:left w:val="nil"/>
              <w:bottom w:val="single" w:sz="4" w:space="0" w:color="auto"/>
              <w:right w:val="single" w:sz="4" w:space="0" w:color="auto"/>
            </w:tcBorders>
            <w:shd w:val="clear" w:color="auto" w:fill="auto"/>
            <w:noWrap/>
            <w:vAlign w:val="bottom"/>
            <w:hideMark/>
          </w:tcPr>
          <w:p w14:paraId="6289B2A4"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CTGTGGGACACCCTAGCAG</w:t>
            </w:r>
          </w:p>
        </w:tc>
      </w:tr>
      <w:tr w:rsidR="00791DE7" w:rsidRPr="00622A7F" w14:paraId="42FE4745" w14:textId="77777777" w:rsidTr="00791DE7">
        <w:trPr>
          <w:trHeight w:val="285"/>
        </w:trPr>
        <w:tc>
          <w:tcPr>
            <w:tcW w:w="767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CD7199B" w14:textId="243C06DA"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Oligonucleotides for MPO splicing analysis</w:t>
            </w:r>
          </w:p>
        </w:tc>
      </w:tr>
      <w:tr w:rsidR="00791DE7" w:rsidRPr="00622A7F" w14:paraId="1571AADB"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3000F47D"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MPO_Ex12Splice_1F</w:t>
            </w:r>
          </w:p>
        </w:tc>
        <w:tc>
          <w:tcPr>
            <w:tcW w:w="4959" w:type="dxa"/>
            <w:tcBorders>
              <w:top w:val="nil"/>
              <w:left w:val="nil"/>
              <w:bottom w:val="single" w:sz="4" w:space="0" w:color="auto"/>
              <w:right w:val="single" w:sz="4" w:space="0" w:color="auto"/>
            </w:tcBorders>
            <w:shd w:val="clear" w:color="auto" w:fill="auto"/>
            <w:noWrap/>
            <w:vAlign w:val="bottom"/>
            <w:hideMark/>
          </w:tcPr>
          <w:p w14:paraId="2FB031C2"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GAGCCTCTGAAGCGCAAAG</w:t>
            </w:r>
          </w:p>
        </w:tc>
      </w:tr>
      <w:tr w:rsidR="00791DE7" w:rsidRPr="00622A7F" w14:paraId="2767AB0D"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44B4630F"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MPO_Ex12Splice_1R</w:t>
            </w:r>
          </w:p>
        </w:tc>
        <w:tc>
          <w:tcPr>
            <w:tcW w:w="4959" w:type="dxa"/>
            <w:tcBorders>
              <w:top w:val="nil"/>
              <w:left w:val="nil"/>
              <w:bottom w:val="single" w:sz="4" w:space="0" w:color="auto"/>
              <w:right w:val="single" w:sz="4" w:space="0" w:color="auto"/>
            </w:tcBorders>
            <w:shd w:val="clear" w:color="auto" w:fill="auto"/>
            <w:noWrap/>
            <w:vAlign w:val="bottom"/>
            <w:hideMark/>
          </w:tcPr>
          <w:p w14:paraId="57490593"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CCGGGGATATGAGTTGGACA</w:t>
            </w:r>
          </w:p>
        </w:tc>
      </w:tr>
      <w:tr w:rsidR="00791DE7" w:rsidRPr="00622A7F" w14:paraId="2CB1900D" w14:textId="77777777" w:rsidTr="00791DE7">
        <w:trPr>
          <w:trHeight w:val="285"/>
        </w:trPr>
        <w:tc>
          <w:tcPr>
            <w:tcW w:w="767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19D29C" w14:textId="62FC0B41"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 xml:space="preserve">Oligonucleotides for MPO mutagenesis assay </w:t>
            </w:r>
          </w:p>
        </w:tc>
      </w:tr>
      <w:tr w:rsidR="00791DE7" w:rsidRPr="00622A7F" w14:paraId="3D0C6963"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32F01359"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MPO_Mut_M251T_1_F</w:t>
            </w:r>
          </w:p>
        </w:tc>
        <w:tc>
          <w:tcPr>
            <w:tcW w:w="4959" w:type="dxa"/>
            <w:tcBorders>
              <w:top w:val="nil"/>
              <w:left w:val="nil"/>
              <w:bottom w:val="single" w:sz="4" w:space="0" w:color="auto"/>
              <w:right w:val="single" w:sz="4" w:space="0" w:color="auto"/>
            </w:tcBorders>
            <w:shd w:val="clear" w:color="auto" w:fill="auto"/>
            <w:noWrap/>
            <w:vAlign w:val="bottom"/>
            <w:hideMark/>
          </w:tcPr>
          <w:p w14:paraId="3F2301E4"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 xml:space="preserve">GAGCGCTCACTCACGTTCATGCAATGG </w:t>
            </w:r>
          </w:p>
        </w:tc>
      </w:tr>
      <w:tr w:rsidR="00791DE7" w:rsidRPr="00622A7F" w14:paraId="0B5E00D4"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2033C17A"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MPO_Mut_M251T_1_R</w:t>
            </w:r>
          </w:p>
        </w:tc>
        <w:tc>
          <w:tcPr>
            <w:tcW w:w="4959" w:type="dxa"/>
            <w:tcBorders>
              <w:top w:val="nil"/>
              <w:left w:val="nil"/>
              <w:bottom w:val="single" w:sz="4" w:space="0" w:color="auto"/>
              <w:right w:val="single" w:sz="4" w:space="0" w:color="auto"/>
            </w:tcBorders>
            <w:shd w:val="clear" w:color="auto" w:fill="auto"/>
            <w:noWrap/>
            <w:vAlign w:val="bottom"/>
            <w:hideMark/>
          </w:tcPr>
          <w:p w14:paraId="7C9215DF"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 xml:space="preserve">CCATTGCATGAACGTGAGTGAGCGCTC </w:t>
            </w:r>
          </w:p>
        </w:tc>
      </w:tr>
      <w:tr w:rsidR="00791DE7" w:rsidRPr="00622A7F" w14:paraId="26DA3BBF"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30527F63"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MPO_Mut_A332V_1_F</w:t>
            </w:r>
          </w:p>
        </w:tc>
        <w:tc>
          <w:tcPr>
            <w:tcW w:w="4959" w:type="dxa"/>
            <w:tcBorders>
              <w:top w:val="nil"/>
              <w:left w:val="nil"/>
              <w:bottom w:val="single" w:sz="4" w:space="0" w:color="auto"/>
              <w:right w:val="single" w:sz="4" w:space="0" w:color="auto"/>
            </w:tcBorders>
            <w:shd w:val="clear" w:color="auto" w:fill="auto"/>
            <w:noWrap/>
            <w:vAlign w:val="bottom"/>
            <w:hideMark/>
          </w:tcPr>
          <w:p w14:paraId="67EDBF8C"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 xml:space="preserve">CAACCAGATCAACGTGCTCACTTCCTTCG </w:t>
            </w:r>
          </w:p>
        </w:tc>
      </w:tr>
      <w:tr w:rsidR="00791DE7" w:rsidRPr="00622A7F" w14:paraId="1296150C"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1D32D8B8"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MPO_Mut_A332V_1_R</w:t>
            </w:r>
          </w:p>
        </w:tc>
        <w:tc>
          <w:tcPr>
            <w:tcW w:w="4959" w:type="dxa"/>
            <w:tcBorders>
              <w:top w:val="nil"/>
              <w:left w:val="nil"/>
              <w:bottom w:val="single" w:sz="4" w:space="0" w:color="auto"/>
              <w:right w:val="single" w:sz="4" w:space="0" w:color="auto"/>
            </w:tcBorders>
            <w:shd w:val="clear" w:color="auto" w:fill="auto"/>
            <w:noWrap/>
            <w:vAlign w:val="bottom"/>
            <w:hideMark/>
          </w:tcPr>
          <w:p w14:paraId="42B0C583"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 xml:space="preserve">CGAAGGAAGTGAGCACGTTGATCTGGTTG </w:t>
            </w:r>
          </w:p>
        </w:tc>
      </w:tr>
      <w:tr w:rsidR="00791DE7" w:rsidRPr="00622A7F" w14:paraId="4EC37111"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22B23AC3"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MPO_Mut_R569W_3_F</w:t>
            </w:r>
          </w:p>
        </w:tc>
        <w:tc>
          <w:tcPr>
            <w:tcW w:w="4959" w:type="dxa"/>
            <w:tcBorders>
              <w:top w:val="nil"/>
              <w:left w:val="nil"/>
              <w:bottom w:val="single" w:sz="4" w:space="0" w:color="auto"/>
              <w:right w:val="single" w:sz="4" w:space="0" w:color="auto"/>
            </w:tcBorders>
            <w:shd w:val="clear" w:color="auto" w:fill="auto"/>
            <w:noWrap/>
            <w:vAlign w:val="bottom"/>
            <w:hideMark/>
          </w:tcPr>
          <w:p w14:paraId="2A8516AB"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CAGTGGATGAGATCTGGGAGCGATTGTTTG</w:t>
            </w:r>
          </w:p>
        </w:tc>
      </w:tr>
      <w:tr w:rsidR="00791DE7" w:rsidRPr="00622A7F" w14:paraId="4E0BF0C0"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3AD575F0"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MPO_Mut_R569W_3_R</w:t>
            </w:r>
          </w:p>
        </w:tc>
        <w:tc>
          <w:tcPr>
            <w:tcW w:w="4959" w:type="dxa"/>
            <w:tcBorders>
              <w:top w:val="nil"/>
              <w:left w:val="nil"/>
              <w:bottom w:val="single" w:sz="4" w:space="0" w:color="auto"/>
              <w:right w:val="single" w:sz="4" w:space="0" w:color="auto"/>
            </w:tcBorders>
            <w:shd w:val="clear" w:color="auto" w:fill="auto"/>
            <w:noWrap/>
            <w:vAlign w:val="bottom"/>
            <w:hideMark/>
          </w:tcPr>
          <w:p w14:paraId="2A1A4D15"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CAAACAATCGCTCCCAGATCTCATCCACTG</w:t>
            </w:r>
          </w:p>
        </w:tc>
      </w:tr>
      <w:tr w:rsidR="00791DE7" w:rsidRPr="00622A7F" w14:paraId="4DBA910F"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3B1FD296"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MPO_Mut_R548W_1_F</w:t>
            </w:r>
          </w:p>
        </w:tc>
        <w:tc>
          <w:tcPr>
            <w:tcW w:w="4959" w:type="dxa"/>
            <w:tcBorders>
              <w:top w:val="nil"/>
              <w:left w:val="nil"/>
              <w:bottom w:val="single" w:sz="4" w:space="0" w:color="auto"/>
              <w:right w:val="single" w:sz="4" w:space="0" w:color="auto"/>
            </w:tcBorders>
            <w:shd w:val="clear" w:color="auto" w:fill="auto"/>
            <w:noWrap/>
            <w:vAlign w:val="bottom"/>
            <w:hideMark/>
          </w:tcPr>
          <w:p w14:paraId="4EDEA05B"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 xml:space="preserve">GACCCCATCCTCTGGGGCCTCATGG </w:t>
            </w:r>
          </w:p>
        </w:tc>
      </w:tr>
      <w:tr w:rsidR="00791DE7" w:rsidRPr="00622A7F" w14:paraId="35DE7C0E"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095BC9AA"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MPO_Mut_R548W_1_R</w:t>
            </w:r>
          </w:p>
        </w:tc>
        <w:tc>
          <w:tcPr>
            <w:tcW w:w="4959" w:type="dxa"/>
            <w:tcBorders>
              <w:top w:val="nil"/>
              <w:left w:val="nil"/>
              <w:bottom w:val="single" w:sz="4" w:space="0" w:color="auto"/>
              <w:right w:val="single" w:sz="4" w:space="0" w:color="auto"/>
            </w:tcBorders>
            <w:shd w:val="clear" w:color="auto" w:fill="auto"/>
            <w:noWrap/>
            <w:vAlign w:val="bottom"/>
            <w:hideMark/>
          </w:tcPr>
          <w:p w14:paraId="215430BD"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CCATGAGGCCCCAGAGGATGGGGTC</w:t>
            </w:r>
          </w:p>
        </w:tc>
      </w:tr>
      <w:tr w:rsidR="00791DE7" w:rsidRPr="00622A7F" w14:paraId="3736A24E"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334A042C"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MPO_Mut_R590C_1_F</w:t>
            </w:r>
          </w:p>
        </w:tc>
        <w:tc>
          <w:tcPr>
            <w:tcW w:w="4959" w:type="dxa"/>
            <w:tcBorders>
              <w:top w:val="nil"/>
              <w:left w:val="nil"/>
              <w:bottom w:val="single" w:sz="4" w:space="0" w:color="auto"/>
              <w:right w:val="single" w:sz="4" w:space="0" w:color="auto"/>
            </w:tcBorders>
            <w:shd w:val="clear" w:color="auto" w:fill="auto"/>
            <w:noWrap/>
            <w:vAlign w:val="bottom"/>
            <w:hideMark/>
          </w:tcPr>
          <w:p w14:paraId="398ED2B8"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CTGAACATGCAGTGCAGCAGGGACC</w:t>
            </w:r>
          </w:p>
        </w:tc>
      </w:tr>
      <w:tr w:rsidR="00791DE7" w:rsidRPr="00622A7F" w14:paraId="6E1F4DDD" w14:textId="77777777" w:rsidTr="00791DE7">
        <w:trPr>
          <w:trHeight w:val="285"/>
        </w:trPr>
        <w:tc>
          <w:tcPr>
            <w:tcW w:w="2711" w:type="dxa"/>
            <w:tcBorders>
              <w:top w:val="nil"/>
              <w:left w:val="single" w:sz="4" w:space="0" w:color="auto"/>
              <w:bottom w:val="single" w:sz="4" w:space="0" w:color="auto"/>
              <w:right w:val="single" w:sz="4" w:space="0" w:color="auto"/>
            </w:tcBorders>
            <w:shd w:val="clear" w:color="auto" w:fill="auto"/>
            <w:noWrap/>
            <w:vAlign w:val="bottom"/>
            <w:hideMark/>
          </w:tcPr>
          <w:p w14:paraId="45FD4C6C"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MPO_Mut_R590C_1_R</w:t>
            </w:r>
          </w:p>
        </w:tc>
        <w:tc>
          <w:tcPr>
            <w:tcW w:w="4959" w:type="dxa"/>
            <w:tcBorders>
              <w:top w:val="nil"/>
              <w:left w:val="nil"/>
              <w:bottom w:val="single" w:sz="4" w:space="0" w:color="auto"/>
              <w:right w:val="single" w:sz="4" w:space="0" w:color="auto"/>
            </w:tcBorders>
            <w:shd w:val="clear" w:color="auto" w:fill="auto"/>
            <w:noWrap/>
            <w:vAlign w:val="bottom"/>
            <w:hideMark/>
          </w:tcPr>
          <w:p w14:paraId="2169AD05"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GGTCCCTGCTGCACTGCATGTTCAG</w:t>
            </w:r>
          </w:p>
        </w:tc>
      </w:tr>
    </w:tbl>
    <w:p w14:paraId="50A656FE" w14:textId="7CF2F7D0" w:rsidR="005D47DA" w:rsidRPr="00622A7F" w:rsidRDefault="005D47DA" w:rsidP="005D47DA">
      <w:pPr>
        <w:rPr>
          <w:rFonts w:cs="Arial"/>
        </w:rPr>
      </w:pPr>
    </w:p>
    <w:p w14:paraId="1019D53C" w14:textId="5EA860EE" w:rsidR="00791DE7" w:rsidRPr="00622A7F" w:rsidRDefault="00791DE7" w:rsidP="00791DE7">
      <w:pPr>
        <w:pStyle w:val="berschrift3"/>
        <w:rPr>
          <w:rFonts w:cs="Arial"/>
        </w:rPr>
      </w:pPr>
      <w:bookmarkStart w:id="7825" w:name="_Toc91488951"/>
      <w:r w:rsidRPr="00622A7F">
        <w:rPr>
          <w:rFonts w:cs="Arial"/>
        </w:rPr>
        <w:t>Plasmids</w:t>
      </w:r>
      <w:bookmarkEnd w:id="7825"/>
    </w:p>
    <w:p w14:paraId="6F790FAA" w14:textId="25BB5DF2" w:rsidR="005D6492" w:rsidRPr="00622A7F" w:rsidRDefault="005D6492" w:rsidP="00030D93">
      <w:pPr>
        <w:keepNext/>
        <w:rPr>
          <w:ins w:id="7826" w:author="Stefan" w:date="2021-10-05T10:24:00Z"/>
          <w:rFonts w:cs="Arial"/>
        </w:rPr>
      </w:pPr>
      <w:bookmarkStart w:id="7827" w:name="_Toc94355283"/>
      <w:ins w:id="7828" w:author="Stefan" w:date="2021-10-05T10:24:00Z">
        <w:r w:rsidRPr="00622A7F">
          <w:rPr>
            <w:rFonts w:cs="Arial"/>
          </w:rPr>
          <w:t xml:space="preserve">Table </w:t>
        </w:r>
      </w:ins>
      <w:ins w:id="7829"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7830" w:author="Haskamp, Stefan" w:date="2022-02-05T20:56:00Z">
        <w:r w:rsidR="005A4AC0">
          <w:rPr>
            <w:rFonts w:cs="Arial"/>
            <w:noProof/>
          </w:rPr>
          <w:t>34</w:t>
        </w:r>
        <w:r w:rsidR="005A4AC0">
          <w:rPr>
            <w:rFonts w:cs="Arial"/>
          </w:rPr>
          <w:fldChar w:fldCharType="end"/>
        </w:r>
      </w:ins>
      <w:ins w:id="7831" w:author="Stefan" w:date="2021-10-05T10:24:00Z">
        <w:del w:id="7832" w:author="Haskamp, Stefan" w:date="2022-02-05T20:56:00Z">
          <w:r w:rsidRPr="00622A7F" w:rsidDel="005A4AC0">
            <w:rPr>
              <w:rFonts w:cs="Arial"/>
            </w:rPr>
            <w:fldChar w:fldCharType="begin"/>
          </w:r>
          <w:r w:rsidRPr="00622A7F" w:rsidDel="005A4AC0">
            <w:rPr>
              <w:rFonts w:cs="Arial"/>
            </w:rPr>
            <w:delInstrText xml:space="preserve"> SEQ Table \* ARABIC </w:delInstrText>
          </w:r>
        </w:del>
      </w:ins>
      <w:del w:id="7833" w:author="Haskamp, Stefan" w:date="2022-02-05T20:56:00Z">
        <w:r w:rsidRPr="00622A7F" w:rsidDel="005A4AC0">
          <w:rPr>
            <w:rFonts w:cs="Arial"/>
          </w:rPr>
          <w:fldChar w:fldCharType="separate"/>
        </w:r>
        <w:r w:rsidR="002D4AD7" w:rsidDel="005A4AC0">
          <w:rPr>
            <w:rFonts w:cs="Arial"/>
            <w:noProof/>
          </w:rPr>
          <w:delText>33</w:delText>
        </w:r>
      </w:del>
      <w:ins w:id="7834" w:author="Stefan" w:date="2021-10-05T10:24:00Z">
        <w:del w:id="7835" w:author="Haskamp, Stefan" w:date="2022-02-05T20:56:00Z">
          <w:r w:rsidRPr="00622A7F" w:rsidDel="005A4AC0">
            <w:rPr>
              <w:rFonts w:cs="Arial"/>
            </w:rPr>
            <w:fldChar w:fldCharType="end"/>
          </w:r>
        </w:del>
        <w:r w:rsidRPr="00622A7F">
          <w:rPr>
            <w:rFonts w:cs="Arial"/>
          </w:rPr>
          <w:t>: Plasmids</w:t>
        </w:r>
        <w:bookmarkEnd w:id="7827"/>
      </w:ins>
    </w:p>
    <w:tbl>
      <w:tblPr>
        <w:tblW w:w="8602" w:type="dxa"/>
        <w:tblInd w:w="-5" w:type="dxa"/>
        <w:tblLook w:val="04A0" w:firstRow="1" w:lastRow="0" w:firstColumn="1" w:lastColumn="0" w:noHBand="0" w:noVBand="1"/>
      </w:tblPr>
      <w:tblGrid>
        <w:gridCol w:w="6820"/>
        <w:gridCol w:w="1782"/>
      </w:tblGrid>
      <w:tr w:rsidR="00791DE7" w:rsidRPr="00622A7F" w14:paraId="1CB0DFB1" w14:textId="77777777" w:rsidTr="00791DE7">
        <w:trPr>
          <w:trHeight w:val="300"/>
        </w:trPr>
        <w:tc>
          <w:tcPr>
            <w:tcW w:w="6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6F2A32" w14:textId="77777777" w:rsidR="00791DE7" w:rsidRPr="00622A7F" w:rsidRDefault="00791DE7" w:rsidP="00791DE7">
            <w:pPr>
              <w:spacing w:after="0" w:line="240" w:lineRule="auto"/>
              <w:jc w:val="left"/>
              <w:rPr>
                <w:rFonts w:eastAsia="Times New Roman" w:cs="Arial"/>
                <w:b/>
                <w:bCs/>
                <w:color w:val="000000"/>
                <w:sz w:val="22"/>
              </w:rPr>
            </w:pPr>
            <w:r w:rsidRPr="00622A7F">
              <w:rPr>
                <w:rFonts w:eastAsia="Times New Roman" w:cs="Arial"/>
                <w:b/>
                <w:bCs/>
                <w:color w:val="000000"/>
                <w:sz w:val="22"/>
              </w:rPr>
              <w:t>Plasmid</w:t>
            </w:r>
          </w:p>
        </w:tc>
        <w:tc>
          <w:tcPr>
            <w:tcW w:w="1782" w:type="dxa"/>
            <w:tcBorders>
              <w:top w:val="single" w:sz="4" w:space="0" w:color="auto"/>
              <w:left w:val="nil"/>
              <w:bottom w:val="single" w:sz="4" w:space="0" w:color="auto"/>
              <w:right w:val="single" w:sz="4" w:space="0" w:color="auto"/>
            </w:tcBorders>
            <w:shd w:val="clear" w:color="auto" w:fill="auto"/>
            <w:noWrap/>
            <w:vAlign w:val="bottom"/>
            <w:hideMark/>
          </w:tcPr>
          <w:p w14:paraId="61B29FFF" w14:textId="77777777" w:rsidR="00791DE7" w:rsidRPr="00622A7F" w:rsidRDefault="00791DE7" w:rsidP="00791DE7">
            <w:pPr>
              <w:spacing w:after="0" w:line="240" w:lineRule="auto"/>
              <w:jc w:val="left"/>
              <w:rPr>
                <w:rFonts w:eastAsia="Times New Roman" w:cs="Arial"/>
                <w:b/>
                <w:bCs/>
                <w:color w:val="000000"/>
                <w:sz w:val="22"/>
              </w:rPr>
            </w:pPr>
            <w:r w:rsidRPr="00622A7F">
              <w:rPr>
                <w:rFonts w:eastAsia="Times New Roman" w:cs="Arial"/>
                <w:b/>
                <w:bCs/>
                <w:color w:val="000000"/>
                <w:sz w:val="22"/>
              </w:rPr>
              <w:t>company</w:t>
            </w:r>
          </w:p>
        </w:tc>
      </w:tr>
      <w:tr w:rsidR="00791DE7" w:rsidRPr="00622A7F" w14:paraId="29FDBE09" w14:textId="77777777" w:rsidTr="00791DE7">
        <w:trPr>
          <w:trHeight w:val="300"/>
        </w:trPr>
        <w:tc>
          <w:tcPr>
            <w:tcW w:w="6820" w:type="dxa"/>
            <w:tcBorders>
              <w:top w:val="nil"/>
              <w:left w:val="single" w:sz="4" w:space="0" w:color="auto"/>
              <w:bottom w:val="single" w:sz="4" w:space="0" w:color="auto"/>
              <w:right w:val="single" w:sz="4" w:space="0" w:color="auto"/>
            </w:tcBorders>
            <w:shd w:val="clear" w:color="auto" w:fill="auto"/>
            <w:noWrap/>
            <w:vAlign w:val="bottom"/>
            <w:hideMark/>
          </w:tcPr>
          <w:p w14:paraId="48824BE9"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Myeloperoxidase/MPO cDNA ORF Clone, Human, untagged</w:t>
            </w:r>
          </w:p>
        </w:tc>
        <w:tc>
          <w:tcPr>
            <w:tcW w:w="1782" w:type="dxa"/>
            <w:tcBorders>
              <w:top w:val="nil"/>
              <w:left w:val="nil"/>
              <w:bottom w:val="single" w:sz="4" w:space="0" w:color="auto"/>
              <w:right w:val="single" w:sz="4" w:space="0" w:color="auto"/>
            </w:tcBorders>
            <w:shd w:val="clear" w:color="auto" w:fill="auto"/>
            <w:noWrap/>
            <w:vAlign w:val="bottom"/>
            <w:hideMark/>
          </w:tcPr>
          <w:p w14:paraId="49A715D7"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Sino Biological</w:t>
            </w:r>
          </w:p>
        </w:tc>
      </w:tr>
      <w:tr w:rsidR="00791DE7" w:rsidRPr="00622A7F" w14:paraId="19832857" w14:textId="77777777" w:rsidTr="00791DE7">
        <w:trPr>
          <w:trHeight w:val="285"/>
        </w:trPr>
        <w:tc>
          <w:tcPr>
            <w:tcW w:w="6820" w:type="dxa"/>
            <w:tcBorders>
              <w:top w:val="nil"/>
              <w:left w:val="single" w:sz="4" w:space="0" w:color="auto"/>
              <w:bottom w:val="single" w:sz="4" w:space="0" w:color="auto"/>
              <w:right w:val="single" w:sz="4" w:space="0" w:color="auto"/>
            </w:tcBorders>
            <w:shd w:val="clear" w:color="auto" w:fill="auto"/>
            <w:noWrap/>
            <w:vAlign w:val="bottom"/>
            <w:hideMark/>
          </w:tcPr>
          <w:p w14:paraId="06702C73"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pCMV3-C-OFPSpark Control Vector (C-terminal OFPSpark-tagged)</w:t>
            </w:r>
          </w:p>
        </w:tc>
        <w:tc>
          <w:tcPr>
            <w:tcW w:w="1782" w:type="dxa"/>
            <w:tcBorders>
              <w:top w:val="nil"/>
              <w:left w:val="nil"/>
              <w:bottom w:val="single" w:sz="4" w:space="0" w:color="auto"/>
              <w:right w:val="single" w:sz="4" w:space="0" w:color="auto"/>
            </w:tcBorders>
            <w:shd w:val="clear" w:color="auto" w:fill="auto"/>
            <w:noWrap/>
            <w:vAlign w:val="bottom"/>
            <w:hideMark/>
          </w:tcPr>
          <w:p w14:paraId="1865EEB4" w14:textId="77777777" w:rsidR="00791DE7" w:rsidRPr="00622A7F" w:rsidRDefault="00791DE7" w:rsidP="00791DE7">
            <w:pPr>
              <w:spacing w:after="0" w:line="240" w:lineRule="auto"/>
              <w:jc w:val="left"/>
              <w:rPr>
                <w:rFonts w:eastAsia="Times New Roman" w:cs="Arial"/>
                <w:color w:val="000000"/>
                <w:sz w:val="22"/>
              </w:rPr>
            </w:pPr>
            <w:r w:rsidRPr="00622A7F">
              <w:rPr>
                <w:rFonts w:eastAsia="Times New Roman" w:cs="Arial"/>
                <w:color w:val="000000"/>
                <w:sz w:val="22"/>
              </w:rPr>
              <w:t>Sino Biological</w:t>
            </w:r>
          </w:p>
        </w:tc>
      </w:tr>
    </w:tbl>
    <w:p w14:paraId="7C9B6E43" w14:textId="5ADF2483" w:rsidR="00791DE7" w:rsidRPr="00622A7F" w:rsidRDefault="00791DE7" w:rsidP="00791DE7">
      <w:pPr>
        <w:rPr>
          <w:rFonts w:cs="Arial"/>
        </w:rPr>
      </w:pPr>
    </w:p>
    <w:p w14:paraId="3D888C6F" w14:textId="763F02D6" w:rsidR="00791DE7" w:rsidRPr="00622A7F" w:rsidRDefault="00791DE7" w:rsidP="00791DE7">
      <w:pPr>
        <w:pStyle w:val="berschrift3"/>
        <w:rPr>
          <w:rFonts w:cs="Arial"/>
        </w:rPr>
      </w:pPr>
      <w:bookmarkStart w:id="7836" w:name="_Toc91488952"/>
      <w:commentRangeStart w:id="7837"/>
      <w:r w:rsidRPr="00622A7F">
        <w:rPr>
          <w:rFonts w:cs="Arial"/>
        </w:rPr>
        <w:t>Software</w:t>
      </w:r>
      <w:commentRangeEnd w:id="7837"/>
      <w:r w:rsidR="003908AB" w:rsidRPr="00622A7F">
        <w:rPr>
          <w:rStyle w:val="Kommentarzeichen"/>
          <w:rFonts w:cs="Arial"/>
        </w:rPr>
        <w:commentReference w:id="7837"/>
      </w:r>
      <w:r w:rsidRPr="00622A7F">
        <w:rPr>
          <w:rFonts w:cs="Arial"/>
        </w:rPr>
        <w:t xml:space="preserve"> and databases</w:t>
      </w:r>
      <w:bookmarkEnd w:id="7836"/>
    </w:p>
    <w:p w14:paraId="0973AD9F" w14:textId="1C36BE7A" w:rsidR="005D6492" w:rsidRPr="00622A7F" w:rsidRDefault="005D6492" w:rsidP="00030D93">
      <w:pPr>
        <w:keepNext/>
        <w:rPr>
          <w:ins w:id="7838" w:author="Stefan" w:date="2021-10-05T10:24:00Z"/>
          <w:rFonts w:cs="Arial"/>
        </w:rPr>
      </w:pPr>
      <w:bookmarkStart w:id="7839" w:name="_Toc94355284"/>
      <w:ins w:id="7840" w:author="Stefan" w:date="2021-10-05T10:24:00Z">
        <w:r w:rsidRPr="00622A7F">
          <w:rPr>
            <w:rFonts w:cs="Arial"/>
          </w:rPr>
          <w:t xml:space="preserve">Table </w:t>
        </w:r>
      </w:ins>
      <w:ins w:id="7841" w:author="Haskamp, Stefan" w:date="2022-02-05T20:56:00Z">
        <w:r w:rsidR="005A4AC0">
          <w:rPr>
            <w:rFonts w:cs="Arial"/>
          </w:rPr>
          <w:fldChar w:fldCharType="begin"/>
        </w:r>
        <w:r w:rsidR="005A4AC0">
          <w:rPr>
            <w:rFonts w:cs="Arial"/>
          </w:rPr>
          <w:instrText xml:space="preserve"> SEQ Table \* ARABIC </w:instrText>
        </w:r>
      </w:ins>
      <w:r w:rsidR="005A4AC0">
        <w:rPr>
          <w:rFonts w:cs="Arial"/>
        </w:rPr>
        <w:fldChar w:fldCharType="separate"/>
      </w:r>
      <w:ins w:id="7842" w:author="Haskamp, Stefan" w:date="2022-02-05T20:56:00Z">
        <w:r w:rsidR="005A4AC0">
          <w:rPr>
            <w:rFonts w:cs="Arial"/>
            <w:noProof/>
          </w:rPr>
          <w:t>35</w:t>
        </w:r>
        <w:r w:rsidR="005A4AC0">
          <w:rPr>
            <w:rFonts w:cs="Arial"/>
          </w:rPr>
          <w:fldChar w:fldCharType="end"/>
        </w:r>
      </w:ins>
      <w:ins w:id="7843" w:author="Stefan" w:date="2021-10-05T10:24:00Z">
        <w:del w:id="7844" w:author="Haskamp, Stefan" w:date="2022-02-05T20:56:00Z">
          <w:r w:rsidRPr="00622A7F" w:rsidDel="005A4AC0">
            <w:rPr>
              <w:rFonts w:cs="Arial"/>
            </w:rPr>
            <w:fldChar w:fldCharType="begin"/>
          </w:r>
          <w:r w:rsidRPr="00622A7F" w:rsidDel="005A4AC0">
            <w:rPr>
              <w:rFonts w:cs="Arial"/>
            </w:rPr>
            <w:delInstrText xml:space="preserve"> SEQ Table \* ARABIC </w:delInstrText>
          </w:r>
        </w:del>
      </w:ins>
      <w:del w:id="7845" w:author="Haskamp, Stefan" w:date="2022-02-05T20:56:00Z">
        <w:r w:rsidRPr="00622A7F" w:rsidDel="005A4AC0">
          <w:rPr>
            <w:rFonts w:cs="Arial"/>
          </w:rPr>
          <w:fldChar w:fldCharType="separate"/>
        </w:r>
        <w:r w:rsidR="002D4AD7" w:rsidDel="005A4AC0">
          <w:rPr>
            <w:rFonts w:cs="Arial"/>
            <w:noProof/>
          </w:rPr>
          <w:delText>34</w:delText>
        </w:r>
      </w:del>
      <w:ins w:id="7846" w:author="Stefan" w:date="2021-10-05T10:24:00Z">
        <w:del w:id="7847" w:author="Haskamp, Stefan" w:date="2022-02-05T20:56:00Z">
          <w:r w:rsidRPr="00622A7F" w:rsidDel="005A4AC0">
            <w:rPr>
              <w:rFonts w:cs="Arial"/>
            </w:rPr>
            <w:fldChar w:fldCharType="end"/>
          </w:r>
        </w:del>
        <w:r w:rsidRPr="00622A7F">
          <w:rPr>
            <w:rFonts w:cs="Arial"/>
          </w:rPr>
          <w:t>: Software and databases</w:t>
        </w:r>
        <w:bookmarkEnd w:id="7839"/>
      </w:ins>
    </w:p>
    <w:tbl>
      <w:tblPr>
        <w:tblW w:w="8618" w:type="dxa"/>
        <w:tblInd w:w="-5" w:type="dxa"/>
        <w:tblLayout w:type="fixed"/>
        <w:tblLook w:val="04A0" w:firstRow="1" w:lastRow="0" w:firstColumn="1" w:lastColumn="0" w:noHBand="0" w:noVBand="1"/>
      </w:tblPr>
      <w:tblGrid>
        <w:gridCol w:w="4309"/>
        <w:gridCol w:w="4309"/>
      </w:tblGrid>
      <w:tr w:rsidR="00616130" w:rsidRPr="00622A7F" w14:paraId="696B6F52" w14:textId="77777777" w:rsidTr="00616130">
        <w:trPr>
          <w:trHeight w:val="300"/>
        </w:trPr>
        <w:tc>
          <w:tcPr>
            <w:tcW w:w="43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8894C5" w14:textId="77777777" w:rsidR="00616130" w:rsidRPr="00622A7F" w:rsidRDefault="00616130" w:rsidP="00616130">
            <w:pPr>
              <w:spacing w:after="0" w:line="240" w:lineRule="auto"/>
              <w:jc w:val="left"/>
              <w:rPr>
                <w:rFonts w:eastAsia="Times New Roman" w:cs="Arial"/>
                <w:b/>
                <w:bCs/>
                <w:color w:val="000000"/>
                <w:sz w:val="22"/>
              </w:rPr>
            </w:pPr>
            <w:r w:rsidRPr="00622A7F">
              <w:rPr>
                <w:rFonts w:eastAsia="Times New Roman" w:cs="Arial"/>
                <w:b/>
                <w:bCs/>
                <w:color w:val="000000"/>
                <w:sz w:val="22"/>
              </w:rPr>
              <w:t>Name</w:t>
            </w:r>
          </w:p>
        </w:tc>
        <w:tc>
          <w:tcPr>
            <w:tcW w:w="4309" w:type="dxa"/>
            <w:tcBorders>
              <w:top w:val="single" w:sz="4" w:space="0" w:color="auto"/>
              <w:left w:val="nil"/>
              <w:bottom w:val="single" w:sz="4" w:space="0" w:color="auto"/>
              <w:right w:val="single" w:sz="4" w:space="0" w:color="auto"/>
            </w:tcBorders>
            <w:shd w:val="clear" w:color="auto" w:fill="auto"/>
            <w:noWrap/>
            <w:vAlign w:val="center"/>
            <w:hideMark/>
          </w:tcPr>
          <w:p w14:paraId="6AC02C2B" w14:textId="77777777" w:rsidR="00616130" w:rsidRPr="00622A7F" w:rsidRDefault="00616130" w:rsidP="00616130">
            <w:pPr>
              <w:spacing w:after="0" w:line="240" w:lineRule="auto"/>
              <w:jc w:val="left"/>
              <w:rPr>
                <w:rFonts w:eastAsia="Times New Roman" w:cs="Arial"/>
                <w:b/>
                <w:bCs/>
                <w:color w:val="000000"/>
                <w:sz w:val="22"/>
              </w:rPr>
            </w:pPr>
            <w:r w:rsidRPr="00622A7F">
              <w:rPr>
                <w:rFonts w:eastAsia="Times New Roman" w:cs="Arial"/>
                <w:b/>
                <w:bCs/>
                <w:color w:val="000000"/>
                <w:sz w:val="22"/>
              </w:rPr>
              <w:t>Company/ source</w:t>
            </w:r>
          </w:p>
        </w:tc>
      </w:tr>
      <w:tr w:rsidR="00616130" w:rsidRPr="00622A7F" w14:paraId="7DF27CC6" w14:textId="77777777" w:rsidTr="00616130">
        <w:trPr>
          <w:trHeight w:val="300"/>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599A86BD"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(Fiji is just ImageJ) Version 1.51n</w:t>
            </w:r>
          </w:p>
        </w:tc>
        <w:tc>
          <w:tcPr>
            <w:tcW w:w="4309" w:type="dxa"/>
            <w:tcBorders>
              <w:top w:val="nil"/>
              <w:left w:val="nil"/>
              <w:bottom w:val="single" w:sz="4" w:space="0" w:color="auto"/>
              <w:right w:val="single" w:sz="4" w:space="0" w:color="auto"/>
            </w:tcBorders>
            <w:shd w:val="clear" w:color="auto" w:fill="auto"/>
            <w:noWrap/>
            <w:vAlign w:val="center"/>
            <w:hideMark/>
          </w:tcPr>
          <w:p w14:paraId="182FD45C"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https://fiji.sc/</w:t>
            </w:r>
          </w:p>
        </w:tc>
      </w:tr>
      <w:tr w:rsidR="00616130" w:rsidRPr="00622A7F" w14:paraId="10CD14D0"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5AA9B057"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1000 Genomes Project</w:t>
            </w:r>
          </w:p>
        </w:tc>
        <w:tc>
          <w:tcPr>
            <w:tcW w:w="4309" w:type="dxa"/>
            <w:tcBorders>
              <w:top w:val="nil"/>
              <w:left w:val="nil"/>
              <w:bottom w:val="single" w:sz="4" w:space="0" w:color="auto"/>
              <w:right w:val="single" w:sz="4" w:space="0" w:color="auto"/>
            </w:tcBorders>
            <w:shd w:val="clear" w:color="auto" w:fill="auto"/>
            <w:noWrap/>
            <w:vAlign w:val="center"/>
            <w:hideMark/>
          </w:tcPr>
          <w:p w14:paraId="3ADECF8D"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https://www.internationalgenome.org/</w:t>
            </w:r>
          </w:p>
        </w:tc>
      </w:tr>
      <w:tr w:rsidR="00616130" w:rsidRPr="00622A7F" w14:paraId="55E60D94" w14:textId="77777777" w:rsidTr="00616130">
        <w:trPr>
          <w:trHeight w:val="300"/>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26A43912"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Adobe Acrobat XI Pro Version 11.0.23</w:t>
            </w:r>
          </w:p>
        </w:tc>
        <w:tc>
          <w:tcPr>
            <w:tcW w:w="4309" w:type="dxa"/>
            <w:tcBorders>
              <w:top w:val="nil"/>
              <w:left w:val="nil"/>
              <w:bottom w:val="single" w:sz="4" w:space="0" w:color="auto"/>
              <w:right w:val="single" w:sz="4" w:space="0" w:color="auto"/>
            </w:tcBorders>
            <w:shd w:val="clear" w:color="auto" w:fill="auto"/>
            <w:noWrap/>
            <w:vAlign w:val="center"/>
            <w:hideMark/>
          </w:tcPr>
          <w:p w14:paraId="052E2249"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Adobe</w:t>
            </w:r>
          </w:p>
        </w:tc>
      </w:tr>
      <w:tr w:rsidR="00616130" w:rsidRPr="00622A7F" w14:paraId="2D4893D5"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75A3D668"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Anaconda (miniconda)</w:t>
            </w:r>
          </w:p>
        </w:tc>
        <w:tc>
          <w:tcPr>
            <w:tcW w:w="4309" w:type="dxa"/>
            <w:tcBorders>
              <w:top w:val="nil"/>
              <w:left w:val="nil"/>
              <w:bottom w:val="single" w:sz="4" w:space="0" w:color="auto"/>
              <w:right w:val="single" w:sz="4" w:space="0" w:color="auto"/>
            </w:tcBorders>
            <w:shd w:val="clear" w:color="auto" w:fill="auto"/>
            <w:noWrap/>
            <w:vAlign w:val="center"/>
            <w:hideMark/>
          </w:tcPr>
          <w:p w14:paraId="29654659"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https://anaconda.org/</w:t>
            </w:r>
          </w:p>
        </w:tc>
      </w:tr>
      <w:tr w:rsidR="00616130" w:rsidRPr="00622A7F" w14:paraId="1B4B767B"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545C2181"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brewer color palettes</w:t>
            </w:r>
          </w:p>
        </w:tc>
        <w:tc>
          <w:tcPr>
            <w:tcW w:w="4309" w:type="dxa"/>
            <w:tcBorders>
              <w:top w:val="nil"/>
              <w:left w:val="nil"/>
              <w:bottom w:val="single" w:sz="4" w:space="0" w:color="auto"/>
              <w:right w:val="single" w:sz="4" w:space="0" w:color="auto"/>
            </w:tcBorders>
            <w:shd w:val="clear" w:color="auto" w:fill="auto"/>
            <w:noWrap/>
            <w:vAlign w:val="center"/>
            <w:hideMark/>
          </w:tcPr>
          <w:p w14:paraId="6D7E2482"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http://applied-r.com/rcolorbrewer-palettes/#the-palettes</w:t>
            </w:r>
          </w:p>
        </w:tc>
      </w:tr>
      <w:tr w:rsidR="00616130" w:rsidRPr="00622A7F" w14:paraId="58A77902"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390D0BD9"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CellphoneDB</w:t>
            </w:r>
          </w:p>
        </w:tc>
        <w:tc>
          <w:tcPr>
            <w:tcW w:w="4309" w:type="dxa"/>
            <w:tcBorders>
              <w:top w:val="nil"/>
              <w:left w:val="nil"/>
              <w:bottom w:val="single" w:sz="4" w:space="0" w:color="auto"/>
              <w:right w:val="single" w:sz="4" w:space="0" w:color="auto"/>
            </w:tcBorders>
            <w:shd w:val="clear" w:color="auto" w:fill="auto"/>
            <w:noWrap/>
            <w:vAlign w:val="center"/>
            <w:hideMark/>
          </w:tcPr>
          <w:p w14:paraId="448C6264"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https://www.cellphonedb.org/</w:t>
            </w:r>
          </w:p>
        </w:tc>
      </w:tr>
      <w:tr w:rsidR="00616130" w:rsidRPr="00622A7F" w14:paraId="5DB1FC5D" w14:textId="77777777" w:rsidTr="00616130">
        <w:trPr>
          <w:trHeight w:val="300"/>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2BDA2409"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Chromas Version 2.23</w:t>
            </w:r>
          </w:p>
        </w:tc>
        <w:tc>
          <w:tcPr>
            <w:tcW w:w="4309" w:type="dxa"/>
            <w:tcBorders>
              <w:top w:val="nil"/>
              <w:left w:val="nil"/>
              <w:bottom w:val="single" w:sz="4" w:space="0" w:color="auto"/>
              <w:right w:val="single" w:sz="4" w:space="0" w:color="auto"/>
            </w:tcBorders>
            <w:shd w:val="clear" w:color="auto" w:fill="auto"/>
            <w:noWrap/>
            <w:vAlign w:val="center"/>
            <w:hideMark/>
          </w:tcPr>
          <w:p w14:paraId="6AA52CBB"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Technelysium</w:t>
            </w:r>
          </w:p>
        </w:tc>
      </w:tr>
      <w:tr w:rsidR="00616130" w:rsidRPr="00622A7F" w14:paraId="25377EAC"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102B7459"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EndNote X8</w:t>
            </w:r>
          </w:p>
        </w:tc>
        <w:tc>
          <w:tcPr>
            <w:tcW w:w="4309" w:type="dxa"/>
            <w:tcBorders>
              <w:top w:val="nil"/>
              <w:left w:val="nil"/>
              <w:bottom w:val="single" w:sz="4" w:space="0" w:color="auto"/>
              <w:right w:val="single" w:sz="4" w:space="0" w:color="auto"/>
            </w:tcBorders>
            <w:shd w:val="clear" w:color="auto" w:fill="auto"/>
            <w:noWrap/>
            <w:vAlign w:val="center"/>
            <w:hideMark/>
          </w:tcPr>
          <w:p w14:paraId="6E1B37C5"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Clarivate Analytics</w:t>
            </w:r>
          </w:p>
        </w:tc>
      </w:tr>
      <w:tr w:rsidR="005D6231" w:rsidRPr="00622A7F" w14:paraId="46955D9B" w14:textId="77777777" w:rsidTr="00616130">
        <w:trPr>
          <w:trHeight w:val="285"/>
          <w:ins w:id="7848" w:author="Stefan" w:date="2021-10-07T16:21:00Z"/>
        </w:trPr>
        <w:tc>
          <w:tcPr>
            <w:tcW w:w="4309" w:type="dxa"/>
            <w:tcBorders>
              <w:top w:val="nil"/>
              <w:left w:val="single" w:sz="4" w:space="0" w:color="auto"/>
              <w:bottom w:val="single" w:sz="4" w:space="0" w:color="auto"/>
              <w:right w:val="single" w:sz="4" w:space="0" w:color="auto"/>
            </w:tcBorders>
            <w:shd w:val="clear" w:color="auto" w:fill="auto"/>
            <w:noWrap/>
            <w:vAlign w:val="center"/>
          </w:tcPr>
          <w:p w14:paraId="7355BF45" w14:textId="5A1DA398" w:rsidR="005D6231" w:rsidRPr="00622A7F" w:rsidRDefault="005D6231" w:rsidP="00616130">
            <w:pPr>
              <w:spacing w:after="0" w:line="240" w:lineRule="auto"/>
              <w:jc w:val="left"/>
              <w:rPr>
                <w:ins w:id="7849" w:author="Stefan" w:date="2021-10-07T16:21:00Z"/>
                <w:rFonts w:eastAsia="Times New Roman" w:cs="Arial"/>
                <w:color w:val="000000"/>
                <w:sz w:val="22"/>
                <w:lang w:val="en-GB"/>
              </w:rPr>
            </w:pPr>
            <w:ins w:id="7850" w:author="Stefan" w:date="2021-10-07T16:21:00Z">
              <w:r w:rsidRPr="00622A7F">
                <w:rPr>
                  <w:rFonts w:eastAsia="Times New Roman" w:cs="Arial"/>
                  <w:color w:val="000000"/>
                  <w:sz w:val="22"/>
                  <w:lang w:val="en-GB"/>
                </w:rPr>
                <w:t>Ensembl</w:t>
              </w:r>
            </w:ins>
          </w:p>
        </w:tc>
        <w:tc>
          <w:tcPr>
            <w:tcW w:w="4309" w:type="dxa"/>
            <w:tcBorders>
              <w:top w:val="nil"/>
              <w:left w:val="nil"/>
              <w:bottom w:val="single" w:sz="4" w:space="0" w:color="auto"/>
              <w:right w:val="single" w:sz="4" w:space="0" w:color="auto"/>
            </w:tcBorders>
            <w:shd w:val="clear" w:color="auto" w:fill="auto"/>
            <w:noWrap/>
            <w:vAlign w:val="center"/>
          </w:tcPr>
          <w:p w14:paraId="3B97B8B2" w14:textId="6773A213" w:rsidR="005D6231" w:rsidRPr="00622A7F" w:rsidDel="00155456" w:rsidRDefault="005D6231" w:rsidP="00616130">
            <w:pPr>
              <w:spacing w:after="0" w:line="240" w:lineRule="auto"/>
              <w:jc w:val="left"/>
              <w:rPr>
                <w:ins w:id="7851" w:author="Stefan" w:date="2021-10-07T16:21:00Z"/>
                <w:rFonts w:eastAsia="Times New Roman" w:cs="Arial"/>
                <w:color w:val="000000"/>
                <w:sz w:val="22"/>
                <w:lang w:val="en-GB"/>
              </w:rPr>
            </w:pPr>
            <w:ins w:id="7852" w:author="Stefan" w:date="2021-10-07T16:21:00Z">
              <w:r w:rsidRPr="00622A7F">
                <w:rPr>
                  <w:rFonts w:eastAsia="Times New Roman" w:cs="Arial"/>
                  <w:color w:val="000000"/>
                  <w:sz w:val="22"/>
                  <w:lang w:val="en-GB"/>
                </w:rPr>
                <w:t>https://www.ensembl.org/index.html</w:t>
              </w:r>
            </w:ins>
          </w:p>
        </w:tc>
      </w:tr>
      <w:tr w:rsidR="00616130" w:rsidRPr="00622A7F" w14:paraId="5D294BA9"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5D035AEF"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ExpressionSuite Software v1.0.3</w:t>
            </w:r>
          </w:p>
        </w:tc>
        <w:tc>
          <w:tcPr>
            <w:tcW w:w="4309" w:type="dxa"/>
            <w:tcBorders>
              <w:top w:val="nil"/>
              <w:left w:val="nil"/>
              <w:bottom w:val="single" w:sz="4" w:space="0" w:color="auto"/>
              <w:right w:val="single" w:sz="4" w:space="0" w:color="auto"/>
            </w:tcBorders>
            <w:shd w:val="clear" w:color="auto" w:fill="auto"/>
            <w:noWrap/>
            <w:vAlign w:val="center"/>
            <w:hideMark/>
          </w:tcPr>
          <w:p w14:paraId="64C4637B" w14:textId="65620DBE" w:rsidR="00616130" w:rsidRPr="00622A7F" w:rsidRDefault="00616130" w:rsidP="00616130">
            <w:pPr>
              <w:spacing w:after="0" w:line="240" w:lineRule="auto"/>
              <w:jc w:val="left"/>
              <w:rPr>
                <w:rFonts w:eastAsia="Times New Roman" w:cs="Arial"/>
                <w:color w:val="000000"/>
                <w:sz w:val="22"/>
              </w:rPr>
            </w:pPr>
            <w:commentRangeStart w:id="7853"/>
            <w:del w:id="7854" w:author="Stefan" w:date="2021-10-07T16:10:00Z">
              <w:r w:rsidRPr="00622A7F" w:rsidDel="00155456">
                <w:rPr>
                  <w:rFonts w:eastAsia="Times New Roman" w:cs="Arial"/>
                  <w:color w:val="000000"/>
                  <w:sz w:val="22"/>
                  <w:lang w:val="en-GB"/>
                </w:rPr>
                <w:delText>life technologies</w:delText>
              </w:r>
            </w:del>
            <w:commentRangeEnd w:id="7853"/>
            <w:ins w:id="7855" w:author="Stefan" w:date="2021-10-07T16:10:00Z">
              <w:r w:rsidR="00155456" w:rsidRPr="00622A7F">
                <w:rPr>
                  <w:rFonts w:eastAsia="Times New Roman" w:cs="Arial"/>
                  <w:color w:val="000000"/>
                  <w:sz w:val="22"/>
                  <w:lang w:val="en-GB"/>
                </w:rPr>
                <w:t>Life Technologies (Thermo Fisher Scientific)</w:t>
              </w:r>
            </w:ins>
            <w:r w:rsidR="003908AB" w:rsidRPr="00622A7F">
              <w:rPr>
                <w:rStyle w:val="Kommentarzeichen"/>
                <w:rFonts w:cs="Arial"/>
              </w:rPr>
              <w:commentReference w:id="7853"/>
            </w:r>
          </w:p>
        </w:tc>
      </w:tr>
      <w:tr w:rsidR="00616130" w:rsidRPr="00622A7F" w14:paraId="1B58EA11"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14487467"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Firefox Quantum Version 66.0.2</w:t>
            </w:r>
          </w:p>
        </w:tc>
        <w:tc>
          <w:tcPr>
            <w:tcW w:w="4309" w:type="dxa"/>
            <w:tcBorders>
              <w:top w:val="nil"/>
              <w:left w:val="nil"/>
              <w:bottom w:val="single" w:sz="4" w:space="0" w:color="auto"/>
              <w:right w:val="single" w:sz="4" w:space="0" w:color="auto"/>
            </w:tcBorders>
            <w:shd w:val="clear" w:color="auto" w:fill="auto"/>
            <w:noWrap/>
            <w:vAlign w:val="center"/>
            <w:hideMark/>
          </w:tcPr>
          <w:p w14:paraId="3AA65D5F"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Mozilla</w:t>
            </w:r>
          </w:p>
        </w:tc>
      </w:tr>
      <w:tr w:rsidR="00616130" w:rsidRPr="00622A7F" w14:paraId="7436B55A"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3D185EE0"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Gene Ontology</w:t>
            </w:r>
          </w:p>
        </w:tc>
        <w:tc>
          <w:tcPr>
            <w:tcW w:w="4309" w:type="dxa"/>
            <w:tcBorders>
              <w:top w:val="nil"/>
              <w:left w:val="nil"/>
              <w:bottom w:val="single" w:sz="4" w:space="0" w:color="auto"/>
              <w:right w:val="single" w:sz="4" w:space="0" w:color="auto"/>
            </w:tcBorders>
            <w:shd w:val="clear" w:color="auto" w:fill="auto"/>
            <w:noWrap/>
            <w:vAlign w:val="center"/>
            <w:hideMark/>
          </w:tcPr>
          <w:p w14:paraId="6AFC82E7"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http://geneontology.org/</w:t>
            </w:r>
          </w:p>
        </w:tc>
      </w:tr>
      <w:tr w:rsidR="00616130" w:rsidRPr="00622A7F" w14:paraId="7D9C97F4"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71D82B03"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gnomAD</w:t>
            </w:r>
          </w:p>
        </w:tc>
        <w:tc>
          <w:tcPr>
            <w:tcW w:w="4309" w:type="dxa"/>
            <w:tcBorders>
              <w:top w:val="nil"/>
              <w:left w:val="nil"/>
              <w:bottom w:val="single" w:sz="4" w:space="0" w:color="auto"/>
              <w:right w:val="single" w:sz="4" w:space="0" w:color="auto"/>
            </w:tcBorders>
            <w:shd w:val="clear" w:color="auto" w:fill="auto"/>
            <w:noWrap/>
            <w:vAlign w:val="center"/>
            <w:hideMark/>
          </w:tcPr>
          <w:p w14:paraId="0CF712E5"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http://gnomad.broadinstitute.org/</w:t>
            </w:r>
          </w:p>
        </w:tc>
      </w:tr>
      <w:tr w:rsidR="00616130" w:rsidRPr="00622A7F" w14:paraId="4D9F35E6"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7B7E77C1"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Image Lab Version 6.0.0</w:t>
            </w:r>
          </w:p>
        </w:tc>
        <w:tc>
          <w:tcPr>
            <w:tcW w:w="4309" w:type="dxa"/>
            <w:tcBorders>
              <w:top w:val="nil"/>
              <w:left w:val="nil"/>
              <w:bottom w:val="single" w:sz="4" w:space="0" w:color="auto"/>
              <w:right w:val="single" w:sz="4" w:space="0" w:color="auto"/>
            </w:tcBorders>
            <w:shd w:val="clear" w:color="auto" w:fill="auto"/>
            <w:noWrap/>
            <w:vAlign w:val="center"/>
            <w:hideMark/>
          </w:tcPr>
          <w:p w14:paraId="3DC51ABA"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Bio-Rad</w:t>
            </w:r>
          </w:p>
        </w:tc>
      </w:tr>
      <w:tr w:rsidR="00616130" w:rsidRPr="00622A7F" w14:paraId="3579F91D"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6FE39AB5"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Ingenuity Pathway Analysis</w:t>
            </w:r>
          </w:p>
        </w:tc>
        <w:tc>
          <w:tcPr>
            <w:tcW w:w="4309" w:type="dxa"/>
            <w:tcBorders>
              <w:top w:val="nil"/>
              <w:left w:val="nil"/>
              <w:bottom w:val="single" w:sz="4" w:space="0" w:color="auto"/>
              <w:right w:val="single" w:sz="4" w:space="0" w:color="auto"/>
            </w:tcBorders>
            <w:shd w:val="clear" w:color="auto" w:fill="auto"/>
            <w:noWrap/>
            <w:vAlign w:val="center"/>
            <w:hideMark/>
          </w:tcPr>
          <w:p w14:paraId="09B31003"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Qiagen</w:t>
            </w:r>
          </w:p>
        </w:tc>
      </w:tr>
      <w:tr w:rsidR="00616130" w:rsidRPr="00622A7F" w14:paraId="1FD5FB54" w14:textId="77777777" w:rsidTr="00616130">
        <w:trPr>
          <w:trHeight w:val="570"/>
        </w:trPr>
        <w:tc>
          <w:tcPr>
            <w:tcW w:w="4309" w:type="dxa"/>
            <w:tcBorders>
              <w:top w:val="nil"/>
              <w:left w:val="single" w:sz="4" w:space="0" w:color="auto"/>
              <w:bottom w:val="single" w:sz="4" w:space="0" w:color="auto"/>
              <w:right w:val="single" w:sz="4" w:space="0" w:color="auto"/>
            </w:tcBorders>
            <w:shd w:val="clear" w:color="auto" w:fill="auto"/>
            <w:vAlign w:val="center"/>
            <w:hideMark/>
          </w:tcPr>
          <w:p w14:paraId="2356A5F4" w14:textId="77777777" w:rsidR="00616130" w:rsidRPr="00622A7F" w:rsidRDefault="00616130" w:rsidP="00616130">
            <w:pPr>
              <w:spacing w:after="0" w:line="240" w:lineRule="auto"/>
              <w:jc w:val="left"/>
              <w:rPr>
                <w:rFonts w:eastAsia="Times New Roman" w:cs="Arial"/>
                <w:color w:val="000000"/>
                <w:sz w:val="22"/>
                <w:lang w:val="de-DE"/>
              </w:rPr>
            </w:pPr>
            <w:r w:rsidRPr="00622A7F">
              <w:rPr>
                <w:rFonts w:eastAsia="Times New Roman" w:cs="Arial"/>
                <w:color w:val="000000"/>
                <w:sz w:val="22"/>
                <w:lang w:val="de-DE"/>
              </w:rPr>
              <w:t>Linux proton 4.15.0-140-generic #144-Ubuntu SMP Fri Mar 19 14:12:35 UTC 2021 x86_64 x86_64 x86_64 GNU/Linux</w:t>
            </w:r>
          </w:p>
        </w:tc>
        <w:tc>
          <w:tcPr>
            <w:tcW w:w="4309" w:type="dxa"/>
            <w:tcBorders>
              <w:top w:val="nil"/>
              <w:left w:val="nil"/>
              <w:bottom w:val="single" w:sz="4" w:space="0" w:color="auto"/>
              <w:right w:val="single" w:sz="4" w:space="0" w:color="auto"/>
            </w:tcBorders>
            <w:shd w:val="clear" w:color="auto" w:fill="auto"/>
            <w:noWrap/>
            <w:vAlign w:val="center"/>
            <w:hideMark/>
          </w:tcPr>
          <w:p w14:paraId="4E294201"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Linux based operating system</w:t>
            </w:r>
          </w:p>
        </w:tc>
      </w:tr>
      <w:tr w:rsidR="00616130" w:rsidRPr="00622A7F" w14:paraId="7B2871A7"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6F178C9F"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Microsoft Office 2010</w:t>
            </w:r>
          </w:p>
        </w:tc>
        <w:tc>
          <w:tcPr>
            <w:tcW w:w="4309" w:type="dxa"/>
            <w:tcBorders>
              <w:top w:val="nil"/>
              <w:left w:val="nil"/>
              <w:bottom w:val="single" w:sz="4" w:space="0" w:color="auto"/>
              <w:right w:val="single" w:sz="4" w:space="0" w:color="auto"/>
            </w:tcBorders>
            <w:shd w:val="clear" w:color="auto" w:fill="auto"/>
            <w:noWrap/>
            <w:vAlign w:val="center"/>
            <w:hideMark/>
          </w:tcPr>
          <w:p w14:paraId="757A980F"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Microsoft</w:t>
            </w:r>
          </w:p>
        </w:tc>
      </w:tr>
      <w:tr w:rsidR="00616130" w:rsidRPr="00622A7F" w14:paraId="34874367"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599D1DC2"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Multimodal reference mapping</w:t>
            </w:r>
          </w:p>
        </w:tc>
        <w:tc>
          <w:tcPr>
            <w:tcW w:w="4309" w:type="dxa"/>
            <w:tcBorders>
              <w:top w:val="nil"/>
              <w:left w:val="nil"/>
              <w:bottom w:val="single" w:sz="4" w:space="0" w:color="auto"/>
              <w:right w:val="single" w:sz="4" w:space="0" w:color="auto"/>
            </w:tcBorders>
            <w:shd w:val="clear" w:color="auto" w:fill="auto"/>
            <w:noWrap/>
            <w:vAlign w:val="center"/>
            <w:hideMark/>
          </w:tcPr>
          <w:p w14:paraId="7B8B92AF"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https://satijalab.org/seurat/articles/multimodal_reference_mapping.html</w:t>
            </w:r>
          </w:p>
        </w:tc>
      </w:tr>
      <w:tr w:rsidR="00616130" w:rsidRPr="00622A7F" w14:paraId="06D94942"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44319BC3"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NCBI</w:t>
            </w:r>
          </w:p>
        </w:tc>
        <w:tc>
          <w:tcPr>
            <w:tcW w:w="4309" w:type="dxa"/>
            <w:tcBorders>
              <w:top w:val="nil"/>
              <w:left w:val="nil"/>
              <w:bottom w:val="single" w:sz="4" w:space="0" w:color="auto"/>
              <w:right w:val="single" w:sz="4" w:space="0" w:color="auto"/>
            </w:tcBorders>
            <w:shd w:val="clear" w:color="auto" w:fill="auto"/>
            <w:noWrap/>
            <w:vAlign w:val="center"/>
            <w:hideMark/>
          </w:tcPr>
          <w:p w14:paraId="3E315D69"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http://www.ncbi.nlm.nih.gov/</w:t>
            </w:r>
          </w:p>
        </w:tc>
      </w:tr>
      <w:tr w:rsidR="00616130" w:rsidRPr="00622A7F" w14:paraId="27E21BB9"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58DC20B9"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OMIM</w:t>
            </w:r>
          </w:p>
        </w:tc>
        <w:tc>
          <w:tcPr>
            <w:tcW w:w="4309" w:type="dxa"/>
            <w:tcBorders>
              <w:top w:val="nil"/>
              <w:left w:val="nil"/>
              <w:bottom w:val="single" w:sz="4" w:space="0" w:color="auto"/>
              <w:right w:val="single" w:sz="4" w:space="0" w:color="auto"/>
            </w:tcBorders>
            <w:shd w:val="clear" w:color="auto" w:fill="auto"/>
            <w:noWrap/>
            <w:vAlign w:val="center"/>
            <w:hideMark/>
          </w:tcPr>
          <w:p w14:paraId="0FE03872"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https://www.omim.org/</w:t>
            </w:r>
          </w:p>
        </w:tc>
      </w:tr>
      <w:tr w:rsidR="00616130" w:rsidRPr="00622A7F" w14:paraId="2FA46210"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284E456D"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panglaodb</w:t>
            </w:r>
          </w:p>
        </w:tc>
        <w:tc>
          <w:tcPr>
            <w:tcW w:w="4309" w:type="dxa"/>
            <w:tcBorders>
              <w:top w:val="nil"/>
              <w:left w:val="nil"/>
              <w:bottom w:val="single" w:sz="4" w:space="0" w:color="auto"/>
              <w:right w:val="single" w:sz="4" w:space="0" w:color="auto"/>
            </w:tcBorders>
            <w:shd w:val="clear" w:color="auto" w:fill="auto"/>
            <w:noWrap/>
            <w:vAlign w:val="center"/>
            <w:hideMark/>
          </w:tcPr>
          <w:p w14:paraId="5DCA296F"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https://panglaodb.se/</w:t>
            </w:r>
          </w:p>
        </w:tc>
      </w:tr>
      <w:tr w:rsidR="00616130" w:rsidRPr="00622A7F" w14:paraId="657DB3DA"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5052D861" w14:textId="77777777" w:rsidR="00616130" w:rsidRPr="00622A7F" w:rsidRDefault="00616130" w:rsidP="00616130">
            <w:pPr>
              <w:spacing w:after="0" w:line="240" w:lineRule="auto"/>
              <w:jc w:val="left"/>
              <w:rPr>
                <w:rFonts w:eastAsia="Times New Roman" w:cs="Arial"/>
                <w:color w:val="000000"/>
                <w:sz w:val="22"/>
                <w:lang w:val="de-DE"/>
              </w:rPr>
            </w:pPr>
            <w:r w:rsidRPr="00622A7F">
              <w:rPr>
                <w:rFonts w:eastAsia="Times New Roman" w:cs="Arial"/>
                <w:color w:val="000000"/>
                <w:sz w:val="22"/>
                <w:lang w:val="de-DE"/>
              </w:rPr>
              <w:t>PANTHER (Mi et al. 2019) Version 14.0</w:t>
            </w:r>
          </w:p>
        </w:tc>
        <w:tc>
          <w:tcPr>
            <w:tcW w:w="4309" w:type="dxa"/>
            <w:tcBorders>
              <w:top w:val="nil"/>
              <w:left w:val="nil"/>
              <w:bottom w:val="single" w:sz="4" w:space="0" w:color="auto"/>
              <w:right w:val="single" w:sz="4" w:space="0" w:color="auto"/>
            </w:tcBorders>
            <w:shd w:val="clear" w:color="auto" w:fill="auto"/>
            <w:noWrap/>
            <w:vAlign w:val="center"/>
            <w:hideMark/>
          </w:tcPr>
          <w:p w14:paraId="1543CF8B"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http://www.pantherdb.org/</w:t>
            </w:r>
          </w:p>
        </w:tc>
      </w:tr>
      <w:tr w:rsidR="00616130" w:rsidRPr="00622A7F" w14:paraId="199DA734"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2269A06B"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Plink 1.9</w:t>
            </w:r>
          </w:p>
        </w:tc>
        <w:tc>
          <w:tcPr>
            <w:tcW w:w="4309" w:type="dxa"/>
            <w:tcBorders>
              <w:top w:val="nil"/>
              <w:left w:val="nil"/>
              <w:bottom w:val="single" w:sz="4" w:space="0" w:color="auto"/>
              <w:right w:val="single" w:sz="4" w:space="0" w:color="auto"/>
            </w:tcBorders>
            <w:shd w:val="clear" w:color="auto" w:fill="auto"/>
            <w:noWrap/>
            <w:vAlign w:val="center"/>
            <w:hideMark/>
          </w:tcPr>
          <w:p w14:paraId="493BE3C4"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https://www.cog-genomics.org/plink/</w:t>
            </w:r>
          </w:p>
        </w:tc>
      </w:tr>
      <w:tr w:rsidR="00616130" w:rsidRPr="00622A7F" w14:paraId="1FAE4BE4"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502436ED"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Primer design for mutagenesis assay</w:t>
            </w:r>
          </w:p>
        </w:tc>
        <w:tc>
          <w:tcPr>
            <w:tcW w:w="4309" w:type="dxa"/>
            <w:tcBorders>
              <w:top w:val="nil"/>
              <w:left w:val="nil"/>
              <w:bottom w:val="single" w:sz="4" w:space="0" w:color="auto"/>
              <w:right w:val="single" w:sz="4" w:space="0" w:color="auto"/>
            </w:tcBorders>
            <w:shd w:val="clear" w:color="auto" w:fill="auto"/>
            <w:noWrap/>
            <w:vAlign w:val="center"/>
            <w:hideMark/>
          </w:tcPr>
          <w:p w14:paraId="185C156A"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http://bioinformatics.org/primerx/cgi-bin/DNA_1.cgi</w:t>
            </w:r>
          </w:p>
        </w:tc>
      </w:tr>
      <w:tr w:rsidR="00616130" w:rsidRPr="00622A7F" w14:paraId="49689718"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7CA22F22"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Primer tool</w:t>
            </w:r>
          </w:p>
        </w:tc>
        <w:tc>
          <w:tcPr>
            <w:tcW w:w="4309" w:type="dxa"/>
            <w:tcBorders>
              <w:top w:val="nil"/>
              <w:left w:val="nil"/>
              <w:bottom w:val="single" w:sz="4" w:space="0" w:color="auto"/>
              <w:right w:val="single" w:sz="4" w:space="0" w:color="auto"/>
            </w:tcBorders>
            <w:shd w:val="clear" w:color="auto" w:fill="auto"/>
            <w:noWrap/>
            <w:vAlign w:val="center"/>
            <w:hideMark/>
          </w:tcPr>
          <w:p w14:paraId="74F72C3A"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https://primer3.ut.ee/</w:t>
            </w:r>
          </w:p>
        </w:tc>
      </w:tr>
      <w:tr w:rsidR="00616130" w:rsidRPr="00622A7F" w14:paraId="4352FBD7"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4C794E75"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Primer-BLAST</w:t>
            </w:r>
          </w:p>
        </w:tc>
        <w:tc>
          <w:tcPr>
            <w:tcW w:w="4309" w:type="dxa"/>
            <w:tcBorders>
              <w:top w:val="nil"/>
              <w:left w:val="nil"/>
              <w:bottom w:val="single" w:sz="4" w:space="0" w:color="auto"/>
              <w:right w:val="single" w:sz="4" w:space="0" w:color="auto"/>
            </w:tcBorders>
            <w:shd w:val="clear" w:color="auto" w:fill="auto"/>
            <w:noWrap/>
            <w:vAlign w:val="center"/>
            <w:hideMark/>
          </w:tcPr>
          <w:p w14:paraId="64C3B711"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https://www.ncbi.nlm.nih.gov/tools/primer-blast/</w:t>
            </w:r>
          </w:p>
        </w:tc>
      </w:tr>
      <w:tr w:rsidR="00616130" w:rsidRPr="00622A7F" w14:paraId="299AE945"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619439D3"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R Version 3.3.3</w:t>
            </w:r>
          </w:p>
        </w:tc>
        <w:tc>
          <w:tcPr>
            <w:tcW w:w="4309" w:type="dxa"/>
            <w:tcBorders>
              <w:top w:val="nil"/>
              <w:left w:val="nil"/>
              <w:bottom w:val="single" w:sz="4" w:space="0" w:color="auto"/>
              <w:right w:val="single" w:sz="4" w:space="0" w:color="auto"/>
            </w:tcBorders>
            <w:shd w:val="clear" w:color="auto" w:fill="auto"/>
            <w:noWrap/>
            <w:vAlign w:val="center"/>
            <w:hideMark/>
          </w:tcPr>
          <w:p w14:paraId="0E7B41E0"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https://www.r-project.org/</w:t>
            </w:r>
          </w:p>
        </w:tc>
      </w:tr>
      <w:tr w:rsidR="00616130" w:rsidRPr="00622A7F" w14:paraId="4BD6F8EE"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36F3CD11"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R-Studio Version 1.0.136</w:t>
            </w:r>
          </w:p>
        </w:tc>
        <w:tc>
          <w:tcPr>
            <w:tcW w:w="4309" w:type="dxa"/>
            <w:tcBorders>
              <w:top w:val="nil"/>
              <w:left w:val="nil"/>
              <w:bottom w:val="single" w:sz="4" w:space="0" w:color="auto"/>
              <w:right w:val="single" w:sz="4" w:space="0" w:color="auto"/>
            </w:tcBorders>
            <w:shd w:val="clear" w:color="auto" w:fill="auto"/>
            <w:noWrap/>
            <w:vAlign w:val="center"/>
            <w:hideMark/>
          </w:tcPr>
          <w:p w14:paraId="420EC637"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https://www.rstudio.com/</w:t>
            </w:r>
          </w:p>
        </w:tc>
      </w:tr>
      <w:tr w:rsidR="00616130" w:rsidRPr="00622A7F" w14:paraId="3ABC85D4"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1118B135"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Sequencing Analysis Software Version 5.1</w:t>
            </w:r>
          </w:p>
        </w:tc>
        <w:tc>
          <w:tcPr>
            <w:tcW w:w="4309" w:type="dxa"/>
            <w:tcBorders>
              <w:top w:val="nil"/>
              <w:left w:val="nil"/>
              <w:bottom w:val="single" w:sz="4" w:space="0" w:color="auto"/>
              <w:right w:val="single" w:sz="4" w:space="0" w:color="auto"/>
            </w:tcBorders>
            <w:shd w:val="clear" w:color="auto" w:fill="auto"/>
            <w:noWrap/>
            <w:vAlign w:val="center"/>
            <w:hideMark/>
          </w:tcPr>
          <w:p w14:paraId="7B53038F" w14:textId="0835D3CF" w:rsidR="00616130" w:rsidRPr="00622A7F" w:rsidRDefault="00616130" w:rsidP="00616130">
            <w:pPr>
              <w:spacing w:after="0" w:line="240" w:lineRule="auto"/>
              <w:jc w:val="left"/>
              <w:rPr>
                <w:rFonts w:eastAsia="Times New Roman" w:cs="Arial"/>
                <w:color w:val="000000"/>
                <w:sz w:val="22"/>
              </w:rPr>
            </w:pPr>
            <w:commentRangeStart w:id="7856"/>
            <w:del w:id="7857" w:author="Stefan" w:date="2021-10-07T16:23:00Z">
              <w:r w:rsidRPr="00622A7F" w:rsidDel="005D6231">
                <w:rPr>
                  <w:rFonts w:eastAsia="Times New Roman" w:cs="Arial"/>
                  <w:color w:val="000000"/>
                  <w:sz w:val="22"/>
                  <w:lang w:val="en-GB"/>
                </w:rPr>
                <w:delText>Applied Biosystems</w:delText>
              </w:r>
            </w:del>
            <w:commentRangeEnd w:id="7856"/>
            <w:ins w:id="7858" w:author="Stefan" w:date="2021-10-07T16:23:00Z">
              <w:r w:rsidR="005D6231" w:rsidRPr="00622A7F">
                <w:rPr>
                  <w:rFonts w:eastAsia="Times New Roman" w:cs="Arial"/>
                  <w:color w:val="000000"/>
                  <w:sz w:val="22"/>
                  <w:lang w:val="en-GB"/>
                </w:rPr>
                <w:t xml:space="preserve"> Applied Biosystems (Thermo Fisher Scientific)</w:t>
              </w:r>
            </w:ins>
            <w:r w:rsidR="003908AB" w:rsidRPr="00622A7F">
              <w:rPr>
                <w:rStyle w:val="Kommentarzeichen"/>
                <w:rFonts w:cs="Arial"/>
              </w:rPr>
              <w:commentReference w:id="7856"/>
            </w:r>
          </w:p>
        </w:tc>
      </w:tr>
      <w:tr w:rsidR="00616130" w:rsidRPr="00622A7F" w14:paraId="74B61F55"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6D66D9AC"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Seurat Version 3</w:t>
            </w:r>
          </w:p>
        </w:tc>
        <w:tc>
          <w:tcPr>
            <w:tcW w:w="4309" w:type="dxa"/>
            <w:tcBorders>
              <w:top w:val="nil"/>
              <w:left w:val="nil"/>
              <w:bottom w:val="single" w:sz="4" w:space="0" w:color="auto"/>
              <w:right w:val="single" w:sz="4" w:space="0" w:color="auto"/>
            </w:tcBorders>
            <w:shd w:val="clear" w:color="auto" w:fill="auto"/>
            <w:noWrap/>
            <w:vAlign w:val="center"/>
            <w:hideMark/>
          </w:tcPr>
          <w:p w14:paraId="1DB99C83"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rPr>
              <w:t>https://satijalab.org/seurat/articles/get_started.html</w:t>
            </w:r>
          </w:p>
        </w:tc>
      </w:tr>
      <w:tr w:rsidR="00616130" w:rsidRPr="00622A7F" w14:paraId="3007DA98"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09DD069B" w14:textId="1FCA2329" w:rsidR="00616130" w:rsidRPr="00622A7F" w:rsidRDefault="00616130" w:rsidP="00563CF3">
            <w:pPr>
              <w:spacing w:after="0" w:line="240" w:lineRule="auto"/>
              <w:jc w:val="left"/>
              <w:rPr>
                <w:rFonts w:eastAsia="Times New Roman" w:cs="Arial"/>
                <w:color w:val="000000"/>
                <w:sz w:val="22"/>
              </w:rPr>
            </w:pPr>
            <w:r w:rsidRPr="00622A7F">
              <w:rPr>
                <w:rFonts w:eastAsia="Times New Roman" w:cs="Arial"/>
                <w:color w:val="000000"/>
                <w:sz w:val="22"/>
                <w:lang w:val="en-GB"/>
              </w:rPr>
              <w:t>UCSC Genome Browser</w:t>
            </w:r>
          </w:p>
        </w:tc>
        <w:tc>
          <w:tcPr>
            <w:tcW w:w="4309" w:type="dxa"/>
            <w:tcBorders>
              <w:top w:val="nil"/>
              <w:left w:val="nil"/>
              <w:bottom w:val="single" w:sz="4" w:space="0" w:color="auto"/>
              <w:right w:val="single" w:sz="4" w:space="0" w:color="auto"/>
            </w:tcBorders>
            <w:shd w:val="clear" w:color="auto" w:fill="auto"/>
            <w:noWrap/>
            <w:vAlign w:val="center"/>
            <w:hideMark/>
          </w:tcPr>
          <w:p w14:paraId="7F530C32"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en-GB"/>
              </w:rPr>
              <w:t>http://genome.ucsc.edu/</w:t>
            </w:r>
          </w:p>
        </w:tc>
      </w:tr>
      <w:tr w:rsidR="00616130" w:rsidRPr="00622A7F" w14:paraId="32D9B3D4" w14:textId="77777777" w:rsidTr="00616130">
        <w:trPr>
          <w:trHeight w:val="285"/>
        </w:trPr>
        <w:tc>
          <w:tcPr>
            <w:tcW w:w="4309" w:type="dxa"/>
            <w:tcBorders>
              <w:top w:val="nil"/>
              <w:left w:val="single" w:sz="4" w:space="0" w:color="auto"/>
              <w:bottom w:val="single" w:sz="4" w:space="0" w:color="auto"/>
              <w:right w:val="single" w:sz="4" w:space="0" w:color="auto"/>
            </w:tcBorders>
            <w:shd w:val="clear" w:color="auto" w:fill="auto"/>
            <w:noWrap/>
            <w:vAlign w:val="center"/>
            <w:hideMark/>
          </w:tcPr>
          <w:p w14:paraId="3859B995"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de-DE"/>
              </w:rPr>
              <w:t>Windows 7 Enterprise</w:t>
            </w:r>
          </w:p>
        </w:tc>
        <w:tc>
          <w:tcPr>
            <w:tcW w:w="4309" w:type="dxa"/>
            <w:tcBorders>
              <w:top w:val="nil"/>
              <w:left w:val="nil"/>
              <w:bottom w:val="single" w:sz="4" w:space="0" w:color="auto"/>
              <w:right w:val="single" w:sz="4" w:space="0" w:color="auto"/>
            </w:tcBorders>
            <w:shd w:val="clear" w:color="auto" w:fill="auto"/>
            <w:noWrap/>
            <w:vAlign w:val="center"/>
            <w:hideMark/>
          </w:tcPr>
          <w:p w14:paraId="65316417" w14:textId="77777777" w:rsidR="00616130" w:rsidRPr="00622A7F" w:rsidRDefault="00616130" w:rsidP="00616130">
            <w:pPr>
              <w:spacing w:after="0" w:line="240" w:lineRule="auto"/>
              <w:jc w:val="left"/>
              <w:rPr>
                <w:rFonts w:eastAsia="Times New Roman" w:cs="Arial"/>
                <w:color w:val="000000"/>
                <w:sz w:val="22"/>
              </w:rPr>
            </w:pPr>
            <w:r w:rsidRPr="00622A7F">
              <w:rPr>
                <w:rFonts w:eastAsia="Times New Roman" w:cs="Arial"/>
                <w:color w:val="000000"/>
                <w:sz w:val="22"/>
                <w:lang w:val="de-DE"/>
              </w:rPr>
              <w:t>Microsoft</w:t>
            </w:r>
          </w:p>
        </w:tc>
      </w:tr>
    </w:tbl>
    <w:p w14:paraId="79BBBE62" w14:textId="77777777" w:rsidR="00083436" w:rsidRPr="00622A7F" w:rsidRDefault="00083436" w:rsidP="00083436">
      <w:pPr>
        <w:rPr>
          <w:rFonts w:cs="Arial"/>
        </w:rPr>
      </w:pPr>
    </w:p>
    <w:p w14:paraId="6A5CB0D1" w14:textId="1B0068A8" w:rsidR="00616130" w:rsidRPr="00622A7F" w:rsidRDefault="00333FCE" w:rsidP="00333FCE">
      <w:pPr>
        <w:pStyle w:val="berschrift3"/>
        <w:rPr>
          <w:rFonts w:cs="Arial"/>
        </w:rPr>
      </w:pPr>
      <w:bookmarkStart w:id="7859" w:name="_Toc91488953"/>
      <w:commentRangeStart w:id="7860"/>
      <w:r w:rsidRPr="00622A7F">
        <w:rPr>
          <w:rFonts w:cs="Arial"/>
          <w:i/>
        </w:rPr>
        <w:t>Mpo</w:t>
      </w:r>
      <w:r w:rsidRPr="00622A7F">
        <w:rPr>
          <w:rFonts w:cs="Arial"/>
          <w:i/>
          <w:vertAlign w:val="superscript"/>
        </w:rPr>
        <w:t>-/-</w:t>
      </w:r>
      <w:r w:rsidRPr="00622A7F">
        <w:rPr>
          <w:rFonts w:cs="Arial"/>
        </w:rPr>
        <w:t xml:space="preserve"> mice</w:t>
      </w:r>
      <w:commentRangeEnd w:id="7860"/>
      <w:r w:rsidR="00E11272" w:rsidRPr="00622A7F">
        <w:rPr>
          <w:rStyle w:val="Kommentarzeichen"/>
          <w:rFonts w:cs="Arial"/>
        </w:rPr>
        <w:commentReference w:id="7860"/>
      </w:r>
      <w:bookmarkEnd w:id="7859"/>
    </w:p>
    <w:p w14:paraId="418D3B5F" w14:textId="7F4A171C" w:rsidR="006250D7" w:rsidRDefault="00737EB8" w:rsidP="00333FCE">
      <w:pPr>
        <w:rPr>
          <w:rFonts w:cs="Arial"/>
        </w:rPr>
      </w:pPr>
      <w:r w:rsidRPr="00622A7F">
        <w:rPr>
          <w:rFonts w:cs="Arial"/>
        </w:rPr>
        <w:t>T</w:t>
      </w:r>
      <w:r w:rsidR="00333FCE" w:rsidRPr="00622A7F">
        <w:rPr>
          <w:rFonts w:cs="Arial"/>
        </w:rPr>
        <w:t xml:space="preserve">o analyze efferocytosis, 8- to 10-week-old female and male wild-type mice (C57BL/6J) and </w:t>
      </w:r>
      <w:r w:rsidR="00333FCE" w:rsidRPr="00622A7F">
        <w:rPr>
          <w:rFonts w:cs="Arial"/>
          <w:i/>
        </w:rPr>
        <w:t>Mpo</w:t>
      </w:r>
      <w:r w:rsidR="00333FCE" w:rsidRPr="00622A7F">
        <w:rPr>
          <w:rFonts w:cs="Arial"/>
          <w:i/>
          <w:vertAlign w:val="superscript"/>
        </w:rPr>
        <w:t>-/-</w:t>
      </w:r>
      <w:r w:rsidR="00333FCE" w:rsidRPr="00622A7F">
        <w:rPr>
          <w:rFonts w:cs="Arial"/>
          <w:i/>
        </w:rPr>
        <w:t xml:space="preserve"> </w:t>
      </w:r>
      <w:r w:rsidR="00333FCE" w:rsidRPr="00622A7F">
        <w:rPr>
          <w:rFonts w:cs="Arial"/>
        </w:rPr>
        <w:t xml:space="preserve">mice (B6.129X1-Mpotm1Lus/J) were sacrificed. </w:t>
      </w:r>
      <w:moveToRangeStart w:id="7861" w:author="Haskamp, Stefan (extern)" w:date="2021-10-17T15:33:00Z" w:name="move85377251"/>
      <w:moveTo w:id="7862" w:author="Haskamp, Stefan (extern)" w:date="2021-10-17T15:33:00Z">
        <w:r w:rsidR="00E70350" w:rsidRPr="00622A7F">
          <w:rPr>
            <w:rFonts w:cs="Arial"/>
          </w:rPr>
          <w:t xml:space="preserve">The study was approved by the ethics committees of </w:t>
        </w:r>
        <w:r w:rsidR="00E70350" w:rsidRPr="002D4AD7">
          <w:rPr>
            <w:rFonts w:cs="Arial"/>
          </w:rPr>
          <w:t xml:space="preserve">the </w:t>
        </w:r>
        <w:commentRangeStart w:id="7863"/>
        <w:r w:rsidR="00E70350" w:rsidRPr="002D289B">
          <w:rPr>
            <w:rFonts w:cs="Arial"/>
            <w:rPrChange w:id="7864" w:author="Haskamp, Stefan (extern)" w:date="2022-01-29T13:17:00Z">
              <w:rPr>
                <w:rFonts w:cs="Arial"/>
                <w:highlight w:val="yellow"/>
              </w:rPr>
            </w:rPrChange>
          </w:rPr>
          <w:t>veterinary office of Erlangen (Germany</w:t>
        </w:r>
      </w:moveTo>
      <w:ins w:id="7865" w:author="Haskamp, Stefan (extern)" w:date="2021-10-26T15:36:00Z">
        <w:r w:rsidR="0085511E" w:rsidRPr="002D289B">
          <w:rPr>
            <w:rFonts w:cs="Arial"/>
            <w:rPrChange w:id="7866" w:author="Haskamp, Stefan (extern)" w:date="2022-01-29T13:17:00Z">
              <w:rPr>
                <w:rFonts w:cs="Arial"/>
                <w:highlight w:val="yellow"/>
              </w:rPr>
            </w:rPrChange>
          </w:rPr>
          <w:t xml:space="preserve">, </w:t>
        </w:r>
        <w:r w:rsidR="0085511E" w:rsidRPr="002D289B">
          <w:rPr>
            <w:rFonts w:cs="Arial"/>
            <w:lang w:eastAsia="de-DE"/>
            <w:rPrChange w:id="7867" w:author="Haskamp, Stefan (extern)" w:date="2022-01-29T13:17:00Z">
              <w:rPr>
                <w:rFonts w:cs="Arial"/>
                <w:lang w:val="de-DE" w:eastAsia="de-DE"/>
              </w:rPr>
            </w:rPrChange>
          </w:rPr>
          <w:t>Genehmigung Az: 55.2-2532.2-</w:t>
        </w:r>
        <w:r w:rsidR="0085511E" w:rsidRPr="002D289B">
          <w:rPr>
            <w:rFonts w:cs="Arial"/>
            <w:b/>
            <w:bCs/>
            <w:lang w:eastAsia="de-DE"/>
            <w:rPrChange w:id="7868" w:author="Haskamp, Stefan (extern)" w:date="2022-01-29T13:17:00Z">
              <w:rPr>
                <w:rFonts w:cs="Arial"/>
                <w:b/>
                <w:bCs/>
                <w:lang w:val="de-DE" w:eastAsia="de-DE"/>
              </w:rPr>
            </w:rPrChange>
          </w:rPr>
          <w:t>1084</w:t>
        </w:r>
        <w:r w:rsidR="0085511E" w:rsidRPr="002D289B">
          <w:rPr>
            <w:rFonts w:cs="Arial"/>
            <w:lang w:eastAsia="de-DE"/>
            <w:rPrChange w:id="7869" w:author="Haskamp, Stefan (extern)" w:date="2022-01-29T13:17:00Z">
              <w:rPr>
                <w:rFonts w:cs="Arial"/>
                <w:lang w:val="de-DE" w:eastAsia="de-DE"/>
              </w:rPr>
            </w:rPrChange>
          </w:rPr>
          <w:t>-28</w:t>
        </w:r>
      </w:ins>
      <w:moveTo w:id="7870" w:author="Haskamp, Stefan (extern)" w:date="2021-10-17T15:33:00Z">
        <w:r w:rsidR="00E70350" w:rsidRPr="002D289B">
          <w:rPr>
            <w:rFonts w:cs="Arial"/>
            <w:rPrChange w:id="7871" w:author="Haskamp, Stefan (extern)" w:date="2022-01-29T13:17:00Z">
              <w:rPr>
                <w:rFonts w:cs="Arial"/>
                <w:highlight w:val="yellow"/>
              </w:rPr>
            </w:rPrChange>
          </w:rPr>
          <w:t>).</w:t>
        </w:r>
        <w:commentRangeEnd w:id="7863"/>
        <w:r w:rsidR="00E70350" w:rsidRPr="002D289B">
          <w:rPr>
            <w:rStyle w:val="Kommentarzeichen"/>
            <w:rFonts w:cs="Arial"/>
            <w:rPrChange w:id="7872" w:author="Haskamp, Stefan (extern)" w:date="2022-01-29T13:17:00Z">
              <w:rPr>
                <w:rStyle w:val="Kommentarzeichen"/>
                <w:rFonts w:cs="Arial"/>
                <w:highlight w:val="yellow"/>
              </w:rPr>
            </w:rPrChange>
          </w:rPr>
          <w:commentReference w:id="7863"/>
        </w:r>
        <w:r w:rsidR="00E70350" w:rsidRPr="002D4AD7">
          <w:rPr>
            <w:rFonts w:cs="Arial"/>
          </w:rPr>
          <w:t xml:space="preserve"> </w:t>
        </w:r>
      </w:moveTo>
      <w:moveToRangeEnd w:id="7861"/>
      <w:r w:rsidR="00333FCE" w:rsidRPr="008477D6">
        <w:rPr>
          <w:rFonts w:cs="Arial"/>
        </w:rPr>
        <w:t>Mice</w:t>
      </w:r>
      <w:r w:rsidR="00333FCE" w:rsidRPr="00622A7F">
        <w:rPr>
          <w:rFonts w:cs="Arial"/>
        </w:rPr>
        <w:t xml:space="preserve"> were purchased from Jackson Laboratory and were </w:t>
      </w:r>
      <w:r w:rsidRPr="00622A7F">
        <w:rPr>
          <w:rFonts w:cs="Arial"/>
        </w:rPr>
        <w:t>harbored in a specific pathogen-</w:t>
      </w:r>
      <w:r w:rsidR="00333FCE" w:rsidRPr="00622A7F">
        <w:rPr>
          <w:rFonts w:cs="Arial"/>
        </w:rPr>
        <w:t>free facility and the enviro</w:t>
      </w:r>
      <w:r w:rsidRPr="00622A7F">
        <w:rPr>
          <w:rFonts w:cs="Arial"/>
        </w:rPr>
        <w:t>nment was identical between wild</w:t>
      </w:r>
      <w:r w:rsidR="00333FCE" w:rsidRPr="00622A7F">
        <w:rPr>
          <w:rFonts w:cs="Arial"/>
        </w:rPr>
        <w:t xml:space="preserve">-type and knock-out (temperature, light/dark cycle, food and water supply). </w:t>
      </w:r>
      <w:moveFromRangeStart w:id="7873" w:author="Haskamp, Stefan (extern)" w:date="2021-10-17T15:33:00Z" w:name="move85377251"/>
      <w:moveFrom w:id="7874" w:author="Haskamp, Stefan (extern)" w:date="2021-10-17T15:33:00Z">
        <w:r w:rsidR="00333FCE" w:rsidRPr="00622A7F" w:rsidDel="00E70350">
          <w:rPr>
            <w:rFonts w:cs="Arial"/>
          </w:rPr>
          <w:t xml:space="preserve">The study was approved by the ethics committees of the </w:t>
        </w:r>
        <w:commentRangeStart w:id="7875"/>
        <w:r w:rsidR="00333FCE" w:rsidRPr="00622A7F" w:rsidDel="00E70350">
          <w:rPr>
            <w:rFonts w:cs="Arial"/>
            <w:highlight w:val="yellow"/>
            <w:rPrChange w:id="7876" w:author="Stefan" w:date="2021-10-07T16:25:00Z">
              <w:rPr/>
            </w:rPrChange>
          </w:rPr>
          <w:t>veterinary office of Erlangen (Germany)</w:t>
        </w:r>
        <w:ins w:id="7877" w:author="Hüffmeier, Ulrike" w:date="2021-10-01T11:36:00Z">
          <w:r w:rsidR="00E11272" w:rsidRPr="00622A7F" w:rsidDel="00E70350">
            <w:rPr>
              <w:rFonts w:cs="Arial"/>
              <w:highlight w:val="yellow"/>
              <w:rPrChange w:id="7878" w:author="Stefan" w:date="2021-10-07T16:25:00Z">
                <w:rPr/>
              </w:rPrChange>
            </w:rPr>
            <w:t>.</w:t>
          </w:r>
          <w:commentRangeEnd w:id="7875"/>
          <w:r w:rsidR="00E11272" w:rsidRPr="00622A7F" w:rsidDel="00E70350">
            <w:rPr>
              <w:rStyle w:val="Kommentarzeichen"/>
              <w:rFonts w:cs="Arial"/>
              <w:highlight w:val="yellow"/>
              <w:rPrChange w:id="7879" w:author="Stefan" w:date="2021-10-07T16:25:00Z">
                <w:rPr>
                  <w:rStyle w:val="Kommentarzeichen"/>
                </w:rPr>
              </w:rPrChange>
            </w:rPr>
            <w:commentReference w:id="7875"/>
          </w:r>
        </w:ins>
        <w:r w:rsidR="00333FCE" w:rsidRPr="00622A7F" w:rsidDel="00E70350">
          <w:rPr>
            <w:rFonts w:cs="Arial"/>
          </w:rPr>
          <w:t xml:space="preserve"> </w:t>
        </w:r>
      </w:moveFrom>
      <w:moveFromRangeEnd w:id="7873"/>
    </w:p>
    <w:p w14:paraId="586580C9" w14:textId="77777777" w:rsidR="006250D7" w:rsidRDefault="006250D7">
      <w:pPr>
        <w:spacing w:line="259" w:lineRule="auto"/>
        <w:jc w:val="left"/>
        <w:rPr>
          <w:rFonts w:cs="Arial"/>
        </w:rPr>
      </w:pPr>
      <w:r>
        <w:rPr>
          <w:rFonts w:cs="Arial"/>
        </w:rPr>
        <w:br w:type="page"/>
      </w:r>
    </w:p>
    <w:p w14:paraId="2C5041FF" w14:textId="5601D1A5" w:rsidR="009A5C3A" w:rsidRDefault="009A5C3A" w:rsidP="009A5C3A">
      <w:pPr>
        <w:pStyle w:val="berschrift1"/>
      </w:pPr>
      <w:bookmarkStart w:id="7880" w:name="_Toc91488954"/>
      <w:r>
        <w:t>References</w:t>
      </w:r>
      <w:bookmarkEnd w:id="7880"/>
    </w:p>
    <w:p w14:paraId="1ED49610" w14:textId="1B54ABDA" w:rsidR="003A7A78" w:rsidRDefault="003A7A78" w:rsidP="00C56C54"/>
    <w:p w14:paraId="02D726B2" w14:textId="77777777" w:rsidR="003A7A78" w:rsidRDefault="003A7A78">
      <w:pPr>
        <w:spacing w:line="259" w:lineRule="auto"/>
        <w:jc w:val="left"/>
      </w:pPr>
      <w:r>
        <w:br w:type="page"/>
      </w:r>
    </w:p>
    <w:p w14:paraId="24B6965D" w14:textId="21BC3F1D" w:rsidR="009A5C3A" w:rsidRDefault="009A5C3A" w:rsidP="009A5C3A">
      <w:pPr>
        <w:pStyle w:val="berschrift1"/>
      </w:pPr>
      <w:bookmarkStart w:id="7881" w:name="_Toc91488955"/>
      <w:r>
        <w:t>Acknowledgements</w:t>
      </w:r>
      <w:bookmarkEnd w:id="7881"/>
    </w:p>
    <w:p w14:paraId="4DCDFC59" w14:textId="12F42AD9" w:rsidR="003A7A78" w:rsidRDefault="003A7A78">
      <w:pPr>
        <w:spacing w:line="259" w:lineRule="auto"/>
        <w:jc w:val="left"/>
      </w:pPr>
      <w:r>
        <w:br w:type="page"/>
      </w:r>
    </w:p>
    <w:p w14:paraId="5B59EDE9" w14:textId="2BE2C649" w:rsidR="009A5C3A" w:rsidRDefault="009A5C3A" w:rsidP="009A5C3A">
      <w:pPr>
        <w:pStyle w:val="berschrift1"/>
      </w:pPr>
      <w:bookmarkStart w:id="7882" w:name="_Toc91488956"/>
      <w:r>
        <w:t>Publications</w:t>
      </w:r>
      <w:bookmarkEnd w:id="7882"/>
    </w:p>
    <w:p w14:paraId="35DDB091" w14:textId="1CB910DC" w:rsidR="00C56C54" w:rsidRDefault="00AC2D95" w:rsidP="00C56C54">
      <w:r>
        <w:t>Parts of the</w:t>
      </w:r>
      <w:r w:rsidR="00013DF9">
        <w:t xml:space="preserve"> chapters</w:t>
      </w:r>
      <w:r>
        <w:t xml:space="preserve"> </w:t>
      </w:r>
      <w:r>
        <w:fldChar w:fldCharType="begin"/>
      </w:r>
      <w:r>
        <w:instrText xml:space="preserve"> REF _Ref86159945 \r \h </w:instrText>
      </w:r>
      <w:r>
        <w:fldChar w:fldCharType="separate"/>
      </w:r>
      <w:r w:rsidR="002D4AD7">
        <w:t>4.1</w:t>
      </w:r>
      <w:r>
        <w:fldChar w:fldCharType="end"/>
      </w:r>
      <w:r>
        <w:t xml:space="preserve"> </w:t>
      </w:r>
      <w:r w:rsidR="0025233B">
        <w:t>and</w:t>
      </w:r>
      <w:r>
        <w:t xml:space="preserve"> </w:t>
      </w:r>
      <w:r>
        <w:fldChar w:fldCharType="begin"/>
      </w:r>
      <w:r>
        <w:instrText xml:space="preserve"> REF _Ref86160023 \r \h </w:instrText>
      </w:r>
      <w:r>
        <w:fldChar w:fldCharType="separate"/>
      </w:r>
      <w:r w:rsidR="002D4AD7">
        <w:t>4.2</w:t>
      </w:r>
      <w:r>
        <w:fldChar w:fldCharType="end"/>
      </w:r>
      <w:r>
        <w:t xml:space="preserve"> are</w:t>
      </w:r>
      <w:r w:rsidRPr="00AC2D95">
        <w:t xml:space="preserve"> published in the following publication:</w:t>
      </w:r>
    </w:p>
    <w:p w14:paraId="798724BE" w14:textId="7D413298" w:rsidR="00C56C54" w:rsidRDefault="00C56C54" w:rsidP="00544CD7">
      <w:r w:rsidRPr="00C56C54">
        <w:t xml:space="preserve">Haskamp S, Bruns H, Hahn M, Hoffmann M, Gregor A, Löhr S, Hahn J, Schauer C, Ringer M, Flamann C, Frey B, Lesner A, Thiel CT, Ekici AB, von Hörsten S, Aßmann G, Riepe C, Euler M, Schäkel K, Philipp S, Prinz JC, Mößner R, Kersting F, Sticherling M, Sefiani A, Lyahyai J, Sondermann W, Oji V, Schulz P, Wilsmann-Theis D, Sticht H, Schett G, Reis A, Uebe S, Frey S, Hüffmeier U. Myeloperoxidase Modulates Inflammation in Generalized Pustular Psoriasis and Additional Rare Pustular Skin Diseases. </w:t>
      </w:r>
      <w:r w:rsidRPr="00A53077">
        <w:t xml:space="preserve">Am J Hum Genet. 2020 Sep 3;107(3):527-538. doi: 10.1016/j.ajhg.2020.07.001. </w:t>
      </w:r>
    </w:p>
    <w:p w14:paraId="7D1D6D52" w14:textId="63B0C181" w:rsidR="00C56C54" w:rsidRDefault="00AC2D95" w:rsidP="00C56C54">
      <w:r>
        <w:t xml:space="preserve">Parts of the </w:t>
      </w:r>
      <w:r w:rsidR="00013DF9">
        <w:t xml:space="preserve">chapter </w:t>
      </w:r>
      <w:r>
        <w:fldChar w:fldCharType="begin"/>
      </w:r>
      <w:r>
        <w:instrText xml:space="preserve"> REF _Ref86160012 \r \h </w:instrText>
      </w:r>
      <w:r>
        <w:fldChar w:fldCharType="separate"/>
      </w:r>
      <w:r w:rsidR="002D4AD7">
        <w:t>4.3</w:t>
      </w:r>
      <w:r>
        <w:fldChar w:fldCharType="end"/>
      </w:r>
      <w:r>
        <w:t xml:space="preserve"> are</w:t>
      </w:r>
      <w:r w:rsidRPr="00AC2D95">
        <w:t xml:space="preserve"> published in the following publication:</w:t>
      </w:r>
    </w:p>
    <w:p w14:paraId="2405A4D9" w14:textId="248EBD8F" w:rsidR="00C56C54" w:rsidRDefault="00C56C54" w:rsidP="00C56C54">
      <w:r w:rsidRPr="00C56C54">
        <w:t xml:space="preserve">Haskamp S, Horowitz JS, Oji V, Philipp S, Sticherling M, Schäkel K, Schuhmann S, Prinz JC, Burkhardt H, Behrens F, Böhm B, Köhm M, Rech J, Simon D, Schett G, Morrison K, Gerdes S, Assmann G, Nimeh A, Schuster V, Jacobi A, Weyergraf A, Reis A, Uebe S, Wilsmann-Theis D, Mößner R, Hüffmeier U. Genetic Analysis of MPO Variants in Four Psoriasis Subtypes in Patients from Germany. J Invest Dermatol. 2021 Aug;141(8):2079-2083. </w:t>
      </w:r>
      <w:r>
        <w:t>doi: 10.1016/j.jid.2021.01.017.</w:t>
      </w:r>
    </w:p>
    <w:p w14:paraId="50D541CE" w14:textId="0346DAA9" w:rsidR="00AC2D95" w:rsidRDefault="00AC2D95" w:rsidP="00AC2D95">
      <w:r>
        <w:t xml:space="preserve">Parts of the </w:t>
      </w:r>
      <w:r w:rsidR="00013DF9">
        <w:t xml:space="preserve">chapter </w:t>
      </w:r>
      <w:r>
        <w:fldChar w:fldCharType="begin"/>
      </w:r>
      <w:r>
        <w:instrText xml:space="preserve"> REF _Ref86160064 \r \h </w:instrText>
      </w:r>
      <w:r>
        <w:fldChar w:fldCharType="separate"/>
      </w:r>
      <w:r w:rsidR="002D4AD7">
        <w:t>4.4</w:t>
      </w:r>
      <w:r>
        <w:fldChar w:fldCharType="end"/>
      </w:r>
      <w:r>
        <w:t xml:space="preserve"> </w:t>
      </w:r>
      <w:r w:rsidR="002D289B">
        <w:t xml:space="preserve">are published </w:t>
      </w:r>
      <w:r w:rsidR="002D289B" w:rsidRPr="002D289B">
        <w:t>in the following publication</w:t>
      </w:r>
      <w:r w:rsidRPr="00AC2D95">
        <w:t>:</w:t>
      </w:r>
    </w:p>
    <w:p w14:paraId="18DC9954" w14:textId="636FC99F" w:rsidR="002D289B" w:rsidRPr="002D289B" w:rsidRDefault="00C56C54" w:rsidP="00AC2D95">
      <w:r>
        <w:t>Haskamp</w:t>
      </w:r>
      <w:r w:rsidR="00AC2D95">
        <w:t xml:space="preserve"> S</w:t>
      </w:r>
      <w:r>
        <w:t xml:space="preserve">, Frey </w:t>
      </w:r>
      <w:r w:rsidR="00AC2D95">
        <w:t>B</w:t>
      </w:r>
      <w:r>
        <w:t xml:space="preserve">, Becker </w:t>
      </w:r>
      <w:r w:rsidR="00AC2D95">
        <w:t>I</w:t>
      </w:r>
      <w:r>
        <w:t xml:space="preserve">, Schulz-Kuhnt </w:t>
      </w:r>
      <w:r w:rsidR="00AC2D95">
        <w:t>A</w:t>
      </w:r>
      <w:r>
        <w:t xml:space="preserve">, Atreya </w:t>
      </w:r>
      <w:r w:rsidR="00AC2D95">
        <w:t>I</w:t>
      </w:r>
      <w:r>
        <w:t>,</w:t>
      </w:r>
      <w:r w:rsidR="00AC2D95">
        <w:t xml:space="preserve"> </w:t>
      </w:r>
      <w:r>
        <w:t xml:space="preserve">Berking </w:t>
      </w:r>
      <w:r w:rsidR="00AC2D95">
        <w:t>C</w:t>
      </w:r>
      <w:r>
        <w:t xml:space="preserve">, Pauli </w:t>
      </w:r>
      <w:r w:rsidR="00AC2D95">
        <w:t>D</w:t>
      </w:r>
      <w:r>
        <w:t xml:space="preserve">, Ekici </w:t>
      </w:r>
      <w:r w:rsidR="00AC2D95">
        <w:t>AB</w:t>
      </w:r>
      <w:r>
        <w:t xml:space="preserve">, Berges </w:t>
      </w:r>
      <w:r w:rsidR="00AC2D95">
        <w:t>J</w:t>
      </w:r>
      <w:r>
        <w:t xml:space="preserve">, Mößner </w:t>
      </w:r>
      <w:r w:rsidR="00AC2D95">
        <w:t>R</w:t>
      </w:r>
      <w:r>
        <w:t>,</w:t>
      </w:r>
      <w:r w:rsidR="00AC2D95">
        <w:t xml:space="preserve"> </w:t>
      </w:r>
      <w:r w:rsidR="00AC2D95" w:rsidRPr="00C56C54">
        <w:t>Wilsmann-Theis D</w:t>
      </w:r>
      <w:r w:rsidRPr="00AC2D95">
        <w:t xml:space="preserve">, Sticherling </w:t>
      </w:r>
      <w:r w:rsidR="00AC2D95">
        <w:t>M</w:t>
      </w:r>
      <w:r w:rsidRPr="00AC2D95">
        <w:t xml:space="preserve">, Uebe </w:t>
      </w:r>
      <w:r w:rsidR="00AC2D95">
        <w:t>S</w:t>
      </w:r>
      <w:r w:rsidRPr="00AC2D95">
        <w:t xml:space="preserve">, Kirchner </w:t>
      </w:r>
      <w:r w:rsidR="00AC2D95">
        <w:t>P</w:t>
      </w:r>
      <w:r w:rsidRPr="00AC2D95">
        <w:t>,</w:t>
      </w:r>
      <w:r w:rsidR="00AC2D95">
        <w:t xml:space="preserve"> </w:t>
      </w:r>
      <w:r>
        <w:t xml:space="preserve">Hüffmeier </w:t>
      </w:r>
      <w:r w:rsidR="00AC2D95">
        <w:t xml:space="preserve">U. Transcriptomes of MPO-deficient patients with generalized pustular psoriasis reveals expansion of CD4+ cytotoxic T cells and an involvement of the complement system. </w:t>
      </w:r>
      <w:r w:rsidR="00AC2D95" w:rsidRPr="00C56C54">
        <w:t>J Invest Dermatol. 2021</w:t>
      </w:r>
      <w:r w:rsidR="00AC2D95">
        <w:t xml:space="preserve"> </w:t>
      </w:r>
      <w:r w:rsidR="002D289B" w:rsidRPr="002D289B">
        <w:t>Dec 29:S0022-202X(21)02639-7. doi: 10.1016/j.jid.202</w:t>
      </w:r>
      <w:r w:rsidR="002D289B">
        <w:t>1.12.021. Epub ahead of print.</w:t>
      </w:r>
    </w:p>
    <w:p w14:paraId="78405F1A" w14:textId="77777777" w:rsidR="002D289B" w:rsidRDefault="002D289B" w:rsidP="00AC2D95"/>
    <w:p w14:paraId="76F1C946" w14:textId="2A5F3EF4" w:rsidR="003A7A78" w:rsidRDefault="003A7A78">
      <w:pPr>
        <w:spacing w:line="259" w:lineRule="auto"/>
        <w:jc w:val="left"/>
      </w:pPr>
      <w:r>
        <w:br w:type="page"/>
      </w:r>
    </w:p>
    <w:p w14:paraId="5D74A61C" w14:textId="092C67EE" w:rsidR="009A5C3A" w:rsidRDefault="009A5C3A" w:rsidP="009A5C3A">
      <w:pPr>
        <w:pStyle w:val="berschrift1"/>
      </w:pPr>
      <w:bookmarkStart w:id="7883" w:name="_Toc91488957"/>
      <w:r>
        <w:t>Supplements</w:t>
      </w:r>
      <w:bookmarkEnd w:id="7883"/>
    </w:p>
    <w:p w14:paraId="6D16A515" w14:textId="377D2B07" w:rsidR="009A5C3A" w:rsidRDefault="009A5C3A" w:rsidP="009A5C3A">
      <w:pPr>
        <w:pStyle w:val="berschrift2"/>
      </w:pPr>
      <w:bookmarkStart w:id="7884" w:name="_Toc91488958"/>
      <w:r>
        <w:t>List of abbreviations</w:t>
      </w:r>
      <w:bookmarkEnd w:id="7884"/>
    </w:p>
    <w:tbl>
      <w:tblPr>
        <w:tblW w:w="8214" w:type="dxa"/>
        <w:tblInd w:w="-5" w:type="dxa"/>
        <w:tblLook w:val="04A0" w:firstRow="1" w:lastRow="0" w:firstColumn="1" w:lastColumn="0" w:noHBand="0" w:noVBand="1"/>
      </w:tblPr>
      <w:tblGrid>
        <w:gridCol w:w="2014"/>
        <w:gridCol w:w="6200"/>
      </w:tblGrid>
      <w:tr w:rsidR="0053505D" w:rsidRPr="0053505D" w14:paraId="7510553A" w14:textId="77777777" w:rsidTr="0053505D">
        <w:trPr>
          <w:trHeight w:val="300"/>
        </w:trPr>
        <w:tc>
          <w:tcPr>
            <w:tcW w:w="20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7A7458" w14:textId="77777777" w:rsidR="0053505D" w:rsidRPr="0053505D" w:rsidRDefault="0053505D" w:rsidP="0053505D">
            <w:pPr>
              <w:spacing w:after="0" w:line="240" w:lineRule="auto"/>
              <w:jc w:val="left"/>
              <w:rPr>
                <w:rFonts w:eastAsia="Times New Roman" w:cs="Arial"/>
                <w:b/>
                <w:bCs/>
                <w:color w:val="000000"/>
                <w:sz w:val="22"/>
              </w:rPr>
            </w:pPr>
            <w:r w:rsidRPr="0053505D">
              <w:rPr>
                <w:rFonts w:eastAsia="Times New Roman" w:cs="Arial"/>
                <w:b/>
                <w:bCs/>
                <w:color w:val="000000"/>
                <w:sz w:val="22"/>
              </w:rPr>
              <w:t>Abbreviation</w:t>
            </w:r>
          </w:p>
        </w:tc>
        <w:tc>
          <w:tcPr>
            <w:tcW w:w="6200" w:type="dxa"/>
            <w:tcBorders>
              <w:top w:val="single" w:sz="4" w:space="0" w:color="auto"/>
              <w:left w:val="nil"/>
              <w:bottom w:val="single" w:sz="4" w:space="0" w:color="auto"/>
              <w:right w:val="single" w:sz="4" w:space="0" w:color="auto"/>
            </w:tcBorders>
            <w:shd w:val="clear" w:color="auto" w:fill="auto"/>
            <w:noWrap/>
            <w:vAlign w:val="bottom"/>
            <w:hideMark/>
          </w:tcPr>
          <w:p w14:paraId="1ACE3D3F" w14:textId="77777777" w:rsidR="0053505D" w:rsidRPr="0053505D" w:rsidRDefault="0053505D" w:rsidP="0053505D">
            <w:pPr>
              <w:spacing w:after="0" w:line="240" w:lineRule="auto"/>
              <w:jc w:val="left"/>
              <w:rPr>
                <w:rFonts w:eastAsia="Times New Roman" w:cs="Arial"/>
                <w:b/>
                <w:bCs/>
                <w:color w:val="000000"/>
                <w:sz w:val="22"/>
              </w:rPr>
            </w:pPr>
            <w:r w:rsidRPr="0053505D">
              <w:rPr>
                <w:rFonts w:eastAsia="Times New Roman" w:cs="Arial"/>
                <w:b/>
                <w:bCs/>
                <w:color w:val="000000"/>
                <w:sz w:val="22"/>
              </w:rPr>
              <w:t>Description</w:t>
            </w:r>
          </w:p>
        </w:tc>
      </w:tr>
      <w:tr w:rsidR="0053505D" w:rsidRPr="0053505D" w14:paraId="55E62B94"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EA28CE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aa</w:t>
            </w:r>
          </w:p>
        </w:tc>
        <w:tc>
          <w:tcPr>
            <w:tcW w:w="6200" w:type="dxa"/>
            <w:tcBorders>
              <w:top w:val="nil"/>
              <w:left w:val="nil"/>
              <w:bottom w:val="single" w:sz="4" w:space="0" w:color="auto"/>
              <w:right w:val="single" w:sz="4" w:space="0" w:color="auto"/>
            </w:tcBorders>
            <w:shd w:val="clear" w:color="auto" w:fill="auto"/>
            <w:noWrap/>
            <w:vAlign w:val="center"/>
            <w:hideMark/>
          </w:tcPr>
          <w:p w14:paraId="0D03627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amino acid</w:t>
            </w:r>
          </w:p>
        </w:tc>
      </w:tr>
      <w:tr w:rsidR="0053505D" w:rsidRPr="0053505D" w14:paraId="28BACDE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7A22A24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ACH</w:t>
            </w:r>
          </w:p>
        </w:tc>
        <w:tc>
          <w:tcPr>
            <w:tcW w:w="6200" w:type="dxa"/>
            <w:tcBorders>
              <w:top w:val="nil"/>
              <w:left w:val="nil"/>
              <w:bottom w:val="single" w:sz="4" w:space="0" w:color="auto"/>
              <w:right w:val="single" w:sz="4" w:space="0" w:color="auto"/>
            </w:tcBorders>
            <w:shd w:val="clear" w:color="auto" w:fill="auto"/>
            <w:noWrap/>
            <w:vAlign w:val="center"/>
            <w:hideMark/>
          </w:tcPr>
          <w:p w14:paraId="1DB7A17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Acrodermatitis continua of Hallopeau</w:t>
            </w:r>
          </w:p>
        </w:tc>
      </w:tr>
      <w:tr w:rsidR="0053505D" w:rsidRPr="0053505D" w14:paraId="12F8DDEE"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17A68DF"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AGEP</w:t>
            </w:r>
          </w:p>
        </w:tc>
        <w:tc>
          <w:tcPr>
            <w:tcW w:w="6200" w:type="dxa"/>
            <w:tcBorders>
              <w:top w:val="nil"/>
              <w:left w:val="nil"/>
              <w:bottom w:val="single" w:sz="4" w:space="0" w:color="auto"/>
              <w:right w:val="single" w:sz="4" w:space="0" w:color="auto"/>
            </w:tcBorders>
            <w:shd w:val="clear" w:color="auto" w:fill="auto"/>
            <w:noWrap/>
            <w:vAlign w:val="center"/>
            <w:hideMark/>
          </w:tcPr>
          <w:p w14:paraId="7015E4D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Acute generalized exanthematous pustulosis</w:t>
            </w:r>
          </w:p>
        </w:tc>
      </w:tr>
      <w:tr w:rsidR="0053505D" w:rsidRPr="0053505D" w14:paraId="263F43C8"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7066B46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ANOVA </w:t>
            </w:r>
          </w:p>
        </w:tc>
        <w:tc>
          <w:tcPr>
            <w:tcW w:w="6200" w:type="dxa"/>
            <w:tcBorders>
              <w:top w:val="nil"/>
              <w:left w:val="nil"/>
              <w:bottom w:val="single" w:sz="4" w:space="0" w:color="auto"/>
              <w:right w:val="single" w:sz="4" w:space="0" w:color="auto"/>
            </w:tcBorders>
            <w:shd w:val="clear" w:color="auto" w:fill="auto"/>
            <w:noWrap/>
            <w:vAlign w:val="center"/>
            <w:hideMark/>
          </w:tcPr>
          <w:p w14:paraId="2F247F9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analysis of variation</w:t>
            </w:r>
          </w:p>
        </w:tc>
      </w:tr>
      <w:tr w:rsidR="0053505D" w:rsidRPr="0053505D" w14:paraId="6C5F5547"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005203A"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B intermediate</w:t>
            </w:r>
          </w:p>
        </w:tc>
        <w:tc>
          <w:tcPr>
            <w:tcW w:w="6200" w:type="dxa"/>
            <w:tcBorders>
              <w:top w:val="nil"/>
              <w:left w:val="nil"/>
              <w:bottom w:val="single" w:sz="4" w:space="0" w:color="auto"/>
              <w:right w:val="single" w:sz="4" w:space="0" w:color="auto"/>
            </w:tcBorders>
            <w:shd w:val="clear" w:color="auto" w:fill="auto"/>
            <w:noWrap/>
            <w:vAlign w:val="center"/>
            <w:hideMark/>
          </w:tcPr>
          <w:p w14:paraId="7FB20B1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intermediate B cells</w:t>
            </w:r>
          </w:p>
        </w:tc>
      </w:tr>
      <w:tr w:rsidR="0053505D" w:rsidRPr="0053505D" w14:paraId="26F0D3DC"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057775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B memory</w:t>
            </w:r>
          </w:p>
        </w:tc>
        <w:tc>
          <w:tcPr>
            <w:tcW w:w="6200" w:type="dxa"/>
            <w:tcBorders>
              <w:top w:val="nil"/>
              <w:left w:val="nil"/>
              <w:bottom w:val="single" w:sz="4" w:space="0" w:color="auto"/>
              <w:right w:val="single" w:sz="4" w:space="0" w:color="auto"/>
            </w:tcBorders>
            <w:shd w:val="clear" w:color="auto" w:fill="auto"/>
            <w:noWrap/>
            <w:vAlign w:val="center"/>
            <w:hideMark/>
          </w:tcPr>
          <w:p w14:paraId="568AD3EB"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memory B cells</w:t>
            </w:r>
          </w:p>
        </w:tc>
      </w:tr>
      <w:tr w:rsidR="0053505D" w:rsidRPr="0053505D" w14:paraId="464C9FA0"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7FFC719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B naive</w:t>
            </w:r>
          </w:p>
        </w:tc>
        <w:tc>
          <w:tcPr>
            <w:tcW w:w="6200" w:type="dxa"/>
            <w:tcBorders>
              <w:top w:val="nil"/>
              <w:left w:val="nil"/>
              <w:bottom w:val="single" w:sz="4" w:space="0" w:color="auto"/>
              <w:right w:val="single" w:sz="4" w:space="0" w:color="auto"/>
            </w:tcBorders>
            <w:shd w:val="clear" w:color="auto" w:fill="auto"/>
            <w:noWrap/>
            <w:vAlign w:val="center"/>
            <w:hideMark/>
          </w:tcPr>
          <w:p w14:paraId="129DAEE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naive B cells</w:t>
            </w:r>
          </w:p>
        </w:tc>
      </w:tr>
      <w:tr w:rsidR="0053505D" w:rsidRPr="0053505D" w14:paraId="3A907EE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4949BB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bp</w:t>
            </w:r>
          </w:p>
        </w:tc>
        <w:tc>
          <w:tcPr>
            <w:tcW w:w="6200" w:type="dxa"/>
            <w:tcBorders>
              <w:top w:val="nil"/>
              <w:left w:val="nil"/>
              <w:bottom w:val="single" w:sz="4" w:space="0" w:color="auto"/>
              <w:right w:val="single" w:sz="4" w:space="0" w:color="auto"/>
            </w:tcBorders>
            <w:shd w:val="clear" w:color="auto" w:fill="auto"/>
            <w:noWrap/>
            <w:vAlign w:val="center"/>
            <w:hideMark/>
          </w:tcPr>
          <w:p w14:paraId="54256B4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base pair</w:t>
            </w:r>
          </w:p>
        </w:tc>
      </w:tr>
      <w:tr w:rsidR="0053505D" w:rsidRPr="0053505D" w14:paraId="5DD592C7"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5461E33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CADD</w:t>
            </w:r>
          </w:p>
        </w:tc>
        <w:tc>
          <w:tcPr>
            <w:tcW w:w="6200" w:type="dxa"/>
            <w:tcBorders>
              <w:top w:val="nil"/>
              <w:left w:val="nil"/>
              <w:bottom w:val="single" w:sz="4" w:space="0" w:color="auto"/>
              <w:right w:val="single" w:sz="4" w:space="0" w:color="auto"/>
            </w:tcBorders>
            <w:shd w:val="clear" w:color="auto" w:fill="auto"/>
            <w:noWrap/>
            <w:vAlign w:val="center"/>
            <w:hideMark/>
          </w:tcPr>
          <w:p w14:paraId="4A55EF9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Combined Annotation Dependent Depletion</w:t>
            </w:r>
          </w:p>
        </w:tc>
      </w:tr>
      <w:tr w:rsidR="0053505D" w:rsidRPr="0053505D" w14:paraId="1299AB08"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56CC018"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CD14 Mono</w:t>
            </w:r>
          </w:p>
        </w:tc>
        <w:tc>
          <w:tcPr>
            <w:tcW w:w="6200" w:type="dxa"/>
            <w:tcBorders>
              <w:top w:val="nil"/>
              <w:left w:val="nil"/>
              <w:bottom w:val="single" w:sz="4" w:space="0" w:color="auto"/>
              <w:right w:val="single" w:sz="4" w:space="0" w:color="auto"/>
            </w:tcBorders>
            <w:shd w:val="clear" w:color="auto" w:fill="auto"/>
            <w:noWrap/>
            <w:vAlign w:val="center"/>
            <w:hideMark/>
          </w:tcPr>
          <w:p w14:paraId="181256D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CD14</w:t>
            </w:r>
            <w:r w:rsidRPr="00176632">
              <w:rPr>
                <w:rFonts w:eastAsia="Times New Roman" w:cs="Arial"/>
                <w:color w:val="000000"/>
                <w:sz w:val="22"/>
                <w:vertAlign w:val="superscript"/>
              </w:rPr>
              <w:t>+</w:t>
            </w:r>
            <w:r w:rsidRPr="0053505D">
              <w:rPr>
                <w:rFonts w:eastAsia="Times New Roman" w:cs="Arial"/>
                <w:color w:val="000000"/>
                <w:sz w:val="22"/>
              </w:rPr>
              <w:t xml:space="preserve"> monocytes</w:t>
            </w:r>
          </w:p>
        </w:tc>
      </w:tr>
      <w:tr w:rsidR="0053505D" w:rsidRPr="0053505D" w14:paraId="22FE4D0A"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C43053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CD16 Mono</w:t>
            </w:r>
          </w:p>
        </w:tc>
        <w:tc>
          <w:tcPr>
            <w:tcW w:w="6200" w:type="dxa"/>
            <w:tcBorders>
              <w:top w:val="nil"/>
              <w:left w:val="nil"/>
              <w:bottom w:val="single" w:sz="4" w:space="0" w:color="auto"/>
              <w:right w:val="single" w:sz="4" w:space="0" w:color="auto"/>
            </w:tcBorders>
            <w:shd w:val="clear" w:color="auto" w:fill="auto"/>
            <w:noWrap/>
            <w:vAlign w:val="center"/>
            <w:hideMark/>
          </w:tcPr>
          <w:p w14:paraId="222C928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CD16</w:t>
            </w:r>
            <w:r w:rsidRPr="00176632">
              <w:rPr>
                <w:rFonts w:eastAsia="Times New Roman" w:cs="Arial"/>
                <w:color w:val="000000"/>
                <w:sz w:val="22"/>
                <w:vertAlign w:val="superscript"/>
              </w:rPr>
              <w:t>+</w:t>
            </w:r>
            <w:r w:rsidRPr="0053505D">
              <w:rPr>
                <w:rFonts w:eastAsia="Times New Roman" w:cs="Arial"/>
                <w:color w:val="000000"/>
                <w:sz w:val="22"/>
              </w:rPr>
              <w:t xml:space="preserve"> monocytes</w:t>
            </w:r>
          </w:p>
        </w:tc>
      </w:tr>
      <w:tr w:rsidR="0053505D" w:rsidRPr="0053505D" w14:paraId="092B62EC"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10DE461D"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CD4 CTL</w:t>
            </w:r>
          </w:p>
        </w:tc>
        <w:tc>
          <w:tcPr>
            <w:tcW w:w="6200" w:type="dxa"/>
            <w:tcBorders>
              <w:top w:val="nil"/>
              <w:left w:val="nil"/>
              <w:bottom w:val="single" w:sz="4" w:space="0" w:color="auto"/>
              <w:right w:val="single" w:sz="4" w:space="0" w:color="auto"/>
            </w:tcBorders>
            <w:shd w:val="clear" w:color="auto" w:fill="auto"/>
            <w:noWrap/>
            <w:vAlign w:val="center"/>
            <w:hideMark/>
          </w:tcPr>
          <w:p w14:paraId="3A3472F8"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CD4</w:t>
            </w:r>
            <w:r w:rsidRPr="00176632">
              <w:rPr>
                <w:rFonts w:eastAsia="Times New Roman" w:cs="Arial"/>
                <w:color w:val="000000"/>
                <w:sz w:val="22"/>
                <w:vertAlign w:val="superscript"/>
              </w:rPr>
              <w:t>+</w:t>
            </w:r>
            <w:r w:rsidRPr="0053505D">
              <w:rPr>
                <w:rFonts w:eastAsia="Times New Roman" w:cs="Arial"/>
                <w:color w:val="000000"/>
                <w:sz w:val="22"/>
              </w:rPr>
              <w:t xml:space="preserve"> cytotoxic T lymphocyte</w:t>
            </w:r>
          </w:p>
        </w:tc>
      </w:tr>
      <w:tr w:rsidR="0053505D" w:rsidRPr="0053505D" w14:paraId="5D140B76"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07EAE8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CD4 Naive</w:t>
            </w:r>
          </w:p>
        </w:tc>
        <w:tc>
          <w:tcPr>
            <w:tcW w:w="6200" w:type="dxa"/>
            <w:tcBorders>
              <w:top w:val="nil"/>
              <w:left w:val="nil"/>
              <w:bottom w:val="single" w:sz="4" w:space="0" w:color="auto"/>
              <w:right w:val="single" w:sz="4" w:space="0" w:color="auto"/>
            </w:tcBorders>
            <w:shd w:val="clear" w:color="auto" w:fill="auto"/>
            <w:noWrap/>
            <w:vAlign w:val="center"/>
            <w:hideMark/>
          </w:tcPr>
          <w:p w14:paraId="76F98298"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CD4</w:t>
            </w:r>
            <w:r w:rsidRPr="00176632">
              <w:rPr>
                <w:rFonts w:eastAsia="Times New Roman" w:cs="Arial"/>
                <w:color w:val="000000"/>
                <w:sz w:val="22"/>
                <w:vertAlign w:val="superscript"/>
              </w:rPr>
              <w:t>+</w:t>
            </w:r>
            <w:r w:rsidRPr="0053505D">
              <w:rPr>
                <w:rFonts w:eastAsia="Times New Roman" w:cs="Arial"/>
                <w:color w:val="000000"/>
                <w:sz w:val="22"/>
              </w:rPr>
              <w:t xml:space="preserve"> naive T cell</w:t>
            </w:r>
          </w:p>
        </w:tc>
      </w:tr>
      <w:tr w:rsidR="0053505D" w:rsidRPr="0053505D" w14:paraId="2CEA07C6"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5088CA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CD4 Proliferating</w:t>
            </w:r>
          </w:p>
        </w:tc>
        <w:tc>
          <w:tcPr>
            <w:tcW w:w="6200" w:type="dxa"/>
            <w:tcBorders>
              <w:top w:val="nil"/>
              <w:left w:val="nil"/>
              <w:bottom w:val="single" w:sz="4" w:space="0" w:color="auto"/>
              <w:right w:val="single" w:sz="4" w:space="0" w:color="auto"/>
            </w:tcBorders>
            <w:shd w:val="clear" w:color="auto" w:fill="auto"/>
            <w:noWrap/>
            <w:vAlign w:val="center"/>
            <w:hideMark/>
          </w:tcPr>
          <w:p w14:paraId="1408B3E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CD4</w:t>
            </w:r>
            <w:r w:rsidRPr="00176632">
              <w:rPr>
                <w:rFonts w:eastAsia="Times New Roman" w:cs="Arial"/>
                <w:color w:val="000000"/>
                <w:sz w:val="22"/>
                <w:vertAlign w:val="superscript"/>
              </w:rPr>
              <w:t>+</w:t>
            </w:r>
            <w:r w:rsidRPr="0053505D">
              <w:rPr>
                <w:rFonts w:eastAsia="Times New Roman" w:cs="Arial"/>
                <w:color w:val="000000"/>
                <w:sz w:val="22"/>
              </w:rPr>
              <w:t xml:space="preserve"> proliferating T cell</w:t>
            </w:r>
          </w:p>
        </w:tc>
      </w:tr>
      <w:tr w:rsidR="0053505D" w:rsidRPr="0053505D" w14:paraId="064DC366"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938F78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CD4 TCM</w:t>
            </w:r>
          </w:p>
        </w:tc>
        <w:tc>
          <w:tcPr>
            <w:tcW w:w="6200" w:type="dxa"/>
            <w:tcBorders>
              <w:top w:val="nil"/>
              <w:left w:val="nil"/>
              <w:bottom w:val="single" w:sz="4" w:space="0" w:color="auto"/>
              <w:right w:val="single" w:sz="4" w:space="0" w:color="auto"/>
            </w:tcBorders>
            <w:shd w:val="clear" w:color="auto" w:fill="auto"/>
            <w:noWrap/>
            <w:vAlign w:val="center"/>
            <w:hideMark/>
          </w:tcPr>
          <w:p w14:paraId="097C72D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CD4</w:t>
            </w:r>
            <w:r w:rsidRPr="00176632">
              <w:rPr>
                <w:rFonts w:eastAsia="Times New Roman" w:cs="Arial"/>
                <w:color w:val="000000"/>
                <w:sz w:val="22"/>
                <w:vertAlign w:val="superscript"/>
              </w:rPr>
              <w:t>+</w:t>
            </w:r>
            <w:r w:rsidRPr="0053505D">
              <w:rPr>
                <w:rFonts w:eastAsia="Times New Roman" w:cs="Arial"/>
                <w:color w:val="000000"/>
                <w:sz w:val="22"/>
              </w:rPr>
              <w:t xml:space="preserve"> central memory T cell</w:t>
            </w:r>
          </w:p>
        </w:tc>
      </w:tr>
      <w:tr w:rsidR="0053505D" w:rsidRPr="0053505D" w14:paraId="0BC91411"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704DE31D"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CD4 TEM</w:t>
            </w:r>
          </w:p>
        </w:tc>
        <w:tc>
          <w:tcPr>
            <w:tcW w:w="6200" w:type="dxa"/>
            <w:tcBorders>
              <w:top w:val="nil"/>
              <w:left w:val="nil"/>
              <w:bottom w:val="single" w:sz="4" w:space="0" w:color="auto"/>
              <w:right w:val="single" w:sz="4" w:space="0" w:color="auto"/>
            </w:tcBorders>
            <w:shd w:val="clear" w:color="auto" w:fill="auto"/>
            <w:noWrap/>
            <w:vAlign w:val="center"/>
            <w:hideMark/>
          </w:tcPr>
          <w:p w14:paraId="770EBF2D"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CD4</w:t>
            </w:r>
            <w:r w:rsidRPr="00176632">
              <w:rPr>
                <w:rFonts w:eastAsia="Times New Roman" w:cs="Arial"/>
                <w:color w:val="000000"/>
                <w:sz w:val="22"/>
                <w:vertAlign w:val="superscript"/>
              </w:rPr>
              <w:t>+</w:t>
            </w:r>
            <w:r w:rsidRPr="0053505D">
              <w:rPr>
                <w:rFonts w:eastAsia="Times New Roman" w:cs="Arial"/>
                <w:color w:val="000000"/>
                <w:sz w:val="22"/>
              </w:rPr>
              <w:t xml:space="preserve"> effector memory T cell</w:t>
            </w:r>
          </w:p>
        </w:tc>
      </w:tr>
      <w:tr w:rsidR="0053505D" w:rsidRPr="0053505D" w14:paraId="132610C0"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3C13874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CD8 Naive</w:t>
            </w:r>
          </w:p>
        </w:tc>
        <w:tc>
          <w:tcPr>
            <w:tcW w:w="6200" w:type="dxa"/>
            <w:tcBorders>
              <w:top w:val="nil"/>
              <w:left w:val="nil"/>
              <w:bottom w:val="single" w:sz="4" w:space="0" w:color="auto"/>
              <w:right w:val="single" w:sz="4" w:space="0" w:color="auto"/>
            </w:tcBorders>
            <w:shd w:val="clear" w:color="auto" w:fill="auto"/>
            <w:noWrap/>
            <w:vAlign w:val="center"/>
            <w:hideMark/>
          </w:tcPr>
          <w:p w14:paraId="5438692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CD8</w:t>
            </w:r>
            <w:r w:rsidRPr="00176632">
              <w:rPr>
                <w:rFonts w:eastAsia="Times New Roman" w:cs="Arial"/>
                <w:color w:val="000000"/>
                <w:sz w:val="22"/>
                <w:vertAlign w:val="superscript"/>
              </w:rPr>
              <w:t>+</w:t>
            </w:r>
            <w:r w:rsidRPr="0053505D">
              <w:rPr>
                <w:rFonts w:eastAsia="Times New Roman" w:cs="Arial"/>
                <w:color w:val="000000"/>
                <w:sz w:val="22"/>
              </w:rPr>
              <w:t xml:space="preserve"> naive T cell</w:t>
            </w:r>
          </w:p>
        </w:tc>
      </w:tr>
      <w:tr w:rsidR="0053505D" w:rsidRPr="0053505D" w14:paraId="45CA061F"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365D4F98"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CD8 Proliferating</w:t>
            </w:r>
          </w:p>
        </w:tc>
        <w:tc>
          <w:tcPr>
            <w:tcW w:w="6200" w:type="dxa"/>
            <w:tcBorders>
              <w:top w:val="nil"/>
              <w:left w:val="nil"/>
              <w:bottom w:val="single" w:sz="4" w:space="0" w:color="auto"/>
              <w:right w:val="single" w:sz="4" w:space="0" w:color="auto"/>
            </w:tcBorders>
            <w:shd w:val="clear" w:color="auto" w:fill="auto"/>
            <w:noWrap/>
            <w:vAlign w:val="center"/>
            <w:hideMark/>
          </w:tcPr>
          <w:p w14:paraId="34C35CC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CD8</w:t>
            </w:r>
            <w:r w:rsidRPr="00176632">
              <w:rPr>
                <w:rFonts w:eastAsia="Times New Roman" w:cs="Arial"/>
                <w:color w:val="000000"/>
                <w:sz w:val="22"/>
                <w:vertAlign w:val="superscript"/>
              </w:rPr>
              <w:t>+</w:t>
            </w:r>
            <w:r w:rsidRPr="0053505D">
              <w:rPr>
                <w:rFonts w:eastAsia="Times New Roman" w:cs="Arial"/>
                <w:color w:val="000000"/>
                <w:sz w:val="22"/>
              </w:rPr>
              <w:t xml:space="preserve"> proliferating T cell</w:t>
            </w:r>
          </w:p>
        </w:tc>
      </w:tr>
      <w:tr w:rsidR="0053505D" w:rsidRPr="0053505D" w14:paraId="3CDF8EBF"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72599AF7"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CD8 TCM</w:t>
            </w:r>
          </w:p>
        </w:tc>
        <w:tc>
          <w:tcPr>
            <w:tcW w:w="6200" w:type="dxa"/>
            <w:tcBorders>
              <w:top w:val="nil"/>
              <w:left w:val="nil"/>
              <w:bottom w:val="single" w:sz="4" w:space="0" w:color="auto"/>
              <w:right w:val="single" w:sz="4" w:space="0" w:color="auto"/>
            </w:tcBorders>
            <w:shd w:val="clear" w:color="auto" w:fill="auto"/>
            <w:noWrap/>
            <w:vAlign w:val="center"/>
            <w:hideMark/>
          </w:tcPr>
          <w:p w14:paraId="729AEF6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CD8</w:t>
            </w:r>
            <w:r w:rsidRPr="00176632">
              <w:rPr>
                <w:rFonts w:eastAsia="Times New Roman" w:cs="Arial"/>
                <w:color w:val="000000"/>
                <w:sz w:val="22"/>
                <w:vertAlign w:val="superscript"/>
              </w:rPr>
              <w:t>+</w:t>
            </w:r>
            <w:r w:rsidRPr="0053505D">
              <w:rPr>
                <w:rFonts w:eastAsia="Times New Roman" w:cs="Arial"/>
                <w:color w:val="000000"/>
                <w:sz w:val="22"/>
              </w:rPr>
              <w:t xml:space="preserve"> central memory T cell</w:t>
            </w:r>
          </w:p>
        </w:tc>
      </w:tr>
      <w:tr w:rsidR="0053505D" w:rsidRPr="0053505D" w14:paraId="54C7789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7741C1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CD8 TEM</w:t>
            </w:r>
          </w:p>
        </w:tc>
        <w:tc>
          <w:tcPr>
            <w:tcW w:w="6200" w:type="dxa"/>
            <w:tcBorders>
              <w:top w:val="nil"/>
              <w:left w:val="nil"/>
              <w:bottom w:val="single" w:sz="4" w:space="0" w:color="auto"/>
              <w:right w:val="single" w:sz="4" w:space="0" w:color="auto"/>
            </w:tcBorders>
            <w:shd w:val="clear" w:color="auto" w:fill="auto"/>
            <w:noWrap/>
            <w:vAlign w:val="center"/>
            <w:hideMark/>
          </w:tcPr>
          <w:p w14:paraId="6C675F7F"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CD8</w:t>
            </w:r>
            <w:r w:rsidRPr="00176632">
              <w:rPr>
                <w:rFonts w:eastAsia="Times New Roman" w:cs="Arial"/>
                <w:color w:val="000000"/>
                <w:sz w:val="22"/>
                <w:vertAlign w:val="superscript"/>
              </w:rPr>
              <w:t>+</w:t>
            </w:r>
            <w:r w:rsidRPr="0053505D">
              <w:rPr>
                <w:rFonts w:eastAsia="Times New Roman" w:cs="Arial"/>
                <w:color w:val="000000"/>
                <w:sz w:val="22"/>
              </w:rPr>
              <w:t xml:space="preserve"> effector memory T cell</w:t>
            </w:r>
          </w:p>
        </w:tc>
      </w:tr>
      <w:tr w:rsidR="0053505D" w:rsidRPr="0053505D" w14:paraId="05640381"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36ABAB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cDC1</w:t>
            </w:r>
          </w:p>
        </w:tc>
        <w:tc>
          <w:tcPr>
            <w:tcW w:w="6200" w:type="dxa"/>
            <w:tcBorders>
              <w:top w:val="nil"/>
              <w:left w:val="nil"/>
              <w:bottom w:val="single" w:sz="4" w:space="0" w:color="auto"/>
              <w:right w:val="single" w:sz="4" w:space="0" w:color="auto"/>
            </w:tcBorders>
            <w:shd w:val="clear" w:color="auto" w:fill="auto"/>
            <w:noWrap/>
            <w:vAlign w:val="center"/>
            <w:hideMark/>
          </w:tcPr>
          <w:p w14:paraId="3088A66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CD141</w:t>
            </w:r>
            <w:r w:rsidRPr="00176632">
              <w:rPr>
                <w:rFonts w:eastAsia="Times New Roman" w:cs="Arial"/>
                <w:color w:val="000000"/>
                <w:sz w:val="22"/>
                <w:vertAlign w:val="superscript"/>
              </w:rPr>
              <w:t>+</w:t>
            </w:r>
            <w:r w:rsidRPr="0053505D">
              <w:rPr>
                <w:rFonts w:eastAsia="Times New Roman" w:cs="Arial"/>
                <w:color w:val="000000"/>
                <w:sz w:val="22"/>
              </w:rPr>
              <w:t xml:space="preserve"> conventional dendritic cell</w:t>
            </w:r>
          </w:p>
        </w:tc>
      </w:tr>
      <w:tr w:rsidR="0053505D" w:rsidRPr="0053505D" w14:paraId="62DBF008"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8E70FAD"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cDC2</w:t>
            </w:r>
          </w:p>
        </w:tc>
        <w:tc>
          <w:tcPr>
            <w:tcW w:w="6200" w:type="dxa"/>
            <w:tcBorders>
              <w:top w:val="nil"/>
              <w:left w:val="nil"/>
              <w:bottom w:val="single" w:sz="4" w:space="0" w:color="auto"/>
              <w:right w:val="single" w:sz="4" w:space="0" w:color="auto"/>
            </w:tcBorders>
            <w:shd w:val="clear" w:color="auto" w:fill="auto"/>
            <w:noWrap/>
            <w:vAlign w:val="center"/>
            <w:hideMark/>
          </w:tcPr>
          <w:p w14:paraId="0351594F"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CD1C</w:t>
            </w:r>
            <w:r w:rsidRPr="00176632">
              <w:rPr>
                <w:rFonts w:eastAsia="Times New Roman" w:cs="Arial"/>
                <w:color w:val="000000"/>
                <w:sz w:val="22"/>
                <w:vertAlign w:val="superscript"/>
              </w:rPr>
              <w:t>+</w:t>
            </w:r>
            <w:r w:rsidRPr="0053505D">
              <w:rPr>
                <w:rFonts w:eastAsia="Times New Roman" w:cs="Arial"/>
                <w:color w:val="000000"/>
                <w:sz w:val="22"/>
              </w:rPr>
              <w:t xml:space="preserve"> conventional dendritic cell</w:t>
            </w:r>
          </w:p>
        </w:tc>
      </w:tr>
      <w:tr w:rsidR="0053505D" w:rsidRPr="0053505D" w14:paraId="026FB567"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A9455ED"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CI</w:t>
            </w:r>
          </w:p>
        </w:tc>
        <w:tc>
          <w:tcPr>
            <w:tcW w:w="6200" w:type="dxa"/>
            <w:tcBorders>
              <w:top w:val="nil"/>
              <w:left w:val="nil"/>
              <w:bottom w:val="single" w:sz="4" w:space="0" w:color="auto"/>
              <w:right w:val="single" w:sz="4" w:space="0" w:color="auto"/>
            </w:tcBorders>
            <w:shd w:val="clear" w:color="auto" w:fill="auto"/>
            <w:noWrap/>
            <w:vAlign w:val="center"/>
            <w:hideMark/>
          </w:tcPr>
          <w:p w14:paraId="17B1289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confidence interval </w:t>
            </w:r>
          </w:p>
        </w:tc>
      </w:tr>
      <w:tr w:rsidR="0053505D" w:rsidRPr="0053505D" w14:paraId="6720A3AD"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128EE3E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CRP</w:t>
            </w:r>
          </w:p>
        </w:tc>
        <w:tc>
          <w:tcPr>
            <w:tcW w:w="6200" w:type="dxa"/>
            <w:tcBorders>
              <w:top w:val="nil"/>
              <w:left w:val="nil"/>
              <w:bottom w:val="single" w:sz="4" w:space="0" w:color="auto"/>
              <w:right w:val="single" w:sz="4" w:space="0" w:color="auto"/>
            </w:tcBorders>
            <w:shd w:val="clear" w:color="auto" w:fill="auto"/>
            <w:noWrap/>
            <w:vAlign w:val="bottom"/>
            <w:hideMark/>
          </w:tcPr>
          <w:p w14:paraId="0EC999D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c-reactive protein</w:t>
            </w:r>
          </w:p>
        </w:tc>
      </w:tr>
      <w:tr w:rsidR="0053505D" w:rsidRPr="0053505D" w14:paraId="7A2B4A41"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A340F5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CTSG</w:t>
            </w:r>
          </w:p>
        </w:tc>
        <w:tc>
          <w:tcPr>
            <w:tcW w:w="6200" w:type="dxa"/>
            <w:tcBorders>
              <w:top w:val="nil"/>
              <w:left w:val="nil"/>
              <w:bottom w:val="single" w:sz="4" w:space="0" w:color="auto"/>
              <w:right w:val="single" w:sz="4" w:space="0" w:color="auto"/>
            </w:tcBorders>
            <w:shd w:val="clear" w:color="auto" w:fill="auto"/>
            <w:noWrap/>
            <w:vAlign w:val="bottom"/>
            <w:hideMark/>
          </w:tcPr>
          <w:p w14:paraId="6A3E7C1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cathepsin G </w:t>
            </w:r>
          </w:p>
        </w:tc>
      </w:tr>
      <w:tr w:rsidR="0053505D" w:rsidRPr="0053505D" w14:paraId="39B0BEDD"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9CC9FE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CTSS</w:t>
            </w:r>
          </w:p>
        </w:tc>
        <w:tc>
          <w:tcPr>
            <w:tcW w:w="6200" w:type="dxa"/>
            <w:tcBorders>
              <w:top w:val="nil"/>
              <w:left w:val="nil"/>
              <w:bottom w:val="single" w:sz="4" w:space="0" w:color="auto"/>
              <w:right w:val="single" w:sz="4" w:space="0" w:color="auto"/>
            </w:tcBorders>
            <w:shd w:val="clear" w:color="auto" w:fill="auto"/>
            <w:noWrap/>
            <w:vAlign w:val="bottom"/>
            <w:hideMark/>
          </w:tcPr>
          <w:p w14:paraId="6A1EC677"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cathepsin S</w:t>
            </w:r>
          </w:p>
        </w:tc>
      </w:tr>
      <w:tr w:rsidR="0053505D" w:rsidRPr="0053505D" w14:paraId="0E9DA867"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4C96F2E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DMEM</w:t>
            </w:r>
          </w:p>
        </w:tc>
        <w:tc>
          <w:tcPr>
            <w:tcW w:w="6200" w:type="dxa"/>
            <w:tcBorders>
              <w:top w:val="nil"/>
              <w:left w:val="nil"/>
              <w:bottom w:val="single" w:sz="4" w:space="0" w:color="auto"/>
              <w:right w:val="single" w:sz="4" w:space="0" w:color="auto"/>
            </w:tcBorders>
            <w:shd w:val="clear" w:color="auto" w:fill="auto"/>
            <w:noWrap/>
            <w:vAlign w:val="center"/>
            <w:hideMark/>
          </w:tcPr>
          <w:p w14:paraId="55F0B6B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Dulbecco’s Modified Eagle’s Medium</w:t>
            </w:r>
          </w:p>
        </w:tc>
      </w:tr>
      <w:tr w:rsidR="0053505D" w:rsidRPr="0053505D" w14:paraId="159984A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515233CF"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DMSO</w:t>
            </w:r>
          </w:p>
        </w:tc>
        <w:tc>
          <w:tcPr>
            <w:tcW w:w="6200" w:type="dxa"/>
            <w:tcBorders>
              <w:top w:val="nil"/>
              <w:left w:val="nil"/>
              <w:bottom w:val="single" w:sz="4" w:space="0" w:color="auto"/>
              <w:right w:val="single" w:sz="4" w:space="0" w:color="auto"/>
            </w:tcBorders>
            <w:shd w:val="clear" w:color="auto" w:fill="auto"/>
            <w:noWrap/>
            <w:vAlign w:val="center"/>
            <w:hideMark/>
          </w:tcPr>
          <w:p w14:paraId="599A757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dimethyl sulfoxide</w:t>
            </w:r>
          </w:p>
        </w:tc>
      </w:tr>
      <w:tr w:rsidR="0053505D" w:rsidRPr="0053505D" w14:paraId="721CF0DF"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3D834234"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DNA</w:t>
            </w:r>
          </w:p>
        </w:tc>
        <w:tc>
          <w:tcPr>
            <w:tcW w:w="6200" w:type="dxa"/>
            <w:tcBorders>
              <w:top w:val="nil"/>
              <w:left w:val="nil"/>
              <w:bottom w:val="single" w:sz="4" w:space="0" w:color="auto"/>
              <w:right w:val="single" w:sz="4" w:space="0" w:color="auto"/>
            </w:tcBorders>
            <w:shd w:val="clear" w:color="auto" w:fill="auto"/>
            <w:noWrap/>
            <w:vAlign w:val="center"/>
            <w:hideMark/>
          </w:tcPr>
          <w:p w14:paraId="6F8F939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deoyribonucleic acid</w:t>
            </w:r>
          </w:p>
        </w:tc>
      </w:tr>
      <w:tr w:rsidR="0053505D" w:rsidRPr="0053505D" w14:paraId="4CFE1225"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5B519B1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dnT</w:t>
            </w:r>
          </w:p>
        </w:tc>
        <w:tc>
          <w:tcPr>
            <w:tcW w:w="6200" w:type="dxa"/>
            <w:tcBorders>
              <w:top w:val="nil"/>
              <w:left w:val="nil"/>
              <w:bottom w:val="single" w:sz="4" w:space="0" w:color="auto"/>
              <w:right w:val="single" w:sz="4" w:space="0" w:color="auto"/>
            </w:tcBorders>
            <w:shd w:val="clear" w:color="auto" w:fill="auto"/>
            <w:noWrap/>
            <w:vAlign w:val="center"/>
            <w:hideMark/>
          </w:tcPr>
          <w:p w14:paraId="64B69EF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double negative (CD4, CD8) T cell</w:t>
            </w:r>
          </w:p>
        </w:tc>
      </w:tr>
      <w:tr w:rsidR="0053505D" w:rsidRPr="0053505D" w14:paraId="421B5C7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4A0B052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dNTP</w:t>
            </w:r>
          </w:p>
        </w:tc>
        <w:tc>
          <w:tcPr>
            <w:tcW w:w="6200" w:type="dxa"/>
            <w:tcBorders>
              <w:top w:val="nil"/>
              <w:left w:val="nil"/>
              <w:bottom w:val="single" w:sz="4" w:space="0" w:color="auto"/>
              <w:right w:val="single" w:sz="4" w:space="0" w:color="auto"/>
            </w:tcBorders>
            <w:shd w:val="clear" w:color="auto" w:fill="auto"/>
            <w:noWrap/>
            <w:vAlign w:val="center"/>
            <w:hideMark/>
          </w:tcPr>
          <w:p w14:paraId="23D1C91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deoxynucleoside triphosphate</w:t>
            </w:r>
          </w:p>
        </w:tc>
      </w:tr>
      <w:tr w:rsidR="0053505D" w:rsidRPr="0053505D" w14:paraId="70C8AB57"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EB7A337"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Doublet</w:t>
            </w:r>
          </w:p>
        </w:tc>
        <w:tc>
          <w:tcPr>
            <w:tcW w:w="6200" w:type="dxa"/>
            <w:tcBorders>
              <w:top w:val="nil"/>
              <w:left w:val="nil"/>
              <w:bottom w:val="single" w:sz="4" w:space="0" w:color="auto"/>
              <w:right w:val="single" w:sz="4" w:space="0" w:color="auto"/>
            </w:tcBorders>
            <w:shd w:val="clear" w:color="auto" w:fill="auto"/>
            <w:noWrap/>
            <w:vAlign w:val="center"/>
            <w:hideMark/>
          </w:tcPr>
          <w:p w14:paraId="55FD483A"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CD16</w:t>
            </w:r>
            <w:r w:rsidRPr="00176632">
              <w:rPr>
                <w:rFonts w:eastAsia="Times New Roman" w:cs="Arial"/>
                <w:color w:val="000000"/>
                <w:sz w:val="22"/>
                <w:vertAlign w:val="superscript"/>
              </w:rPr>
              <w:t>+</w:t>
            </w:r>
            <w:r w:rsidRPr="0053505D">
              <w:rPr>
                <w:rFonts w:eastAsia="Times New Roman" w:cs="Arial"/>
                <w:color w:val="000000"/>
                <w:sz w:val="22"/>
              </w:rPr>
              <w:t xml:space="preserve"> CD14</w:t>
            </w:r>
            <w:r w:rsidRPr="00176632">
              <w:rPr>
                <w:rFonts w:eastAsia="Times New Roman" w:cs="Arial"/>
                <w:color w:val="000000"/>
                <w:sz w:val="22"/>
                <w:vertAlign w:val="superscript"/>
              </w:rPr>
              <w:t>+</w:t>
            </w:r>
            <w:r w:rsidRPr="0053505D">
              <w:rPr>
                <w:rFonts w:eastAsia="Times New Roman" w:cs="Arial"/>
                <w:color w:val="000000"/>
                <w:sz w:val="22"/>
              </w:rPr>
              <w:t xml:space="preserve"> monocytes</w:t>
            </w:r>
          </w:p>
        </w:tc>
      </w:tr>
      <w:tr w:rsidR="0053505D" w:rsidRPr="0053505D" w14:paraId="6AD0FD8A"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5D62136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ds</w:t>
            </w:r>
          </w:p>
        </w:tc>
        <w:tc>
          <w:tcPr>
            <w:tcW w:w="6200" w:type="dxa"/>
            <w:tcBorders>
              <w:top w:val="nil"/>
              <w:left w:val="nil"/>
              <w:bottom w:val="single" w:sz="4" w:space="0" w:color="auto"/>
              <w:right w:val="single" w:sz="4" w:space="0" w:color="auto"/>
            </w:tcBorders>
            <w:shd w:val="clear" w:color="auto" w:fill="auto"/>
            <w:noWrap/>
            <w:vAlign w:val="center"/>
            <w:hideMark/>
          </w:tcPr>
          <w:p w14:paraId="168E43F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double stranded</w:t>
            </w:r>
          </w:p>
        </w:tc>
      </w:tr>
      <w:tr w:rsidR="0053505D" w:rsidRPr="0053505D" w14:paraId="574AB8B6"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E9B8F8A"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EDTA</w:t>
            </w:r>
          </w:p>
        </w:tc>
        <w:tc>
          <w:tcPr>
            <w:tcW w:w="6200" w:type="dxa"/>
            <w:tcBorders>
              <w:top w:val="nil"/>
              <w:left w:val="nil"/>
              <w:bottom w:val="single" w:sz="4" w:space="0" w:color="auto"/>
              <w:right w:val="single" w:sz="4" w:space="0" w:color="auto"/>
            </w:tcBorders>
            <w:shd w:val="clear" w:color="auto" w:fill="auto"/>
            <w:noWrap/>
            <w:vAlign w:val="center"/>
            <w:hideMark/>
          </w:tcPr>
          <w:p w14:paraId="60DE9D7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ethylenediaminetetraacetic acid</w:t>
            </w:r>
          </w:p>
        </w:tc>
      </w:tr>
      <w:tr w:rsidR="0053505D" w:rsidRPr="0053505D" w14:paraId="596030EC"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89D14F4"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ERASPEN</w:t>
            </w:r>
          </w:p>
        </w:tc>
        <w:tc>
          <w:tcPr>
            <w:tcW w:w="6200" w:type="dxa"/>
            <w:tcBorders>
              <w:top w:val="nil"/>
              <w:left w:val="nil"/>
              <w:bottom w:val="single" w:sz="4" w:space="0" w:color="auto"/>
              <w:right w:val="single" w:sz="4" w:space="0" w:color="auto"/>
            </w:tcBorders>
            <w:shd w:val="clear" w:color="auto" w:fill="auto"/>
            <w:noWrap/>
            <w:vAlign w:val="center"/>
            <w:hideMark/>
          </w:tcPr>
          <w:p w14:paraId="6D39B1A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the European Rare and Severe Psoriasis Expert Network </w:t>
            </w:r>
          </w:p>
        </w:tc>
      </w:tr>
      <w:tr w:rsidR="0053505D" w:rsidRPr="0053505D" w14:paraId="2CE2939D"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5A41B9DB"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FACS</w:t>
            </w:r>
          </w:p>
        </w:tc>
        <w:tc>
          <w:tcPr>
            <w:tcW w:w="6200" w:type="dxa"/>
            <w:tcBorders>
              <w:top w:val="nil"/>
              <w:left w:val="nil"/>
              <w:bottom w:val="single" w:sz="4" w:space="0" w:color="auto"/>
              <w:right w:val="single" w:sz="4" w:space="0" w:color="auto"/>
            </w:tcBorders>
            <w:shd w:val="clear" w:color="auto" w:fill="auto"/>
            <w:noWrap/>
            <w:vAlign w:val="center"/>
            <w:hideMark/>
          </w:tcPr>
          <w:p w14:paraId="2683E48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fluorescence-activated cell sorting</w:t>
            </w:r>
          </w:p>
        </w:tc>
      </w:tr>
      <w:tr w:rsidR="0053505D" w:rsidRPr="0053505D" w14:paraId="5D95D144"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B45CAF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FCS</w:t>
            </w:r>
          </w:p>
        </w:tc>
        <w:tc>
          <w:tcPr>
            <w:tcW w:w="6200" w:type="dxa"/>
            <w:tcBorders>
              <w:top w:val="nil"/>
              <w:left w:val="nil"/>
              <w:bottom w:val="single" w:sz="4" w:space="0" w:color="auto"/>
              <w:right w:val="single" w:sz="4" w:space="0" w:color="auto"/>
            </w:tcBorders>
            <w:shd w:val="clear" w:color="auto" w:fill="auto"/>
            <w:noWrap/>
            <w:vAlign w:val="center"/>
            <w:hideMark/>
          </w:tcPr>
          <w:p w14:paraId="0F8788BF"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fetal calf serum</w:t>
            </w:r>
          </w:p>
        </w:tc>
      </w:tr>
      <w:tr w:rsidR="0053505D" w:rsidRPr="0053505D" w14:paraId="5E5F368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5789FB4A"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gdT</w:t>
            </w:r>
          </w:p>
        </w:tc>
        <w:tc>
          <w:tcPr>
            <w:tcW w:w="6200" w:type="dxa"/>
            <w:tcBorders>
              <w:top w:val="nil"/>
              <w:left w:val="nil"/>
              <w:bottom w:val="single" w:sz="4" w:space="0" w:color="auto"/>
              <w:right w:val="single" w:sz="4" w:space="0" w:color="auto"/>
            </w:tcBorders>
            <w:shd w:val="clear" w:color="auto" w:fill="auto"/>
            <w:noWrap/>
            <w:vAlign w:val="center"/>
            <w:hideMark/>
          </w:tcPr>
          <w:p w14:paraId="637A1AB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gamma/delta T cell</w:t>
            </w:r>
          </w:p>
        </w:tc>
      </w:tr>
      <w:tr w:rsidR="0053505D" w:rsidRPr="0053505D" w14:paraId="69534602"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5BC537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GO</w:t>
            </w:r>
          </w:p>
        </w:tc>
        <w:tc>
          <w:tcPr>
            <w:tcW w:w="6200" w:type="dxa"/>
            <w:tcBorders>
              <w:top w:val="nil"/>
              <w:left w:val="nil"/>
              <w:bottom w:val="single" w:sz="4" w:space="0" w:color="auto"/>
              <w:right w:val="single" w:sz="4" w:space="0" w:color="auto"/>
            </w:tcBorders>
            <w:shd w:val="clear" w:color="auto" w:fill="auto"/>
            <w:noWrap/>
            <w:vAlign w:val="center"/>
            <w:hideMark/>
          </w:tcPr>
          <w:p w14:paraId="24DA64A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Gene Ontology</w:t>
            </w:r>
          </w:p>
        </w:tc>
      </w:tr>
      <w:tr w:rsidR="0053505D" w:rsidRPr="0053505D" w14:paraId="0B249CBD"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3AB1AC8B"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GPP</w:t>
            </w:r>
          </w:p>
        </w:tc>
        <w:tc>
          <w:tcPr>
            <w:tcW w:w="6200" w:type="dxa"/>
            <w:tcBorders>
              <w:top w:val="nil"/>
              <w:left w:val="nil"/>
              <w:bottom w:val="single" w:sz="4" w:space="0" w:color="auto"/>
              <w:right w:val="single" w:sz="4" w:space="0" w:color="auto"/>
            </w:tcBorders>
            <w:shd w:val="clear" w:color="auto" w:fill="auto"/>
            <w:noWrap/>
            <w:vAlign w:val="center"/>
            <w:hideMark/>
          </w:tcPr>
          <w:p w14:paraId="4D3526F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generalized pustular psoriasis</w:t>
            </w:r>
          </w:p>
        </w:tc>
      </w:tr>
      <w:tr w:rsidR="0053505D" w:rsidRPr="0053505D" w14:paraId="683E9D4D"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169DAB5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HD</w:t>
            </w:r>
          </w:p>
        </w:tc>
        <w:tc>
          <w:tcPr>
            <w:tcW w:w="6200" w:type="dxa"/>
            <w:tcBorders>
              <w:top w:val="nil"/>
              <w:left w:val="nil"/>
              <w:bottom w:val="single" w:sz="4" w:space="0" w:color="auto"/>
              <w:right w:val="single" w:sz="4" w:space="0" w:color="auto"/>
            </w:tcBorders>
            <w:shd w:val="clear" w:color="auto" w:fill="auto"/>
            <w:noWrap/>
            <w:vAlign w:val="center"/>
            <w:hideMark/>
          </w:tcPr>
          <w:p w14:paraId="39C22628"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healthy donor</w:t>
            </w:r>
          </w:p>
        </w:tc>
      </w:tr>
      <w:tr w:rsidR="0053505D" w:rsidRPr="0053505D" w14:paraId="569BCAE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45258BD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HSPC</w:t>
            </w:r>
          </w:p>
        </w:tc>
        <w:tc>
          <w:tcPr>
            <w:tcW w:w="6200" w:type="dxa"/>
            <w:tcBorders>
              <w:top w:val="nil"/>
              <w:left w:val="nil"/>
              <w:bottom w:val="single" w:sz="4" w:space="0" w:color="auto"/>
              <w:right w:val="single" w:sz="4" w:space="0" w:color="auto"/>
            </w:tcBorders>
            <w:shd w:val="clear" w:color="auto" w:fill="auto"/>
            <w:noWrap/>
            <w:vAlign w:val="center"/>
            <w:hideMark/>
          </w:tcPr>
          <w:p w14:paraId="4C7243B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hematopoietic stem cell progenitor cell</w:t>
            </w:r>
          </w:p>
        </w:tc>
      </w:tr>
      <w:tr w:rsidR="0053505D" w:rsidRPr="0053505D" w14:paraId="37AAA4D6"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31C48F9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IFN</w:t>
            </w:r>
          </w:p>
        </w:tc>
        <w:tc>
          <w:tcPr>
            <w:tcW w:w="6200" w:type="dxa"/>
            <w:tcBorders>
              <w:top w:val="nil"/>
              <w:left w:val="nil"/>
              <w:bottom w:val="single" w:sz="4" w:space="0" w:color="auto"/>
              <w:right w:val="single" w:sz="4" w:space="0" w:color="auto"/>
            </w:tcBorders>
            <w:shd w:val="clear" w:color="auto" w:fill="auto"/>
            <w:noWrap/>
            <w:vAlign w:val="center"/>
            <w:hideMark/>
          </w:tcPr>
          <w:p w14:paraId="5CC61F4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interferon</w:t>
            </w:r>
          </w:p>
        </w:tc>
      </w:tr>
      <w:tr w:rsidR="0053505D" w:rsidRPr="0053505D" w14:paraId="68EF5389"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882688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IH</w:t>
            </w:r>
            <w:r w:rsidRPr="0053505D">
              <w:rPr>
                <w:rFonts w:eastAsia="Times New Roman" w:cs="Arial"/>
                <w:color w:val="FFFFFF"/>
                <w:sz w:val="22"/>
              </w:rPr>
              <w:t>ddd</w:t>
            </w:r>
          </w:p>
        </w:tc>
        <w:tc>
          <w:tcPr>
            <w:tcW w:w="6200" w:type="dxa"/>
            <w:tcBorders>
              <w:top w:val="nil"/>
              <w:left w:val="nil"/>
              <w:bottom w:val="single" w:sz="4" w:space="0" w:color="auto"/>
              <w:right w:val="single" w:sz="4" w:space="0" w:color="auto"/>
            </w:tcBorders>
            <w:shd w:val="clear" w:color="auto" w:fill="auto"/>
            <w:noWrap/>
            <w:vAlign w:val="center"/>
            <w:hideMark/>
          </w:tcPr>
          <w:p w14:paraId="2DEFF0A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Impetigo herpetiformis</w:t>
            </w:r>
          </w:p>
        </w:tc>
      </w:tr>
      <w:tr w:rsidR="0053505D" w:rsidRPr="0053505D" w14:paraId="251AFEC4"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4064A30F"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IL</w:t>
            </w:r>
          </w:p>
        </w:tc>
        <w:tc>
          <w:tcPr>
            <w:tcW w:w="6200" w:type="dxa"/>
            <w:tcBorders>
              <w:top w:val="nil"/>
              <w:left w:val="nil"/>
              <w:bottom w:val="single" w:sz="4" w:space="0" w:color="auto"/>
              <w:right w:val="single" w:sz="4" w:space="0" w:color="auto"/>
            </w:tcBorders>
            <w:shd w:val="clear" w:color="auto" w:fill="auto"/>
            <w:noWrap/>
            <w:vAlign w:val="center"/>
            <w:hideMark/>
          </w:tcPr>
          <w:p w14:paraId="6FD04CB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interleukin</w:t>
            </w:r>
          </w:p>
        </w:tc>
      </w:tr>
      <w:tr w:rsidR="0053505D" w:rsidRPr="0053505D" w14:paraId="7658132E"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17AC5E6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IL-36R</w:t>
            </w:r>
          </w:p>
        </w:tc>
        <w:tc>
          <w:tcPr>
            <w:tcW w:w="6200" w:type="dxa"/>
            <w:tcBorders>
              <w:top w:val="nil"/>
              <w:left w:val="nil"/>
              <w:bottom w:val="single" w:sz="4" w:space="0" w:color="auto"/>
              <w:right w:val="single" w:sz="4" w:space="0" w:color="auto"/>
            </w:tcBorders>
            <w:shd w:val="clear" w:color="auto" w:fill="auto"/>
            <w:noWrap/>
            <w:vAlign w:val="center"/>
            <w:hideMark/>
          </w:tcPr>
          <w:p w14:paraId="4AAD530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interleukin (IL)-36 receptor </w:t>
            </w:r>
          </w:p>
        </w:tc>
      </w:tr>
      <w:tr w:rsidR="0053505D" w:rsidRPr="0053505D" w14:paraId="4BA9B2F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BE4B66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IL-36Ra</w:t>
            </w:r>
          </w:p>
        </w:tc>
        <w:tc>
          <w:tcPr>
            <w:tcW w:w="6200" w:type="dxa"/>
            <w:tcBorders>
              <w:top w:val="nil"/>
              <w:left w:val="nil"/>
              <w:bottom w:val="single" w:sz="4" w:space="0" w:color="auto"/>
              <w:right w:val="single" w:sz="4" w:space="0" w:color="auto"/>
            </w:tcBorders>
            <w:shd w:val="clear" w:color="auto" w:fill="auto"/>
            <w:noWrap/>
            <w:vAlign w:val="center"/>
            <w:hideMark/>
          </w:tcPr>
          <w:p w14:paraId="0036A6CD"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interleukin (IL)-36 receptor-antagonist </w:t>
            </w:r>
          </w:p>
        </w:tc>
      </w:tr>
      <w:tr w:rsidR="0053505D" w:rsidRPr="0053505D" w14:paraId="607B79A8"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48441CFA"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ILC</w:t>
            </w:r>
          </w:p>
        </w:tc>
        <w:tc>
          <w:tcPr>
            <w:tcW w:w="6200" w:type="dxa"/>
            <w:tcBorders>
              <w:top w:val="nil"/>
              <w:left w:val="nil"/>
              <w:bottom w:val="single" w:sz="4" w:space="0" w:color="auto"/>
              <w:right w:val="single" w:sz="4" w:space="0" w:color="auto"/>
            </w:tcBorders>
            <w:shd w:val="clear" w:color="auto" w:fill="auto"/>
            <w:noWrap/>
            <w:vAlign w:val="center"/>
            <w:hideMark/>
          </w:tcPr>
          <w:p w14:paraId="78188A38"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innate lymphoid cell</w:t>
            </w:r>
          </w:p>
        </w:tc>
      </w:tr>
      <w:tr w:rsidR="0053505D" w:rsidRPr="0053505D" w14:paraId="6618C37F"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7BF710D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KO</w:t>
            </w:r>
          </w:p>
        </w:tc>
        <w:tc>
          <w:tcPr>
            <w:tcW w:w="6200" w:type="dxa"/>
            <w:tcBorders>
              <w:top w:val="nil"/>
              <w:left w:val="nil"/>
              <w:bottom w:val="single" w:sz="4" w:space="0" w:color="auto"/>
              <w:right w:val="single" w:sz="4" w:space="0" w:color="auto"/>
            </w:tcBorders>
            <w:shd w:val="clear" w:color="auto" w:fill="auto"/>
            <w:noWrap/>
            <w:vAlign w:val="center"/>
            <w:hideMark/>
          </w:tcPr>
          <w:p w14:paraId="504E477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knockout</w:t>
            </w:r>
          </w:p>
        </w:tc>
      </w:tr>
      <w:tr w:rsidR="0053505D" w:rsidRPr="0053505D" w14:paraId="08FEB4A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5F10D778"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LB</w:t>
            </w:r>
          </w:p>
        </w:tc>
        <w:tc>
          <w:tcPr>
            <w:tcW w:w="6200" w:type="dxa"/>
            <w:tcBorders>
              <w:top w:val="nil"/>
              <w:left w:val="nil"/>
              <w:bottom w:val="single" w:sz="4" w:space="0" w:color="auto"/>
              <w:right w:val="single" w:sz="4" w:space="0" w:color="auto"/>
            </w:tcBorders>
            <w:shd w:val="clear" w:color="auto" w:fill="auto"/>
            <w:noWrap/>
            <w:vAlign w:val="center"/>
            <w:hideMark/>
          </w:tcPr>
          <w:p w14:paraId="24270BD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lysogeny broth</w:t>
            </w:r>
          </w:p>
        </w:tc>
      </w:tr>
      <w:tr w:rsidR="0053505D" w:rsidRPr="0053505D" w14:paraId="762F2B5E"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E65AB0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MAF</w:t>
            </w:r>
          </w:p>
        </w:tc>
        <w:tc>
          <w:tcPr>
            <w:tcW w:w="6200" w:type="dxa"/>
            <w:tcBorders>
              <w:top w:val="nil"/>
              <w:left w:val="nil"/>
              <w:bottom w:val="single" w:sz="4" w:space="0" w:color="auto"/>
              <w:right w:val="single" w:sz="4" w:space="0" w:color="auto"/>
            </w:tcBorders>
            <w:shd w:val="clear" w:color="auto" w:fill="auto"/>
            <w:noWrap/>
            <w:vAlign w:val="center"/>
            <w:hideMark/>
          </w:tcPr>
          <w:p w14:paraId="0D5E4FF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minor allele frequency</w:t>
            </w:r>
          </w:p>
        </w:tc>
      </w:tr>
      <w:tr w:rsidR="0053505D" w:rsidRPr="0053505D" w14:paraId="243D615F"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A9FB787"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MAIT</w:t>
            </w:r>
          </w:p>
        </w:tc>
        <w:tc>
          <w:tcPr>
            <w:tcW w:w="6200" w:type="dxa"/>
            <w:tcBorders>
              <w:top w:val="nil"/>
              <w:left w:val="nil"/>
              <w:bottom w:val="single" w:sz="4" w:space="0" w:color="auto"/>
              <w:right w:val="single" w:sz="4" w:space="0" w:color="auto"/>
            </w:tcBorders>
            <w:shd w:val="clear" w:color="auto" w:fill="auto"/>
            <w:noWrap/>
            <w:vAlign w:val="center"/>
            <w:hideMark/>
          </w:tcPr>
          <w:p w14:paraId="2C506B9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mucosal associated invariant T cell</w:t>
            </w:r>
          </w:p>
        </w:tc>
      </w:tr>
      <w:tr w:rsidR="0053505D" w:rsidRPr="0053505D" w14:paraId="4D26859C"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1CD2C3D"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MPO</w:t>
            </w:r>
          </w:p>
        </w:tc>
        <w:tc>
          <w:tcPr>
            <w:tcW w:w="6200" w:type="dxa"/>
            <w:tcBorders>
              <w:top w:val="nil"/>
              <w:left w:val="nil"/>
              <w:bottom w:val="single" w:sz="4" w:space="0" w:color="auto"/>
              <w:right w:val="single" w:sz="4" w:space="0" w:color="auto"/>
            </w:tcBorders>
            <w:shd w:val="clear" w:color="auto" w:fill="auto"/>
            <w:noWrap/>
            <w:vAlign w:val="bottom"/>
            <w:hideMark/>
          </w:tcPr>
          <w:p w14:paraId="1726F8E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Myeloperoxidase</w:t>
            </w:r>
          </w:p>
        </w:tc>
      </w:tr>
      <w:tr w:rsidR="0053505D" w:rsidRPr="0053505D" w14:paraId="124FCA2A"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59E0A28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MPO-def</w:t>
            </w:r>
          </w:p>
        </w:tc>
        <w:tc>
          <w:tcPr>
            <w:tcW w:w="6200" w:type="dxa"/>
            <w:tcBorders>
              <w:top w:val="nil"/>
              <w:left w:val="nil"/>
              <w:bottom w:val="single" w:sz="4" w:space="0" w:color="auto"/>
              <w:right w:val="single" w:sz="4" w:space="0" w:color="auto"/>
            </w:tcBorders>
            <w:shd w:val="clear" w:color="auto" w:fill="auto"/>
            <w:noWrap/>
            <w:vAlign w:val="center"/>
            <w:hideMark/>
          </w:tcPr>
          <w:p w14:paraId="19C76A9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MPO-deficiency/ MPO-deficient</w:t>
            </w:r>
          </w:p>
        </w:tc>
      </w:tr>
      <w:tr w:rsidR="0053505D" w:rsidRPr="0053505D" w14:paraId="615D8D8F"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1A0B7B6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MPXI</w:t>
            </w:r>
          </w:p>
        </w:tc>
        <w:tc>
          <w:tcPr>
            <w:tcW w:w="6200" w:type="dxa"/>
            <w:tcBorders>
              <w:top w:val="nil"/>
              <w:left w:val="nil"/>
              <w:bottom w:val="single" w:sz="4" w:space="0" w:color="auto"/>
              <w:right w:val="single" w:sz="4" w:space="0" w:color="auto"/>
            </w:tcBorders>
            <w:shd w:val="clear" w:color="auto" w:fill="auto"/>
            <w:noWrap/>
            <w:vAlign w:val="center"/>
            <w:hideMark/>
          </w:tcPr>
          <w:p w14:paraId="458A2FE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Mittlerer (German: mean) Peroxidase Index</w:t>
            </w:r>
          </w:p>
        </w:tc>
      </w:tr>
      <w:tr w:rsidR="0053505D" w:rsidRPr="0053505D" w14:paraId="7EEB9DBE"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5D0C877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mRNA</w:t>
            </w:r>
          </w:p>
        </w:tc>
        <w:tc>
          <w:tcPr>
            <w:tcW w:w="6200" w:type="dxa"/>
            <w:tcBorders>
              <w:top w:val="nil"/>
              <w:left w:val="nil"/>
              <w:bottom w:val="single" w:sz="4" w:space="0" w:color="auto"/>
              <w:right w:val="single" w:sz="4" w:space="0" w:color="auto"/>
            </w:tcBorders>
            <w:shd w:val="clear" w:color="auto" w:fill="auto"/>
            <w:noWrap/>
            <w:vAlign w:val="center"/>
            <w:hideMark/>
          </w:tcPr>
          <w:p w14:paraId="44B56B8B"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messenger RNA</w:t>
            </w:r>
          </w:p>
        </w:tc>
      </w:tr>
      <w:tr w:rsidR="0053505D" w:rsidRPr="0053505D" w14:paraId="2F5FAA8F"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300F7198"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n.s.</w:t>
            </w:r>
          </w:p>
        </w:tc>
        <w:tc>
          <w:tcPr>
            <w:tcW w:w="6200" w:type="dxa"/>
            <w:tcBorders>
              <w:top w:val="nil"/>
              <w:left w:val="nil"/>
              <w:bottom w:val="single" w:sz="4" w:space="0" w:color="auto"/>
              <w:right w:val="single" w:sz="4" w:space="0" w:color="auto"/>
            </w:tcBorders>
            <w:shd w:val="clear" w:color="auto" w:fill="auto"/>
            <w:noWrap/>
            <w:vAlign w:val="bottom"/>
            <w:hideMark/>
          </w:tcPr>
          <w:p w14:paraId="5B859987"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not significant</w:t>
            </w:r>
          </w:p>
        </w:tc>
      </w:tr>
      <w:tr w:rsidR="0053505D" w:rsidRPr="0053505D" w14:paraId="3AB8EED7"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41EF39D"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NE</w:t>
            </w:r>
          </w:p>
        </w:tc>
        <w:tc>
          <w:tcPr>
            <w:tcW w:w="6200" w:type="dxa"/>
            <w:tcBorders>
              <w:top w:val="nil"/>
              <w:left w:val="nil"/>
              <w:bottom w:val="single" w:sz="4" w:space="0" w:color="auto"/>
              <w:right w:val="single" w:sz="4" w:space="0" w:color="auto"/>
            </w:tcBorders>
            <w:shd w:val="clear" w:color="auto" w:fill="auto"/>
            <w:noWrap/>
            <w:vAlign w:val="bottom"/>
            <w:hideMark/>
          </w:tcPr>
          <w:p w14:paraId="3274825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neutrophil elastase </w:t>
            </w:r>
          </w:p>
        </w:tc>
      </w:tr>
      <w:tr w:rsidR="0053505D" w:rsidRPr="0053505D" w14:paraId="345700B5"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3AF808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NET</w:t>
            </w:r>
          </w:p>
        </w:tc>
        <w:tc>
          <w:tcPr>
            <w:tcW w:w="6200" w:type="dxa"/>
            <w:tcBorders>
              <w:top w:val="nil"/>
              <w:left w:val="nil"/>
              <w:bottom w:val="single" w:sz="4" w:space="0" w:color="auto"/>
              <w:right w:val="single" w:sz="4" w:space="0" w:color="auto"/>
            </w:tcBorders>
            <w:shd w:val="clear" w:color="auto" w:fill="auto"/>
            <w:noWrap/>
            <w:vAlign w:val="bottom"/>
            <w:hideMark/>
          </w:tcPr>
          <w:p w14:paraId="5EE28D6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neutrophil extracellular traps</w:t>
            </w:r>
          </w:p>
        </w:tc>
      </w:tr>
      <w:tr w:rsidR="0053505D" w:rsidRPr="0053505D" w14:paraId="67A2A84E"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8C2EF4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NFE</w:t>
            </w:r>
          </w:p>
        </w:tc>
        <w:tc>
          <w:tcPr>
            <w:tcW w:w="6200" w:type="dxa"/>
            <w:tcBorders>
              <w:top w:val="nil"/>
              <w:left w:val="nil"/>
              <w:bottom w:val="single" w:sz="4" w:space="0" w:color="auto"/>
              <w:right w:val="single" w:sz="4" w:space="0" w:color="auto"/>
            </w:tcBorders>
            <w:shd w:val="clear" w:color="auto" w:fill="auto"/>
            <w:noWrap/>
            <w:vAlign w:val="center"/>
            <w:hideMark/>
          </w:tcPr>
          <w:p w14:paraId="39615FBD"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non-Finnish European individuals of gnomAD</w:t>
            </w:r>
          </w:p>
        </w:tc>
      </w:tr>
      <w:tr w:rsidR="0053505D" w:rsidRPr="0053505D" w14:paraId="5F5895A2"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61F9F9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NFκB</w:t>
            </w:r>
          </w:p>
        </w:tc>
        <w:tc>
          <w:tcPr>
            <w:tcW w:w="6200" w:type="dxa"/>
            <w:tcBorders>
              <w:top w:val="nil"/>
              <w:left w:val="nil"/>
              <w:bottom w:val="single" w:sz="4" w:space="0" w:color="auto"/>
              <w:right w:val="single" w:sz="4" w:space="0" w:color="auto"/>
            </w:tcBorders>
            <w:shd w:val="clear" w:color="auto" w:fill="auto"/>
            <w:noWrap/>
            <w:vAlign w:val="center"/>
            <w:hideMark/>
          </w:tcPr>
          <w:p w14:paraId="663A22D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nuclear factor-κB </w:t>
            </w:r>
          </w:p>
        </w:tc>
      </w:tr>
      <w:tr w:rsidR="0053505D" w:rsidRPr="0053505D" w14:paraId="7F061CEA"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47152C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NK</w:t>
            </w:r>
          </w:p>
        </w:tc>
        <w:tc>
          <w:tcPr>
            <w:tcW w:w="6200" w:type="dxa"/>
            <w:tcBorders>
              <w:top w:val="nil"/>
              <w:left w:val="nil"/>
              <w:bottom w:val="single" w:sz="4" w:space="0" w:color="auto"/>
              <w:right w:val="single" w:sz="4" w:space="0" w:color="auto"/>
            </w:tcBorders>
            <w:shd w:val="clear" w:color="auto" w:fill="auto"/>
            <w:noWrap/>
            <w:vAlign w:val="center"/>
            <w:hideMark/>
          </w:tcPr>
          <w:p w14:paraId="6A81577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natural killer cell</w:t>
            </w:r>
          </w:p>
        </w:tc>
      </w:tr>
      <w:tr w:rsidR="0053505D" w:rsidRPr="0053505D" w14:paraId="18D5588A"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8903A4A"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NK Proliferating</w:t>
            </w:r>
          </w:p>
        </w:tc>
        <w:tc>
          <w:tcPr>
            <w:tcW w:w="6200" w:type="dxa"/>
            <w:tcBorders>
              <w:top w:val="nil"/>
              <w:left w:val="nil"/>
              <w:bottom w:val="single" w:sz="4" w:space="0" w:color="auto"/>
              <w:right w:val="single" w:sz="4" w:space="0" w:color="auto"/>
            </w:tcBorders>
            <w:shd w:val="clear" w:color="auto" w:fill="auto"/>
            <w:noWrap/>
            <w:vAlign w:val="center"/>
            <w:hideMark/>
          </w:tcPr>
          <w:p w14:paraId="4018F75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proliferating natural killer cell</w:t>
            </w:r>
          </w:p>
        </w:tc>
      </w:tr>
      <w:tr w:rsidR="0053505D" w:rsidRPr="0053505D" w14:paraId="20F816A6"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4BB265BF"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NK_CD56bright</w:t>
            </w:r>
          </w:p>
        </w:tc>
        <w:tc>
          <w:tcPr>
            <w:tcW w:w="6200" w:type="dxa"/>
            <w:tcBorders>
              <w:top w:val="nil"/>
              <w:left w:val="nil"/>
              <w:bottom w:val="single" w:sz="4" w:space="0" w:color="auto"/>
              <w:right w:val="single" w:sz="4" w:space="0" w:color="auto"/>
            </w:tcBorders>
            <w:shd w:val="clear" w:color="auto" w:fill="auto"/>
            <w:noWrap/>
            <w:vAlign w:val="center"/>
            <w:hideMark/>
          </w:tcPr>
          <w:p w14:paraId="15F6326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natural killer cell with high expression of CD56</w:t>
            </w:r>
          </w:p>
        </w:tc>
      </w:tr>
      <w:tr w:rsidR="0053505D" w:rsidRPr="0053505D" w14:paraId="4005D145"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8899C7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OR</w:t>
            </w:r>
          </w:p>
        </w:tc>
        <w:tc>
          <w:tcPr>
            <w:tcW w:w="6200" w:type="dxa"/>
            <w:tcBorders>
              <w:top w:val="nil"/>
              <w:left w:val="nil"/>
              <w:bottom w:val="single" w:sz="4" w:space="0" w:color="auto"/>
              <w:right w:val="single" w:sz="4" w:space="0" w:color="auto"/>
            </w:tcBorders>
            <w:shd w:val="clear" w:color="auto" w:fill="auto"/>
            <w:noWrap/>
            <w:vAlign w:val="center"/>
            <w:hideMark/>
          </w:tcPr>
          <w:p w14:paraId="024584D7"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odds ratio</w:t>
            </w:r>
          </w:p>
        </w:tc>
      </w:tr>
      <w:tr w:rsidR="0053505D" w:rsidRPr="0053505D" w14:paraId="7E48A313"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3A3A218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PBMC</w:t>
            </w:r>
          </w:p>
        </w:tc>
        <w:tc>
          <w:tcPr>
            <w:tcW w:w="6200" w:type="dxa"/>
            <w:tcBorders>
              <w:top w:val="nil"/>
              <w:left w:val="nil"/>
              <w:bottom w:val="single" w:sz="4" w:space="0" w:color="auto"/>
              <w:right w:val="single" w:sz="4" w:space="0" w:color="auto"/>
            </w:tcBorders>
            <w:shd w:val="clear" w:color="auto" w:fill="auto"/>
            <w:noWrap/>
            <w:vAlign w:val="bottom"/>
            <w:hideMark/>
          </w:tcPr>
          <w:p w14:paraId="63242FBF"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peripheral mononuclear blood cells </w:t>
            </w:r>
          </w:p>
        </w:tc>
      </w:tr>
      <w:tr w:rsidR="0053505D" w:rsidRPr="0053505D" w14:paraId="34E1B673"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43A5174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PBS</w:t>
            </w:r>
          </w:p>
        </w:tc>
        <w:tc>
          <w:tcPr>
            <w:tcW w:w="6200" w:type="dxa"/>
            <w:tcBorders>
              <w:top w:val="nil"/>
              <w:left w:val="nil"/>
              <w:bottom w:val="single" w:sz="4" w:space="0" w:color="auto"/>
              <w:right w:val="single" w:sz="4" w:space="0" w:color="auto"/>
            </w:tcBorders>
            <w:shd w:val="clear" w:color="auto" w:fill="auto"/>
            <w:noWrap/>
            <w:vAlign w:val="center"/>
            <w:hideMark/>
          </w:tcPr>
          <w:p w14:paraId="2F7BA124"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phosphate buffered saline</w:t>
            </w:r>
          </w:p>
        </w:tc>
      </w:tr>
      <w:tr w:rsidR="0053505D" w:rsidRPr="0053505D" w14:paraId="2F53A064"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5221217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PCA</w:t>
            </w:r>
          </w:p>
        </w:tc>
        <w:tc>
          <w:tcPr>
            <w:tcW w:w="6200" w:type="dxa"/>
            <w:tcBorders>
              <w:top w:val="nil"/>
              <w:left w:val="nil"/>
              <w:bottom w:val="single" w:sz="4" w:space="0" w:color="auto"/>
              <w:right w:val="single" w:sz="4" w:space="0" w:color="auto"/>
            </w:tcBorders>
            <w:shd w:val="clear" w:color="auto" w:fill="auto"/>
            <w:noWrap/>
            <w:vAlign w:val="bottom"/>
            <w:hideMark/>
          </w:tcPr>
          <w:p w14:paraId="5C0E655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principal component analysis</w:t>
            </w:r>
          </w:p>
        </w:tc>
      </w:tr>
      <w:tr w:rsidR="0053505D" w:rsidRPr="0053505D" w14:paraId="0AB986EC"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363CDC9E"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PCR</w:t>
            </w:r>
          </w:p>
        </w:tc>
        <w:tc>
          <w:tcPr>
            <w:tcW w:w="6200" w:type="dxa"/>
            <w:tcBorders>
              <w:top w:val="nil"/>
              <w:left w:val="nil"/>
              <w:bottom w:val="single" w:sz="4" w:space="0" w:color="auto"/>
              <w:right w:val="single" w:sz="4" w:space="0" w:color="auto"/>
            </w:tcBorders>
            <w:shd w:val="clear" w:color="auto" w:fill="auto"/>
            <w:noWrap/>
            <w:vAlign w:val="center"/>
            <w:hideMark/>
          </w:tcPr>
          <w:p w14:paraId="57E86D64"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polymerase chain reaction</w:t>
            </w:r>
          </w:p>
        </w:tc>
      </w:tr>
      <w:tr w:rsidR="0053505D" w:rsidRPr="0053505D" w14:paraId="24964FB8"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A79CD4D"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pDC</w:t>
            </w:r>
          </w:p>
        </w:tc>
        <w:tc>
          <w:tcPr>
            <w:tcW w:w="6200" w:type="dxa"/>
            <w:tcBorders>
              <w:top w:val="nil"/>
              <w:left w:val="nil"/>
              <w:bottom w:val="single" w:sz="4" w:space="0" w:color="auto"/>
              <w:right w:val="single" w:sz="4" w:space="0" w:color="auto"/>
            </w:tcBorders>
            <w:shd w:val="clear" w:color="auto" w:fill="auto"/>
            <w:noWrap/>
            <w:vAlign w:val="center"/>
            <w:hideMark/>
          </w:tcPr>
          <w:p w14:paraId="7DC5B3F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plasmacytoid dendritic cells</w:t>
            </w:r>
          </w:p>
        </w:tc>
      </w:tr>
      <w:tr w:rsidR="0053505D" w:rsidRPr="0053505D" w14:paraId="3E912E4C"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357D0DDA"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Plasmablast</w:t>
            </w:r>
          </w:p>
        </w:tc>
        <w:tc>
          <w:tcPr>
            <w:tcW w:w="6200" w:type="dxa"/>
            <w:tcBorders>
              <w:top w:val="nil"/>
              <w:left w:val="nil"/>
              <w:bottom w:val="single" w:sz="4" w:space="0" w:color="auto"/>
              <w:right w:val="single" w:sz="4" w:space="0" w:color="auto"/>
            </w:tcBorders>
            <w:shd w:val="clear" w:color="auto" w:fill="auto"/>
            <w:noWrap/>
            <w:vAlign w:val="center"/>
            <w:hideMark/>
          </w:tcPr>
          <w:p w14:paraId="19892D07"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Plasmablast</w:t>
            </w:r>
          </w:p>
        </w:tc>
      </w:tr>
      <w:tr w:rsidR="0053505D" w:rsidRPr="0053505D" w14:paraId="6E569A48"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62AA01C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PMA</w:t>
            </w:r>
          </w:p>
        </w:tc>
        <w:tc>
          <w:tcPr>
            <w:tcW w:w="6200" w:type="dxa"/>
            <w:tcBorders>
              <w:top w:val="nil"/>
              <w:left w:val="nil"/>
              <w:bottom w:val="single" w:sz="4" w:space="0" w:color="auto"/>
              <w:right w:val="single" w:sz="4" w:space="0" w:color="auto"/>
            </w:tcBorders>
            <w:shd w:val="clear" w:color="auto" w:fill="auto"/>
            <w:noWrap/>
            <w:vAlign w:val="bottom"/>
            <w:hideMark/>
          </w:tcPr>
          <w:p w14:paraId="2F125BC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phorbol myristate acetate </w:t>
            </w:r>
          </w:p>
        </w:tc>
      </w:tr>
      <w:tr w:rsidR="0053505D" w:rsidRPr="0053505D" w14:paraId="32F39579"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B69AB94"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PP</w:t>
            </w:r>
          </w:p>
        </w:tc>
        <w:tc>
          <w:tcPr>
            <w:tcW w:w="6200" w:type="dxa"/>
            <w:tcBorders>
              <w:top w:val="nil"/>
              <w:left w:val="nil"/>
              <w:bottom w:val="single" w:sz="4" w:space="0" w:color="auto"/>
              <w:right w:val="single" w:sz="4" w:space="0" w:color="auto"/>
            </w:tcBorders>
            <w:shd w:val="clear" w:color="auto" w:fill="auto"/>
            <w:noWrap/>
            <w:vAlign w:val="bottom"/>
            <w:hideMark/>
          </w:tcPr>
          <w:p w14:paraId="6FE8042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pustular psoriasis</w:t>
            </w:r>
          </w:p>
        </w:tc>
      </w:tr>
      <w:tr w:rsidR="0053505D" w:rsidRPr="0053505D" w14:paraId="00CE064A"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45BA060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PPP</w:t>
            </w:r>
          </w:p>
        </w:tc>
        <w:tc>
          <w:tcPr>
            <w:tcW w:w="6200" w:type="dxa"/>
            <w:tcBorders>
              <w:top w:val="nil"/>
              <w:left w:val="nil"/>
              <w:bottom w:val="single" w:sz="4" w:space="0" w:color="auto"/>
              <w:right w:val="single" w:sz="4" w:space="0" w:color="auto"/>
            </w:tcBorders>
            <w:shd w:val="clear" w:color="auto" w:fill="auto"/>
            <w:noWrap/>
            <w:vAlign w:val="bottom"/>
            <w:hideMark/>
          </w:tcPr>
          <w:p w14:paraId="0C85B71A"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palmoplantar pustular psoriasis</w:t>
            </w:r>
          </w:p>
        </w:tc>
      </w:tr>
      <w:tr w:rsidR="0053505D" w:rsidRPr="0053505D" w14:paraId="7D0705E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7AD3EDF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PR3</w:t>
            </w:r>
          </w:p>
        </w:tc>
        <w:tc>
          <w:tcPr>
            <w:tcW w:w="6200" w:type="dxa"/>
            <w:tcBorders>
              <w:top w:val="nil"/>
              <w:left w:val="nil"/>
              <w:bottom w:val="single" w:sz="4" w:space="0" w:color="auto"/>
              <w:right w:val="single" w:sz="4" w:space="0" w:color="auto"/>
            </w:tcBorders>
            <w:shd w:val="clear" w:color="auto" w:fill="auto"/>
            <w:noWrap/>
            <w:vAlign w:val="center"/>
            <w:hideMark/>
          </w:tcPr>
          <w:p w14:paraId="2F5C251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proteinase 3</w:t>
            </w:r>
          </w:p>
        </w:tc>
      </w:tr>
      <w:tr w:rsidR="0053505D" w:rsidRPr="0053505D" w14:paraId="1832AD9D"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117AF52C"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PsA</w:t>
            </w:r>
          </w:p>
        </w:tc>
        <w:tc>
          <w:tcPr>
            <w:tcW w:w="6200" w:type="dxa"/>
            <w:tcBorders>
              <w:top w:val="nil"/>
              <w:left w:val="nil"/>
              <w:bottom w:val="single" w:sz="4" w:space="0" w:color="auto"/>
              <w:right w:val="single" w:sz="4" w:space="0" w:color="auto"/>
            </w:tcBorders>
            <w:shd w:val="clear" w:color="auto" w:fill="auto"/>
            <w:noWrap/>
            <w:vAlign w:val="center"/>
            <w:hideMark/>
          </w:tcPr>
          <w:p w14:paraId="351C429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psoriasis arthitis</w:t>
            </w:r>
          </w:p>
        </w:tc>
      </w:tr>
      <w:tr w:rsidR="0053505D" w:rsidRPr="0053505D" w14:paraId="4E032853"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B3B19F4"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PsV</w:t>
            </w:r>
          </w:p>
        </w:tc>
        <w:tc>
          <w:tcPr>
            <w:tcW w:w="6200" w:type="dxa"/>
            <w:tcBorders>
              <w:top w:val="nil"/>
              <w:left w:val="nil"/>
              <w:bottom w:val="single" w:sz="4" w:space="0" w:color="auto"/>
              <w:right w:val="single" w:sz="4" w:space="0" w:color="auto"/>
            </w:tcBorders>
            <w:shd w:val="clear" w:color="auto" w:fill="auto"/>
            <w:noWrap/>
            <w:vAlign w:val="center"/>
            <w:hideMark/>
          </w:tcPr>
          <w:p w14:paraId="555F8F24"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psoriasis vulgaris</w:t>
            </w:r>
          </w:p>
        </w:tc>
      </w:tr>
      <w:tr w:rsidR="0053505D" w:rsidRPr="0053505D" w14:paraId="5DC5B33C"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A2EE698"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qPCR</w:t>
            </w:r>
          </w:p>
        </w:tc>
        <w:tc>
          <w:tcPr>
            <w:tcW w:w="6200" w:type="dxa"/>
            <w:tcBorders>
              <w:top w:val="nil"/>
              <w:left w:val="nil"/>
              <w:bottom w:val="single" w:sz="4" w:space="0" w:color="auto"/>
              <w:right w:val="single" w:sz="4" w:space="0" w:color="auto"/>
            </w:tcBorders>
            <w:shd w:val="clear" w:color="auto" w:fill="auto"/>
            <w:noWrap/>
            <w:vAlign w:val="center"/>
            <w:hideMark/>
          </w:tcPr>
          <w:p w14:paraId="24514B6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quantitative real-time PCR</w:t>
            </w:r>
          </w:p>
        </w:tc>
      </w:tr>
      <w:tr w:rsidR="0053505D" w:rsidRPr="0053505D" w14:paraId="0B68C46E"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479ED5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refUMAP</w:t>
            </w:r>
          </w:p>
        </w:tc>
        <w:tc>
          <w:tcPr>
            <w:tcW w:w="6200" w:type="dxa"/>
            <w:tcBorders>
              <w:top w:val="nil"/>
              <w:left w:val="nil"/>
              <w:bottom w:val="single" w:sz="4" w:space="0" w:color="auto"/>
              <w:right w:val="single" w:sz="4" w:space="0" w:color="auto"/>
            </w:tcBorders>
            <w:shd w:val="clear" w:color="auto" w:fill="auto"/>
            <w:noWrap/>
            <w:vAlign w:val="bottom"/>
            <w:hideMark/>
          </w:tcPr>
          <w:p w14:paraId="54924B8A"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reference uniform manifold approximation and projection </w:t>
            </w:r>
          </w:p>
        </w:tc>
      </w:tr>
      <w:tr w:rsidR="0053505D" w:rsidRPr="0053505D" w14:paraId="25C3FF92"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4D445487"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RNA</w:t>
            </w:r>
          </w:p>
        </w:tc>
        <w:tc>
          <w:tcPr>
            <w:tcW w:w="6200" w:type="dxa"/>
            <w:tcBorders>
              <w:top w:val="nil"/>
              <w:left w:val="nil"/>
              <w:bottom w:val="single" w:sz="4" w:space="0" w:color="auto"/>
              <w:right w:val="single" w:sz="4" w:space="0" w:color="auto"/>
            </w:tcBorders>
            <w:shd w:val="clear" w:color="auto" w:fill="auto"/>
            <w:noWrap/>
            <w:vAlign w:val="center"/>
            <w:hideMark/>
          </w:tcPr>
          <w:p w14:paraId="516B8B18"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ribonucleic acid</w:t>
            </w:r>
          </w:p>
        </w:tc>
      </w:tr>
      <w:tr w:rsidR="0053505D" w:rsidRPr="0053505D" w14:paraId="5D54414F"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B30546F"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RNA-seq</w:t>
            </w:r>
          </w:p>
        </w:tc>
        <w:tc>
          <w:tcPr>
            <w:tcW w:w="6200" w:type="dxa"/>
            <w:tcBorders>
              <w:top w:val="nil"/>
              <w:left w:val="nil"/>
              <w:bottom w:val="single" w:sz="4" w:space="0" w:color="auto"/>
              <w:right w:val="single" w:sz="4" w:space="0" w:color="auto"/>
            </w:tcBorders>
            <w:shd w:val="clear" w:color="auto" w:fill="auto"/>
            <w:noWrap/>
            <w:vAlign w:val="center"/>
            <w:hideMark/>
          </w:tcPr>
          <w:p w14:paraId="382422B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 xml:space="preserve">RNA sequencing </w:t>
            </w:r>
          </w:p>
        </w:tc>
      </w:tr>
      <w:tr w:rsidR="0053505D" w:rsidRPr="0053505D" w14:paraId="6BAD2C17"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14:paraId="045A5F73"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RT-PCR</w:t>
            </w:r>
          </w:p>
        </w:tc>
        <w:tc>
          <w:tcPr>
            <w:tcW w:w="6200" w:type="dxa"/>
            <w:tcBorders>
              <w:top w:val="nil"/>
              <w:left w:val="nil"/>
              <w:bottom w:val="single" w:sz="4" w:space="0" w:color="auto"/>
              <w:right w:val="single" w:sz="4" w:space="0" w:color="auto"/>
            </w:tcBorders>
            <w:shd w:val="clear" w:color="auto" w:fill="auto"/>
            <w:noWrap/>
            <w:vAlign w:val="bottom"/>
            <w:hideMark/>
          </w:tcPr>
          <w:p w14:paraId="1A0C79E6"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reverse transcription polymerase chain reaction </w:t>
            </w:r>
          </w:p>
        </w:tc>
      </w:tr>
      <w:tr w:rsidR="0053505D" w:rsidRPr="0053505D" w14:paraId="0B2E6C5A"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D816FC1" w14:textId="01E307C5"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SAPHO</w:t>
            </w:r>
            <w:r w:rsidR="00290561">
              <w:rPr>
                <w:rFonts w:eastAsia="Times New Roman" w:cs="Arial"/>
                <w:color w:val="000000"/>
                <w:sz w:val="22"/>
              </w:rPr>
              <w:t xml:space="preserve"> sydrome</w:t>
            </w:r>
          </w:p>
        </w:tc>
        <w:tc>
          <w:tcPr>
            <w:tcW w:w="6200" w:type="dxa"/>
            <w:tcBorders>
              <w:top w:val="nil"/>
              <w:left w:val="nil"/>
              <w:bottom w:val="single" w:sz="4" w:space="0" w:color="auto"/>
              <w:right w:val="single" w:sz="4" w:space="0" w:color="auto"/>
            </w:tcBorders>
            <w:shd w:val="clear" w:color="auto" w:fill="auto"/>
            <w:noWrap/>
            <w:vAlign w:val="center"/>
            <w:hideMark/>
          </w:tcPr>
          <w:p w14:paraId="19A933A1"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Synovitis-acne-pustulosis-hyperostosis-osteitis </w:t>
            </w:r>
          </w:p>
        </w:tc>
      </w:tr>
      <w:tr w:rsidR="0053505D" w:rsidRPr="0053505D" w14:paraId="4FE3A977"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0EFF6967"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scRNAseq</w:t>
            </w:r>
          </w:p>
        </w:tc>
        <w:tc>
          <w:tcPr>
            <w:tcW w:w="6200" w:type="dxa"/>
            <w:tcBorders>
              <w:top w:val="nil"/>
              <w:left w:val="nil"/>
              <w:bottom w:val="single" w:sz="4" w:space="0" w:color="auto"/>
              <w:right w:val="single" w:sz="4" w:space="0" w:color="auto"/>
            </w:tcBorders>
            <w:shd w:val="clear" w:color="auto" w:fill="auto"/>
            <w:noWrap/>
            <w:vAlign w:val="center"/>
            <w:hideMark/>
          </w:tcPr>
          <w:p w14:paraId="777B4A7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lang w:val="en-GB"/>
              </w:rPr>
              <w:t xml:space="preserve">single-cell RNA sequencing </w:t>
            </w:r>
          </w:p>
        </w:tc>
      </w:tr>
      <w:tr w:rsidR="0053505D" w:rsidRPr="0053505D" w14:paraId="0E63BE5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6BE920F4"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SLE</w:t>
            </w:r>
          </w:p>
        </w:tc>
        <w:tc>
          <w:tcPr>
            <w:tcW w:w="6200" w:type="dxa"/>
            <w:tcBorders>
              <w:top w:val="nil"/>
              <w:left w:val="nil"/>
              <w:bottom w:val="single" w:sz="4" w:space="0" w:color="auto"/>
              <w:right w:val="single" w:sz="4" w:space="0" w:color="auto"/>
            </w:tcBorders>
            <w:shd w:val="clear" w:color="auto" w:fill="auto"/>
            <w:noWrap/>
            <w:vAlign w:val="bottom"/>
            <w:hideMark/>
          </w:tcPr>
          <w:p w14:paraId="69A231F7"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systemic lupus erythematosus</w:t>
            </w:r>
          </w:p>
        </w:tc>
      </w:tr>
      <w:tr w:rsidR="0053505D" w:rsidRPr="0053505D" w14:paraId="506A55FB"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238A5292"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Th</w:t>
            </w:r>
          </w:p>
        </w:tc>
        <w:tc>
          <w:tcPr>
            <w:tcW w:w="6200" w:type="dxa"/>
            <w:tcBorders>
              <w:top w:val="nil"/>
              <w:left w:val="nil"/>
              <w:bottom w:val="single" w:sz="4" w:space="0" w:color="auto"/>
              <w:right w:val="single" w:sz="4" w:space="0" w:color="auto"/>
            </w:tcBorders>
            <w:shd w:val="clear" w:color="auto" w:fill="auto"/>
            <w:noWrap/>
            <w:vAlign w:val="center"/>
            <w:hideMark/>
          </w:tcPr>
          <w:p w14:paraId="0C8E76A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 xml:space="preserve">T helper cells </w:t>
            </w:r>
          </w:p>
        </w:tc>
      </w:tr>
      <w:tr w:rsidR="0053505D" w:rsidRPr="0053505D" w14:paraId="71657947"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1A716750"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Treg</w:t>
            </w:r>
          </w:p>
        </w:tc>
        <w:tc>
          <w:tcPr>
            <w:tcW w:w="6200" w:type="dxa"/>
            <w:tcBorders>
              <w:top w:val="nil"/>
              <w:left w:val="nil"/>
              <w:bottom w:val="single" w:sz="4" w:space="0" w:color="auto"/>
              <w:right w:val="single" w:sz="4" w:space="0" w:color="auto"/>
            </w:tcBorders>
            <w:shd w:val="clear" w:color="auto" w:fill="auto"/>
            <w:noWrap/>
            <w:vAlign w:val="center"/>
            <w:hideMark/>
          </w:tcPr>
          <w:p w14:paraId="0B951579"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regulatory T cell</w:t>
            </w:r>
          </w:p>
        </w:tc>
      </w:tr>
      <w:tr w:rsidR="0053505D" w:rsidRPr="0053505D" w14:paraId="20802B7A" w14:textId="77777777" w:rsidTr="0053505D">
        <w:trPr>
          <w:trHeight w:val="300"/>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5CEA8D15"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w/o</w:t>
            </w:r>
          </w:p>
        </w:tc>
        <w:tc>
          <w:tcPr>
            <w:tcW w:w="6200" w:type="dxa"/>
            <w:tcBorders>
              <w:top w:val="nil"/>
              <w:left w:val="nil"/>
              <w:bottom w:val="single" w:sz="4" w:space="0" w:color="auto"/>
              <w:right w:val="single" w:sz="4" w:space="0" w:color="auto"/>
            </w:tcBorders>
            <w:shd w:val="clear" w:color="auto" w:fill="auto"/>
            <w:noWrap/>
            <w:vAlign w:val="center"/>
            <w:hideMark/>
          </w:tcPr>
          <w:p w14:paraId="2D3334DF" w14:textId="77777777" w:rsidR="0053505D" w:rsidRPr="0053505D" w:rsidRDefault="0053505D" w:rsidP="0053505D">
            <w:pPr>
              <w:spacing w:after="0" w:line="240" w:lineRule="auto"/>
              <w:jc w:val="left"/>
              <w:rPr>
                <w:rFonts w:eastAsia="Times New Roman" w:cs="Arial"/>
                <w:color w:val="000000"/>
                <w:sz w:val="22"/>
              </w:rPr>
            </w:pPr>
            <w:r w:rsidRPr="0053505D">
              <w:rPr>
                <w:rFonts w:eastAsia="Times New Roman" w:cs="Arial"/>
                <w:color w:val="000000"/>
                <w:sz w:val="22"/>
              </w:rPr>
              <w:t>without</w:t>
            </w:r>
          </w:p>
        </w:tc>
      </w:tr>
    </w:tbl>
    <w:p w14:paraId="57E88561" w14:textId="77777777" w:rsidR="00544CD7" w:rsidRPr="00544CD7" w:rsidRDefault="00544CD7" w:rsidP="00544CD7"/>
    <w:p w14:paraId="64C5169B" w14:textId="14A2DE40" w:rsidR="009A5C3A" w:rsidRDefault="009A5C3A" w:rsidP="009A5C3A">
      <w:pPr>
        <w:pStyle w:val="berschrift2"/>
      </w:pPr>
      <w:bookmarkStart w:id="7885" w:name="_Toc91488959"/>
      <w:r>
        <w:t>List of figures</w:t>
      </w:r>
      <w:bookmarkEnd w:id="7885"/>
    </w:p>
    <w:p w14:paraId="3B3386E7" w14:textId="5354DC34" w:rsidR="002D4AD7" w:rsidRDefault="00A53077">
      <w:pPr>
        <w:pStyle w:val="Abbildungsverzeichnis"/>
        <w:tabs>
          <w:tab w:val="right" w:leader="dot" w:pos="9062"/>
        </w:tabs>
        <w:rPr>
          <w:rFonts w:asciiTheme="minorHAnsi" w:eastAsiaTheme="minorEastAsia" w:hAnsiTheme="minorHAnsi"/>
          <w:noProof/>
          <w:sz w:val="22"/>
          <w:lang w:val="de-DE" w:eastAsia="de-DE"/>
        </w:rPr>
      </w:pPr>
      <w:r>
        <w:fldChar w:fldCharType="begin"/>
      </w:r>
      <w:r>
        <w:instrText xml:space="preserve"> TOC \h \z \c "Figure" </w:instrText>
      </w:r>
      <w:r>
        <w:fldChar w:fldCharType="separate"/>
      </w:r>
      <w:hyperlink w:anchor="_Toc94355218" w:history="1">
        <w:r w:rsidR="002D4AD7" w:rsidRPr="00B008BE">
          <w:rPr>
            <w:rStyle w:val="Hyperlink"/>
            <w:rFonts w:cs="Arial"/>
            <w:noProof/>
          </w:rPr>
          <w:t xml:space="preserve">Figure 1: Model of </w:t>
        </w:r>
        <w:r w:rsidR="002D4AD7" w:rsidRPr="00B008BE">
          <w:rPr>
            <w:rStyle w:val="Hyperlink"/>
            <w:rFonts w:cs="Arial"/>
            <w:i/>
            <w:noProof/>
          </w:rPr>
          <w:t>IL36RN</w:t>
        </w:r>
        <w:r w:rsidR="002D4AD7" w:rsidRPr="00B008BE">
          <w:rPr>
            <w:rStyle w:val="Hyperlink"/>
            <w:rFonts w:cs="Arial"/>
            <w:noProof/>
          </w:rPr>
          <w:t>-deficient keratinocytes promoting inflammation in GPP.</w:t>
        </w:r>
        <w:r w:rsidR="002D4AD7">
          <w:rPr>
            <w:noProof/>
            <w:webHidden/>
          </w:rPr>
          <w:tab/>
        </w:r>
        <w:r w:rsidR="002D4AD7">
          <w:rPr>
            <w:noProof/>
            <w:webHidden/>
          </w:rPr>
          <w:fldChar w:fldCharType="begin"/>
        </w:r>
        <w:r w:rsidR="002D4AD7">
          <w:rPr>
            <w:noProof/>
            <w:webHidden/>
          </w:rPr>
          <w:instrText xml:space="preserve"> PAGEREF _Toc94355218 \h </w:instrText>
        </w:r>
        <w:r w:rsidR="002D4AD7">
          <w:rPr>
            <w:noProof/>
            <w:webHidden/>
          </w:rPr>
        </w:r>
        <w:r w:rsidR="002D4AD7">
          <w:rPr>
            <w:noProof/>
            <w:webHidden/>
          </w:rPr>
          <w:fldChar w:fldCharType="separate"/>
        </w:r>
        <w:r w:rsidR="002D4AD7">
          <w:rPr>
            <w:noProof/>
            <w:webHidden/>
          </w:rPr>
          <w:t>16</w:t>
        </w:r>
        <w:r w:rsidR="002D4AD7">
          <w:rPr>
            <w:noProof/>
            <w:webHidden/>
          </w:rPr>
          <w:fldChar w:fldCharType="end"/>
        </w:r>
      </w:hyperlink>
    </w:p>
    <w:p w14:paraId="42CB1546" w14:textId="20545C12"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19" w:history="1">
        <w:r w:rsidR="002D4AD7" w:rsidRPr="00B008BE">
          <w:rPr>
            <w:rStyle w:val="Hyperlink"/>
            <w:rFonts w:cs="Arial"/>
            <w:noProof/>
          </w:rPr>
          <w:t>Figure 2: Structural models of MPO affected by the variants p.Arg590Cys and p.Arg548Trp</w:t>
        </w:r>
        <w:r w:rsidR="002D4AD7">
          <w:rPr>
            <w:noProof/>
            <w:webHidden/>
          </w:rPr>
          <w:tab/>
        </w:r>
        <w:r w:rsidR="002D4AD7">
          <w:rPr>
            <w:noProof/>
            <w:webHidden/>
          </w:rPr>
          <w:fldChar w:fldCharType="begin"/>
        </w:r>
        <w:r w:rsidR="002D4AD7">
          <w:rPr>
            <w:noProof/>
            <w:webHidden/>
          </w:rPr>
          <w:instrText xml:space="preserve"> PAGEREF _Toc94355219 \h </w:instrText>
        </w:r>
        <w:r w:rsidR="002D4AD7">
          <w:rPr>
            <w:noProof/>
            <w:webHidden/>
          </w:rPr>
        </w:r>
        <w:r w:rsidR="002D4AD7">
          <w:rPr>
            <w:noProof/>
            <w:webHidden/>
          </w:rPr>
          <w:fldChar w:fldCharType="separate"/>
        </w:r>
        <w:r w:rsidR="002D4AD7">
          <w:rPr>
            <w:noProof/>
            <w:webHidden/>
          </w:rPr>
          <w:t>23</w:t>
        </w:r>
        <w:r w:rsidR="002D4AD7">
          <w:rPr>
            <w:noProof/>
            <w:webHidden/>
          </w:rPr>
          <w:fldChar w:fldCharType="end"/>
        </w:r>
      </w:hyperlink>
    </w:p>
    <w:p w14:paraId="03FBF19B" w14:textId="3F04A106"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20" w:history="1">
        <w:r w:rsidR="002D4AD7" w:rsidRPr="00B008BE">
          <w:rPr>
            <w:rStyle w:val="Hyperlink"/>
            <w:rFonts w:cs="Arial"/>
            <w:noProof/>
          </w:rPr>
          <w:t xml:space="preserve">Figure 3: Functional tests of variants in </w:t>
        </w:r>
        <w:r w:rsidR="002D4AD7" w:rsidRPr="00B008BE">
          <w:rPr>
            <w:rStyle w:val="Hyperlink"/>
            <w:rFonts w:cs="Arial"/>
            <w:i/>
            <w:noProof/>
          </w:rPr>
          <w:t>MPO</w:t>
        </w:r>
        <w:r w:rsidR="002D4AD7" w:rsidRPr="00B008BE">
          <w:rPr>
            <w:rStyle w:val="Hyperlink"/>
            <w:rFonts w:cs="Arial"/>
            <w:noProof/>
          </w:rPr>
          <w:t>.</w:t>
        </w:r>
        <w:r w:rsidR="002D4AD7">
          <w:rPr>
            <w:noProof/>
            <w:webHidden/>
          </w:rPr>
          <w:tab/>
        </w:r>
        <w:r w:rsidR="002D4AD7">
          <w:rPr>
            <w:noProof/>
            <w:webHidden/>
          </w:rPr>
          <w:fldChar w:fldCharType="begin"/>
        </w:r>
        <w:r w:rsidR="002D4AD7">
          <w:rPr>
            <w:noProof/>
            <w:webHidden/>
          </w:rPr>
          <w:instrText xml:space="preserve"> PAGEREF _Toc94355220 \h </w:instrText>
        </w:r>
        <w:r w:rsidR="002D4AD7">
          <w:rPr>
            <w:noProof/>
            <w:webHidden/>
          </w:rPr>
        </w:r>
        <w:r w:rsidR="002D4AD7">
          <w:rPr>
            <w:noProof/>
            <w:webHidden/>
          </w:rPr>
          <w:fldChar w:fldCharType="separate"/>
        </w:r>
        <w:r w:rsidR="002D4AD7">
          <w:rPr>
            <w:noProof/>
            <w:webHidden/>
          </w:rPr>
          <w:t>25</w:t>
        </w:r>
        <w:r w:rsidR="002D4AD7">
          <w:rPr>
            <w:noProof/>
            <w:webHidden/>
          </w:rPr>
          <w:fldChar w:fldCharType="end"/>
        </w:r>
      </w:hyperlink>
    </w:p>
    <w:p w14:paraId="73706C3F" w14:textId="52C3E9BA"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21" w:history="1">
        <w:r w:rsidR="002D4AD7" w:rsidRPr="00B008BE">
          <w:rPr>
            <w:rStyle w:val="Hyperlink"/>
            <w:rFonts w:cs="Arial"/>
            <w:noProof/>
          </w:rPr>
          <w:t xml:space="preserve">Figure 4: Number of disease-associated variants in </w:t>
        </w:r>
        <w:r w:rsidR="002D4AD7" w:rsidRPr="00B008BE">
          <w:rPr>
            <w:rStyle w:val="Hyperlink"/>
            <w:rFonts w:cs="Arial"/>
            <w:i/>
            <w:noProof/>
          </w:rPr>
          <w:t>IL36RN</w:t>
        </w:r>
        <w:r w:rsidR="002D4AD7" w:rsidRPr="00B008BE">
          <w:rPr>
            <w:rStyle w:val="Hyperlink"/>
            <w:rFonts w:cs="Arial"/>
            <w:noProof/>
          </w:rPr>
          <w:t xml:space="preserve"> and </w:t>
        </w:r>
        <w:r w:rsidR="002D4AD7" w:rsidRPr="00B008BE">
          <w:rPr>
            <w:rStyle w:val="Hyperlink"/>
            <w:rFonts w:cs="Arial"/>
            <w:i/>
            <w:noProof/>
          </w:rPr>
          <w:t>MPO</w:t>
        </w:r>
        <w:r w:rsidR="002D4AD7" w:rsidRPr="00B008BE">
          <w:rPr>
            <w:rStyle w:val="Hyperlink"/>
            <w:rFonts w:cs="Arial"/>
            <w:noProof/>
          </w:rPr>
          <w:t xml:space="preserve"> in patients with GPP and controls and relation to age of onset.</w:t>
        </w:r>
        <w:r w:rsidR="002D4AD7">
          <w:rPr>
            <w:noProof/>
            <w:webHidden/>
          </w:rPr>
          <w:tab/>
        </w:r>
        <w:r w:rsidR="002D4AD7">
          <w:rPr>
            <w:noProof/>
            <w:webHidden/>
          </w:rPr>
          <w:fldChar w:fldCharType="begin"/>
        </w:r>
        <w:r w:rsidR="002D4AD7">
          <w:rPr>
            <w:noProof/>
            <w:webHidden/>
          </w:rPr>
          <w:instrText xml:space="preserve"> PAGEREF _Toc94355221 \h </w:instrText>
        </w:r>
        <w:r w:rsidR="002D4AD7">
          <w:rPr>
            <w:noProof/>
            <w:webHidden/>
          </w:rPr>
        </w:r>
        <w:r w:rsidR="002D4AD7">
          <w:rPr>
            <w:noProof/>
            <w:webHidden/>
          </w:rPr>
          <w:fldChar w:fldCharType="separate"/>
        </w:r>
        <w:r w:rsidR="002D4AD7">
          <w:rPr>
            <w:noProof/>
            <w:webHidden/>
          </w:rPr>
          <w:t>28</w:t>
        </w:r>
        <w:r w:rsidR="002D4AD7">
          <w:rPr>
            <w:noProof/>
            <w:webHidden/>
          </w:rPr>
          <w:fldChar w:fldCharType="end"/>
        </w:r>
      </w:hyperlink>
    </w:p>
    <w:p w14:paraId="3AF59BC8" w14:textId="6B237E89"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22" w:history="1">
        <w:r w:rsidR="002D4AD7" w:rsidRPr="00B008BE">
          <w:rPr>
            <w:rStyle w:val="Hyperlink"/>
            <w:rFonts w:cs="Arial"/>
            <w:noProof/>
          </w:rPr>
          <w:t>Figure 5: Correlation of the enzyme activity of MPO and the activities of four serine proteases in patients and healthy donors.</w:t>
        </w:r>
        <w:r w:rsidR="002D4AD7">
          <w:rPr>
            <w:noProof/>
            <w:webHidden/>
          </w:rPr>
          <w:tab/>
        </w:r>
        <w:r w:rsidR="002D4AD7">
          <w:rPr>
            <w:noProof/>
            <w:webHidden/>
          </w:rPr>
          <w:fldChar w:fldCharType="begin"/>
        </w:r>
        <w:r w:rsidR="002D4AD7">
          <w:rPr>
            <w:noProof/>
            <w:webHidden/>
          </w:rPr>
          <w:instrText xml:space="preserve"> PAGEREF _Toc94355222 \h </w:instrText>
        </w:r>
        <w:r w:rsidR="002D4AD7">
          <w:rPr>
            <w:noProof/>
            <w:webHidden/>
          </w:rPr>
        </w:r>
        <w:r w:rsidR="002D4AD7">
          <w:rPr>
            <w:noProof/>
            <w:webHidden/>
          </w:rPr>
          <w:fldChar w:fldCharType="separate"/>
        </w:r>
        <w:r w:rsidR="002D4AD7">
          <w:rPr>
            <w:noProof/>
            <w:webHidden/>
          </w:rPr>
          <w:t>33</w:t>
        </w:r>
        <w:r w:rsidR="002D4AD7">
          <w:rPr>
            <w:noProof/>
            <w:webHidden/>
          </w:rPr>
          <w:fldChar w:fldCharType="end"/>
        </w:r>
      </w:hyperlink>
    </w:p>
    <w:p w14:paraId="7B661AE6" w14:textId="0E059D2B"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23" w:history="1">
        <w:r w:rsidR="002D4AD7" w:rsidRPr="00B008BE">
          <w:rPr>
            <w:rStyle w:val="Hyperlink"/>
            <w:rFonts w:cs="Arial"/>
            <w:noProof/>
          </w:rPr>
          <w:t>Figure 6: Analysis of the formation of neutrophil extracellular traps in three MPO-deficient patients and four healthy donors (HDs).</w:t>
        </w:r>
        <w:r w:rsidR="002D4AD7">
          <w:rPr>
            <w:noProof/>
            <w:webHidden/>
          </w:rPr>
          <w:tab/>
        </w:r>
        <w:r w:rsidR="002D4AD7">
          <w:rPr>
            <w:noProof/>
            <w:webHidden/>
          </w:rPr>
          <w:fldChar w:fldCharType="begin"/>
        </w:r>
        <w:r w:rsidR="002D4AD7">
          <w:rPr>
            <w:noProof/>
            <w:webHidden/>
          </w:rPr>
          <w:instrText xml:space="preserve"> PAGEREF _Toc94355223 \h </w:instrText>
        </w:r>
        <w:r w:rsidR="002D4AD7">
          <w:rPr>
            <w:noProof/>
            <w:webHidden/>
          </w:rPr>
        </w:r>
        <w:r w:rsidR="002D4AD7">
          <w:rPr>
            <w:noProof/>
            <w:webHidden/>
          </w:rPr>
          <w:fldChar w:fldCharType="separate"/>
        </w:r>
        <w:r w:rsidR="002D4AD7">
          <w:rPr>
            <w:noProof/>
            <w:webHidden/>
          </w:rPr>
          <w:t>34</w:t>
        </w:r>
        <w:r w:rsidR="002D4AD7">
          <w:rPr>
            <w:noProof/>
            <w:webHidden/>
          </w:rPr>
          <w:fldChar w:fldCharType="end"/>
        </w:r>
      </w:hyperlink>
    </w:p>
    <w:p w14:paraId="1722E231" w14:textId="03195DD6"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24" w:history="1">
        <w:r w:rsidR="002D4AD7" w:rsidRPr="00B008BE">
          <w:rPr>
            <w:rStyle w:val="Hyperlink"/>
            <w:rFonts w:cs="Arial"/>
            <w:noProof/>
          </w:rPr>
          <w:t>Figure 7: Phagocytosis of neutrophils by monocytes in mice and human with MPO-deficiency.</w:t>
        </w:r>
        <w:r w:rsidR="002D4AD7">
          <w:rPr>
            <w:noProof/>
            <w:webHidden/>
          </w:rPr>
          <w:tab/>
        </w:r>
        <w:r w:rsidR="002D4AD7">
          <w:rPr>
            <w:noProof/>
            <w:webHidden/>
          </w:rPr>
          <w:fldChar w:fldCharType="begin"/>
        </w:r>
        <w:r w:rsidR="002D4AD7">
          <w:rPr>
            <w:noProof/>
            <w:webHidden/>
          </w:rPr>
          <w:instrText xml:space="preserve"> PAGEREF _Toc94355224 \h </w:instrText>
        </w:r>
        <w:r w:rsidR="002D4AD7">
          <w:rPr>
            <w:noProof/>
            <w:webHidden/>
          </w:rPr>
        </w:r>
        <w:r w:rsidR="002D4AD7">
          <w:rPr>
            <w:noProof/>
            <w:webHidden/>
          </w:rPr>
          <w:fldChar w:fldCharType="separate"/>
        </w:r>
        <w:r w:rsidR="002D4AD7">
          <w:rPr>
            <w:noProof/>
            <w:webHidden/>
          </w:rPr>
          <w:t>35</w:t>
        </w:r>
        <w:r w:rsidR="002D4AD7">
          <w:rPr>
            <w:noProof/>
            <w:webHidden/>
          </w:rPr>
          <w:fldChar w:fldCharType="end"/>
        </w:r>
      </w:hyperlink>
    </w:p>
    <w:p w14:paraId="304C365D" w14:textId="1BE39910"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25" w:history="1">
        <w:r w:rsidR="002D4AD7" w:rsidRPr="00B008BE">
          <w:rPr>
            <w:rStyle w:val="Hyperlink"/>
            <w:rFonts w:cs="Arial"/>
            <w:noProof/>
          </w:rPr>
          <w:t>Figure 8: Staining of CD47 on neutrophils and transcriptional analysis of monocytes of MPO-deficient patients and healthy donors.</w:t>
        </w:r>
        <w:r w:rsidR="002D4AD7">
          <w:rPr>
            <w:noProof/>
            <w:webHidden/>
          </w:rPr>
          <w:tab/>
        </w:r>
        <w:r w:rsidR="002D4AD7">
          <w:rPr>
            <w:noProof/>
            <w:webHidden/>
          </w:rPr>
          <w:fldChar w:fldCharType="begin"/>
        </w:r>
        <w:r w:rsidR="002D4AD7">
          <w:rPr>
            <w:noProof/>
            <w:webHidden/>
          </w:rPr>
          <w:instrText xml:space="preserve"> PAGEREF _Toc94355225 \h </w:instrText>
        </w:r>
        <w:r w:rsidR="002D4AD7">
          <w:rPr>
            <w:noProof/>
            <w:webHidden/>
          </w:rPr>
        </w:r>
        <w:r w:rsidR="002D4AD7">
          <w:rPr>
            <w:noProof/>
            <w:webHidden/>
          </w:rPr>
          <w:fldChar w:fldCharType="separate"/>
        </w:r>
        <w:r w:rsidR="002D4AD7">
          <w:rPr>
            <w:noProof/>
            <w:webHidden/>
          </w:rPr>
          <w:t>36</w:t>
        </w:r>
        <w:r w:rsidR="002D4AD7">
          <w:rPr>
            <w:noProof/>
            <w:webHidden/>
          </w:rPr>
          <w:fldChar w:fldCharType="end"/>
        </w:r>
      </w:hyperlink>
    </w:p>
    <w:p w14:paraId="76CE48FA" w14:textId="5431E5B6"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26" w:history="1">
        <w:r w:rsidR="002D4AD7" w:rsidRPr="00B008BE">
          <w:rPr>
            <w:rStyle w:val="Hyperlink"/>
            <w:rFonts w:cs="Arial"/>
            <w:noProof/>
          </w:rPr>
          <w:t xml:space="preserve">Figure 9: Segregation analysis of </w:t>
        </w:r>
        <w:r w:rsidR="002D4AD7" w:rsidRPr="00B008BE">
          <w:rPr>
            <w:rStyle w:val="Hyperlink"/>
            <w:rFonts w:cs="Arial"/>
            <w:i/>
            <w:noProof/>
          </w:rPr>
          <w:t>MPO</w:t>
        </w:r>
        <w:r w:rsidR="002D4AD7" w:rsidRPr="00B008BE">
          <w:rPr>
            <w:rStyle w:val="Hyperlink"/>
            <w:rFonts w:cs="Arial"/>
            <w:noProof/>
          </w:rPr>
          <w:t xml:space="preserve"> and </w:t>
        </w:r>
        <w:r w:rsidR="002D4AD7" w:rsidRPr="00B008BE">
          <w:rPr>
            <w:rStyle w:val="Hyperlink"/>
            <w:rFonts w:cs="Arial"/>
            <w:i/>
            <w:noProof/>
          </w:rPr>
          <w:t>IL36RN</w:t>
        </w:r>
        <w:r w:rsidR="002D4AD7" w:rsidRPr="00B008BE">
          <w:rPr>
            <w:rStyle w:val="Hyperlink"/>
            <w:rFonts w:cs="Arial"/>
            <w:noProof/>
          </w:rPr>
          <w:t xml:space="preserve"> variants in eight families of </w:t>
        </w:r>
        <w:r w:rsidR="002D4AD7" w:rsidRPr="00B008BE">
          <w:rPr>
            <w:rStyle w:val="Hyperlink"/>
            <w:rFonts w:cs="Arial"/>
            <w:i/>
            <w:noProof/>
          </w:rPr>
          <w:t>MPO</w:t>
        </w:r>
        <w:r w:rsidR="002D4AD7" w:rsidRPr="00B008BE">
          <w:rPr>
            <w:rStyle w:val="Hyperlink"/>
            <w:rFonts w:cs="Arial"/>
            <w:noProof/>
          </w:rPr>
          <w:t>-deficient GPP and AGEP patients.</w:t>
        </w:r>
        <w:r w:rsidR="002D4AD7">
          <w:rPr>
            <w:noProof/>
            <w:webHidden/>
          </w:rPr>
          <w:tab/>
        </w:r>
        <w:r w:rsidR="002D4AD7">
          <w:rPr>
            <w:noProof/>
            <w:webHidden/>
          </w:rPr>
          <w:fldChar w:fldCharType="begin"/>
        </w:r>
        <w:r w:rsidR="002D4AD7">
          <w:rPr>
            <w:noProof/>
            <w:webHidden/>
          </w:rPr>
          <w:instrText xml:space="preserve"> PAGEREF _Toc94355226 \h </w:instrText>
        </w:r>
        <w:r w:rsidR="002D4AD7">
          <w:rPr>
            <w:noProof/>
            <w:webHidden/>
          </w:rPr>
        </w:r>
        <w:r w:rsidR="002D4AD7">
          <w:rPr>
            <w:noProof/>
            <w:webHidden/>
          </w:rPr>
          <w:fldChar w:fldCharType="separate"/>
        </w:r>
        <w:r w:rsidR="002D4AD7">
          <w:rPr>
            <w:noProof/>
            <w:webHidden/>
          </w:rPr>
          <w:t>38</w:t>
        </w:r>
        <w:r w:rsidR="002D4AD7">
          <w:rPr>
            <w:noProof/>
            <w:webHidden/>
          </w:rPr>
          <w:fldChar w:fldCharType="end"/>
        </w:r>
      </w:hyperlink>
    </w:p>
    <w:p w14:paraId="62D28BB0" w14:textId="47866823"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27" w:history="1">
        <w:r w:rsidR="002D4AD7" w:rsidRPr="00B008BE">
          <w:rPr>
            <w:rStyle w:val="Hyperlink"/>
            <w:rFonts w:cs="Arial"/>
            <w:noProof/>
          </w:rPr>
          <w:t xml:space="preserve">Figure 10: The correlation of age of onset and variants in </w:t>
        </w:r>
        <w:r w:rsidR="002D4AD7" w:rsidRPr="00B008BE">
          <w:rPr>
            <w:rStyle w:val="Hyperlink"/>
            <w:rFonts w:cs="Arial"/>
            <w:i/>
            <w:noProof/>
          </w:rPr>
          <w:t>MPO</w:t>
        </w:r>
        <w:r w:rsidR="002D4AD7" w:rsidRPr="00B008BE">
          <w:rPr>
            <w:rStyle w:val="Hyperlink"/>
            <w:rFonts w:cs="Arial"/>
            <w:noProof/>
          </w:rPr>
          <w:t xml:space="preserve"> in patients affected with PsV (n= 1,003), PsA (n= 1,145), PPP(n= 201) and SAPHO syndrome (n= 48).</w:t>
        </w:r>
        <w:r w:rsidR="002D4AD7">
          <w:rPr>
            <w:noProof/>
            <w:webHidden/>
          </w:rPr>
          <w:tab/>
        </w:r>
        <w:r w:rsidR="002D4AD7">
          <w:rPr>
            <w:noProof/>
            <w:webHidden/>
          </w:rPr>
          <w:fldChar w:fldCharType="begin"/>
        </w:r>
        <w:r w:rsidR="002D4AD7">
          <w:rPr>
            <w:noProof/>
            <w:webHidden/>
          </w:rPr>
          <w:instrText xml:space="preserve"> PAGEREF _Toc94355227 \h </w:instrText>
        </w:r>
        <w:r w:rsidR="002D4AD7">
          <w:rPr>
            <w:noProof/>
            <w:webHidden/>
          </w:rPr>
        </w:r>
        <w:r w:rsidR="002D4AD7">
          <w:rPr>
            <w:noProof/>
            <w:webHidden/>
          </w:rPr>
          <w:fldChar w:fldCharType="separate"/>
        </w:r>
        <w:r w:rsidR="002D4AD7">
          <w:rPr>
            <w:noProof/>
            <w:webHidden/>
          </w:rPr>
          <w:t>44</w:t>
        </w:r>
        <w:r w:rsidR="002D4AD7">
          <w:rPr>
            <w:noProof/>
            <w:webHidden/>
          </w:rPr>
          <w:fldChar w:fldCharType="end"/>
        </w:r>
      </w:hyperlink>
    </w:p>
    <w:p w14:paraId="4245DC4B" w14:textId="3B5819E1"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28" w:history="1">
        <w:r w:rsidR="002D4AD7" w:rsidRPr="00B008BE">
          <w:rPr>
            <w:rStyle w:val="Hyperlink"/>
            <w:rFonts w:cs="Arial"/>
            <w:noProof/>
          </w:rPr>
          <w:t>Figure 11: Single-cell RNA transcriptomics of peripheral mononuclear blood cells (PBMCs) obtained from two MPO-deficient patients and three healthy donors.</w:t>
        </w:r>
        <w:r w:rsidR="002D4AD7">
          <w:rPr>
            <w:noProof/>
            <w:webHidden/>
          </w:rPr>
          <w:tab/>
        </w:r>
        <w:r w:rsidR="002D4AD7">
          <w:rPr>
            <w:noProof/>
            <w:webHidden/>
          </w:rPr>
          <w:fldChar w:fldCharType="begin"/>
        </w:r>
        <w:r w:rsidR="002D4AD7">
          <w:rPr>
            <w:noProof/>
            <w:webHidden/>
          </w:rPr>
          <w:instrText xml:space="preserve"> PAGEREF _Toc94355228 \h </w:instrText>
        </w:r>
        <w:r w:rsidR="002D4AD7">
          <w:rPr>
            <w:noProof/>
            <w:webHidden/>
          </w:rPr>
        </w:r>
        <w:r w:rsidR="002D4AD7">
          <w:rPr>
            <w:noProof/>
            <w:webHidden/>
          </w:rPr>
          <w:fldChar w:fldCharType="separate"/>
        </w:r>
        <w:r w:rsidR="002D4AD7">
          <w:rPr>
            <w:noProof/>
            <w:webHidden/>
          </w:rPr>
          <w:t>47</w:t>
        </w:r>
        <w:r w:rsidR="002D4AD7">
          <w:rPr>
            <w:noProof/>
            <w:webHidden/>
          </w:rPr>
          <w:fldChar w:fldCharType="end"/>
        </w:r>
      </w:hyperlink>
    </w:p>
    <w:p w14:paraId="0D20FEAB" w14:textId="74F38406"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29" w:history="1">
        <w:r w:rsidR="002D4AD7" w:rsidRPr="00B008BE">
          <w:rPr>
            <w:rStyle w:val="Hyperlink"/>
            <w:rFonts w:cs="Arial"/>
            <w:noProof/>
          </w:rPr>
          <w:t>Figure 12: Proportions of cell types of PBMCs based on single-cell RNA transcriptomics.</w:t>
        </w:r>
        <w:r w:rsidR="002D4AD7">
          <w:rPr>
            <w:noProof/>
            <w:webHidden/>
          </w:rPr>
          <w:tab/>
        </w:r>
        <w:r w:rsidR="002D4AD7">
          <w:rPr>
            <w:noProof/>
            <w:webHidden/>
          </w:rPr>
          <w:fldChar w:fldCharType="begin"/>
        </w:r>
        <w:r w:rsidR="002D4AD7">
          <w:rPr>
            <w:noProof/>
            <w:webHidden/>
          </w:rPr>
          <w:instrText xml:space="preserve"> PAGEREF _Toc94355229 \h </w:instrText>
        </w:r>
        <w:r w:rsidR="002D4AD7">
          <w:rPr>
            <w:noProof/>
            <w:webHidden/>
          </w:rPr>
        </w:r>
        <w:r w:rsidR="002D4AD7">
          <w:rPr>
            <w:noProof/>
            <w:webHidden/>
          </w:rPr>
          <w:fldChar w:fldCharType="separate"/>
        </w:r>
        <w:r w:rsidR="002D4AD7">
          <w:rPr>
            <w:noProof/>
            <w:webHidden/>
          </w:rPr>
          <w:t>49</w:t>
        </w:r>
        <w:r w:rsidR="002D4AD7">
          <w:rPr>
            <w:noProof/>
            <w:webHidden/>
          </w:rPr>
          <w:fldChar w:fldCharType="end"/>
        </w:r>
      </w:hyperlink>
    </w:p>
    <w:p w14:paraId="45D69C4B" w14:textId="6B74FF0C"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30" w:history="1">
        <w:r w:rsidR="002D4AD7" w:rsidRPr="00B008BE">
          <w:rPr>
            <w:rStyle w:val="Hyperlink"/>
            <w:rFonts w:cs="Arial"/>
            <w:noProof/>
          </w:rPr>
          <w:t>Figure 13: Analysis of single-cell RNA sequencing data using an unsupervised clustering algorithm.</w:t>
        </w:r>
        <w:r w:rsidR="002D4AD7">
          <w:rPr>
            <w:noProof/>
            <w:webHidden/>
          </w:rPr>
          <w:tab/>
        </w:r>
        <w:r w:rsidR="002D4AD7">
          <w:rPr>
            <w:noProof/>
            <w:webHidden/>
          </w:rPr>
          <w:fldChar w:fldCharType="begin"/>
        </w:r>
        <w:r w:rsidR="002D4AD7">
          <w:rPr>
            <w:noProof/>
            <w:webHidden/>
          </w:rPr>
          <w:instrText xml:space="preserve"> PAGEREF _Toc94355230 \h </w:instrText>
        </w:r>
        <w:r w:rsidR="002D4AD7">
          <w:rPr>
            <w:noProof/>
            <w:webHidden/>
          </w:rPr>
        </w:r>
        <w:r w:rsidR="002D4AD7">
          <w:rPr>
            <w:noProof/>
            <w:webHidden/>
          </w:rPr>
          <w:fldChar w:fldCharType="separate"/>
        </w:r>
        <w:r w:rsidR="002D4AD7">
          <w:rPr>
            <w:noProof/>
            <w:webHidden/>
          </w:rPr>
          <w:t>50</w:t>
        </w:r>
        <w:r w:rsidR="002D4AD7">
          <w:rPr>
            <w:noProof/>
            <w:webHidden/>
          </w:rPr>
          <w:fldChar w:fldCharType="end"/>
        </w:r>
      </w:hyperlink>
    </w:p>
    <w:p w14:paraId="5536CF99" w14:textId="2012B552"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31" w:history="1">
        <w:r w:rsidR="002D4AD7" w:rsidRPr="00B008BE">
          <w:rPr>
            <w:rStyle w:val="Hyperlink"/>
            <w:rFonts w:cs="Arial"/>
            <w:noProof/>
          </w:rPr>
          <w:t>Figure 14: Markers of effector T cell subsets and their protein expression analyzed by flow cytometry.</w:t>
        </w:r>
        <w:r w:rsidR="002D4AD7">
          <w:rPr>
            <w:noProof/>
            <w:webHidden/>
          </w:rPr>
          <w:tab/>
        </w:r>
        <w:r w:rsidR="002D4AD7">
          <w:rPr>
            <w:noProof/>
            <w:webHidden/>
          </w:rPr>
          <w:fldChar w:fldCharType="begin"/>
        </w:r>
        <w:r w:rsidR="002D4AD7">
          <w:rPr>
            <w:noProof/>
            <w:webHidden/>
          </w:rPr>
          <w:instrText xml:space="preserve"> PAGEREF _Toc94355231 \h </w:instrText>
        </w:r>
        <w:r w:rsidR="002D4AD7">
          <w:rPr>
            <w:noProof/>
            <w:webHidden/>
          </w:rPr>
        </w:r>
        <w:r w:rsidR="002D4AD7">
          <w:rPr>
            <w:noProof/>
            <w:webHidden/>
          </w:rPr>
          <w:fldChar w:fldCharType="separate"/>
        </w:r>
        <w:r w:rsidR="002D4AD7">
          <w:rPr>
            <w:noProof/>
            <w:webHidden/>
          </w:rPr>
          <w:t>52</w:t>
        </w:r>
        <w:r w:rsidR="002D4AD7">
          <w:rPr>
            <w:noProof/>
            <w:webHidden/>
          </w:rPr>
          <w:fldChar w:fldCharType="end"/>
        </w:r>
      </w:hyperlink>
    </w:p>
    <w:p w14:paraId="32C6FF11" w14:textId="261A83A4"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32" w:history="1">
        <w:r w:rsidR="002D4AD7" w:rsidRPr="00B008BE">
          <w:rPr>
            <w:rStyle w:val="Hyperlink"/>
            <w:rFonts w:cs="Arial"/>
            <w:noProof/>
          </w:rPr>
          <w:t>Figure 15: The proportions of T cell subsets analyzed by flow cytometry</w:t>
        </w:r>
        <w:r w:rsidR="002D4AD7">
          <w:rPr>
            <w:noProof/>
            <w:webHidden/>
          </w:rPr>
          <w:tab/>
        </w:r>
        <w:r w:rsidR="002D4AD7">
          <w:rPr>
            <w:noProof/>
            <w:webHidden/>
          </w:rPr>
          <w:fldChar w:fldCharType="begin"/>
        </w:r>
        <w:r w:rsidR="002D4AD7">
          <w:rPr>
            <w:noProof/>
            <w:webHidden/>
          </w:rPr>
          <w:instrText xml:space="preserve"> PAGEREF _Toc94355232 \h </w:instrText>
        </w:r>
        <w:r w:rsidR="002D4AD7">
          <w:rPr>
            <w:noProof/>
            <w:webHidden/>
          </w:rPr>
        </w:r>
        <w:r w:rsidR="002D4AD7">
          <w:rPr>
            <w:noProof/>
            <w:webHidden/>
          </w:rPr>
          <w:fldChar w:fldCharType="separate"/>
        </w:r>
        <w:r w:rsidR="002D4AD7">
          <w:rPr>
            <w:noProof/>
            <w:webHidden/>
          </w:rPr>
          <w:t>53</w:t>
        </w:r>
        <w:r w:rsidR="002D4AD7">
          <w:rPr>
            <w:noProof/>
            <w:webHidden/>
          </w:rPr>
          <w:fldChar w:fldCharType="end"/>
        </w:r>
      </w:hyperlink>
    </w:p>
    <w:p w14:paraId="17340AE4" w14:textId="101431EF"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33" w:history="1">
        <w:r w:rsidR="002D4AD7" w:rsidRPr="00B008BE">
          <w:rPr>
            <w:rStyle w:val="Hyperlink"/>
            <w:rFonts w:cs="Arial"/>
            <w:noProof/>
          </w:rPr>
          <w:t xml:space="preserve">Figure 16: Targeted gene expression analysis of </w:t>
        </w:r>
        <w:r w:rsidR="002D4AD7" w:rsidRPr="00B008BE">
          <w:rPr>
            <w:rStyle w:val="Hyperlink"/>
            <w:rFonts w:cs="Arial"/>
            <w:i/>
            <w:noProof/>
          </w:rPr>
          <w:t>FGFBP2</w:t>
        </w:r>
        <w:r w:rsidR="002D4AD7" w:rsidRPr="00B008BE">
          <w:rPr>
            <w:rStyle w:val="Hyperlink"/>
            <w:rFonts w:cs="Arial"/>
            <w:noProof/>
          </w:rPr>
          <w:t xml:space="preserve"> of five healthy donors and 15 patients labeled by variants in </w:t>
        </w:r>
        <w:r w:rsidR="002D4AD7" w:rsidRPr="00B008BE">
          <w:rPr>
            <w:rStyle w:val="Hyperlink"/>
            <w:rFonts w:cs="Arial"/>
            <w:i/>
            <w:noProof/>
          </w:rPr>
          <w:t>MPO</w:t>
        </w:r>
        <w:r w:rsidR="002D4AD7" w:rsidRPr="00B008BE">
          <w:rPr>
            <w:rStyle w:val="Hyperlink"/>
            <w:rFonts w:cs="Arial"/>
            <w:noProof/>
          </w:rPr>
          <w:t xml:space="preserve"> and </w:t>
        </w:r>
        <w:r w:rsidR="002D4AD7" w:rsidRPr="00B008BE">
          <w:rPr>
            <w:rStyle w:val="Hyperlink"/>
            <w:rFonts w:cs="Arial"/>
            <w:i/>
            <w:noProof/>
          </w:rPr>
          <w:t>IL36RN</w:t>
        </w:r>
        <w:r w:rsidR="002D4AD7" w:rsidRPr="00B008BE">
          <w:rPr>
            <w:rStyle w:val="Hyperlink"/>
            <w:rFonts w:cs="Arial"/>
            <w:noProof/>
          </w:rPr>
          <w:t>.</w:t>
        </w:r>
        <w:r w:rsidR="002D4AD7">
          <w:rPr>
            <w:noProof/>
            <w:webHidden/>
          </w:rPr>
          <w:tab/>
        </w:r>
        <w:r w:rsidR="002D4AD7">
          <w:rPr>
            <w:noProof/>
            <w:webHidden/>
          </w:rPr>
          <w:fldChar w:fldCharType="begin"/>
        </w:r>
        <w:r w:rsidR="002D4AD7">
          <w:rPr>
            <w:noProof/>
            <w:webHidden/>
          </w:rPr>
          <w:instrText xml:space="preserve"> PAGEREF _Toc94355233 \h </w:instrText>
        </w:r>
        <w:r w:rsidR="002D4AD7">
          <w:rPr>
            <w:noProof/>
            <w:webHidden/>
          </w:rPr>
        </w:r>
        <w:r w:rsidR="002D4AD7">
          <w:rPr>
            <w:noProof/>
            <w:webHidden/>
          </w:rPr>
          <w:fldChar w:fldCharType="separate"/>
        </w:r>
        <w:r w:rsidR="002D4AD7">
          <w:rPr>
            <w:noProof/>
            <w:webHidden/>
          </w:rPr>
          <w:t>55</w:t>
        </w:r>
        <w:r w:rsidR="002D4AD7">
          <w:rPr>
            <w:noProof/>
            <w:webHidden/>
          </w:rPr>
          <w:fldChar w:fldCharType="end"/>
        </w:r>
      </w:hyperlink>
    </w:p>
    <w:p w14:paraId="42928CE4" w14:textId="261650B9"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34" w:history="1">
        <w:r w:rsidR="002D4AD7" w:rsidRPr="00B008BE">
          <w:rPr>
            <w:rStyle w:val="Hyperlink"/>
            <w:rFonts w:cs="Arial"/>
            <w:noProof/>
          </w:rPr>
          <w:t>Figure 17: Flow cytometry analysis of innate lymphoid cells (ILCs) in four GPP patients and four healthy donors.</w:t>
        </w:r>
        <w:r w:rsidR="002D4AD7">
          <w:rPr>
            <w:noProof/>
            <w:webHidden/>
          </w:rPr>
          <w:tab/>
        </w:r>
        <w:r w:rsidR="002D4AD7">
          <w:rPr>
            <w:noProof/>
            <w:webHidden/>
          </w:rPr>
          <w:fldChar w:fldCharType="begin"/>
        </w:r>
        <w:r w:rsidR="002D4AD7">
          <w:rPr>
            <w:noProof/>
            <w:webHidden/>
          </w:rPr>
          <w:instrText xml:space="preserve"> PAGEREF _Toc94355234 \h </w:instrText>
        </w:r>
        <w:r w:rsidR="002D4AD7">
          <w:rPr>
            <w:noProof/>
            <w:webHidden/>
          </w:rPr>
        </w:r>
        <w:r w:rsidR="002D4AD7">
          <w:rPr>
            <w:noProof/>
            <w:webHidden/>
          </w:rPr>
          <w:fldChar w:fldCharType="separate"/>
        </w:r>
        <w:r w:rsidR="002D4AD7">
          <w:rPr>
            <w:noProof/>
            <w:webHidden/>
          </w:rPr>
          <w:t>55</w:t>
        </w:r>
        <w:r w:rsidR="002D4AD7">
          <w:rPr>
            <w:noProof/>
            <w:webHidden/>
          </w:rPr>
          <w:fldChar w:fldCharType="end"/>
        </w:r>
      </w:hyperlink>
    </w:p>
    <w:p w14:paraId="0B33EC49" w14:textId="0F8212A2"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35" w:history="1">
        <w:r w:rsidR="002D4AD7" w:rsidRPr="00B008BE">
          <w:rPr>
            <w:rStyle w:val="Hyperlink"/>
            <w:rFonts w:cs="Arial"/>
            <w:noProof/>
          </w:rPr>
          <w:t>Figure 18: Pathway analysis of differentially expressed genes in CD4</w:t>
        </w:r>
        <w:r w:rsidR="002D4AD7" w:rsidRPr="00B008BE">
          <w:rPr>
            <w:rStyle w:val="Hyperlink"/>
            <w:rFonts w:cs="Arial"/>
            <w:noProof/>
            <w:vertAlign w:val="superscript"/>
          </w:rPr>
          <w:t>+</w:t>
        </w:r>
        <w:r w:rsidR="002D4AD7" w:rsidRPr="00B008BE">
          <w:rPr>
            <w:rStyle w:val="Hyperlink"/>
            <w:rFonts w:cs="Arial"/>
            <w:noProof/>
          </w:rPr>
          <w:t xml:space="preserve"> cytotoxic T cells (CTLs), CD4</w:t>
        </w:r>
        <w:r w:rsidR="002D4AD7" w:rsidRPr="00B008BE">
          <w:rPr>
            <w:rStyle w:val="Hyperlink"/>
            <w:rFonts w:cs="Arial"/>
            <w:noProof/>
            <w:vertAlign w:val="superscript"/>
          </w:rPr>
          <w:t>+</w:t>
        </w:r>
        <w:r w:rsidR="002D4AD7" w:rsidRPr="00B008BE">
          <w:rPr>
            <w:rStyle w:val="Hyperlink"/>
            <w:rFonts w:cs="Arial"/>
            <w:noProof/>
          </w:rPr>
          <w:t xml:space="preserve"> (effector memory T cell) TEM, CD8</w:t>
        </w:r>
        <w:r w:rsidR="002D4AD7" w:rsidRPr="00B008BE">
          <w:rPr>
            <w:rStyle w:val="Hyperlink"/>
            <w:rFonts w:cs="Arial"/>
            <w:noProof/>
            <w:vertAlign w:val="superscript"/>
          </w:rPr>
          <w:t>+</w:t>
        </w:r>
        <w:r w:rsidR="002D4AD7" w:rsidRPr="00B008BE">
          <w:rPr>
            <w:rStyle w:val="Hyperlink"/>
            <w:rFonts w:cs="Arial"/>
            <w:noProof/>
          </w:rPr>
          <w:t xml:space="preserve"> TEM and CD16</w:t>
        </w:r>
        <w:r w:rsidR="002D4AD7" w:rsidRPr="00B008BE">
          <w:rPr>
            <w:rStyle w:val="Hyperlink"/>
            <w:rFonts w:cs="Arial"/>
            <w:noProof/>
            <w:vertAlign w:val="superscript"/>
          </w:rPr>
          <w:t>+</w:t>
        </w:r>
        <w:r w:rsidR="002D4AD7" w:rsidRPr="00B008BE">
          <w:rPr>
            <w:rStyle w:val="Hyperlink"/>
            <w:rFonts w:cs="Arial"/>
            <w:noProof/>
          </w:rPr>
          <w:t xml:space="preserve"> monocytes.</w:t>
        </w:r>
        <w:r w:rsidR="002D4AD7">
          <w:rPr>
            <w:noProof/>
            <w:webHidden/>
          </w:rPr>
          <w:tab/>
        </w:r>
        <w:r w:rsidR="002D4AD7">
          <w:rPr>
            <w:noProof/>
            <w:webHidden/>
          </w:rPr>
          <w:fldChar w:fldCharType="begin"/>
        </w:r>
        <w:r w:rsidR="002D4AD7">
          <w:rPr>
            <w:noProof/>
            <w:webHidden/>
          </w:rPr>
          <w:instrText xml:space="preserve"> PAGEREF _Toc94355235 \h </w:instrText>
        </w:r>
        <w:r w:rsidR="002D4AD7">
          <w:rPr>
            <w:noProof/>
            <w:webHidden/>
          </w:rPr>
        </w:r>
        <w:r w:rsidR="002D4AD7">
          <w:rPr>
            <w:noProof/>
            <w:webHidden/>
          </w:rPr>
          <w:fldChar w:fldCharType="separate"/>
        </w:r>
        <w:r w:rsidR="002D4AD7">
          <w:rPr>
            <w:noProof/>
            <w:webHidden/>
          </w:rPr>
          <w:t>57</w:t>
        </w:r>
        <w:r w:rsidR="002D4AD7">
          <w:rPr>
            <w:noProof/>
            <w:webHidden/>
          </w:rPr>
          <w:fldChar w:fldCharType="end"/>
        </w:r>
      </w:hyperlink>
    </w:p>
    <w:p w14:paraId="61FC5DBF" w14:textId="15ECB918"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36" w:history="1">
        <w:r w:rsidR="002D4AD7" w:rsidRPr="00B008BE">
          <w:rPr>
            <w:rStyle w:val="Hyperlink"/>
            <w:rFonts w:cs="Arial"/>
            <w:noProof/>
          </w:rPr>
          <w:t>Figure 19: Transcriptome analysis of neutrophils of three MPO-deficient patients and four healthy donors.</w:t>
        </w:r>
        <w:r w:rsidR="002D4AD7">
          <w:rPr>
            <w:noProof/>
            <w:webHidden/>
          </w:rPr>
          <w:tab/>
        </w:r>
        <w:r w:rsidR="002D4AD7">
          <w:rPr>
            <w:noProof/>
            <w:webHidden/>
          </w:rPr>
          <w:fldChar w:fldCharType="begin"/>
        </w:r>
        <w:r w:rsidR="002D4AD7">
          <w:rPr>
            <w:noProof/>
            <w:webHidden/>
          </w:rPr>
          <w:instrText xml:space="preserve"> PAGEREF _Toc94355236 \h </w:instrText>
        </w:r>
        <w:r w:rsidR="002D4AD7">
          <w:rPr>
            <w:noProof/>
            <w:webHidden/>
          </w:rPr>
        </w:r>
        <w:r w:rsidR="002D4AD7">
          <w:rPr>
            <w:noProof/>
            <w:webHidden/>
          </w:rPr>
          <w:fldChar w:fldCharType="separate"/>
        </w:r>
        <w:r w:rsidR="002D4AD7">
          <w:rPr>
            <w:noProof/>
            <w:webHidden/>
          </w:rPr>
          <w:t>58</w:t>
        </w:r>
        <w:r w:rsidR="002D4AD7">
          <w:rPr>
            <w:noProof/>
            <w:webHidden/>
          </w:rPr>
          <w:fldChar w:fldCharType="end"/>
        </w:r>
      </w:hyperlink>
    </w:p>
    <w:p w14:paraId="29A54F31" w14:textId="03995F4A"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37" w:history="1">
        <w:r w:rsidR="002D4AD7" w:rsidRPr="00B008BE">
          <w:rPr>
            <w:rStyle w:val="Hyperlink"/>
            <w:rFonts w:cs="Arial"/>
            <w:noProof/>
          </w:rPr>
          <w:t>Figure 20: Levels of C-reactive protein (CRP), frequency of leukocytes and body temperature of one GPP patient during an acute episode.</w:t>
        </w:r>
        <w:r w:rsidR="002D4AD7">
          <w:rPr>
            <w:noProof/>
            <w:webHidden/>
          </w:rPr>
          <w:tab/>
        </w:r>
        <w:r w:rsidR="002D4AD7">
          <w:rPr>
            <w:noProof/>
            <w:webHidden/>
          </w:rPr>
          <w:fldChar w:fldCharType="begin"/>
        </w:r>
        <w:r w:rsidR="002D4AD7">
          <w:rPr>
            <w:noProof/>
            <w:webHidden/>
          </w:rPr>
          <w:instrText xml:space="preserve"> PAGEREF _Toc94355237 \h </w:instrText>
        </w:r>
        <w:r w:rsidR="002D4AD7">
          <w:rPr>
            <w:noProof/>
            <w:webHidden/>
          </w:rPr>
        </w:r>
        <w:r w:rsidR="002D4AD7">
          <w:rPr>
            <w:noProof/>
            <w:webHidden/>
          </w:rPr>
          <w:fldChar w:fldCharType="separate"/>
        </w:r>
        <w:r w:rsidR="002D4AD7">
          <w:rPr>
            <w:noProof/>
            <w:webHidden/>
          </w:rPr>
          <w:t>59</w:t>
        </w:r>
        <w:r w:rsidR="002D4AD7">
          <w:rPr>
            <w:noProof/>
            <w:webHidden/>
          </w:rPr>
          <w:fldChar w:fldCharType="end"/>
        </w:r>
      </w:hyperlink>
    </w:p>
    <w:p w14:paraId="45DBC65E" w14:textId="04164F7C"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38" w:history="1">
        <w:r w:rsidR="002D4AD7" w:rsidRPr="00B008BE">
          <w:rPr>
            <w:rStyle w:val="Hyperlink"/>
            <w:rFonts w:cs="Arial"/>
            <w:noProof/>
          </w:rPr>
          <w:t>Figure 21: Single cell RNA sequencing analysis of peripheral mononuclear blood cells (PBMCs) of MPO-deficient patient during an acute episode.</w:t>
        </w:r>
        <w:r w:rsidR="002D4AD7">
          <w:rPr>
            <w:noProof/>
            <w:webHidden/>
          </w:rPr>
          <w:tab/>
        </w:r>
        <w:r w:rsidR="002D4AD7">
          <w:rPr>
            <w:noProof/>
            <w:webHidden/>
          </w:rPr>
          <w:fldChar w:fldCharType="begin"/>
        </w:r>
        <w:r w:rsidR="002D4AD7">
          <w:rPr>
            <w:noProof/>
            <w:webHidden/>
          </w:rPr>
          <w:instrText xml:space="preserve"> PAGEREF _Toc94355238 \h </w:instrText>
        </w:r>
        <w:r w:rsidR="002D4AD7">
          <w:rPr>
            <w:noProof/>
            <w:webHidden/>
          </w:rPr>
        </w:r>
        <w:r w:rsidR="002D4AD7">
          <w:rPr>
            <w:noProof/>
            <w:webHidden/>
          </w:rPr>
          <w:fldChar w:fldCharType="separate"/>
        </w:r>
        <w:r w:rsidR="002D4AD7">
          <w:rPr>
            <w:noProof/>
            <w:webHidden/>
          </w:rPr>
          <w:t>61</w:t>
        </w:r>
        <w:r w:rsidR="002D4AD7">
          <w:rPr>
            <w:noProof/>
            <w:webHidden/>
          </w:rPr>
          <w:fldChar w:fldCharType="end"/>
        </w:r>
      </w:hyperlink>
    </w:p>
    <w:p w14:paraId="1B55ED80" w14:textId="66E1A18B"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39" w:history="1">
        <w:r w:rsidR="002D4AD7" w:rsidRPr="00B008BE">
          <w:rPr>
            <w:rStyle w:val="Hyperlink"/>
            <w:rFonts w:cs="Arial"/>
            <w:noProof/>
          </w:rPr>
          <w:t>Figure 22: Proportion of T cell subsets in patient during an acute episode.</w:t>
        </w:r>
        <w:r w:rsidR="002D4AD7">
          <w:rPr>
            <w:noProof/>
            <w:webHidden/>
          </w:rPr>
          <w:tab/>
        </w:r>
        <w:r w:rsidR="002D4AD7">
          <w:rPr>
            <w:noProof/>
            <w:webHidden/>
          </w:rPr>
          <w:fldChar w:fldCharType="begin"/>
        </w:r>
        <w:r w:rsidR="002D4AD7">
          <w:rPr>
            <w:noProof/>
            <w:webHidden/>
          </w:rPr>
          <w:instrText xml:space="preserve"> PAGEREF _Toc94355239 \h </w:instrText>
        </w:r>
        <w:r w:rsidR="002D4AD7">
          <w:rPr>
            <w:noProof/>
            <w:webHidden/>
          </w:rPr>
        </w:r>
        <w:r w:rsidR="002D4AD7">
          <w:rPr>
            <w:noProof/>
            <w:webHidden/>
          </w:rPr>
          <w:fldChar w:fldCharType="separate"/>
        </w:r>
        <w:r w:rsidR="002D4AD7">
          <w:rPr>
            <w:noProof/>
            <w:webHidden/>
          </w:rPr>
          <w:t>63</w:t>
        </w:r>
        <w:r w:rsidR="002D4AD7">
          <w:rPr>
            <w:noProof/>
            <w:webHidden/>
          </w:rPr>
          <w:fldChar w:fldCharType="end"/>
        </w:r>
      </w:hyperlink>
    </w:p>
    <w:p w14:paraId="4A8509D0" w14:textId="0910EEB7"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40" w:history="1">
        <w:r w:rsidR="002D4AD7" w:rsidRPr="00B008BE">
          <w:rPr>
            <w:rStyle w:val="Hyperlink"/>
            <w:rFonts w:cs="Arial"/>
            <w:noProof/>
          </w:rPr>
          <w:t>Figure 23: Pathway analysis of differentially expressed genes in three T cell subsets, NK cells and CD14</w:t>
        </w:r>
        <w:r w:rsidR="002D4AD7" w:rsidRPr="00B008BE">
          <w:rPr>
            <w:rStyle w:val="Hyperlink"/>
            <w:rFonts w:cs="Arial"/>
            <w:noProof/>
            <w:vertAlign w:val="superscript"/>
          </w:rPr>
          <w:t>+</w:t>
        </w:r>
        <w:r w:rsidR="002D4AD7" w:rsidRPr="00B008BE">
          <w:rPr>
            <w:rStyle w:val="Hyperlink"/>
            <w:rFonts w:cs="Arial"/>
            <w:noProof/>
          </w:rPr>
          <w:t xml:space="preserve"> monocytes based on Gene Ontology terms.</w:t>
        </w:r>
        <w:r w:rsidR="002D4AD7">
          <w:rPr>
            <w:noProof/>
            <w:webHidden/>
          </w:rPr>
          <w:tab/>
        </w:r>
        <w:r w:rsidR="002D4AD7">
          <w:rPr>
            <w:noProof/>
            <w:webHidden/>
          </w:rPr>
          <w:fldChar w:fldCharType="begin"/>
        </w:r>
        <w:r w:rsidR="002D4AD7">
          <w:rPr>
            <w:noProof/>
            <w:webHidden/>
          </w:rPr>
          <w:instrText xml:space="preserve"> PAGEREF _Toc94355240 \h </w:instrText>
        </w:r>
        <w:r w:rsidR="002D4AD7">
          <w:rPr>
            <w:noProof/>
            <w:webHidden/>
          </w:rPr>
        </w:r>
        <w:r w:rsidR="002D4AD7">
          <w:rPr>
            <w:noProof/>
            <w:webHidden/>
          </w:rPr>
          <w:fldChar w:fldCharType="separate"/>
        </w:r>
        <w:r w:rsidR="002D4AD7">
          <w:rPr>
            <w:noProof/>
            <w:webHidden/>
          </w:rPr>
          <w:t>64</w:t>
        </w:r>
        <w:r w:rsidR="002D4AD7">
          <w:rPr>
            <w:noProof/>
            <w:webHidden/>
          </w:rPr>
          <w:fldChar w:fldCharType="end"/>
        </w:r>
      </w:hyperlink>
    </w:p>
    <w:p w14:paraId="6CD640E2" w14:textId="081A5FAA"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41" w:history="1">
        <w:r w:rsidR="002D4AD7" w:rsidRPr="00B008BE">
          <w:rPr>
            <w:rStyle w:val="Hyperlink"/>
            <w:rFonts w:cs="Arial"/>
            <w:noProof/>
          </w:rPr>
          <w:t>Figure 24: Prediction of receptor-ligand interactions based on single-cell RNA sequencing data of single patient during an acute episode.</w:t>
        </w:r>
        <w:r w:rsidR="002D4AD7">
          <w:rPr>
            <w:noProof/>
            <w:webHidden/>
          </w:rPr>
          <w:tab/>
        </w:r>
        <w:r w:rsidR="002D4AD7">
          <w:rPr>
            <w:noProof/>
            <w:webHidden/>
          </w:rPr>
          <w:fldChar w:fldCharType="begin"/>
        </w:r>
        <w:r w:rsidR="002D4AD7">
          <w:rPr>
            <w:noProof/>
            <w:webHidden/>
          </w:rPr>
          <w:instrText xml:space="preserve"> PAGEREF _Toc94355241 \h </w:instrText>
        </w:r>
        <w:r w:rsidR="002D4AD7">
          <w:rPr>
            <w:noProof/>
            <w:webHidden/>
          </w:rPr>
        </w:r>
        <w:r w:rsidR="002D4AD7">
          <w:rPr>
            <w:noProof/>
            <w:webHidden/>
          </w:rPr>
          <w:fldChar w:fldCharType="separate"/>
        </w:r>
        <w:r w:rsidR="002D4AD7">
          <w:rPr>
            <w:noProof/>
            <w:webHidden/>
          </w:rPr>
          <w:t>66</w:t>
        </w:r>
        <w:r w:rsidR="002D4AD7">
          <w:rPr>
            <w:noProof/>
            <w:webHidden/>
          </w:rPr>
          <w:fldChar w:fldCharType="end"/>
        </w:r>
      </w:hyperlink>
    </w:p>
    <w:p w14:paraId="72841383" w14:textId="573502DE"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42" w:history="1">
        <w:r w:rsidR="002D4AD7" w:rsidRPr="00B008BE">
          <w:rPr>
            <w:rStyle w:val="Hyperlink"/>
            <w:rFonts w:cs="Arial"/>
            <w:noProof/>
          </w:rPr>
          <w:t>Figure 25: Cell type specific and immune-related receptor-ligand-pairs during acute episode.</w:t>
        </w:r>
        <w:r w:rsidR="002D4AD7">
          <w:rPr>
            <w:noProof/>
            <w:webHidden/>
          </w:rPr>
          <w:tab/>
        </w:r>
        <w:r w:rsidR="002D4AD7">
          <w:rPr>
            <w:noProof/>
            <w:webHidden/>
          </w:rPr>
          <w:fldChar w:fldCharType="begin"/>
        </w:r>
        <w:r w:rsidR="002D4AD7">
          <w:rPr>
            <w:noProof/>
            <w:webHidden/>
          </w:rPr>
          <w:instrText xml:space="preserve"> PAGEREF _Toc94355242 \h </w:instrText>
        </w:r>
        <w:r w:rsidR="002D4AD7">
          <w:rPr>
            <w:noProof/>
            <w:webHidden/>
          </w:rPr>
        </w:r>
        <w:r w:rsidR="002D4AD7">
          <w:rPr>
            <w:noProof/>
            <w:webHidden/>
          </w:rPr>
          <w:fldChar w:fldCharType="separate"/>
        </w:r>
        <w:r w:rsidR="002D4AD7">
          <w:rPr>
            <w:noProof/>
            <w:webHidden/>
          </w:rPr>
          <w:t>67</w:t>
        </w:r>
        <w:r w:rsidR="002D4AD7">
          <w:rPr>
            <w:noProof/>
            <w:webHidden/>
          </w:rPr>
          <w:fldChar w:fldCharType="end"/>
        </w:r>
      </w:hyperlink>
    </w:p>
    <w:p w14:paraId="4FED7AB4" w14:textId="0A5DC333"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43" w:history="1">
        <w:r w:rsidR="002D4AD7" w:rsidRPr="00B008BE">
          <w:rPr>
            <w:rStyle w:val="Hyperlink"/>
            <w:rFonts w:cs="Arial"/>
            <w:noProof/>
          </w:rPr>
          <w:t>Figure 26: Pathway analysis of genes coding for cell type specifically expressed receptor-ligand pairs at time point GPP3.T0 (e) and GPP3.T2 (f).</w:t>
        </w:r>
        <w:r w:rsidR="002D4AD7">
          <w:rPr>
            <w:noProof/>
            <w:webHidden/>
          </w:rPr>
          <w:tab/>
        </w:r>
        <w:r w:rsidR="002D4AD7">
          <w:rPr>
            <w:noProof/>
            <w:webHidden/>
          </w:rPr>
          <w:fldChar w:fldCharType="begin"/>
        </w:r>
        <w:r w:rsidR="002D4AD7">
          <w:rPr>
            <w:noProof/>
            <w:webHidden/>
          </w:rPr>
          <w:instrText xml:space="preserve"> PAGEREF _Toc94355243 \h </w:instrText>
        </w:r>
        <w:r w:rsidR="002D4AD7">
          <w:rPr>
            <w:noProof/>
            <w:webHidden/>
          </w:rPr>
        </w:r>
        <w:r w:rsidR="002D4AD7">
          <w:rPr>
            <w:noProof/>
            <w:webHidden/>
          </w:rPr>
          <w:fldChar w:fldCharType="separate"/>
        </w:r>
        <w:r w:rsidR="002D4AD7">
          <w:rPr>
            <w:noProof/>
            <w:webHidden/>
          </w:rPr>
          <w:t>68</w:t>
        </w:r>
        <w:r w:rsidR="002D4AD7">
          <w:rPr>
            <w:noProof/>
            <w:webHidden/>
          </w:rPr>
          <w:fldChar w:fldCharType="end"/>
        </w:r>
      </w:hyperlink>
    </w:p>
    <w:p w14:paraId="64893DCE" w14:textId="4D6425F7"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44" w:history="1">
        <w:r w:rsidR="002D4AD7" w:rsidRPr="00B008BE">
          <w:rPr>
            <w:rStyle w:val="Hyperlink"/>
            <w:rFonts w:cs="Arial"/>
            <w:noProof/>
          </w:rPr>
          <w:t>Figure 27: Transcriptome analysis neutrophils of GPP3 within an acute episode.</w:t>
        </w:r>
        <w:r w:rsidR="002D4AD7">
          <w:rPr>
            <w:noProof/>
            <w:webHidden/>
          </w:rPr>
          <w:tab/>
        </w:r>
        <w:r w:rsidR="002D4AD7">
          <w:rPr>
            <w:noProof/>
            <w:webHidden/>
          </w:rPr>
          <w:fldChar w:fldCharType="begin"/>
        </w:r>
        <w:r w:rsidR="002D4AD7">
          <w:rPr>
            <w:noProof/>
            <w:webHidden/>
          </w:rPr>
          <w:instrText xml:space="preserve"> PAGEREF _Toc94355244 \h </w:instrText>
        </w:r>
        <w:r w:rsidR="002D4AD7">
          <w:rPr>
            <w:noProof/>
            <w:webHidden/>
          </w:rPr>
        </w:r>
        <w:r w:rsidR="002D4AD7">
          <w:rPr>
            <w:noProof/>
            <w:webHidden/>
          </w:rPr>
          <w:fldChar w:fldCharType="separate"/>
        </w:r>
        <w:r w:rsidR="002D4AD7">
          <w:rPr>
            <w:noProof/>
            <w:webHidden/>
          </w:rPr>
          <w:t>69</w:t>
        </w:r>
        <w:r w:rsidR="002D4AD7">
          <w:rPr>
            <w:noProof/>
            <w:webHidden/>
          </w:rPr>
          <w:fldChar w:fldCharType="end"/>
        </w:r>
      </w:hyperlink>
    </w:p>
    <w:p w14:paraId="0014EFB1" w14:textId="27665D39"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45" w:history="1">
        <w:r w:rsidR="002D4AD7" w:rsidRPr="00B008BE">
          <w:rPr>
            <w:rStyle w:val="Hyperlink"/>
            <w:rFonts w:cs="Arial"/>
            <w:noProof/>
          </w:rPr>
          <w:t>Figure 28: Proposed mechanisms of MPO-deficiency in GPP.</w:t>
        </w:r>
        <w:r w:rsidR="002D4AD7">
          <w:rPr>
            <w:noProof/>
            <w:webHidden/>
          </w:rPr>
          <w:tab/>
        </w:r>
        <w:r w:rsidR="002D4AD7">
          <w:rPr>
            <w:noProof/>
            <w:webHidden/>
          </w:rPr>
          <w:fldChar w:fldCharType="begin"/>
        </w:r>
        <w:r w:rsidR="002D4AD7">
          <w:rPr>
            <w:noProof/>
            <w:webHidden/>
          </w:rPr>
          <w:instrText xml:space="preserve"> PAGEREF _Toc94355245 \h </w:instrText>
        </w:r>
        <w:r w:rsidR="002D4AD7">
          <w:rPr>
            <w:noProof/>
            <w:webHidden/>
          </w:rPr>
        </w:r>
        <w:r w:rsidR="002D4AD7">
          <w:rPr>
            <w:noProof/>
            <w:webHidden/>
          </w:rPr>
          <w:fldChar w:fldCharType="separate"/>
        </w:r>
        <w:r w:rsidR="002D4AD7">
          <w:rPr>
            <w:noProof/>
            <w:webHidden/>
          </w:rPr>
          <w:t>73</w:t>
        </w:r>
        <w:r w:rsidR="002D4AD7">
          <w:rPr>
            <w:noProof/>
            <w:webHidden/>
          </w:rPr>
          <w:fldChar w:fldCharType="end"/>
        </w:r>
      </w:hyperlink>
    </w:p>
    <w:p w14:paraId="3E3C0356" w14:textId="284C56A7"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46" w:history="1">
        <w:r w:rsidR="002D4AD7" w:rsidRPr="00B008BE">
          <w:rPr>
            <w:rStyle w:val="Hyperlink"/>
            <w:rFonts w:cs="Arial"/>
            <w:noProof/>
          </w:rPr>
          <w:t>Figure 29: Model of clonal expansion of CD4</w:t>
        </w:r>
        <w:r w:rsidR="002D4AD7" w:rsidRPr="00B008BE">
          <w:rPr>
            <w:rStyle w:val="Hyperlink"/>
            <w:rFonts w:cs="Arial"/>
            <w:noProof/>
            <w:vertAlign w:val="superscript"/>
          </w:rPr>
          <w:t>+</w:t>
        </w:r>
        <w:r w:rsidR="002D4AD7" w:rsidRPr="00B008BE">
          <w:rPr>
            <w:rStyle w:val="Hyperlink"/>
            <w:rFonts w:cs="Arial"/>
            <w:noProof/>
          </w:rPr>
          <w:t xml:space="preserve"> CTLs in MPO- and IL-36a-deficiency</w:t>
        </w:r>
        <w:r w:rsidR="002D4AD7">
          <w:rPr>
            <w:noProof/>
            <w:webHidden/>
          </w:rPr>
          <w:tab/>
        </w:r>
        <w:r w:rsidR="002D4AD7">
          <w:rPr>
            <w:noProof/>
            <w:webHidden/>
          </w:rPr>
          <w:fldChar w:fldCharType="begin"/>
        </w:r>
        <w:r w:rsidR="002D4AD7">
          <w:rPr>
            <w:noProof/>
            <w:webHidden/>
          </w:rPr>
          <w:instrText xml:space="preserve"> PAGEREF _Toc94355246 \h </w:instrText>
        </w:r>
        <w:r w:rsidR="002D4AD7">
          <w:rPr>
            <w:noProof/>
            <w:webHidden/>
          </w:rPr>
        </w:r>
        <w:r w:rsidR="002D4AD7">
          <w:rPr>
            <w:noProof/>
            <w:webHidden/>
          </w:rPr>
          <w:fldChar w:fldCharType="separate"/>
        </w:r>
        <w:r w:rsidR="002D4AD7">
          <w:rPr>
            <w:noProof/>
            <w:webHidden/>
          </w:rPr>
          <w:t>79</w:t>
        </w:r>
        <w:r w:rsidR="002D4AD7">
          <w:rPr>
            <w:noProof/>
            <w:webHidden/>
          </w:rPr>
          <w:fldChar w:fldCharType="end"/>
        </w:r>
      </w:hyperlink>
    </w:p>
    <w:p w14:paraId="1F58D043" w14:textId="7EC103D8"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47" w:history="1">
        <w:r w:rsidR="002D4AD7" w:rsidRPr="00B008BE">
          <w:rPr>
            <w:rStyle w:val="Hyperlink"/>
            <w:noProof/>
          </w:rPr>
          <w:t>Figure 30: Flow cytometry strategy to analyse residual neutrophils.</w:t>
        </w:r>
        <w:r w:rsidR="002D4AD7">
          <w:rPr>
            <w:noProof/>
            <w:webHidden/>
          </w:rPr>
          <w:tab/>
        </w:r>
        <w:r w:rsidR="002D4AD7">
          <w:rPr>
            <w:noProof/>
            <w:webHidden/>
          </w:rPr>
          <w:fldChar w:fldCharType="begin"/>
        </w:r>
        <w:r w:rsidR="002D4AD7">
          <w:rPr>
            <w:noProof/>
            <w:webHidden/>
          </w:rPr>
          <w:instrText xml:space="preserve"> PAGEREF _Toc94355247 \h </w:instrText>
        </w:r>
        <w:r w:rsidR="002D4AD7">
          <w:rPr>
            <w:noProof/>
            <w:webHidden/>
          </w:rPr>
        </w:r>
        <w:r w:rsidR="002D4AD7">
          <w:rPr>
            <w:noProof/>
            <w:webHidden/>
          </w:rPr>
          <w:fldChar w:fldCharType="separate"/>
        </w:r>
        <w:r w:rsidR="002D4AD7">
          <w:rPr>
            <w:noProof/>
            <w:webHidden/>
          </w:rPr>
          <w:t>96</w:t>
        </w:r>
        <w:r w:rsidR="002D4AD7">
          <w:rPr>
            <w:noProof/>
            <w:webHidden/>
          </w:rPr>
          <w:fldChar w:fldCharType="end"/>
        </w:r>
      </w:hyperlink>
    </w:p>
    <w:p w14:paraId="2D3A6F89" w14:textId="3FBF1170"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48" w:history="1">
        <w:r w:rsidR="002D4AD7" w:rsidRPr="00B008BE">
          <w:rPr>
            <w:rStyle w:val="Hyperlink"/>
            <w:rFonts w:cs="Arial"/>
            <w:noProof/>
          </w:rPr>
          <w:t xml:space="preserve">Figure 31: Genotyping plots of the four variants in </w:t>
        </w:r>
        <w:r w:rsidR="002D4AD7" w:rsidRPr="00B008BE">
          <w:rPr>
            <w:rStyle w:val="Hyperlink"/>
            <w:rFonts w:cs="Arial"/>
            <w:i/>
            <w:noProof/>
          </w:rPr>
          <w:t>MPO</w:t>
        </w:r>
        <w:r w:rsidR="002D4AD7" w:rsidRPr="00B008BE">
          <w:rPr>
            <w:rStyle w:val="Hyperlink"/>
            <w:rFonts w:cs="Arial"/>
            <w:noProof/>
          </w:rPr>
          <w:t xml:space="preserve"> analyzed by GSA</w:t>
        </w:r>
        <w:r w:rsidR="002D4AD7">
          <w:rPr>
            <w:noProof/>
            <w:webHidden/>
          </w:rPr>
          <w:tab/>
        </w:r>
        <w:r w:rsidR="002D4AD7">
          <w:rPr>
            <w:noProof/>
            <w:webHidden/>
          </w:rPr>
          <w:fldChar w:fldCharType="begin"/>
        </w:r>
        <w:r w:rsidR="002D4AD7">
          <w:rPr>
            <w:noProof/>
            <w:webHidden/>
          </w:rPr>
          <w:instrText xml:space="preserve"> PAGEREF _Toc94355248 \h </w:instrText>
        </w:r>
        <w:r w:rsidR="002D4AD7">
          <w:rPr>
            <w:noProof/>
            <w:webHidden/>
          </w:rPr>
        </w:r>
        <w:r w:rsidR="002D4AD7">
          <w:rPr>
            <w:noProof/>
            <w:webHidden/>
          </w:rPr>
          <w:fldChar w:fldCharType="separate"/>
        </w:r>
        <w:r w:rsidR="002D4AD7">
          <w:rPr>
            <w:noProof/>
            <w:webHidden/>
          </w:rPr>
          <w:t>98</w:t>
        </w:r>
        <w:r w:rsidR="002D4AD7">
          <w:rPr>
            <w:noProof/>
            <w:webHidden/>
          </w:rPr>
          <w:fldChar w:fldCharType="end"/>
        </w:r>
      </w:hyperlink>
    </w:p>
    <w:p w14:paraId="35D5A267" w14:textId="2E4279DA"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49" w:history="1">
        <w:r w:rsidR="002D4AD7" w:rsidRPr="00B008BE">
          <w:rPr>
            <w:rStyle w:val="Hyperlink"/>
            <w:rFonts w:cs="Arial"/>
            <w:noProof/>
          </w:rPr>
          <w:t>Figure 32: Quality assessment of multimodal reference mapping.</w:t>
        </w:r>
        <w:r w:rsidR="002D4AD7">
          <w:rPr>
            <w:noProof/>
            <w:webHidden/>
          </w:rPr>
          <w:tab/>
        </w:r>
        <w:r w:rsidR="002D4AD7">
          <w:rPr>
            <w:noProof/>
            <w:webHidden/>
          </w:rPr>
          <w:fldChar w:fldCharType="begin"/>
        </w:r>
        <w:r w:rsidR="002D4AD7">
          <w:rPr>
            <w:noProof/>
            <w:webHidden/>
          </w:rPr>
          <w:instrText xml:space="preserve"> PAGEREF _Toc94355249 \h </w:instrText>
        </w:r>
        <w:r w:rsidR="002D4AD7">
          <w:rPr>
            <w:noProof/>
            <w:webHidden/>
          </w:rPr>
        </w:r>
        <w:r w:rsidR="002D4AD7">
          <w:rPr>
            <w:noProof/>
            <w:webHidden/>
          </w:rPr>
          <w:fldChar w:fldCharType="separate"/>
        </w:r>
        <w:r w:rsidR="002D4AD7">
          <w:rPr>
            <w:noProof/>
            <w:webHidden/>
          </w:rPr>
          <w:t>102</w:t>
        </w:r>
        <w:r w:rsidR="002D4AD7">
          <w:rPr>
            <w:noProof/>
            <w:webHidden/>
          </w:rPr>
          <w:fldChar w:fldCharType="end"/>
        </w:r>
      </w:hyperlink>
    </w:p>
    <w:p w14:paraId="5FC415C5" w14:textId="52A4AB76"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50" w:history="1">
        <w:r w:rsidR="002D4AD7" w:rsidRPr="00B008BE">
          <w:rPr>
            <w:rStyle w:val="Hyperlink"/>
            <w:rFonts w:cs="Arial"/>
            <w:noProof/>
          </w:rPr>
          <w:t>Figure 33: Distribution of the absolute slope of the gene-wise fitted linear models.</w:t>
        </w:r>
        <w:r w:rsidR="002D4AD7">
          <w:rPr>
            <w:noProof/>
            <w:webHidden/>
          </w:rPr>
          <w:tab/>
        </w:r>
        <w:r w:rsidR="002D4AD7">
          <w:rPr>
            <w:noProof/>
            <w:webHidden/>
          </w:rPr>
          <w:fldChar w:fldCharType="begin"/>
        </w:r>
        <w:r w:rsidR="002D4AD7">
          <w:rPr>
            <w:noProof/>
            <w:webHidden/>
          </w:rPr>
          <w:instrText xml:space="preserve"> PAGEREF _Toc94355250 \h </w:instrText>
        </w:r>
        <w:r w:rsidR="002D4AD7">
          <w:rPr>
            <w:noProof/>
            <w:webHidden/>
          </w:rPr>
        </w:r>
        <w:r w:rsidR="002D4AD7">
          <w:rPr>
            <w:noProof/>
            <w:webHidden/>
          </w:rPr>
          <w:fldChar w:fldCharType="separate"/>
        </w:r>
        <w:r w:rsidR="002D4AD7">
          <w:rPr>
            <w:noProof/>
            <w:webHidden/>
          </w:rPr>
          <w:t>106</w:t>
        </w:r>
        <w:r w:rsidR="002D4AD7">
          <w:rPr>
            <w:noProof/>
            <w:webHidden/>
          </w:rPr>
          <w:fldChar w:fldCharType="end"/>
        </w:r>
      </w:hyperlink>
    </w:p>
    <w:p w14:paraId="47350255" w14:textId="344AF8B2" w:rsidR="0053505D" w:rsidRPr="0053505D" w:rsidRDefault="00A53077" w:rsidP="00911C4E">
      <w:r>
        <w:fldChar w:fldCharType="end"/>
      </w:r>
    </w:p>
    <w:p w14:paraId="3B059573" w14:textId="4B859164" w:rsidR="009A5C3A" w:rsidRDefault="009A5C3A" w:rsidP="009A5C3A">
      <w:pPr>
        <w:pStyle w:val="berschrift2"/>
      </w:pPr>
      <w:bookmarkStart w:id="7886" w:name="_Toc91488960"/>
      <w:r>
        <w:t>List of tables</w:t>
      </w:r>
      <w:bookmarkEnd w:id="7886"/>
    </w:p>
    <w:p w14:paraId="36DC0447" w14:textId="363DAD31" w:rsidR="002D4AD7" w:rsidRDefault="00A53077">
      <w:pPr>
        <w:pStyle w:val="Abbildungsverzeichnis"/>
        <w:tabs>
          <w:tab w:val="right" w:leader="dot" w:pos="9062"/>
        </w:tabs>
        <w:rPr>
          <w:rFonts w:asciiTheme="minorHAnsi" w:eastAsiaTheme="minorEastAsia" w:hAnsiTheme="minorHAnsi"/>
          <w:noProof/>
          <w:sz w:val="22"/>
          <w:lang w:val="de-DE" w:eastAsia="de-DE"/>
        </w:rPr>
      </w:pPr>
      <w:r>
        <w:fldChar w:fldCharType="begin"/>
      </w:r>
      <w:r>
        <w:instrText xml:space="preserve"> TOC \h \z \c "Table" </w:instrText>
      </w:r>
      <w:r>
        <w:fldChar w:fldCharType="separate"/>
      </w:r>
      <w:hyperlink w:anchor="_Toc94355251" w:history="1">
        <w:r w:rsidR="002D4AD7" w:rsidRPr="00D03A35">
          <w:rPr>
            <w:rStyle w:val="Hyperlink"/>
            <w:rFonts w:cs="Arial"/>
            <w:noProof/>
          </w:rPr>
          <w:t xml:space="preserve">Table 1: Characteristics of homozygous variants in </w:t>
        </w:r>
        <w:r w:rsidR="002D4AD7" w:rsidRPr="00D03A35">
          <w:rPr>
            <w:rStyle w:val="Hyperlink"/>
            <w:rFonts w:cs="Arial"/>
            <w:i/>
            <w:noProof/>
          </w:rPr>
          <w:t>MPO</w:t>
        </w:r>
        <w:r w:rsidR="002D4AD7" w:rsidRPr="00D03A35">
          <w:rPr>
            <w:rStyle w:val="Hyperlink"/>
            <w:rFonts w:cs="Arial"/>
            <w:noProof/>
          </w:rPr>
          <w:t xml:space="preserve"> and </w:t>
        </w:r>
        <w:r w:rsidR="002D4AD7" w:rsidRPr="00D03A35">
          <w:rPr>
            <w:rStyle w:val="Hyperlink"/>
            <w:rFonts w:cs="Arial"/>
            <w:i/>
            <w:noProof/>
          </w:rPr>
          <w:t>MUC4</w:t>
        </w:r>
        <w:r w:rsidR="002D4AD7" w:rsidRPr="00D03A35">
          <w:rPr>
            <w:rStyle w:val="Hyperlink"/>
            <w:rFonts w:cs="Arial"/>
            <w:noProof/>
          </w:rPr>
          <w:t xml:space="preserve"> detected by WES in at least two patients.</w:t>
        </w:r>
        <w:r w:rsidR="002D4AD7">
          <w:rPr>
            <w:noProof/>
            <w:webHidden/>
          </w:rPr>
          <w:tab/>
        </w:r>
        <w:r w:rsidR="002D4AD7">
          <w:rPr>
            <w:noProof/>
            <w:webHidden/>
          </w:rPr>
          <w:fldChar w:fldCharType="begin"/>
        </w:r>
        <w:r w:rsidR="002D4AD7">
          <w:rPr>
            <w:noProof/>
            <w:webHidden/>
          </w:rPr>
          <w:instrText xml:space="preserve"> PAGEREF _Toc94355251 \h </w:instrText>
        </w:r>
        <w:r w:rsidR="002D4AD7">
          <w:rPr>
            <w:noProof/>
            <w:webHidden/>
          </w:rPr>
        </w:r>
        <w:r w:rsidR="002D4AD7">
          <w:rPr>
            <w:noProof/>
            <w:webHidden/>
          </w:rPr>
          <w:fldChar w:fldCharType="separate"/>
        </w:r>
        <w:r w:rsidR="002D4AD7">
          <w:rPr>
            <w:noProof/>
            <w:webHidden/>
          </w:rPr>
          <w:t>20</w:t>
        </w:r>
        <w:r w:rsidR="002D4AD7">
          <w:rPr>
            <w:noProof/>
            <w:webHidden/>
          </w:rPr>
          <w:fldChar w:fldCharType="end"/>
        </w:r>
      </w:hyperlink>
    </w:p>
    <w:p w14:paraId="319CEA97" w14:textId="05D83A5F"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52" w:history="1">
        <w:r w:rsidR="002D4AD7" w:rsidRPr="00D03A35">
          <w:rPr>
            <w:rStyle w:val="Hyperlink"/>
            <w:rFonts w:cs="Arial"/>
            <w:noProof/>
          </w:rPr>
          <w:t xml:space="preserve">Table 2: Characteristics of variants in </w:t>
        </w:r>
        <w:r w:rsidR="002D4AD7" w:rsidRPr="00D03A35">
          <w:rPr>
            <w:rStyle w:val="Hyperlink"/>
            <w:rFonts w:cs="Arial"/>
            <w:i/>
            <w:noProof/>
          </w:rPr>
          <w:t>MPO</w:t>
        </w:r>
        <w:r w:rsidR="002D4AD7" w:rsidRPr="00D03A35">
          <w:rPr>
            <w:rStyle w:val="Hyperlink"/>
            <w:rFonts w:cs="Arial"/>
            <w:noProof/>
          </w:rPr>
          <w:t xml:space="preserve"> found in 82 Patients</w:t>
        </w:r>
        <w:r w:rsidR="002D4AD7">
          <w:rPr>
            <w:noProof/>
            <w:webHidden/>
          </w:rPr>
          <w:tab/>
        </w:r>
        <w:r w:rsidR="002D4AD7">
          <w:rPr>
            <w:noProof/>
            <w:webHidden/>
          </w:rPr>
          <w:fldChar w:fldCharType="begin"/>
        </w:r>
        <w:r w:rsidR="002D4AD7">
          <w:rPr>
            <w:noProof/>
            <w:webHidden/>
          </w:rPr>
          <w:instrText xml:space="preserve"> PAGEREF _Toc94355252 \h </w:instrText>
        </w:r>
        <w:r w:rsidR="002D4AD7">
          <w:rPr>
            <w:noProof/>
            <w:webHidden/>
          </w:rPr>
        </w:r>
        <w:r w:rsidR="002D4AD7">
          <w:rPr>
            <w:noProof/>
            <w:webHidden/>
          </w:rPr>
          <w:fldChar w:fldCharType="separate"/>
        </w:r>
        <w:r w:rsidR="002D4AD7">
          <w:rPr>
            <w:noProof/>
            <w:webHidden/>
          </w:rPr>
          <w:t>21</w:t>
        </w:r>
        <w:r w:rsidR="002D4AD7">
          <w:rPr>
            <w:noProof/>
            <w:webHidden/>
          </w:rPr>
          <w:fldChar w:fldCharType="end"/>
        </w:r>
      </w:hyperlink>
    </w:p>
    <w:p w14:paraId="6BE071AD" w14:textId="44627486"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53" w:history="1">
        <w:r w:rsidR="002D4AD7" w:rsidRPr="00D03A35">
          <w:rPr>
            <w:rStyle w:val="Hyperlink"/>
            <w:rFonts w:cs="Arial"/>
            <w:noProof/>
          </w:rPr>
          <w:t xml:space="preserve">Table 3: Cumulative frequencies of </w:t>
        </w:r>
        <w:r w:rsidR="002D4AD7" w:rsidRPr="00D03A35">
          <w:rPr>
            <w:rStyle w:val="Hyperlink"/>
            <w:rFonts w:cs="Arial"/>
            <w:i/>
            <w:noProof/>
          </w:rPr>
          <w:t>MPO</w:t>
        </w:r>
        <w:r w:rsidR="002D4AD7" w:rsidRPr="00D03A35">
          <w:rPr>
            <w:rStyle w:val="Hyperlink"/>
            <w:rFonts w:cs="Arial"/>
            <w:noProof/>
          </w:rPr>
          <w:t xml:space="preserve"> variants resulting in different degrees of MPO-deficiency.</w:t>
        </w:r>
        <w:r w:rsidR="002D4AD7">
          <w:rPr>
            <w:noProof/>
            <w:webHidden/>
          </w:rPr>
          <w:tab/>
        </w:r>
        <w:r w:rsidR="002D4AD7">
          <w:rPr>
            <w:noProof/>
            <w:webHidden/>
          </w:rPr>
          <w:fldChar w:fldCharType="begin"/>
        </w:r>
        <w:r w:rsidR="002D4AD7">
          <w:rPr>
            <w:noProof/>
            <w:webHidden/>
          </w:rPr>
          <w:instrText xml:space="preserve"> PAGEREF _Toc94355253 \h </w:instrText>
        </w:r>
        <w:r w:rsidR="002D4AD7">
          <w:rPr>
            <w:noProof/>
            <w:webHidden/>
          </w:rPr>
        </w:r>
        <w:r w:rsidR="002D4AD7">
          <w:rPr>
            <w:noProof/>
            <w:webHidden/>
          </w:rPr>
          <w:fldChar w:fldCharType="separate"/>
        </w:r>
        <w:r w:rsidR="002D4AD7">
          <w:rPr>
            <w:noProof/>
            <w:webHidden/>
          </w:rPr>
          <w:t>26</w:t>
        </w:r>
        <w:r w:rsidR="002D4AD7">
          <w:rPr>
            <w:noProof/>
            <w:webHidden/>
          </w:rPr>
          <w:fldChar w:fldCharType="end"/>
        </w:r>
      </w:hyperlink>
    </w:p>
    <w:p w14:paraId="1C75FD59" w14:textId="4F00AC1F"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54" w:history="1">
        <w:r w:rsidR="002D4AD7" w:rsidRPr="00D03A35">
          <w:rPr>
            <w:rStyle w:val="Hyperlink"/>
            <w:rFonts w:cs="Arial"/>
            <w:noProof/>
          </w:rPr>
          <w:t>Table 4: Statistical analyses of different modes of inheritance based on 82 patients and 4,937 controls (1000 Genome Project, in-house exomes).</w:t>
        </w:r>
        <w:r w:rsidR="002D4AD7">
          <w:rPr>
            <w:noProof/>
            <w:webHidden/>
          </w:rPr>
          <w:tab/>
        </w:r>
        <w:r w:rsidR="002D4AD7">
          <w:rPr>
            <w:noProof/>
            <w:webHidden/>
          </w:rPr>
          <w:fldChar w:fldCharType="begin"/>
        </w:r>
        <w:r w:rsidR="002D4AD7">
          <w:rPr>
            <w:noProof/>
            <w:webHidden/>
          </w:rPr>
          <w:instrText xml:space="preserve"> PAGEREF _Toc94355254 \h </w:instrText>
        </w:r>
        <w:r w:rsidR="002D4AD7">
          <w:rPr>
            <w:noProof/>
            <w:webHidden/>
          </w:rPr>
        </w:r>
        <w:r w:rsidR="002D4AD7">
          <w:rPr>
            <w:noProof/>
            <w:webHidden/>
          </w:rPr>
          <w:fldChar w:fldCharType="separate"/>
        </w:r>
        <w:r w:rsidR="002D4AD7">
          <w:rPr>
            <w:noProof/>
            <w:webHidden/>
          </w:rPr>
          <w:t>27</w:t>
        </w:r>
        <w:r w:rsidR="002D4AD7">
          <w:rPr>
            <w:noProof/>
            <w:webHidden/>
          </w:rPr>
          <w:fldChar w:fldCharType="end"/>
        </w:r>
      </w:hyperlink>
    </w:p>
    <w:p w14:paraId="758510C7" w14:textId="45F25302"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55" w:history="1">
        <w:r w:rsidR="002D4AD7" w:rsidRPr="00D03A35">
          <w:rPr>
            <w:rStyle w:val="Hyperlink"/>
            <w:rFonts w:cs="Arial"/>
            <w:noProof/>
          </w:rPr>
          <w:t xml:space="preserve">Table 5: Clinical and phenotypic data of 82 patients summarized in total or grouped by variants in </w:t>
        </w:r>
        <w:r w:rsidR="002D4AD7" w:rsidRPr="00D03A35">
          <w:rPr>
            <w:rStyle w:val="Hyperlink"/>
            <w:rFonts w:cs="Arial"/>
            <w:i/>
            <w:noProof/>
          </w:rPr>
          <w:t>MPO</w:t>
        </w:r>
        <w:r w:rsidR="002D4AD7" w:rsidRPr="00D03A35">
          <w:rPr>
            <w:rStyle w:val="Hyperlink"/>
            <w:rFonts w:cs="Arial"/>
            <w:noProof/>
          </w:rPr>
          <w:t xml:space="preserve"> and further sub-grouped by variants in </w:t>
        </w:r>
        <w:r w:rsidR="002D4AD7" w:rsidRPr="00D03A35">
          <w:rPr>
            <w:rStyle w:val="Hyperlink"/>
            <w:rFonts w:cs="Arial"/>
            <w:i/>
            <w:noProof/>
          </w:rPr>
          <w:t xml:space="preserve">IL36RN </w:t>
        </w:r>
        <w:r w:rsidR="002D4AD7" w:rsidRPr="00D03A35">
          <w:rPr>
            <w:rStyle w:val="Hyperlink"/>
            <w:rFonts w:cs="Arial"/>
            <w:noProof/>
          </w:rPr>
          <w:t xml:space="preserve">and by number of variants in </w:t>
        </w:r>
        <w:r w:rsidR="002D4AD7" w:rsidRPr="00D03A35">
          <w:rPr>
            <w:rStyle w:val="Hyperlink"/>
            <w:rFonts w:cs="Arial"/>
            <w:i/>
            <w:noProof/>
          </w:rPr>
          <w:t>MPO</w:t>
        </w:r>
        <w:r w:rsidR="002D4AD7" w:rsidRPr="00D03A35">
          <w:rPr>
            <w:rStyle w:val="Hyperlink"/>
            <w:rFonts w:cs="Arial"/>
            <w:noProof/>
          </w:rPr>
          <w:t>.</w:t>
        </w:r>
        <w:r w:rsidR="002D4AD7">
          <w:rPr>
            <w:noProof/>
            <w:webHidden/>
          </w:rPr>
          <w:tab/>
        </w:r>
        <w:r w:rsidR="002D4AD7">
          <w:rPr>
            <w:noProof/>
            <w:webHidden/>
          </w:rPr>
          <w:fldChar w:fldCharType="begin"/>
        </w:r>
        <w:r w:rsidR="002D4AD7">
          <w:rPr>
            <w:noProof/>
            <w:webHidden/>
          </w:rPr>
          <w:instrText xml:space="preserve"> PAGEREF _Toc94355255 \h </w:instrText>
        </w:r>
        <w:r w:rsidR="002D4AD7">
          <w:rPr>
            <w:noProof/>
            <w:webHidden/>
          </w:rPr>
        </w:r>
        <w:r w:rsidR="002D4AD7">
          <w:rPr>
            <w:noProof/>
            <w:webHidden/>
          </w:rPr>
          <w:fldChar w:fldCharType="separate"/>
        </w:r>
        <w:r w:rsidR="002D4AD7">
          <w:rPr>
            <w:noProof/>
            <w:webHidden/>
          </w:rPr>
          <w:t>30</w:t>
        </w:r>
        <w:r w:rsidR="002D4AD7">
          <w:rPr>
            <w:noProof/>
            <w:webHidden/>
          </w:rPr>
          <w:fldChar w:fldCharType="end"/>
        </w:r>
      </w:hyperlink>
    </w:p>
    <w:p w14:paraId="0CE18D25" w14:textId="7CC93FA9"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56" w:history="1">
        <w:r w:rsidR="002D4AD7" w:rsidRPr="00D03A35">
          <w:rPr>
            <w:rStyle w:val="Hyperlink"/>
            <w:rFonts w:cs="Arial"/>
            <w:noProof/>
          </w:rPr>
          <w:t xml:space="preserve">Table 6: Allele numbers and frequencies of pathogenic variants in </w:t>
        </w:r>
        <w:r w:rsidR="002D4AD7" w:rsidRPr="00D03A35">
          <w:rPr>
            <w:rStyle w:val="Hyperlink"/>
            <w:rFonts w:cs="Arial"/>
            <w:i/>
            <w:noProof/>
          </w:rPr>
          <w:t>MPO</w:t>
        </w:r>
        <w:r w:rsidR="002D4AD7" w:rsidRPr="00D03A35">
          <w:rPr>
            <w:rStyle w:val="Hyperlink"/>
            <w:rFonts w:cs="Arial"/>
            <w:noProof/>
          </w:rPr>
          <w:t xml:space="preserve"> in patients affected with PsV (n= 1,105), PsA (n= 1,313), PPP (n= 271) and SAPHO syndrome (n= 52) compared to 922 German control individuals and 64,591 Non-Finnish European individuals (NFE) of gnomAD {Karczewski, 2020 #1771}.</w:t>
        </w:r>
        <w:r w:rsidR="002D4AD7">
          <w:rPr>
            <w:noProof/>
            <w:webHidden/>
          </w:rPr>
          <w:tab/>
        </w:r>
        <w:r w:rsidR="002D4AD7">
          <w:rPr>
            <w:noProof/>
            <w:webHidden/>
          </w:rPr>
          <w:fldChar w:fldCharType="begin"/>
        </w:r>
        <w:r w:rsidR="002D4AD7">
          <w:rPr>
            <w:noProof/>
            <w:webHidden/>
          </w:rPr>
          <w:instrText xml:space="preserve"> PAGEREF _Toc94355256 \h </w:instrText>
        </w:r>
        <w:r w:rsidR="002D4AD7">
          <w:rPr>
            <w:noProof/>
            <w:webHidden/>
          </w:rPr>
        </w:r>
        <w:r w:rsidR="002D4AD7">
          <w:rPr>
            <w:noProof/>
            <w:webHidden/>
          </w:rPr>
          <w:fldChar w:fldCharType="separate"/>
        </w:r>
        <w:r w:rsidR="002D4AD7">
          <w:rPr>
            <w:noProof/>
            <w:webHidden/>
          </w:rPr>
          <w:t>40</w:t>
        </w:r>
        <w:r w:rsidR="002D4AD7">
          <w:rPr>
            <w:noProof/>
            <w:webHidden/>
          </w:rPr>
          <w:fldChar w:fldCharType="end"/>
        </w:r>
      </w:hyperlink>
    </w:p>
    <w:p w14:paraId="43F078D1" w14:textId="1B6FB709"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57" w:history="1">
        <w:r w:rsidR="002D4AD7" w:rsidRPr="00D03A35">
          <w:rPr>
            <w:rStyle w:val="Hyperlink"/>
            <w:rFonts w:cs="Arial"/>
            <w:noProof/>
          </w:rPr>
          <w:t xml:space="preserve">Table 7: Numbers and frequencies of </w:t>
        </w:r>
        <w:r w:rsidR="002D4AD7" w:rsidRPr="00D03A35">
          <w:rPr>
            <w:rStyle w:val="Hyperlink"/>
            <w:rFonts w:cs="Arial"/>
            <w:i/>
            <w:noProof/>
          </w:rPr>
          <w:t>MPO</w:t>
        </w:r>
        <w:r w:rsidR="002D4AD7" w:rsidRPr="00D03A35">
          <w:rPr>
            <w:rStyle w:val="Hyperlink"/>
            <w:rFonts w:cs="Arial"/>
            <w:noProof/>
          </w:rPr>
          <w:t xml:space="preserve"> variants in patients affected with PsV (n= 1,105), PsA (n= 1,313), PPP (n= 271) and SAPHO syndrome (n= 52) compared to control individuals (922 German control individuals, 404 of Non-Finnish European individuals from the 1000 Genomes Project, 2,433 in-house exomes).</w:t>
        </w:r>
        <w:r w:rsidR="002D4AD7">
          <w:rPr>
            <w:noProof/>
            <w:webHidden/>
          </w:rPr>
          <w:tab/>
        </w:r>
        <w:r w:rsidR="002D4AD7">
          <w:rPr>
            <w:noProof/>
            <w:webHidden/>
          </w:rPr>
          <w:fldChar w:fldCharType="begin"/>
        </w:r>
        <w:r w:rsidR="002D4AD7">
          <w:rPr>
            <w:noProof/>
            <w:webHidden/>
          </w:rPr>
          <w:instrText xml:space="preserve"> PAGEREF _Toc94355257 \h </w:instrText>
        </w:r>
        <w:r w:rsidR="002D4AD7">
          <w:rPr>
            <w:noProof/>
            <w:webHidden/>
          </w:rPr>
        </w:r>
        <w:r w:rsidR="002D4AD7">
          <w:rPr>
            <w:noProof/>
            <w:webHidden/>
          </w:rPr>
          <w:fldChar w:fldCharType="separate"/>
        </w:r>
        <w:r w:rsidR="002D4AD7">
          <w:rPr>
            <w:noProof/>
            <w:webHidden/>
          </w:rPr>
          <w:t>41</w:t>
        </w:r>
        <w:r w:rsidR="002D4AD7">
          <w:rPr>
            <w:noProof/>
            <w:webHidden/>
          </w:rPr>
          <w:fldChar w:fldCharType="end"/>
        </w:r>
      </w:hyperlink>
    </w:p>
    <w:p w14:paraId="7B57C27D" w14:textId="7BEE9E24"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58" w:history="1">
        <w:r w:rsidR="002D4AD7" w:rsidRPr="00D03A35">
          <w:rPr>
            <w:rStyle w:val="Hyperlink"/>
            <w:rFonts w:cs="Arial"/>
            <w:noProof/>
          </w:rPr>
          <w:t xml:space="preserve">Table 8: Numbers and frequencies of </w:t>
        </w:r>
        <w:r w:rsidR="002D4AD7" w:rsidRPr="00D03A35">
          <w:rPr>
            <w:rStyle w:val="Hyperlink"/>
            <w:rFonts w:cs="Arial"/>
            <w:i/>
            <w:noProof/>
          </w:rPr>
          <w:t>MPO</w:t>
        </w:r>
        <w:r w:rsidR="002D4AD7" w:rsidRPr="00D03A35">
          <w:rPr>
            <w:rStyle w:val="Hyperlink"/>
            <w:rFonts w:cs="Arial"/>
            <w:noProof/>
          </w:rPr>
          <w:t xml:space="preserve"> and </w:t>
        </w:r>
        <w:r w:rsidR="002D4AD7" w:rsidRPr="00D03A35">
          <w:rPr>
            <w:rStyle w:val="Hyperlink"/>
            <w:rFonts w:cs="Arial"/>
            <w:i/>
            <w:noProof/>
          </w:rPr>
          <w:t>IL36RN</w:t>
        </w:r>
        <w:r w:rsidR="002D4AD7" w:rsidRPr="00D03A35">
          <w:rPr>
            <w:rStyle w:val="Hyperlink"/>
            <w:rFonts w:cs="Arial"/>
            <w:noProof/>
          </w:rPr>
          <w:t xml:space="preserve"> variants in patients affected with PsV (n= 1,105), PsA (n= 1,313), PPP (n= 271) and SAPHO syndrome (n= 52) compared to control individuals (922 German control individuals, 404 of Non-Finnish European individuals from the 1000 Genomes Project, 2,433 in-house exomes).</w:t>
        </w:r>
        <w:r w:rsidR="002D4AD7">
          <w:rPr>
            <w:noProof/>
            <w:webHidden/>
          </w:rPr>
          <w:tab/>
        </w:r>
        <w:r w:rsidR="002D4AD7">
          <w:rPr>
            <w:noProof/>
            <w:webHidden/>
          </w:rPr>
          <w:fldChar w:fldCharType="begin"/>
        </w:r>
        <w:r w:rsidR="002D4AD7">
          <w:rPr>
            <w:noProof/>
            <w:webHidden/>
          </w:rPr>
          <w:instrText xml:space="preserve"> PAGEREF _Toc94355258 \h </w:instrText>
        </w:r>
        <w:r w:rsidR="002D4AD7">
          <w:rPr>
            <w:noProof/>
            <w:webHidden/>
          </w:rPr>
        </w:r>
        <w:r w:rsidR="002D4AD7">
          <w:rPr>
            <w:noProof/>
            <w:webHidden/>
          </w:rPr>
          <w:fldChar w:fldCharType="separate"/>
        </w:r>
        <w:r w:rsidR="002D4AD7">
          <w:rPr>
            <w:noProof/>
            <w:webHidden/>
          </w:rPr>
          <w:t>41</w:t>
        </w:r>
        <w:r w:rsidR="002D4AD7">
          <w:rPr>
            <w:noProof/>
            <w:webHidden/>
          </w:rPr>
          <w:fldChar w:fldCharType="end"/>
        </w:r>
      </w:hyperlink>
    </w:p>
    <w:p w14:paraId="70CD2A12" w14:textId="150EBB3F"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59" w:history="1">
        <w:r w:rsidR="002D4AD7" w:rsidRPr="00D03A35">
          <w:rPr>
            <w:rStyle w:val="Hyperlink"/>
            <w:rFonts w:cs="Arial"/>
            <w:noProof/>
          </w:rPr>
          <w:t xml:space="preserve">Table 9: Phenotypical characteristics of eleven patients and ten controls with two </w:t>
        </w:r>
        <w:r w:rsidR="002D4AD7" w:rsidRPr="00D03A35">
          <w:rPr>
            <w:rStyle w:val="Hyperlink"/>
            <w:rFonts w:cs="Arial"/>
            <w:i/>
            <w:noProof/>
          </w:rPr>
          <w:t>MPO</w:t>
        </w:r>
        <w:r w:rsidR="002D4AD7" w:rsidRPr="00D03A35">
          <w:rPr>
            <w:rStyle w:val="Hyperlink"/>
            <w:rFonts w:cs="Arial"/>
            <w:noProof/>
          </w:rPr>
          <w:t xml:space="preserve"> variants.</w:t>
        </w:r>
        <w:r w:rsidR="002D4AD7">
          <w:rPr>
            <w:noProof/>
            <w:webHidden/>
          </w:rPr>
          <w:tab/>
        </w:r>
        <w:r w:rsidR="002D4AD7">
          <w:rPr>
            <w:noProof/>
            <w:webHidden/>
          </w:rPr>
          <w:fldChar w:fldCharType="begin"/>
        </w:r>
        <w:r w:rsidR="002D4AD7">
          <w:rPr>
            <w:noProof/>
            <w:webHidden/>
          </w:rPr>
          <w:instrText xml:space="preserve"> PAGEREF _Toc94355259 \h </w:instrText>
        </w:r>
        <w:r w:rsidR="002D4AD7">
          <w:rPr>
            <w:noProof/>
            <w:webHidden/>
          </w:rPr>
        </w:r>
        <w:r w:rsidR="002D4AD7">
          <w:rPr>
            <w:noProof/>
            <w:webHidden/>
          </w:rPr>
          <w:fldChar w:fldCharType="separate"/>
        </w:r>
        <w:r w:rsidR="002D4AD7">
          <w:rPr>
            <w:noProof/>
            <w:webHidden/>
          </w:rPr>
          <w:t>42</w:t>
        </w:r>
        <w:r w:rsidR="002D4AD7">
          <w:rPr>
            <w:noProof/>
            <w:webHidden/>
          </w:rPr>
          <w:fldChar w:fldCharType="end"/>
        </w:r>
      </w:hyperlink>
    </w:p>
    <w:p w14:paraId="09D3EDB4" w14:textId="615220D0"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60" w:history="1">
        <w:r w:rsidR="002D4AD7" w:rsidRPr="00D03A35">
          <w:rPr>
            <w:rStyle w:val="Hyperlink"/>
            <w:rFonts w:cs="Arial"/>
            <w:noProof/>
          </w:rPr>
          <w:t xml:space="preserve">Table 10: Numbers and frequencies of the number of </w:t>
        </w:r>
        <w:r w:rsidR="002D4AD7" w:rsidRPr="00D03A35">
          <w:rPr>
            <w:rStyle w:val="Hyperlink"/>
            <w:rFonts w:cs="Arial"/>
            <w:i/>
            <w:noProof/>
          </w:rPr>
          <w:t>MPO</w:t>
        </w:r>
        <w:r w:rsidR="002D4AD7" w:rsidRPr="00D03A35">
          <w:rPr>
            <w:rStyle w:val="Hyperlink"/>
            <w:rFonts w:cs="Arial"/>
            <w:noProof/>
          </w:rPr>
          <w:t xml:space="preserve"> variants and the severity of PsV in 580 patients. Severity was assessed by dermatologists considering the PASI score and general symptoms.</w:t>
        </w:r>
        <w:r w:rsidR="002D4AD7">
          <w:rPr>
            <w:noProof/>
            <w:webHidden/>
          </w:rPr>
          <w:tab/>
        </w:r>
        <w:r w:rsidR="002D4AD7">
          <w:rPr>
            <w:noProof/>
            <w:webHidden/>
          </w:rPr>
          <w:fldChar w:fldCharType="begin"/>
        </w:r>
        <w:r w:rsidR="002D4AD7">
          <w:rPr>
            <w:noProof/>
            <w:webHidden/>
          </w:rPr>
          <w:instrText xml:space="preserve"> PAGEREF _Toc94355260 \h </w:instrText>
        </w:r>
        <w:r w:rsidR="002D4AD7">
          <w:rPr>
            <w:noProof/>
            <w:webHidden/>
          </w:rPr>
        </w:r>
        <w:r w:rsidR="002D4AD7">
          <w:rPr>
            <w:noProof/>
            <w:webHidden/>
          </w:rPr>
          <w:fldChar w:fldCharType="separate"/>
        </w:r>
        <w:r w:rsidR="002D4AD7">
          <w:rPr>
            <w:noProof/>
            <w:webHidden/>
          </w:rPr>
          <w:t>44</w:t>
        </w:r>
        <w:r w:rsidR="002D4AD7">
          <w:rPr>
            <w:noProof/>
            <w:webHidden/>
          </w:rPr>
          <w:fldChar w:fldCharType="end"/>
        </w:r>
      </w:hyperlink>
    </w:p>
    <w:p w14:paraId="2252BAEE" w14:textId="1A5D079E"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61" w:history="1">
        <w:r w:rsidR="002D4AD7" w:rsidRPr="00D03A35">
          <w:rPr>
            <w:rStyle w:val="Hyperlink"/>
            <w:rFonts w:cs="Arial"/>
            <w:noProof/>
          </w:rPr>
          <w:t xml:space="preserve">Table 11: Family history of psoriasis in patients (PsV: n=1,214 with, PsA: n=1,054, PPP: n=192, SAPHO syndrome: n=28) with and without variants in </w:t>
        </w:r>
        <w:r w:rsidR="002D4AD7" w:rsidRPr="00D03A35">
          <w:rPr>
            <w:rStyle w:val="Hyperlink"/>
            <w:rFonts w:cs="Arial"/>
            <w:i/>
            <w:noProof/>
          </w:rPr>
          <w:t>MPO</w:t>
        </w:r>
        <w:r w:rsidR="002D4AD7" w:rsidRPr="00D03A35">
          <w:rPr>
            <w:rStyle w:val="Hyperlink"/>
            <w:rFonts w:cs="Arial"/>
            <w:noProof/>
          </w:rPr>
          <w:t>.</w:t>
        </w:r>
        <w:r w:rsidR="002D4AD7">
          <w:rPr>
            <w:noProof/>
            <w:webHidden/>
          </w:rPr>
          <w:tab/>
        </w:r>
        <w:r w:rsidR="002D4AD7">
          <w:rPr>
            <w:noProof/>
            <w:webHidden/>
          </w:rPr>
          <w:fldChar w:fldCharType="begin"/>
        </w:r>
        <w:r w:rsidR="002D4AD7">
          <w:rPr>
            <w:noProof/>
            <w:webHidden/>
          </w:rPr>
          <w:instrText xml:space="preserve"> PAGEREF _Toc94355261 \h </w:instrText>
        </w:r>
        <w:r w:rsidR="002D4AD7">
          <w:rPr>
            <w:noProof/>
            <w:webHidden/>
          </w:rPr>
        </w:r>
        <w:r w:rsidR="002D4AD7">
          <w:rPr>
            <w:noProof/>
            <w:webHidden/>
          </w:rPr>
          <w:fldChar w:fldCharType="separate"/>
        </w:r>
        <w:r w:rsidR="002D4AD7">
          <w:rPr>
            <w:noProof/>
            <w:webHidden/>
          </w:rPr>
          <w:t>45</w:t>
        </w:r>
        <w:r w:rsidR="002D4AD7">
          <w:rPr>
            <w:noProof/>
            <w:webHidden/>
          </w:rPr>
          <w:fldChar w:fldCharType="end"/>
        </w:r>
      </w:hyperlink>
    </w:p>
    <w:p w14:paraId="5AD9FA33" w14:textId="136F8020"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62" w:history="1">
        <w:r w:rsidR="002D4AD7" w:rsidRPr="00D03A35">
          <w:rPr>
            <w:rStyle w:val="Hyperlink"/>
            <w:rFonts w:cs="Arial"/>
            <w:noProof/>
          </w:rPr>
          <w:t>Table 12: Description of cell types annotated by multimodal reference mapping as described previously {Hao, 2021 #1856}.</w:t>
        </w:r>
        <w:r w:rsidR="002D4AD7">
          <w:rPr>
            <w:noProof/>
            <w:webHidden/>
          </w:rPr>
          <w:tab/>
        </w:r>
        <w:r w:rsidR="002D4AD7">
          <w:rPr>
            <w:noProof/>
            <w:webHidden/>
          </w:rPr>
          <w:fldChar w:fldCharType="begin"/>
        </w:r>
        <w:r w:rsidR="002D4AD7">
          <w:rPr>
            <w:noProof/>
            <w:webHidden/>
          </w:rPr>
          <w:instrText xml:space="preserve"> PAGEREF _Toc94355262 \h </w:instrText>
        </w:r>
        <w:r w:rsidR="002D4AD7">
          <w:rPr>
            <w:noProof/>
            <w:webHidden/>
          </w:rPr>
        </w:r>
        <w:r w:rsidR="002D4AD7">
          <w:rPr>
            <w:noProof/>
            <w:webHidden/>
          </w:rPr>
          <w:fldChar w:fldCharType="separate"/>
        </w:r>
        <w:r w:rsidR="002D4AD7">
          <w:rPr>
            <w:noProof/>
            <w:webHidden/>
          </w:rPr>
          <w:t>48</w:t>
        </w:r>
        <w:r w:rsidR="002D4AD7">
          <w:rPr>
            <w:noProof/>
            <w:webHidden/>
          </w:rPr>
          <w:fldChar w:fldCharType="end"/>
        </w:r>
      </w:hyperlink>
    </w:p>
    <w:p w14:paraId="77606A23" w14:textId="57029287"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63" w:history="1">
        <w:r w:rsidR="002D4AD7" w:rsidRPr="00D03A35">
          <w:rPr>
            <w:rStyle w:val="Hyperlink"/>
            <w:rFonts w:cs="Arial"/>
            <w:noProof/>
          </w:rPr>
          <w:t>Table 13: Combination of protein markers for T cell subsets used for flow cytometry.</w:t>
        </w:r>
        <w:r w:rsidR="002D4AD7">
          <w:rPr>
            <w:noProof/>
            <w:webHidden/>
          </w:rPr>
          <w:tab/>
        </w:r>
        <w:r w:rsidR="002D4AD7">
          <w:rPr>
            <w:noProof/>
            <w:webHidden/>
          </w:rPr>
          <w:fldChar w:fldCharType="begin"/>
        </w:r>
        <w:r w:rsidR="002D4AD7">
          <w:rPr>
            <w:noProof/>
            <w:webHidden/>
          </w:rPr>
          <w:instrText xml:space="preserve"> PAGEREF _Toc94355263 \h </w:instrText>
        </w:r>
        <w:r w:rsidR="002D4AD7">
          <w:rPr>
            <w:noProof/>
            <w:webHidden/>
          </w:rPr>
        </w:r>
        <w:r w:rsidR="002D4AD7">
          <w:rPr>
            <w:noProof/>
            <w:webHidden/>
          </w:rPr>
          <w:fldChar w:fldCharType="separate"/>
        </w:r>
        <w:r w:rsidR="002D4AD7">
          <w:rPr>
            <w:noProof/>
            <w:webHidden/>
          </w:rPr>
          <w:t>52</w:t>
        </w:r>
        <w:r w:rsidR="002D4AD7">
          <w:rPr>
            <w:noProof/>
            <w:webHidden/>
          </w:rPr>
          <w:fldChar w:fldCharType="end"/>
        </w:r>
      </w:hyperlink>
    </w:p>
    <w:p w14:paraId="48D4CB55" w14:textId="480EE8DD"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64" w:history="1">
        <w:r w:rsidR="002D4AD7" w:rsidRPr="00D03A35">
          <w:rPr>
            <w:rStyle w:val="Hyperlink"/>
            <w:rFonts w:cs="Arial"/>
            <w:noProof/>
          </w:rPr>
          <w:t>Table 14: The frequency of selected cell types in peripheral mononuclear blood cells (PBMCs) of healthy donors (HD) and of GPP patients in stable and acute state.</w:t>
        </w:r>
        <w:r w:rsidR="002D4AD7">
          <w:rPr>
            <w:noProof/>
            <w:webHidden/>
          </w:rPr>
          <w:tab/>
        </w:r>
        <w:r w:rsidR="002D4AD7">
          <w:rPr>
            <w:noProof/>
            <w:webHidden/>
          </w:rPr>
          <w:fldChar w:fldCharType="begin"/>
        </w:r>
        <w:r w:rsidR="002D4AD7">
          <w:rPr>
            <w:noProof/>
            <w:webHidden/>
          </w:rPr>
          <w:instrText xml:space="preserve"> PAGEREF _Toc94355264 \h </w:instrText>
        </w:r>
        <w:r w:rsidR="002D4AD7">
          <w:rPr>
            <w:noProof/>
            <w:webHidden/>
          </w:rPr>
        </w:r>
        <w:r w:rsidR="002D4AD7">
          <w:rPr>
            <w:noProof/>
            <w:webHidden/>
          </w:rPr>
          <w:fldChar w:fldCharType="separate"/>
        </w:r>
        <w:r w:rsidR="002D4AD7">
          <w:rPr>
            <w:noProof/>
            <w:webHidden/>
          </w:rPr>
          <w:t>62</w:t>
        </w:r>
        <w:r w:rsidR="002D4AD7">
          <w:rPr>
            <w:noProof/>
            <w:webHidden/>
          </w:rPr>
          <w:fldChar w:fldCharType="end"/>
        </w:r>
      </w:hyperlink>
    </w:p>
    <w:p w14:paraId="26895738" w14:textId="0ABAC257"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65" w:history="1">
        <w:r w:rsidR="002D4AD7" w:rsidRPr="00D03A35">
          <w:rPr>
            <w:rStyle w:val="Hyperlink"/>
            <w:rFonts w:cs="Arial"/>
            <w:noProof/>
          </w:rPr>
          <w:t>Table 15: Homozygous variants present in at least two of 31 GPP patients identified by whole-exome sequencing</w:t>
        </w:r>
        <w:r w:rsidR="002D4AD7">
          <w:rPr>
            <w:noProof/>
            <w:webHidden/>
          </w:rPr>
          <w:tab/>
        </w:r>
        <w:r w:rsidR="002D4AD7">
          <w:rPr>
            <w:noProof/>
            <w:webHidden/>
          </w:rPr>
          <w:fldChar w:fldCharType="begin"/>
        </w:r>
        <w:r w:rsidR="002D4AD7">
          <w:rPr>
            <w:noProof/>
            <w:webHidden/>
          </w:rPr>
          <w:instrText xml:space="preserve"> PAGEREF _Toc94355265 \h </w:instrText>
        </w:r>
        <w:r w:rsidR="002D4AD7">
          <w:rPr>
            <w:noProof/>
            <w:webHidden/>
          </w:rPr>
        </w:r>
        <w:r w:rsidR="002D4AD7">
          <w:rPr>
            <w:noProof/>
            <w:webHidden/>
          </w:rPr>
          <w:fldChar w:fldCharType="separate"/>
        </w:r>
        <w:r w:rsidR="002D4AD7">
          <w:rPr>
            <w:noProof/>
            <w:webHidden/>
          </w:rPr>
          <w:t>86</w:t>
        </w:r>
        <w:r w:rsidR="002D4AD7">
          <w:rPr>
            <w:noProof/>
            <w:webHidden/>
          </w:rPr>
          <w:fldChar w:fldCharType="end"/>
        </w:r>
      </w:hyperlink>
    </w:p>
    <w:p w14:paraId="7DE3C2ED" w14:textId="3E48D1C7"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66" w:history="1">
        <w:r w:rsidR="002D4AD7" w:rsidRPr="00D03A35">
          <w:rPr>
            <w:rStyle w:val="Hyperlink"/>
            <w:rFonts w:cs="Arial"/>
            <w:noProof/>
          </w:rPr>
          <w:t>Table 16: PCR reaction</w:t>
        </w:r>
        <w:r w:rsidR="002D4AD7">
          <w:rPr>
            <w:noProof/>
            <w:webHidden/>
          </w:rPr>
          <w:tab/>
        </w:r>
        <w:r w:rsidR="002D4AD7">
          <w:rPr>
            <w:noProof/>
            <w:webHidden/>
          </w:rPr>
          <w:fldChar w:fldCharType="begin"/>
        </w:r>
        <w:r w:rsidR="002D4AD7">
          <w:rPr>
            <w:noProof/>
            <w:webHidden/>
          </w:rPr>
          <w:instrText xml:space="preserve"> PAGEREF _Toc94355266 \h </w:instrText>
        </w:r>
        <w:r w:rsidR="002D4AD7">
          <w:rPr>
            <w:noProof/>
            <w:webHidden/>
          </w:rPr>
        </w:r>
        <w:r w:rsidR="002D4AD7">
          <w:rPr>
            <w:noProof/>
            <w:webHidden/>
          </w:rPr>
          <w:fldChar w:fldCharType="separate"/>
        </w:r>
        <w:r w:rsidR="002D4AD7">
          <w:rPr>
            <w:noProof/>
            <w:webHidden/>
          </w:rPr>
          <w:t>87</w:t>
        </w:r>
        <w:r w:rsidR="002D4AD7">
          <w:rPr>
            <w:noProof/>
            <w:webHidden/>
          </w:rPr>
          <w:fldChar w:fldCharType="end"/>
        </w:r>
      </w:hyperlink>
    </w:p>
    <w:p w14:paraId="25B9F828" w14:textId="36DC09EE"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67" w:history="1">
        <w:r w:rsidR="002D4AD7" w:rsidRPr="00D03A35">
          <w:rPr>
            <w:rStyle w:val="Hyperlink"/>
            <w:rFonts w:cs="Arial"/>
            <w:noProof/>
          </w:rPr>
          <w:t>Table 17: Thermocycler program Cx32</w:t>
        </w:r>
        <w:r w:rsidR="002D4AD7">
          <w:rPr>
            <w:noProof/>
            <w:webHidden/>
          </w:rPr>
          <w:tab/>
        </w:r>
        <w:r w:rsidR="002D4AD7">
          <w:rPr>
            <w:noProof/>
            <w:webHidden/>
          </w:rPr>
          <w:fldChar w:fldCharType="begin"/>
        </w:r>
        <w:r w:rsidR="002D4AD7">
          <w:rPr>
            <w:noProof/>
            <w:webHidden/>
          </w:rPr>
          <w:instrText xml:space="preserve"> PAGEREF _Toc94355267 \h </w:instrText>
        </w:r>
        <w:r w:rsidR="002D4AD7">
          <w:rPr>
            <w:noProof/>
            <w:webHidden/>
          </w:rPr>
        </w:r>
        <w:r w:rsidR="002D4AD7">
          <w:rPr>
            <w:noProof/>
            <w:webHidden/>
          </w:rPr>
          <w:fldChar w:fldCharType="separate"/>
        </w:r>
        <w:r w:rsidR="002D4AD7">
          <w:rPr>
            <w:noProof/>
            <w:webHidden/>
          </w:rPr>
          <w:t>88</w:t>
        </w:r>
        <w:r w:rsidR="002D4AD7">
          <w:rPr>
            <w:noProof/>
            <w:webHidden/>
          </w:rPr>
          <w:fldChar w:fldCharType="end"/>
        </w:r>
      </w:hyperlink>
    </w:p>
    <w:p w14:paraId="6A71EC52" w14:textId="6EED941C"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68" w:history="1">
        <w:r w:rsidR="002D4AD7" w:rsidRPr="00D03A35">
          <w:rPr>
            <w:rStyle w:val="Hyperlink"/>
            <w:rFonts w:cs="Arial"/>
            <w:noProof/>
          </w:rPr>
          <w:t>Table 18: Sequencing reaction</w:t>
        </w:r>
        <w:r w:rsidR="002D4AD7">
          <w:rPr>
            <w:noProof/>
            <w:webHidden/>
          </w:rPr>
          <w:tab/>
        </w:r>
        <w:r w:rsidR="002D4AD7">
          <w:rPr>
            <w:noProof/>
            <w:webHidden/>
          </w:rPr>
          <w:fldChar w:fldCharType="begin"/>
        </w:r>
        <w:r w:rsidR="002D4AD7">
          <w:rPr>
            <w:noProof/>
            <w:webHidden/>
          </w:rPr>
          <w:instrText xml:space="preserve"> PAGEREF _Toc94355268 \h </w:instrText>
        </w:r>
        <w:r w:rsidR="002D4AD7">
          <w:rPr>
            <w:noProof/>
            <w:webHidden/>
          </w:rPr>
        </w:r>
        <w:r w:rsidR="002D4AD7">
          <w:rPr>
            <w:noProof/>
            <w:webHidden/>
          </w:rPr>
          <w:fldChar w:fldCharType="separate"/>
        </w:r>
        <w:r w:rsidR="002D4AD7">
          <w:rPr>
            <w:noProof/>
            <w:webHidden/>
          </w:rPr>
          <w:t>89</w:t>
        </w:r>
        <w:r w:rsidR="002D4AD7">
          <w:rPr>
            <w:noProof/>
            <w:webHidden/>
          </w:rPr>
          <w:fldChar w:fldCharType="end"/>
        </w:r>
      </w:hyperlink>
    </w:p>
    <w:p w14:paraId="2F84052B" w14:textId="12E742DF"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69" w:history="1">
        <w:r w:rsidR="002D4AD7" w:rsidRPr="00D03A35">
          <w:rPr>
            <w:rStyle w:val="Hyperlink"/>
            <w:rFonts w:cs="Arial"/>
            <w:noProof/>
          </w:rPr>
          <w:t>Table 19: thermocycler program BigDye55</w:t>
        </w:r>
        <w:r w:rsidR="002D4AD7">
          <w:rPr>
            <w:noProof/>
            <w:webHidden/>
          </w:rPr>
          <w:tab/>
        </w:r>
        <w:r w:rsidR="002D4AD7">
          <w:rPr>
            <w:noProof/>
            <w:webHidden/>
          </w:rPr>
          <w:fldChar w:fldCharType="begin"/>
        </w:r>
        <w:r w:rsidR="002D4AD7">
          <w:rPr>
            <w:noProof/>
            <w:webHidden/>
          </w:rPr>
          <w:instrText xml:space="preserve"> PAGEREF _Toc94355269 \h </w:instrText>
        </w:r>
        <w:r w:rsidR="002D4AD7">
          <w:rPr>
            <w:noProof/>
            <w:webHidden/>
          </w:rPr>
        </w:r>
        <w:r w:rsidR="002D4AD7">
          <w:rPr>
            <w:noProof/>
            <w:webHidden/>
          </w:rPr>
          <w:fldChar w:fldCharType="separate"/>
        </w:r>
        <w:r w:rsidR="002D4AD7">
          <w:rPr>
            <w:noProof/>
            <w:webHidden/>
          </w:rPr>
          <w:t>89</w:t>
        </w:r>
        <w:r w:rsidR="002D4AD7">
          <w:rPr>
            <w:noProof/>
            <w:webHidden/>
          </w:rPr>
          <w:fldChar w:fldCharType="end"/>
        </w:r>
      </w:hyperlink>
    </w:p>
    <w:p w14:paraId="76C7145D" w14:textId="0D2A4BB6"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70" w:history="1">
        <w:r w:rsidR="002D4AD7" w:rsidRPr="00D03A35">
          <w:rPr>
            <w:rStyle w:val="Hyperlink"/>
            <w:rFonts w:cs="Arial"/>
            <w:noProof/>
          </w:rPr>
          <w:t>Table 20: Reaction of site-directed mutagenesis</w:t>
        </w:r>
        <w:r w:rsidR="002D4AD7">
          <w:rPr>
            <w:noProof/>
            <w:webHidden/>
          </w:rPr>
          <w:tab/>
        </w:r>
        <w:r w:rsidR="002D4AD7">
          <w:rPr>
            <w:noProof/>
            <w:webHidden/>
          </w:rPr>
          <w:fldChar w:fldCharType="begin"/>
        </w:r>
        <w:r w:rsidR="002D4AD7">
          <w:rPr>
            <w:noProof/>
            <w:webHidden/>
          </w:rPr>
          <w:instrText xml:space="preserve"> PAGEREF _Toc94355270 \h </w:instrText>
        </w:r>
        <w:r w:rsidR="002D4AD7">
          <w:rPr>
            <w:noProof/>
            <w:webHidden/>
          </w:rPr>
        </w:r>
        <w:r w:rsidR="002D4AD7">
          <w:rPr>
            <w:noProof/>
            <w:webHidden/>
          </w:rPr>
          <w:fldChar w:fldCharType="separate"/>
        </w:r>
        <w:r w:rsidR="002D4AD7">
          <w:rPr>
            <w:noProof/>
            <w:webHidden/>
          </w:rPr>
          <w:t>90</w:t>
        </w:r>
        <w:r w:rsidR="002D4AD7">
          <w:rPr>
            <w:noProof/>
            <w:webHidden/>
          </w:rPr>
          <w:fldChar w:fldCharType="end"/>
        </w:r>
      </w:hyperlink>
    </w:p>
    <w:p w14:paraId="4E653A81" w14:textId="10DC3EA0"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71" w:history="1">
        <w:r w:rsidR="002D4AD7" w:rsidRPr="00D03A35">
          <w:rPr>
            <w:rStyle w:val="Hyperlink"/>
            <w:rFonts w:cs="Arial"/>
            <w:noProof/>
          </w:rPr>
          <w:t>Table 21: Description of three predesigned and one self-designed Taqman genotyping assay</w:t>
        </w:r>
        <w:r w:rsidR="002D4AD7">
          <w:rPr>
            <w:noProof/>
            <w:webHidden/>
          </w:rPr>
          <w:tab/>
        </w:r>
        <w:r w:rsidR="002D4AD7">
          <w:rPr>
            <w:noProof/>
            <w:webHidden/>
          </w:rPr>
          <w:fldChar w:fldCharType="begin"/>
        </w:r>
        <w:r w:rsidR="002D4AD7">
          <w:rPr>
            <w:noProof/>
            <w:webHidden/>
          </w:rPr>
          <w:instrText xml:space="preserve"> PAGEREF _Toc94355271 \h </w:instrText>
        </w:r>
        <w:r w:rsidR="002D4AD7">
          <w:rPr>
            <w:noProof/>
            <w:webHidden/>
          </w:rPr>
        </w:r>
        <w:r w:rsidR="002D4AD7">
          <w:rPr>
            <w:noProof/>
            <w:webHidden/>
          </w:rPr>
          <w:fldChar w:fldCharType="separate"/>
        </w:r>
        <w:r w:rsidR="002D4AD7">
          <w:rPr>
            <w:noProof/>
            <w:webHidden/>
          </w:rPr>
          <w:t>97</w:t>
        </w:r>
        <w:r w:rsidR="002D4AD7">
          <w:rPr>
            <w:noProof/>
            <w:webHidden/>
          </w:rPr>
          <w:fldChar w:fldCharType="end"/>
        </w:r>
      </w:hyperlink>
    </w:p>
    <w:p w14:paraId="1C82577C" w14:textId="26A67F3E"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72" w:history="1">
        <w:r w:rsidR="002D4AD7" w:rsidRPr="00D03A35">
          <w:rPr>
            <w:rStyle w:val="Hyperlink"/>
            <w:rFonts w:cs="Arial"/>
            <w:noProof/>
          </w:rPr>
          <w:t>Table 22: Overview of SNPs and their corresponding genotyping methods</w:t>
        </w:r>
        <w:r w:rsidR="002D4AD7">
          <w:rPr>
            <w:noProof/>
            <w:webHidden/>
          </w:rPr>
          <w:tab/>
        </w:r>
        <w:r w:rsidR="002D4AD7">
          <w:rPr>
            <w:noProof/>
            <w:webHidden/>
          </w:rPr>
          <w:fldChar w:fldCharType="begin"/>
        </w:r>
        <w:r w:rsidR="002D4AD7">
          <w:rPr>
            <w:noProof/>
            <w:webHidden/>
          </w:rPr>
          <w:instrText xml:space="preserve"> PAGEREF _Toc94355272 \h </w:instrText>
        </w:r>
        <w:r w:rsidR="002D4AD7">
          <w:rPr>
            <w:noProof/>
            <w:webHidden/>
          </w:rPr>
        </w:r>
        <w:r w:rsidR="002D4AD7">
          <w:rPr>
            <w:noProof/>
            <w:webHidden/>
          </w:rPr>
          <w:fldChar w:fldCharType="separate"/>
        </w:r>
        <w:r w:rsidR="002D4AD7">
          <w:rPr>
            <w:noProof/>
            <w:webHidden/>
          </w:rPr>
          <w:t>99</w:t>
        </w:r>
        <w:r w:rsidR="002D4AD7">
          <w:rPr>
            <w:noProof/>
            <w:webHidden/>
          </w:rPr>
          <w:fldChar w:fldCharType="end"/>
        </w:r>
      </w:hyperlink>
    </w:p>
    <w:p w14:paraId="4F62E3BF" w14:textId="360634CB"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73" w:history="1">
        <w:r w:rsidR="002D4AD7" w:rsidRPr="00D03A35">
          <w:rPr>
            <w:rStyle w:val="Hyperlink"/>
            <w:rFonts w:cs="Arial"/>
            <w:noProof/>
          </w:rPr>
          <w:t>Table 23: Filtering criteria of scRNAseq experiments of HDs and patients in stable state</w:t>
        </w:r>
        <w:r w:rsidR="002D4AD7">
          <w:rPr>
            <w:noProof/>
            <w:webHidden/>
          </w:rPr>
          <w:tab/>
        </w:r>
        <w:r w:rsidR="002D4AD7">
          <w:rPr>
            <w:noProof/>
            <w:webHidden/>
          </w:rPr>
          <w:fldChar w:fldCharType="begin"/>
        </w:r>
        <w:r w:rsidR="002D4AD7">
          <w:rPr>
            <w:noProof/>
            <w:webHidden/>
          </w:rPr>
          <w:instrText xml:space="preserve"> PAGEREF _Toc94355273 \h </w:instrText>
        </w:r>
        <w:r w:rsidR="002D4AD7">
          <w:rPr>
            <w:noProof/>
            <w:webHidden/>
          </w:rPr>
        </w:r>
        <w:r w:rsidR="002D4AD7">
          <w:rPr>
            <w:noProof/>
            <w:webHidden/>
          </w:rPr>
          <w:fldChar w:fldCharType="separate"/>
        </w:r>
        <w:r w:rsidR="002D4AD7">
          <w:rPr>
            <w:noProof/>
            <w:webHidden/>
          </w:rPr>
          <w:t>100</w:t>
        </w:r>
        <w:r w:rsidR="002D4AD7">
          <w:rPr>
            <w:noProof/>
            <w:webHidden/>
          </w:rPr>
          <w:fldChar w:fldCharType="end"/>
        </w:r>
      </w:hyperlink>
    </w:p>
    <w:p w14:paraId="1FC7FCF7" w14:textId="3E36837C"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74" w:history="1">
        <w:r w:rsidR="002D4AD7" w:rsidRPr="00D03A35">
          <w:rPr>
            <w:rStyle w:val="Hyperlink"/>
            <w:rFonts w:cs="Arial"/>
            <w:noProof/>
          </w:rPr>
          <w:t>Table 24: Taqman gene expression assays obtained from Thermo Fisher Scientific</w:t>
        </w:r>
        <w:r w:rsidR="002D4AD7">
          <w:rPr>
            <w:noProof/>
            <w:webHidden/>
          </w:rPr>
          <w:tab/>
        </w:r>
        <w:r w:rsidR="002D4AD7">
          <w:rPr>
            <w:noProof/>
            <w:webHidden/>
          </w:rPr>
          <w:fldChar w:fldCharType="begin"/>
        </w:r>
        <w:r w:rsidR="002D4AD7">
          <w:rPr>
            <w:noProof/>
            <w:webHidden/>
          </w:rPr>
          <w:instrText xml:space="preserve"> PAGEREF _Toc94355274 \h </w:instrText>
        </w:r>
        <w:r w:rsidR="002D4AD7">
          <w:rPr>
            <w:noProof/>
            <w:webHidden/>
          </w:rPr>
        </w:r>
        <w:r w:rsidR="002D4AD7">
          <w:rPr>
            <w:noProof/>
            <w:webHidden/>
          </w:rPr>
          <w:fldChar w:fldCharType="separate"/>
        </w:r>
        <w:r w:rsidR="002D4AD7">
          <w:rPr>
            <w:noProof/>
            <w:webHidden/>
          </w:rPr>
          <w:t>103</w:t>
        </w:r>
        <w:r w:rsidR="002D4AD7">
          <w:rPr>
            <w:noProof/>
            <w:webHidden/>
          </w:rPr>
          <w:fldChar w:fldCharType="end"/>
        </w:r>
      </w:hyperlink>
    </w:p>
    <w:p w14:paraId="56405CC1" w14:textId="2207AB23"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75" w:history="1">
        <w:r w:rsidR="002D4AD7" w:rsidRPr="00D03A35">
          <w:rPr>
            <w:rStyle w:val="Hyperlink"/>
            <w:rFonts w:cs="Arial"/>
            <w:noProof/>
          </w:rPr>
          <w:t>Table 25: qPCR reaction</w:t>
        </w:r>
        <w:r w:rsidR="002D4AD7">
          <w:rPr>
            <w:noProof/>
            <w:webHidden/>
          </w:rPr>
          <w:tab/>
        </w:r>
        <w:r w:rsidR="002D4AD7">
          <w:rPr>
            <w:noProof/>
            <w:webHidden/>
          </w:rPr>
          <w:fldChar w:fldCharType="begin"/>
        </w:r>
        <w:r w:rsidR="002D4AD7">
          <w:rPr>
            <w:noProof/>
            <w:webHidden/>
          </w:rPr>
          <w:instrText xml:space="preserve"> PAGEREF _Toc94355275 \h </w:instrText>
        </w:r>
        <w:r w:rsidR="002D4AD7">
          <w:rPr>
            <w:noProof/>
            <w:webHidden/>
          </w:rPr>
        </w:r>
        <w:r w:rsidR="002D4AD7">
          <w:rPr>
            <w:noProof/>
            <w:webHidden/>
          </w:rPr>
          <w:fldChar w:fldCharType="separate"/>
        </w:r>
        <w:r w:rsidR="002D4AD7">
          <w:rPr>
            <w:noProof/>
            <w:webHidden/>
          </w:rPr>
          <w:t>103</w:t>
        </w:r>
        <w:r w:rsidR="002D4AD7">
          <w:rPr>
            <w:noProof/>
            <w:webHidden/>
          </w:rPr>
          <w:fldChar w:fldCharType="end"/>
        </w:r>
      </w:hyperlink>
    </w:p>
    <w:p w14:paraId="7E334DD2" w14:textId="7AC0C9A7"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76" w:history="1">
        <w:r w:rsidR="002D4AD7" w:rsidRPr="00D03A35">
          <w:rPr>
            <w:rStyle w:val="Hyperlink"/>
            <w:rFonts w:cs="Arial"/>
            <w:noProof/>
          </w:rPr>
          <w:t>Table 26: Consumable materials</w:t>
        </w:r>
        <w:r w:rsidR="002D4AD7">
          <w:rPr>
            <w:noProof/>
            <w:webHidden/>
          </w:rPr>
          <w:tab/>
        </w:r>
        <w:r w:rsidR="002D4AD7">
          <w:rPr>
            <w:noProof/>
            <w:webHidden/>
          </w:rPr>
          <w:fldChar w:fldCharType="begin"/>
        </w:r>
        <w:r w:rsidR="002D4AD7">
          <w:rPr>
            <w:noProof/>
            <w:webHidden/>
          </w:rPr>
          <w:instrText xml:space="preserve"> PAGEREF _Toc94355276 \h </w:instrText>
        </w:r>
        <w:r w:rsidR="002D4AD7">
          <w:rPr>
            <w:noProof/>
            <w:webHidden/>
          </w:rPr>
        </w:r>
        <w:r w:rsidR="002D4AD7">
          <w:rPr>
            <w:noProof/>
            <w:webHidden/>
          </w:rPr>
          <w:fldChar w:fldCharType="separate"/>
        </w:r>
        <w:r w:rsidR="002D4AD7">
          <w:rPr>
            <w:noProof/>
            <w:webHidden/>
          </w:rPr>
          <w:t>107</w:t>
        </w:r>
        <w:r w:rsidR="002D4AD7">
          <w:rPr>
            <w:noProof/>
            <w:webHidden/>
          </w:rPr>
          <w:fldChar w:fldCharType="end"/>
        </w:r>
      </w:hyperlink>
    </w:p>
    <w:p w14:paraId="113D7F35" w14:textId="6D76D5CF"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77" w:history="1">
        <w:r w:rsidR="002D4AD7" w:rsidRPr="00D03A35">
          <w:rPr>
            <w:rStyle w:val="Hyperlink"/>
            <w:rFonts w:cs="Arial"/>
            <w:noProof/>
          </w:rPr>
          <w:t>Table 27: Chemicals and enzymes</w:t>
        </w:r>
        <w:r w:rsidR="002D4AD7">
          <w:rPr>
            <w:noProof/>
            <w:webHidden/>
          </w:rPr>
          <w:tab/>
        </w:r>
        <w:r w:rsidR="002D4AD7">
          <w:rPr>
            <w:noProof/>
            <w:webHidden/>
          </w:rPr>
          <w:fldChar w:fldCharType="begin"/>
        </w:r>
        <w:r w:rsidR="002D4AD7">
          <w:rPr>
            <w:noProof/>
            <w:webHidden/>
          </w:rPr>
          <w:instrText xml:space="preserve"> PAGEREF _Toc94355277 \h </w:instrText>
        </w:r>
        <w:r w:rsidR="002D4AD7">
          <w:rPr>
            <w:noProof/>
            <w:webHidden/>
          </w:rPr>
        </w:r>
        <w:r w:rsidR="002D4AD7">
          <w:rPr>
            <w:noProof/>
            <w:webHidden/>
          </w:rPr>
          <w:fldChar w:fldCharType="separate"/>
        </w:r>
        <w:r w:rsidR="002D4AD7">
          <w:rPr>
            <w:noProof/>
            <w:webHidden/>
          </w:rPr>
          <w:t>108</w:t>
        </w:r>
        <w:r w:rsidR="002D4AD7">
          <w:rPr>
            <w:noProof/>
            <w:webHidden/>
          </w:rPr>
          <w:fldChar w:fldCharType="end"/>
        </w:r>
      </w:hyperlink>
    </w:p>
    <w:p w14:paraId="7F45C8ED" w14:textId="5096F072"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78" w:history="1">
        <w:r w:rsidR="002D4AD7" w:rsidRPr="00D03A35">
          <w:rPr>
            <w:rStyle w:val="Hyperlink"/>
            <w:rFonts w:cs="Arial"/>
            <w:noProof/>
          </w:rPr>
          <w:t>Table 28: Buffer and solutions</w:t>
        </w:r>
        <w:r w:rsidR="002D4AD7">
          <w:rPr>
            <w:noProof/>
            <w:webHidden/>
          </w:rPr>
          <w:tab/>
        </w:r>
        <w:r w:rsidR="002D4AD7">
          <w:rPr>
            <w:noProof/>
            <w:webHidden/>
          </w:rPr>
          <w:fldChar w:fldCharType="begin"/>
        </w:r>
        <w:r w:rsidR="002D4AD7">
          <w:rPr>
            <w:noProof/>
            <w:webHidden/>
          </w:rPr>
          <w:instrText xml:space="preserve"> PAGEREF _Toc94355278 \h </w:instrText>
        </w:r>
        <w:r w:rsidR="002D4AD7">
          <w:rPr>
            <w:noProof/>
            <w:webHidden/>
          </w:rPr>
        </w:r>
        <w:r w:rsidR="002D4AD7">
          <w:rPr>
            <w:noProof/>
            <w:webHidden/>
          </w:rPr>
          <w:fldChar w:fldCharType="separate"/>
        </w:r>
        <w:r w:rsidR="002D4AD7">
          <w:rPr>
            <w:noProof/>
            <w:webHidden/>
          </w:rPr>
          <w:t>110</w:t>
        </w:r>
        <w:r w:rsidR="002D4AD7">
          <w:rPr>
            <w:noProof/>
            <w:webHidden/>
          </w:rPr>
          <w:fldChar w:fldCharType="end"/>
        </w:r>
      </w:hyperlink>
    </w:p>
    <w:p w14:paraId="333A208A" w14:textId="00B25EFA"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79" w:history="1">
        <w:r w:rsidR="002D4AD7" w:rsidRPr="00D03A35">
          <w:rPr>
            <w:rStyle w:val="Hyperlink"/>
            <w:rFonts w:cs="Arial"/>
            <w:noProof/>
          </w:rPr>
          <w:t>Table 29: Kits</w:t>
        </w:r>
        <w:r w:rsidR="002D4AD7">
          <w:rPr>
            <w:noProof/>
            <w:webHidden/>
          </w:rPr>
          <w:tab/>
        </w:r>
        <w:r w:rsidR="002D4AD7">
          <w:rPr>
            <w:noProof/>
            <w:webHidden/>
          </w:rPr>
          <w:fldChar w:fldCharType="begin"/>
        </w:r>
        <w:r w:rsidR="002D4AD7">
          <w:rPr>
            <w:noProof/>
            <w:webHidden/>
          </w:rPr>
          <w:instrText xml:space="preserve"> PAGEREF _Toc94355279 \h </w:instrText>
        </w:r>
        <w:r w:rsidR="002D4AD7">
          <w:rPr>
            <w:noProof/>
            <w:webHidden/>
          </w:rPr>
        </w:r>
        <w:r w:rsidR="002D4AD7">
          <w:rPr>
            <w:noProof/>
            <w:webHidden/>
          </w:rPr>
          <w:fldChar w:fldCharType="separate"/>
        </w:r>
        <w:r w:rsidR="002D4AD7">
          <w:rPr>
            <w:noProof/>
            <w:webHidden/>
          </w:rPr>
          <w:t>110</w:t>
        </w:r>
        <w:r w:rsidR="002D4AD7">
          <w:rPr>
            <w:noProof/>
            <w:webHidden/>
          </w:rPr>
          <w:fldChar w:fldCharType="end"/>
        </w:r>
      </w:hyperlink>
    </w:p>
    <w:p w14:paraId="57FF0C19" w14:textId="08DAFE93"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80" w:history="1">
        <w:r w:rsidR="002D4AD7" w:rsidRPr="00D03A35">
          <w:rPr>
            <w:rStyle w:val="Hyperlink"/>
            <w:rFonts w:cs="Arial"/>
            <w:noProof/>
          </w:rPr>
          <w:t>Table 30: Devices</w:t>
        </w:r>
        <w:r w:rsidR="002D4AD7">
          <w:rPr>
            <w:noProof/>
            <w:webHidden/>
          </w:rPr>
          <w:tab/>
        </w:r>
        <w:r w:rsidR="002D4AD7">
          <w:rPr>
            <w:noProof/>
            <w:webHidden/>
          </w:rPr>
          <w:fldChar w:fldCharType="begin"/>
        </w:r>
        <w:r w:rsidR="002D4AD7">
          <w:rPr>
            <w:noProof/>
            <w:webHidden/>
          </w:rPr>
          <w:instrText xml:space="preserve"> PAGEREF _Toc94355280 \h </w:instrText>
        </w:r>
        <w:r w:rsidR="002D4AD7">
          <w:rPr>
            <w:noProof/>
            <w:webHidden/>
          </w:rPr>
        </w:r>
        <w:r w:rsidR="002D4AD7">
          <w:rPr>
            <w:noProof/>
            <w:webHidden/>
          </w:rPr>
          <w:fldChar w:fldCharType="separate"/>
        </w:r>
        <w:r w:rsidR="002D4AD7">
          <w:rPr>
            <w:noProof/>
            <w:webHidden/>
          </w:rPr>
          <w:t>111</w:t>
        </w:r>
        <w:r w:rsidR="002D4AD7">
          <w:rPr>
            <w:noProof/>
            <w:webHidden/>
          </w:rPr>
          <w:fldChar w:fldCharType="end"/>
        </w:r>
      </w:hyperlink>
    </w:p>
    <w:p w14:paraId="6E7FFD3C" w14:textId="34B1FB77"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81" w:history="1">
        <w:r w:rsidR="002D4AD7" w:rsidRPr="00D03A35">
          <w:rPr>
            <w:rStyle w:val="Hyperlink"/>
            <w:rFonts w:cs="Arial"/>
            <w:noProof/>
          </w:rPr>
          <w:t>Table 31: Antibodies</w:t>
        </w:r>
        <w:r w:rsidR="002D4AD7">
          <w:rPr>
            <w:noProof/>
            <w:webHidden/>
          </w:rPr>
          <w:tab/>
        </w:r>
        <w:r w:rsidR="002D4AD7">
          <w:rPr>
            <w:noProof/>
            <w:webHidden/>
          </w:rPr>
          <w:fldChar w:fldCharType="begin"/>
        </w:r>
        <w:r w:rsidR="002D4AD7">
          <w:rPr>
            <w:noProof/>
            <w:webHidden/>
          </w:rPr>
          <w:instrText xml:space="preserve"> PAGEREF _Toc94355281 \h </w:instrText>
        </w:r>
        <w:r w:rsidR="002D4AD7">
          <w:rPr>
            <w:noProof/>
            <w:webHidden/>
          </w:rPr>
        </w:r>
        <w:r w:rsidR="002D4AD7">
          <w:rPr>
            <w:noProof/>
            <w:webHidden/>
          </w:rPr>
          <w:fldChar w:fldCharType="separate"/>
        </w:r>
        <w:r w:rsidR="002D4AD7">
          <w:rPr>
            <w:noProof/>
            <w:webHidden/>
          </w:rPr>
          <w:t>112</w:t>
        </w:r>
        <w:r w:rsidR="002D4AD7">
          <w:rPr>
            <w:noProof/>
            <w:webHidden/>
          </w:rPr>
          <w:fldChar w:fldCharType="end"/>
        </w:r>
      </w:hyperlink>
    </w:p>
    <w:p w14:paraId="3F22E50D" w14:textId="488A0206"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82" w:history="1">
        <w:r w:rsidR="002D4AD7" w:rsidRPr="00D03A35">
          <w:rPr>
            <w:rStyle w:val="Hyperlink"/>
            <w:rFonts w:cs="Arial"/>
            <w:noProof/>
          </w:rPr>
          <w:t>Table 32: Description of oligonucleotides</w:t>
        </w:r>
        <w:r w:rsidR="002D4AD7">
          <w:rPr>
            <w:noProof/>
            <w:webHidden/>
          </w:rPr>
          <w:tab/>
        </w:r>
        <w:r w:rsidR="002D4AD7">
          <w:rPr>
            <w:noProof/>
            <w:webHidden/>
          </w:rPr>
          <w:fldChar w:fldCharType="begin"/>
        </w:r>
        <w:r w:rsidR="002D4AD7">
          <w:rPr>
            <w:noProof/>
            <w:webHidden/>
          </w:rPr>
          <w:instrText xml:space="preserve"> PAGEREF _Toc94355282 \h </w:instrText>
        </w:r>
        <w:r w:rsidR="002D4AD7">
          <w:rPr>
            <w:noProof/>
            <w:webHidden/>
          </w:rPr>
        </w:r>
        <w:r w:rsidR="002D4AD7">
          <w:rPr>
            <w:noProof/>
            <w:webHidden/>
          </w:rPr>
          <w:fldChar w:fldCharType="separate"/>
        </w:r>
        <w:r w:rsidR="002D4AD7">
          <w:rPr>
            <w:noProof/>
            <w:webHidden/>
          </w:rPr>
          <w:t>113</w:t>
        </w:r>
        <w:r w:rsidR="002D4AD7">
          <w:rPr>
            <w:noProof/>
            <w:webHidden/>
          </w:rPr>
          <w:fldChar w:fldCharType="end"/>
        </w:r>
      </w:hyperlink>
    </w:p>
    <w:p w14:paraId="38BA001C" w14:textId="55862982"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83" w:history="1">
        <w:r w:rsidR="002D4AD7" w:rsidRPr="00D03A35">
          <w:rPr>
            <w:rStyle w:val="Hyperlink"/>
            <w:rFonts w:cs="Arial"/>
            <w:noProof/>
          </w:rPr>
          <w:t>Table 33: Plasmids</w:t>
        </w:r>
        <w:r w:rsidR="002D4AD7">
          <w:rPr>
            <w:noProof/>
            <w:webHidden/>
          </w:rPr>
          <w:tab/>
        </w:r>
        <w:r w:rsidR="002D4AD7">
          <w:rPr>
            <w:noProof/>
            <w:webHidden/>
          </w:rPr>
          <w:fldChar w:fldCharType="begin"/>
        </w:r>
        <w:r w:rsidR="002D4AD7">
          <w:rPr>
            <w:noProof/>
            <w:webHidden/>
          </w:rPr>
          <w:instrText xml:space="preserve"> PAGEREF _Toc94355283 \h </w:instrText>
        </w:r>
        <w:r w:rsidR="002D4AD7">
          <w:rPr>
            <w:noProof/>
            <w:webHidden/>
          </w:rPr>
        </w:r>
        <w:r w:rsidR="002D4AD7">
          <w:rPr>
            <w:noProof/>
            <w:webHidden/>
          </w:rPr>
          <w:fldChar w:fldCharType="separate"/>
        </w:r>
        <w:r w:rsidR="002D4AD7">
          <w:rPr>
            <w:noProof/>
            <w:webHidden/>
          </w:rPr>
          <w:t>114</w:t>
        </w:r>
        <w:r w:rsidR="002D4AD7">
          <w:rPr>
            <w:noProof/>
            <w:webHidden/>
          </w:rPr>
          <w:fldChar w:fldCharType="end"/>
        </w:r>
      </w:hyperlink>
    </w:p>
    <w:p w14:paraId="52A30A96" w14:textId="586CB6C6" w:rsidR="002D4AD7" w:rsidRDefault="00382E14">
      <w:pPr>
        <w:pStyle w:val="Abbildungsverzeichnis"/>
        <w:tabs>
          <w:tab w:val="right" w:leader="dot" w:pos="9062"/>
        </w:tabs>
        <w:rPr>
          <w:rFonts w:asciiTheme="minorHAnsi" w:eastAsiaTheme="minorEastAsia" w:hAnsiTheme="minorHAnsi"/>
          <w:noProof/>
          <w:sz w:val="22"/>
          <w:lang w:val="de-DE" w:eastAsia="de-DE"/>
        </w:rPr>
      </w:pPr>
      <w:hyperlink w:anchor="_Toc94355284" w:history="1">
        <w:r w:rsidR="002D4AD7" w:rsidRPr="00D03A35">
          <w:rPr>
            <w:rStyle w:val="Hyperlink"/>
            <w:rFonts w:cs="Arial"/>
            <w:noProof/>
          </w:rPr>
          <w:t>Table 34: Software and databases</w:t>
        </w:r>
        <w:r w:rsidR="002D4AD7">
          <w:rPr>
            <w:noProof/>
            <w:webHidden/>
          </w:rPr>
          <w:tab/>
        </w:r>
        <w:r w:rsidR="002D4AD7">
          <w:rPr>
            <w:noProof/>
            <w:webHidden/>
          </w:rPr>
          <w:fldChar w:fldCharType="begin"/>
        </w:r>
        <w:r w:rsidR="002D4AD7">
          <w:rPr>
            <w:noProof/>
            <w:webHidden/>
          </w:rPr>
          <w:instrText xml:space="preserve"> PAGEREF _Toc94355284 \h </w:instrText>
        </w:r>
        <w:r w:rsidR="002D4AD7">
          <w:rPr>
            <w:noProof/>
            <w:webHidden/>
          </w:rPr>
        </w:r>
        <w:r w:rsidR="002D4AD7">
          <w:rPr>
            <w:noProof/>
            <w:webHidden/>
          </w:rPr>
          <w:fldChar w:fldCharType="separate"/>
        </w:r>
        <w:r w:rsidR="002D4AD7">
          <w:rPr>
            <w:noProof/>
            <w:webHidden/>
          </w:rPr>
          <w:t>114</w:t>
        </w:r>
        <w:r w:rsidR="002D4AD7">
          <w:rPr>
            <w:noProof/>
            <w:webHidden/>
          </w:rPr>
          <w:fldChar w:fldCharType="end"/>
        </w:r>
      </w:hyperlink>
    </w:p>
    <w:p w14:paraId="705BA979" w14:textId="20CB6B31" w:rsidR="00911C4E" w:rsidRDefault="00A53077" w:rsidP="00911C4E">
      <w:pPr>
        <w:sectPr w:rsidR="00911C4E">
          <w:pgSz w:w="11906" w:h="16838"/>
          <w:pgMar w:top="1417" w:right="1417" w:bottom="1134" w:left="1417" w:header="708" w:footer="708" w:gutter="0"/>
          <w:cols w:space="708"/>
          <w:docGrid w:linePitch="360"/>
        </w:sectPr>
      </w:pPr>
      <w:r>
        <w:fldChar w:fldCharType="end"/>
      </w:r>
    </w:p>
    <w:p w14:paraId="5E27815E" w14:textId="0AB8D8A3" w:rsidR="00A53077" w:rsidRPr="00A53077" w:rsidRDefault="00A53077" w:rsidP="00911C4E"/>
    <w:p w14:paraId="2C397F56" w14:textId="44DA5412" w:rsidR="009A5C3A" w:rsidRPr="009A5C3A" w:rsidRDefault="009A5C3A" w:rsidP="009A5C3A">
      <w:pPr>
        <w:pStyle w:val="berschrift2"/>
      </w:pPr>
      <w:bookmarkStart w:id="7887" w:name="_Toc91488961"/>
      <w:r>
        <w:t>Supplemental data</w:t>
      </w:r>
      <w:bookmarkEnd w:id="7887"/>
    </w:p>
    <w:p w14:paraId="597346D2" w14:textId="1746FDB5" w:rsidR="00C56C54" w:rsidRDefault="00911C4E" w:rsidP="009A5C3A">
      <w:commentRangeStart w:id="7888"/>
      <w:del w:id="7889" w:author="Haskamp, Stefan (extern)" w:date="2022-01-29T14:36:00Z">
        <w:r w:rsidRPr="00911C4E" w:rsidDel="001F7921">
          <w:delText xml:space="preserve">Together with </w:delText>
        </w:r>
        <w:r w:rsidR="00AE34A4" w:rsidDel="001F7921">
          <w:delText>this dissertation three excel files</w:delText>
        </w:r>
        <w:r w:rsidRPr="00911C4E" w:rsidDel="001F7921">
          <w:delText xml:space="preserve"> with the following content were handed in</w:delText>
        </w:r>
      </w:del>
      <w:ins w:id="7890" w:author="Haskamp, Stefan (extern)" w:date="2022-01-29T14:36:00Z">
        <w:r w:rsidR="001F7921">
          <w:t>In this chapter the following supplemental tables</w:t>
        </w:r>
      </w:ins>
      <w:ins w:id="7891" w:author="Haskamp, Stefan (extern)" w:date="2022-01-29T14:38:00Z">
        <w:r w:rsidR="001F7921">
          <w:t xml:space="preserve"> are present</w:t>
        </w:r>
      </w:ins>
      <w:ins w:id="7892" w:author="Haskamp, Stefan (extern)" w:date="2022-01-29T14:37:00Z">
        <w:r w:rsidR="001F7921">
          <w:t>.</w:t>
        </w:r>
      </w:ins>
      <w:del w:id="7893" w:author="Haskamp, Stefan (extern)" w:date="2022-01-29T14:37:00Z">
        <w:r w:rsidDel="001F7921">
          <w:delText>:</w:delText>
        </w:r>
      </w:del>
      <w:commentRangeEnd w:id="7888"/>
      <w:r w:rsidR="005665CB">
        <w:rPr>
          <w:rStyle w:val="Kommentarzeichen"/>
        </w:rPr>
        <w:commentReference w:id="7888"/>
      </w:r>
    </w:p>
    <w:tbl>
      <w:tblPr>
        <w:tblStyle w:val="Tabellenraster1"/>
        <w:tblW w:w="9175" w:type="dxa"/>
        <w:tblLook w:val="04A0" w:firstRow="1" w:lastRow="0" w:firstColumn="1" w:lastColumn="0" w:noHBand="0" w:noVBand="1"/>
        <w:tblPrChange w:id="7894" w:author="Haskamp, Stefan (extern)" w:date="2022-01-29T14:35:00Z">
          <w:tblPr>
            <w:tblStyle w:val="Tabellenraster1"/>
            <w:tblW w:w="9175" w:type="dxa"/>
            <w:tblLook w:val="04A0" w:firstRow="1" w:lastRow="0" w:firstColumn="1" w:lastColumn="0" w:noHBand="0" w:noVBand="1"/>
          </w:tblPr>
        </w:tblPrChange>
      </w:tblPr>
      <w:tblGrid>
        <w:gridCol w:w="1377"/>
        <w:gridCol w:w="7798"/>
        <w:tblGridChange w:id="7895">
          <w:tblGrid>
            <w:gridCol w:w="1311"/>
            <w:gridCol w:w="6073"/>
          </w:tblGrid>
        </w:tblGridChange>
      </w:tblGrid>
      <w:tr w:rsidR="001F7921" w14:paraId="3A0E5518" w14:textId="77777777" w:rsidTr="001F7921">
        <w:tc>
          <w:tcPr>
            <w:tcW w:w="1377" w:type="dxa"/>
            <w:tcPrChange w:id="7896" w:author="Haskamp, Stefan (extern)" w:date="2022-01-29T14:35:00Z">
              <w:tcPr>
                <w:tcW w:w="1311" w:type="dxa"/>
              </w:tcPr>
            </w:tcPrChange>
          </w:tcPr>
          <w:p w14:paraId="576011F4" w14:textId="40C5958F" w:rsidR="001F7921" w:rsidRPr="00911C4E" w:rsidRDefault="001F7921" w:rsidP="009A5C3A">
            <w:pPr>
              <w:rPr>
                <w:b/>
              </w:rPr>
            </w:pPr>
            <w:r>
              <w:rPr>
                <w:b/>
              </w:rPr>
              <w:t>Table</w:t>
            </w:r>
          </w:p>
        </w:tc>
        <w:tc>
          <w:tcPr>
            <w:tcW w:w="7798" w:type="dxa"/>
            <w:tcPrChange w:id="7897" w:author="Haskamp, Stefan (extern)" w:date="2022-01-29T14:35:00Z">
              <w:tcPr>
                <w:tcW w:w="6073" w:type="dxa"/>
              </w:tcPr>
            </w:tcPrChange>
          </w:tcPr>
          <w:p w14:paraId="34FBC702" w14:textId="44734FFF" w:rsidR="001F7921" w:rsidRPr="00911C4E" w:rsidRDefault="001F7921" w:rsidP="009A5C3A">
            <w:pPr>
              <w:rPr>
                <w:b/>
              </w:rPr>
            </w:pPr>
            <w:r w:rsidRPr="00911C4E">
              <w:rPr>
                <w:b/>
              </w:rPr>
              <w:t>Description</w:t>
            </w:r>
          </w:p>
        </w:tc>
      </w:tr>
      <w:tr w:rsidR="001F7921" w14:paraId="426AAE62" w14:textId="77777777" w:rsidTr="001F7921">
        <w:tc>
          <w:tcPr>
            <w:tcW w:w="1377" w:type="dxa"/>
            <w:tcPrChange w:id="7898" w:author="Haskamp, Stefan (extern)" w:date="2022-01-29T14:35:00Z">
              <w:tcPr>
                <w:tcW w:w="1311" w:type="dxa"/>
              </w:tcPr>
            </w:tcPrChange>
          </w:tcPr>
          <w:p w14:paraId="1236C22B" w14:textId="73EED3B8" w:rsidR="001F7921" w:rsidRDefault="001F7921" w:rsidP="009A5C3A">
            <w:ins w:id="7899" w:author="Haskamp, Stefan (extern)" w:date="2022-01-29T14:34:00Z">
              <w:r>
                <w:fldChar w:fldCharType="begin"/>
              </w:r>
              <w:r>
                <w:instrText xml:space="preserve"> REF _Ref94359312 \h </w:instrText>
              </w:r>
            </w:ins>
            <w:r>
              <w:instrText xml:space="preserve"> \* MERGEFORMAT </w:instrText>
            </w:r>
            <w:r>
              <w:fldChar w:fldCharType="separate"/>
            </w:r>
            <w:ins w:id="7900" w:author="Haskamp, Stefan (extern)" w:date="2022-01-29T14:34:00Z">
              <w:r>
                <w:t xml:space="preserve">Table S </w:t>
              </w:r>
              <w:r>
                <w:rPr>
                  <w:noProof/>
                </w:rPr>
                <w:t>1</w:t>
              </w:r>
              <w:r>
                <w:fldChar w:fldCharType="end"/>
              </w:r>
            </w:ins>
            <w:del w:id="7901" w:author="Haskamp, Stefan (extern)" w:date="2022-01-29T14:35:00Z">
              <w:r w:rsidDel="001F7921">
                <w:delText>Table S1</w:delText>
              </w:r>
            </w:del>
          </w:p>
        </w:tc>
        <w:tc>
          <w:tcPr>
            <w:tcW w:w="7798" w:type="dxa"/>
            <w:tcPrChange w:id="7902" w:author="Haskamp, Stefan (extern)" w:date="2022-01-29T14:35:00Z">
              <w:tcPr>
                <w:tcW w:w="6073" w:type="dxa"/>
              </w:tcPr>
            </w:tcPrChange>
          </w:tcPr>
          <w:p w14:paraId="74AD9644" w14:textId="604A039D" w:rsidR="001F7921" w:rsidRDefault="001F7921" w:rsidP="009A5C3A">
            <w:r w:rsidRPr="00911C4E">
              <w:t>A description of all functionally relevant MPO variants</w:t>
            </w:r>
          </w:p>
        </w:tc>
      </w:tr>
      <w:tr w:rsidR="001F7921" w14:paraId="227ED551" w14:textId="77777777" w:rsidTr="001F7921">
        <w:tc>
          <w:tcPr>
            <w:tcW w:w="1377" w:type="dxa"/>
            <w:tcPrChange w:id="7903" w:author="Haskamp, Stefan (extern)" w:date="2022-01-29T14:35:00Z">
              <w:tcPr>
                <w:tcW w:w="1311" w:type="dxa"/>
              </w:tcPr>
            </w:tcPrChange>
          </w:tcPr>
          <w:p w14:paraId="0B22E76B" w14:textId="3F9F0783" w:rsidR="001F7921" w:rsidRDefault="001F7921" w:rsidP="00334952">
            <w:ins w:id="7904" w:author="Haskamp, Stefan (extern)" w:date="2022-01-29T14:35:00Z">
              <w:r>
                <w:fldChar w:fldCharType="begin"/>
              </w:r>
              <w:r>
                <w:instrText xml:space="preserve"> REF _Ref94359322 \h </w:instrText>
              </w:r>
            </w:ins>
            <w:r>
              <w:fldChar w:fldCharType="separate"/>
            </w:r>
            <w:ins w:id="7905" w:author="Haskamp, Stefan (extern)" w:date="2022-01-29T14:35:00Z">
              <w:r>
                <w:t xml:space="preserve">Table S </w:t>
              </w:r>
              <w:r>
                <w:rPr>
                  <w:noProof/>
                </w:rPr>
                <w:t>2</w:t>
              </w:r>
              <w:r>
                <w:fldChar w:fldCharType="end"/>
              </w:r>
            </w:ins>
            <w:del w:id="7906" w:author="Haskamp, Stefan (extern)" w:date="2022-01-29T14:35:00Z">
              <w:r w:rsidDel="001F7921">
                <w:delText>Table S3</w:delText>
              </w:r>
            </w:del>
          </w:p>
        </w:tc>
        <w:tc>
          <w:tcPr>
            <w:tcW w:w="7798" w:type="dxa"/>
            <w:tcPrChange w:id="7907" w:author="Haskamp, Stefan (extern)" w:date="2022-01-29T14:35:00Z">
              <w:tcPr>
                <w:tcW w:w="6073" w:type="dxa"/>
              </w:tcPr>
            </w:tcPrChange>
          </w:tcPr>
          <w:p w14:paraId="13B85AC4" w14:textId="45CDE0EA" w:rsidR="001F7921" w:rsidRDefault="001F7921" w:rsidP="00334952">
            <w:r>
              <w:t>Detailed characteristics and genetic data of 15 patients analysed in chapter 4.4 and 4.5</w:t>
            </w:r>
          </w:p>
        </w:tc>
      </w:tr>
    </w:tbl>
    <w:p w14:paraId="0C0B25A4" w14:textId="56429F95" w:rsidR="00911C4E" w:rsidRDefault="00911C4E" w:rsidP="009A5C3A"/>
    <w:p w14:paraId="011C5082" w14:textId="0468457E" w:rsidR="00700F63" w:rsidDel="001F7921" w:rsidRDefault="00700F63" w:rsidP="009A5C3A">
      <w:pPr>
        <w:rPr>
          <w:del w:id="7908" w:author="Haskamp, Stefan (extern)" w:date="2022-01-29T14:37:00Z"/>
        </w:rPr>
      </w:pPr>
    </w:p>
    <w:p w14:paraId="2E0BA8AA" w14:textId="6B32ED76" w:rsidR="009A5C3A" w:rsidRDefault="00AE34A4" w:rsidP="00AE34A4">
      <w:pPr>
        <w:tabs>
          <w:tab w:val="left" w:pos="7811"/>
        </w:tabs>
        <w:spacing w:line="480" w:lineRule="auto"/>
        <w:rPr>
          <w:ins w:id="7909" w:author="Haskamp, Stefan (extern)" w:date="2022-01-29T14:08:00Z"/>
          <w:rFonts w:cs="Arial"/>
          <w:szCs w:val="24"/>
        </w:rPr>
      </w:pPr>
      <w:r>
        <w:rPr>
          <w:rFonts w:cs="Arial"/>
          <w:szCs w:val="24"/>
        </w:rPr>
        <w:t>NGS-</w:t>
      </w:r>
      <w:r w:rsidR="005C5B6F" w:rsidRPr="00342756">
        <w:rPr>
          <w:rFonts w:cs="Arial"/>
          <w:szCs w:val="24"/>
        </w:rPr>
        <w:t>Datasets</w:t>
      </w:r>
      <w:r w:rsidR="005C5B6F">
        <w:rPr>
          <w:rFonts w:cs="Arial"/>
          <w:szCs w:val="24"/>
        </w:rPr>
        <w:t xml:space="preserve"> (scRNAseq and RNA-seq)</w:t>
      </w:r>
      <w:r w:rsidR="005C5B6F" w:rsidRPr="00342756">
        <w:rPr>
          <w:rFonts w:cs="Arial"/>
          <w:szCs w:val="24"/>
        </w:rPr>
        <w:t xml:space="preserve"> are available at the Gene Expression Omnibus</w:t>
      </w:r>
      <w:r w:rsidR="005C5B6F">
        <w:rPr>
          <w:rFonts w:cs="Arial"/>
          <w:szCs w:val="24"/>
        </w:rPr>
        <w:t xml:space="preserve"> (</w:t>
      </w:r>
      <w:r w:rsidR="005C5B6F" w:rsidRPr="005C5B6F">
        <w:rPr>
          <w:rFonts w:cs="Arial"/>
          <w:szCs w:val="24"/>
        </w:rPr>
        <w:t>https://www.ncbi.nlm.nih.gov/geo/</w:t>
      </w:r>
      <w:r w:rsidR="005C5B6F">
        <w:rPr>
          <w:rFonts w:cs="Arial"/>
          <w:szCs w:val="24"/>
        </w:rPr>
        <w:t>)</w:t>
      </w:r>
      <w:r w:rsidR="005C5B6F" w:rsidRPr="00342756">
        <w:rPr>
          <w:rFonts w:cs="Arial"/>
          <w:szCs w:val="24"/>
        </w:rPr>
        <w:t xml:space="preserve"> (GSE182244 – transcriptomes of PBMCs; GSE181994</w:t>
      </w:r>
      <w:r>
        <w:rPr>
          <w:rFonts w:cs="Arial"/>
          <w:szCs w:val="24"/>
        </w:rPr>
        <w:t xml:space="preserve"> - neutrophil transcriptomes). </w:t>
      </w:r>
    </w:p>
    <w:p w14:paraId="7D2861C2" w14:textId="77777777" w:rsidR="00700F63" w:rsidRDefault="00700F63" w:rsidP="00AE34A4">
      <w:pPr>
        <w:tabs>
          <w:tab w:val="left" w:pos="7811"/>
        </w:tabs>
        <w:spacing w:line="480" w:lineRule="auto"/>
        <w:rPr>
          <w:ins w:id="7910" w:author="Haskamp, Stefan (extern)" w:date="2022-01-29T14:08:00Z"/>
          <w:rFonts w:cs="Arial"/>
          <w:szCs w:val="24"/>
        </w:rPr>
        <w:sectPr w:rsidR="00700F63">
          <w:pgSz w:w="11906" w:h="16838"/>
          <w:pgMar w:top="1417" w:right="1417" w:bottom="1134" w:left="1417" w:header="708" w:footer="708" w:gutter="0"/>
          <w:cols w:space="708"/>
          <w:docGrid w:linePitch="360"/>
        </w:sectPr>
      </w:pPr>
    </w:p>
    <w:p w14:paraId="69933FFC" w14:textId="44264D94" w:rsidR="001F7921" w:rsidRDefault="001F7921">
      <w:pPr>
        <w:pStyle w:val="Beschriftung"/>
        <w:keepNext/>
        <w:rPr>
          <w:ins w:id="7911" w:author="Haskamp, Stefan (extern)" w:date="2022-01-29T14:23:00Z"/>
        </w:rPr>
        <w:pPrChange w:id="7912" w:author="Haskamp, Stefan (extern)" w:date="2022-01-29T14:23:00Z">
          <w:pPr/>
        </w:pPrChange>
      </w:pPr>
      <w:bookmarkStart w:id="7913" w:name="_Ref94359312"/>
      <w:bookmarkStart w:id="7914" w:name="_Ref94359724"/>
      <w:ins w:id="7915" w:author="Haskamp, Stefan (extern)" w:date="2022-01-29T14:23:00Z">
        <w:r>
          <w:t xml:space="preserve">Table S </w:t>
        </w:r>
        <w:r>
          <w:fldChar w:fldCharType="begin"/>
        </w:r>
        <w:r>
          <w:instrText xml:space="preserve"> SEQ Table_S \* ARABIC </w:instrText>
        </w:r>
      </w:ins>
      <w:r>
        <w:fldChar w:fldCharType="separate"/>
      </w:r>
      <w:ins w:id="7916" w:author="Haskamp, Stefan (extern)" w:date="2022-01-29T14:23:00Z">
        <w:r>
          <w:rPr>
            <w:noProof/>
          </w:rPr>
          <w:t>1</w:t>
        </w:r>
        <w:r>
          <w:fldChar w:fldCharType="end"/>
        </w:r>
        <w:bookmarkEnd w:id="7913"/>
        <w:r>
          <w:t>:</w:t>
        </w:r>
        <w:r w:rsidRPr="001F7921">
          <w:t xml:space="preserve"> Functional</w:t>
        </w:r>
      </w:ins>
      <w:ins w:id="7917" w:author="Haskamp, Stefan (extern)" w:date="2022-01-29T14:27:00Z">
        <w:r>
          <w:t xml:space="preserve"> relevant</w:t>
        </w:r>
      </w:ins>
      <w:ins w:id="7918" w:author="Haskamp, Stefan (extern)" w:date="2022-01-29T14:23:00Z">
        <w:r w:rsidRPr="001F7921">
          <w:t xml:space="preserve"> </w:t>
        </w:r>
      </w:ins>
      <w:ins w:id="7919" w:author="Haskamp, Stefan (extern)" w:date="2022-01-29T14:27:00Z">
        <w:r w:rsidRPr="001F7921">
          <w:rPr>
            <w:i/>
            <w:rPrChange w:id="7920" w:author="Haskamp, Stefan (extern)" w:date="2022-01-29T14:27:00Z">
              <w:rPr>
                <w:b/>
                <w:iCs/>
              </w:rPr>
            </w:rPrChange>
          </w:rPr>
          <w:t>M</w:t>
        </w:r>
      </w:ins>
      <w:ins w:id="7921" w:author="Haskamp, Stefan (extern)" w:date="2022-01-29T14:23:00Z">
        <w:r w:rsidRPr="001F7921">
          <w:rPr>
            <w:i/>
            <w:rPrChange w:id="7922" w:author="Haskamp, Stefan (extern)" w:date="2022-01-29T14:27:00Z">
              <w:rPr>
                <w:b/>
                <w:iCs/>
              </w:rPr>
            </w:rPrChange>
          </w:rPr>
          <w:t>PO</w:t>
        </w:r>
        <w:r>
          <w:t xml:space="preserve"> variants in 82 patients, </w:t>
        </w:r>
        <w:r w:rsidRPr="001F7921">
          <w:t xml:space="preserve">Non-Finnish European individuals of gnomAD (Karczewski et al. 2020) </w:t>
        </w:r>
      </w:ins>
      <w:ins w:id="7923" w:author="Haskamp, Stefan (extern)" w:date="2022-01-29T14:29:00Z">
        <w:r>
          <w:t>as well as</w:t>
        </w:r>
      </w:ins>
      <w:ins w:id="7924" w:author="Haskamp, Stefan (extern)" w:date="2022-01-29T14:23:00Z">
        <w:r w:rsidRPr="001F7921">
          <w:t xml:space="preserve"> in </w:t>
        </w:r>
      </w:ins>
      <w:ins w:id="7925" w:author="Haskamp, Stefan (extern)" w:date="2022-01-29T14:28:00Z">
        <w:r>
          <w:t>control individuals</w:t>
        </w:r>
      </w:ins>
      <w:ins w:id="7926" w:author="Haskamp, Stefan (extern)" w:date="2022-01-29T14:23:00Z">
        <w:r w:rsidRPr="001F7921">
          <w:t xml:space="preserve"> of the 1000 Genomes project (Genomes Project 2015) and in-house WES.</w:t>
        </w:r>
        <w:bookmarkEnd w:id="7914"/>
        <w:r>
          <w:t xml:space="preserve"> </w:t>
        </w:r>
      </w:ins>
    </w:p>
    <w:tbl>
      <w:tblPr>
        <w:tblW w:w="14312" w:type="dxa"/>
        <w:tblLayout w:type="fixed"/>
        <w:tblCellMar>
          <w:left w:w="0" w:type="dxa"/>
          <w:right w:w="0" w:type="dxa"/>
        </w:tblCellMar>
        <w:tblLook w:val="04A0" w:firstRow="1" w:lastRow="0" w:firstColumn="1" w:lastColumn="0" w:noHBand="0" w:noVBand="1"/>
        <w:tblPrChange w:id="7927" w:author="Haskamp, Stefan (extern)" w:date="2022-01-29T14:21:00Z">
          <w:tblPr>
            <w:tblW w:w="14312" w:type="dxa"/>
            <w:tblLayout w:type="fixed"/>
            <w:tblCellMar>
              <w:left w:w="0" w:type="dxa"/>
              <w:right w:w="0" w:type="dxa"/>
            </w:tblCellMar>
            <w:tblLook w:val="04A0" w:firstRow="1" w:lastRow="0" w:firstColumn="1" w:lastColumn="0" w:noHBand="0" w:noVBand="1"/>
          </w:tblPr>
        </w:tblPrChange>
      </w:tblPr>
      <w:tblGrid>
        <w:gridCol w:w="2972"/>
        <w:gridCol w:w="2126"/>
        <w:gridCol w:w="1276"/>
        <w:gridCol w:w="2410"/>
        <w:gridCol w:w="1843"/>
        <w:gridCol w:w="1701"/>
        <w:gridCol w:w="1984"/>
        <w:tblGridChange w:id="7928">
          <w:tblGrid>
            <w:gridCol w:w="1980"/>
            <w:gridCol w:w="1088"/>
            <w:gridCol w:w="1535"/>
            <w:gridCol w:w="1534"/>
            <w:gridCol w:w="3497"/>
            <w:gridCol w:w="2694"/>
            <w:gridCol w:w="1984"/>
          </w:tblGrid>
        </w:tblGridChange>
      </w:tblGrid>
      <w:tr w:rsidR="00E528D7" w14:paraId="28098DFD" w14:textId="77777777" w:rsidTr="00E528D7">
        <w:trPr>
          <w:trHeight w:val="1500"/>
          <w:ins w:id="7929" w:author="Haskamp, Stefan (extern)" w:date="2022-01-29T14:19:00Z"/>
          <w:trPrChange w:id="7930" w:author="Haskamp, Stefan (extern)" w:date="2022-01-29T14:21:00Z">
            <w:trPr>
              <w:trHeight w:val="1500"/>
            </w:trPr>
          </w:trPrChange>
        </w:trPr>
        <w:tc>
          <w:tcPr>
            <w:tcW w:w="297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Change w:id="7931" w:author="Haskamp, Stefan (extern)" w:date="2022-01-29T14:21:00Z">
              <w:tcPr>
                <w:tcW w:w="198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69592B23" w14:textId="77777777" w:rsidR="00E528D7" w:rsidRPr="004C42DB" w:rsidRDefault="00E528D7">
            <w:pPr>
              <w:spacing w:line="240" w:lineRule="auto"/>
              <w:jc w:val="center"/>
              <w:rPr>
                <w:ins w:id="7932" w:author="Haskamp, Stefan (extern)" w:date="2022-01-29T14:19:00Z"/>
                <w:rFonts w:cs="Arial"/>
                <w:b/>
                <w:bCs/>
                <w:color w:val="000000"/>
                <w:sz w:val="22"/>
                <w:rPrChange w:id="7933" w:author="Stefan" w:date="2022-01-31T14:14:00Z">
                  <w:rPr>
                    <w:ins w:id="7934" w:author="Haskamp, Stefan (extern)" w:date="2022-01-29T14:19:00Z"/>
                    <w:rFonts w:cs="Arial"/>
                    <w:b/>
                    <w:bCs/>
                    <w:color w:val="000000"/>
                    <w:sz w:val="22"/>
                    <w:lang w:val="de-DE"/>
                  </w:rPr>
                </w:rPrChange>
              </w:rPr>
            </w:pPr>
            <w:ins w:id="7935" w:author="Haskamp, Stefan (extern)" w:date="2022-01-29T14:19:00Z">
              <w:r>
                <w:rPr>
                  <w:rFonts w:cs="Arial"/>
                  <w:b/>
                  <w:bCs/>
                  <w:color w:val="000000"/>
                  <w:sz w:val="22"/>
                </w:rPr>
                <w:t xml:space="preserve">Variant at nucleotide/ protein level </w:t>
              </w:r>
            </w:ins>
          </w:p>
        </w:tc>
        <w:tc>
          <w:tcPr>
            <w:tcW w:w="2126"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Change w:id="7936" w:author="Haskamp, Stefan (extern)" w:date="2022-01-29T14:21:00Z">
              <w:tcPr>
                <w:tcW w:w="1088"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1CD8BED3" w14:textId="77777777" w:rsidR="00E528D7" w:rsidRDefault="00E528D7">
            <w:pPr>
              <w:jc w:val="center"/>
              <w:rPr>
                <w:ins w:id="7937" w:author="Haskamp, Stefan (extern)" w:date="2022-01-29T14:19:00Z"/>
                <w:rFonts w:cs="Arial"/>
                <w:b/>
                <w:bCs/>
                <w:color w:val="000000"/>
                <w:sz w:val="22"/>
              </w:rPr>
            </w:pPr>
            <w:ins w:id="7938" w:author="Haskamp, Stefan (extern)" w:date="2022-01-29T14:19:00Z">
              <w:r>
                <w:rPr>
                  <w:rFonts w:cs="Arial"/>
                  <w:b/>
                  <w:bCs/>
                  <w:color w:val="000000"/>
                  <w:sz w:val="22"/>
                </w:rPr>
                <w:t>Position on Chr. 17 in hg19 (dbSNP-ID)</w:t>
              </w:r>
            </w:ins>
          </w:p>
        </w:tc>
        <w:tc>
          <w:tcPr>
            <w:tcW w:w="1276"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Change w:id="7939" w:author="Haskamp, Stefan (extern)" w:date="2022-01-29T14:21:00Z">
              <w:tcPr>
                <w:tcW w:w="1535"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421D67B7" w14:textId="77777777" w:rsidR="00E528D7" w:rsidRDefault="00E528D7">
            <w:pPr>
              <w:jc w:val="center"/>
              <w:rPr>
                <w:ins w:id="7940" w:author="Haskamp, Stefan (extern)" w:date="2022-01-29T14:19:00Z"/>
                <w:rFonts w:cs="Arial"/>
                <w:b/>
                <w:bCs/>
                <w:color w:val="000000"/>
                <w:sz w:val="22"/>
              </w:rPr>
            </w:pPr>
            <w:ins w:id="7941" w:author="Haskamp, Stefan (extern)" w:date="2022-01-29T14:19:00Z">
              <w:r>
                <w:rPr>
                  <w:rFonts w:cs="Arial"/>
                  <w:b/>
                  <w:bCs/>
                  <w:color w:val="000000"/>
                  <w:sz w:val="22"/>
                </w:rPr>
                <w:t>Reported previously in</w:t>
              </w:r>
            </w:ins>
          </w:p>
        </w:tc>
        <w:tc>
          <w:tcPr>
            <w:tcW w:w="241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Change w:id="7942" w:author="Haskamp, Stefan (extern)" w:date="2022-01-29T14:21:00Z">
              <w:tcPr>
                <w:tcW w:w="1534"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7D20A0C2" w14:textId="77777777" w:rsidR="00E528D7" w:rsidRDefault="00E528D7">
            <w:pPr>
              <w:jc w:val="center"/>
              <w:rPr>
                <w:ins w:id="7943" w:author="Haskamp, Stefan (extern)" w:date="2022-01-29T14:19:00Z"/>
                <w:rFonts w:cs="Arial"/>
                <w:b/>
                <w:bCs/>
                <w:color w:val="000000"/>
                <w:sz w:val="22"/>
              </w:rPr>
            </w:pPr>
            <w:ins w:id="7944" w:author="Haskamp, Stefan (extern)" w:date="2022-01-29T14:19:00Z">
              <w:r>
                <w:rPr>
                  <w:rFonts w:cs="Arial"/>
                  <w:b/>
                  <w:bCs/>
                  <w:color w:val="000000"/>
                  <w:sz w:val="22"/>
                </w:rPr>
                <w:t>evidence for MPO-deficiency from this study</w:t>
              </w:r>
            </w:ins>
          </w:p>
        </w:tc>
        <w:tc>
          <w:tcPr>
            <w:tcW w:w="1843"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Change w:id="7945" w:author="Haskamp, Stefan (extern)" w:date="2022-01-29T14:21:00Z">
              <w:tcPr>
                <w:tcW w:w="3497"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67C4250A" w14:textId="77777777" w:rsidR="00E528D7" w:rsidRDefault="00E528D7">
            <w:pPr>
              <w:jc w:val="center"/>
              <w:rPr>
                <w:ins w:id="7946" w:author="Haskamp, Stefan (extern)" w:date="2022-01-29T14:19:00Z"/>
                <w:rFonts w:cs="Arial"/>
                <w:b/>
                <w:bCs/>
                <w:color w:val="000000"/>
                <w:sz w:val="22"/>
              </w:rPr>
            </w:pPr>
            <w:ins w:id="7947" w:author="Haskamp, Stefan (extern)" w:date="2022-01-29T14:19:00Z">
              <w:r>
                <w:rPr>
                  <w:rFonts w:cs="Arial"/>
                  <w:b/>
                  <w:bCs/>
                  <w:color w:val="000000"/>
                  <w:sz w:val="22"/>
                </w:rPr>
                <w:t>Frequency in 82 cases(proportion of rare allele)</w:t>
              </w:r>
            </w:ins>
          </w:p>
        </w:tc>
        <w:tc>
          <w:tcPr>
            <w:tcW w:w="170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Change w:id="7948" w:author="Haskamp, Stefan (extern)" w:date="2022-01-29T14:21:00Z">
              <w:tcPr>
                <w:tcW w:w="2694"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6ACDE67E" w14:textId="77777777" w:rsidR="00E528D7" w:rsidRDefault="00E528D7">
            <w:pPr>
              <w:jc w:val="center"/>
              <w:rPr>
                <w:ins w:id="7949" w:author="Haskamp, Stefan (extern)" w:date="2022-01-29T14:19:00Z"/>
                <w:rFonts w:cs="Arial"/>
                <w:b/>
                <w:bCs/>
                <w:color w:val="000000"/>
                <w:sz w:val="22"/>
              </w:rPr>
            </w:pPr>
            <w:ins w:id="7950" w:author="Haskamp, Stefan (extern)" w:date="2022-01-29T14:19:00Z">
              <w:r>
                <w:rPr>
                  <w:rFonts w:cs="Arial"/>
                  <w:b/>
                  <w:bCs/>
                  <w:color w:val="000000"/>
                  <w:sz w:val="22"/>
                </w:rPr>
                <w:t>Frequency in NFE of gnomAD (proportion of rare allele)</w:t>
              </w:r>
              <w:r>
                <w:rPr>
                  <w:rFonts w:cs="Arial"/>
                  <w:b/>
                  <w:bCs/>
                  <w:color w:val="000000"/>
                  <w:sz w:val="22"/>
                  <w:vertAlign w:val="superscript"/>
                </w:rPr>
                <w:t>a</w:t>
              </w:r>
            </w:ins>
          </w:p>
        </w:tc>
        <w:tc>
          <w:tcPr>
            <w:tcW w:w="1984"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Change w:id="7951" w:author="Haskamp, Stefan (extern)" w:date="2022-01-29T14:21:00Z">
              <w:tcPr>
                <w:tcW w:w="1984"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78106542" w14:textId="77777777" w:rsidR="00E528D7" w:rsidRDefault="00E528D7">
            <w:pPr>
              <w:jc w:val="center"/>
              <w:rPr>
                <w:ins w:id="7952" w:author="Haskamp, Stefan (extern)" w:date="2022-01-29T14:19:00Z"/>
                <w:rFonts w:cs="Arial"/>
                <w:b/>
                <w:bCs/>
                <w:color w:val="000000"/>
                <w:sz w:val="22"/>
              </w:rPr>
            </w:pPr>
            <w:ins w:id="7953" w:author="Haskamp, Stefan (extern)" w:date="2022-01-29T14:19:00Z">
              <w:r>
                <w:rPr>
                  <w:rFonts w:cs="Arial"/>
                  <w:b/>
                  <w:bCs/>
                  <w:color w:val="000000"/>
                  <w:sz w:val="22"/>
                </w:rPr>
                <w:t>Frequency in 1000 Genomes and in-house exomes (proportion of rare allele)</w:t>
              </w:r>
            </w:ins>
          </w:p>
        </w:tc>
      </w:tr>
      <w:tr w:rsidR="00E528D7" w14:paraId="492DA66D" w14:textId="77777777" w:rsidTr="00E528D7">
        <w:trPr>
          <w:trHeight w:val="300"/>
          <w:ins w:id="7954" w:author="Haskamp, Stefan (extern)" w:date="2022-01-29T14:19:00Z"/>
          <w:trPrChange w:id="7955"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56"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198E3E0" w14:textId="77777777" w:rsidR="00E528D7" w:rsidRPr="004C42DB" w:rsidRDefault="00E528D7">
            <w:pPr>
              <w:jc w:val="center"/>
              <w:rPr>
                <w:ins w:id="7957" w:author="Haskamp, Stefan (extern)" w:date="2022-01-29T14:19:00Z"/>
                <w:rFonts w:cs="Arial"/>
                <w:color w:val="000000"/>
                <w:sz w:val="22"/>
                <w:lang w:val="de-DE"/>
                <w:rPrChange w:id="7958" w:author="Stefan" w:date="2022-01-31T14:14:00Z">
                  <w:rPr>
                    <w:ins w:id="7959" w:author="Haskamp, Stefan (extern)" w:date="2022-01-29T14:19:00Z"/>
                    <w:rFonts w:cs="Arial"/>
                    <w:color w:val="000000"/>
                    <w:sz w:val="22"/>
                  </w:rPr>
                </w:rPrChange>
              </w:rPr>
            </w:pPr>
            <w:ins w:id="7960" w:author="Haskamp, Stefan (extern)" w:date="2022-01-29T14:19:00Z">
              <w:r w:rsidRPr="004C42DB">
                <w:rPr>
                  <w:rFonts w:cs="Arial"/>
                  <w:color w:val="000000"/>
                  <w:sz w:val="22"/>
                  <w:lang w:val="de-DE"/>
                  <w:rPrChange w:id="7961" w:author="Stefan" w:date="2022-01-31T14:14:00Z">
                    <w:rPr>
                      <w:rFonts w:cs="Arial"/>
                      <w:color w:val="000000"/>
                      <w:sz w:val="22"/>
                    </w:rPr>
                  </w:rPrChange>
                </w:rPr>
                <w:t>c.130C&gt;T/ p.(Gln44Ter)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62"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16ACE5C" w14:textId="77777777" w:rsidR="00E528D7" w:rsidRDefault="00E528D7">
            <w:pPr>
              <w:jc w:val="center"/>
              <w:rPr>
                <w:ins w:id="7963" w:author="Haskamp, Stefan (extern)" w:date="2022-01-29T14:19:00Z"/>
                <w:rFonts w:cs="Arial"/>
                <w:color w:val="000000"/>
                <w:sz w:val="22"/>
              </w:rPr>
            </w:pPr>
            <w:ins w:id="7964" w:author="Haskamp, Stefan (extern)" w:date="2022-01-29T14:19:00Z">
              <w:r>
                <w:rPr>
                  <w:rFonts w:cs="Arial"/>
                  <w:color w:val="000000"/>
                  <w:sz w:val="22"/>
                </w:rPr>
                <w:t>56,357,990 (rs770449231)</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65"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97B6BEC" w14:textId="77777777" w:rsidR="00E528D7" w:rsidRDefault="00E528D7">
            <w:pPr>
              <w:jc w:val="center"/>
              <w:rPr>
                <w:ins w:id="7966" w:author="Haskamp, Stefan (extern)" w:date="2022-01-29T14:19:00Z"/>
                <w:rFonts w:cs="Arial"/>
                <w:color w:val="000000"/>
                <w:sz w:val="22"/>
              </w:rPr>
            </w:pPr>
            <w:ins w:id="7967"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68"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EE82808" w14:textId="77777777" w:rsidR="00E528D7" w:rsidRDefault="00E528D7">
            <w:pPr>
              <w:jc w:val="center"/>
              <w:rPr>
                <w:ins w:id="7969" w:author="Haskamp, Stefan (extern)" w:date="2022-01-29T14:19:00Z"/>
                <w:rFonts w:cs="Arial"/>
                <w:color w:val="000000"/>
                <w:sz w:val="22"/>
              </w:rPr>
            </w:pPr>
            <w:ins w:id="7970"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71"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B5498F0" w14:textId="77777777" w:rsidR="00E528D7" w:rsidRDefault="00E528D7">
            <w:pPr>
              <w:jc w:val="center"/>
              <w:rPr>
                <w:ins w:id="7972" w:author="Haskamp, Stefan (extern)" w:date="2022-01-29T14:19:00Z"/>
                <w:rFonts w:cs="Arial"/>
                <w:color w:val="000000"/>
                <w:sz w:val="22"/>
              </w:rPr>
            </w:pPr>
            <w:ins w:id="7973"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74"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77C2DD1" w14:textId="77777777" w:rsidR="00E528D7" w:rsidRDefault="00E528D7">
            <w:pPr>
              <w:jc w:val="center"/>
              <w:rPr>
                <w:ins w:id="7975" w:author="Haskamp, Stefan (extern)" w:date="2022-01-29T14:19:00Z"/>
                <w:rFonts w:cs="Arial"/>
                <w:color w:val="000000"/>
                <w:sz w:val="22"/>
              </w:rPr>
            </w:pPr>
            <w:ins w:id="7976" w:author="Haskamp, Stefan (extern)" w:date="2022-01-29T14:19:00Z">
              <w:r>
                <w:rPr>
                  <w:rFonts w:cs="Arial"/>
                  <w:color w:val="000000"/>
                  <w:sz w:val="22"/>
                </w:rPr>
                <w:t>0.001% (1/112,836)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77"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1F683DD" w14:textId="77777777" w:rsidR="00E528D7" w:rsidRDefault="00E528D7">
            <w:pPr>
              <w:jc w:val="center"/>
              <w:rPr>
                <w:ins w:id="7978" w:author="Haskamp, Stefan (extern)" w:date="2022-01-29T14:19:00Z"/>
                <w:rFonts w:cs="Arial"/>
                <w:color w:val="000000"/>
                <w:sz w:val="22"/>
              </w:rPr>
            </w:pPr>
            <w:ins w:id="7979" w:author="Haskamp, Stefan (extern)" w:date="2022-01-29T14:19:00Z">
              <w:r>
                <w:rPr>
                  <w:rFonts w:cs="Arial"/>
                  <w:color w:val="000000"/>
                  <w:sz w:val="22"/>
                </w:rPr>
                <w:t> </w:t>
              </w:r>
            </w:ins>
          </w:p>
        </w:tc>
      </w:tr>
      <w:tr w:rsidR="00E528D7" w14:paraId="1F6FF2AD" w14:textId="77777777" w:rsidTr="00E528D7">
        <w:trPr>
          <w:trHeight w:val="300"/>
          <w:ins w:id="7980" w:author="Haskamp, Stefan (extern)" w:date="2022-01-29T14:19:00Z"/>
          <w:trPrChange w:id="7981"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82"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7568813" w14:textId="77777777" w:rsidR="00E528D7" w:rsidRDefault="00E528D7">
            <w:pPr>
              <w:jc w:val="center"/>
              <w:rPr>
                <w:ins w:id="7983" w:author="Haskamp, Stefan (extern)" w:date="2022-01-29T14:19:00Z"/>
                <w:rFonts w:cs="Arial"/>
                <w:color w:val="000000"/>
                <w:sz w:val="22"/>
              </w:rPr>
            </w:pPr>
            <w:ins w:id="7984" w:author="Haskamp, Stefan (extern)" w:date="2022-01-29T14:19:00Z">
              <w:r>
                <w:rPr>
                  <w:rFonts w:cs="Arial"/>
                  <w:color w:val="000000"/>
                  <w:sz w:val="22"/>
                </w:rPr>
                <w:t>c.249-2A&gt;G</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85"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DAF30FF" w14:textId="77777777" w:rsidR="00E528D7" w:rsidRDefault="00E528D7">
            <w:pPr>
              <w:jc w:val="center"/>
              <w:rPr>
                <w:ins w:id="7986" w:author="Haskamp, Stefan (extern)" w:date="2022-01-29T14:19:00Z"/>
                <w:rFonts w:cs="Arial"/>
                <w:color w:val="000000"/>
                <w:sz w:val="22"/>
              </w:rPr>
            </w:pPr>
            <w:ins w:id="7987" w:author="Haskamp, Stefan (extern)" w:date="2022-01-29T14:19:00Z">
              <w:r>
                <w:rPr>
                  <w:rFonts w:cs="Arial"/>
                  <w:color w:val="000000"/>
                  <w:sz w:val="22"/>
                </w:rPr>
                <w:t>56,357,377 (rs762526880)</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88"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4F77649" w14:textId="77777777" w:rsidR="00E528D7" w:rsidRDefault="00E528D7">
            <w:pPr>
              <w:jc w:val="center"/>
              <w:rPr>
                <w:ins w:id="7989" w:author="Haskamp, Stefan (extern)" w:date="2022-01-29T14:19:00Z"/>
                <w:rFonts w:cs="Arial"/>
                <w:color w:val="000000"/>
                <w:sz w:val="22"/>
              </w:rPr>
            </w:pPr>
            <w:ins w:id="7990"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91"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481AB95" w14:textId="77777777" w:rsidR="00E528D7" w:rsidRDefault="00E528D7">
            <w:pPr>
              <w:jc w:val="center"/>
              <w:rPr>
                <w:ins w:id="7992" w:author="Haskamp, Stefan (extern)" w:date="2022-01-29T14:19:00Z"/>
                <w:rFonts w:cs="Arial"/>
                <w:color w:val="000000"/>
                <w:sz w:val="22"/>
              </w:rPr>
            </w:pPr>
            <w:ins w:id="7993"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94"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DA03D88" w14:textId="77777777" w:rsidR="00E528D7" w:rsidRDefault="00E528D7">
            <w:pPr>
              <w:jc w:val="center"/>
              <w:rPr>
                <w:ins w:id="7995" w:author="Haskamp, Stefan (extern)" w:date="2022-01-29T14:19:00Z"/>
                <w:rFonts w:cs="Arial"/>
                <w:color w:val="000000"/>
                <w:sz w:val="22"/>
              </w:rPr>
            </w:pPr>
            <w:ins w:id="7996"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7997"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7657268" w14:textId="77777777" w:rsidR="00E528D7" w:rsidRDefault="00E528D7">
            <w:pPr>
              <w:jc w:val="center"/>
              <w:rPr>
                <w:ins w:id="7998" w:author="Haskamp, Stefan (extern)" w:date="2022-01-29T14:19:00Z"/>
                <w:rFonts w:cs="Arial"/>
                <w:color w:val="000000"/>
                <w:sz w:val="22"/>
              </w:rPr>
            </w:pPr>
            <w:ins w:id="7999" w:author="Haskamp, Stefan (extern)" w:date="2022-01-29T14:19:00Z">
              <w:r>
                <w:rPr>
                  <w:rFonts w:cs="Arial"/>
                  <w:color w:val="000000"/>
                  <w:sz w:val="22"/>
                </w:rPr>
                <w:t>0.017% (22/127,860)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00"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9E2DE1E" w14:textId="77777777" w:rsidR="00E528D7" w:rsidRDefault="00E528D7">
            <w:pPr>
              <w:jc w:val="center"/>
              <w:rPr>
                <w:ins w:id="8001" w:author="Haskamp, Stefan (extern)" w:date="2022-01-29T14:19:00Z"/>
                <w:rFonts w:cs="Arial"/>
                <w:color w:val="000000"/>
                <w:sz w:val="22"/>
              </w:rPr>
            </w:pPr>
            <w:ins w:id="8002" w:author="Haskamp, Stefan (extern)" w:date="2022-01-29T14:19:00Z">
              <w:r>
                <w:rPr>
                  <w:rFonts w:cs="Arial"/>
                  <w:color w:val="000000"/>
                  <w:sz w:val="22"/>
                </w:rPr>
                <w:t> </w:t>
              </w:r>
            </w:ins>
          </w:p>
        </w:tc>
      </w:tr>
      <w:tr w:rsidR="00E528D7" w14:paraId="52B1EBD6" w14:textId="77777777" w:rsidTr="00E528D7">
        <w:trPr>
          <w:trHeight w:val="300"/>
          <w:ins w:id="8003" w:author="Haskamp, Stefan (extern)" w:date="2022-01-29T14:19:00Z"/>
          <w:trPrChange w:id="8004"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05"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4BD9F28" w14:textId="77777777" w:rsidR="00E528D7" w:rsidRDefault="00E528D7">
            <w:pPr>
              <w:jc w:val="center"/>
              <w:rPr>
                <w:ins w:id="8006" w:author="Haskamp, Stefan (extern)" w:date="2022-01-29T14:19:00Z"/>
                <w:rFonts w:cs="Arial"/>
                <w:color w:val="000000"/>
                <w:sz w:val="22"/>
              </w:rPr>
            </w:pPr>
            <w:ins w:id="8007" w:author="Haskamp, Stefan (extern)" w:date="2022-01-29T14:19:00Z">
              <w:r>
                <w:rPr>
                  <w:rFonts w:cs="Arial"/>
                  <w:color w:val="000000"/>
                  <w:sz w:val="22"/>
                </w:rPr>
                <w:t>c.265_275dup/ p.(Ser94AlafsTer24)</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08"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98F7FE0" w14:textId="77777777" w:rsidR="00E528D7" w:rsidRDefault="00E528D7">
            <w:pPr>
              <w:jc w:val="center"/>
              <w:rPr>
                <w:ins w:id="8009" w:author="Haskamp, Stefan (extern)" w:date="2022-01-29T14:19:00Z"/>
                <w:rFonts w:cs="Arial"/>
                <w:color w:val="000000"/>
                <w:sz w:val="22"/>
              </w:rPr>
            </w:pPr>
            <w:ins w:id="8010" w:author="Haskamp, Stefan (extern)" w:date="2022-01-29T14:19:00Z">
              <w:r>
                <w:rPr>
                  <w:rFonts w:cs="Arial"/>
                  <w:color w:val="000000"/>
                  <w:sz w:val="22"/>
                </w:rPr>
                <w:t>56,357,348 (rs1188888247)</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11"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1296CA6" w14:textId="77777777" w:rsidR="00E528D7" w:rsidRDefault="00E528D7">
            <w:pPr>
              <w:jc w:val="left"/>
              <w:rPr>
                <w:ins w:id="8012" w:author="Haskamp, Stefan (extern)" w:date="2022-01-29T14:19:00Z"/>
                <w:rFonts w:cs="Arial"/>
                <w:color w:val="000000"/>
                <w:sz w:val="22"/>
              </w:rPr>
            </w:pPr>
            <w:ins w:id="8013"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14"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D39DF98" w14:textId="77777777" w:rsidR="00E528D7" w:rsidRDefault="00E528D7">
            <w:pPr>
              <w:jc w:val="center"/>
              <w:rPr>
                <w:ins w:id="8015" w:author="Haskamp, Stefan (extern)" w:date="2022-01-29T14:19:00Z"/>
                <w:rFonts w:cs="Arial"/>
                <w:color w:val="000000"/>
                <w:sz w:val="22"/>
              </w:rPr>
            </w:pPr>
            <w:ins w:id="8016" w:author="Haskamp, Stefan (extern)" w:date="2022-01-29T14:19:00Z">
              <w:r>
                <w:rPr>
                  <w:rFonts w:cs="Arial"/>
                  <w:color w:val="000000"/>
                  <w:sz w:val="22"/>
                </w:rPr>
                <w:t>prediction, blood smear</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17"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043820A" w14:textId="77777777" w:rsidR="00E528D7" w:rsidRDefault="00E528D7">
            <w:pPr>
              <w:jc w:val="center"/>
              <w:rPr>
                <w:ins w:id="8018" w:author="Haskamp, Stefan (extern)" w:date="2022-01-29T14:19:00Z"/>
                <w:rFonts w:cs="Arial"/>
                <w:color w:val="000000"/>
                <w:sz w:val="22"/>
              </w:rPr>
            </w:pPr>
            <w:ins w:id="8019" w:author="Haskamp, Stefan (extern)" w:date="2022-01-29T14:19:00Z">
              <w:r>
                <w:rPr>
                  <w:rFonts w:cs="Arial"/>
                  <w:color w:val="000000"/>
                  <w:sz w:val="22"/>
                </w:rPr>
                <w:t>1.22% (2/164)</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20"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8E09FD6" w14:textId="77777777" w:rsidR="00E528D7" w:rsidRDefault="00E528D7">
            <w:pPr>
              <w:jc w:val="center"/>
              <w:rPr>
                <w:ins w:id="8021" w:author="Haskamp, Stefan (extern)" w:date="2022-01-29T14:19:00Z"/>
                <w:rFonts w:cs="Arial"/>
                <w:color w:val="000000"/>
                <w:sz w:val="22"/>
              </w:rPr>
            </w:pPr>
            <w:ins w:id="8022" w:author="Haskamp, Stefan (extern)" w:date="2022-01-29T14:19:00Z">
              <w:r>
                <w:rPr>
                  <w:rFonts w:cs="Arial"/>
                  <w:color w:val="000000"/>
                  <w:sz w:val="22"/>
                </w:rPr>
                <w:t>0.006% (1/15,406)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23"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C60A54A" w14:textId="77777777" w:rsidR="00E528D7" w:rsidRDefault="00E528D7">
            <w:pPr>
              <w:jc w:val="center"/>
              <w:rPr>
                <w:ins w:id="8024" w:author="Haskamp, Stefan (extern)" w:date="2022-01-29T14:19:00Z"/>
                <w:rFonts w:cs="Arial"/>
                <w:color w:val="000000"/>
                <w:sz w:val="22"/>
              </w:rPr>
            </w:pPr>
            <w:ins w:id="8025" w:author="Haskamp, Stefan (extern)" w:date="2022-01-29T14:19:00Z">
              <w:r>
                <w:rPr>
                  <w:rFonts w:cs="Arial"/>
                  <w:color w:val="000000"/>
                  <w:sz w:val="22"/>
                </w:rPr>
                <w:t> </w:t>
              </w:r>
            </w:ins>
          </w:p>
        </w:tc>
      </w:tr>
      <w:tr w:rsidR="00E528D7" w14:paraId="55CB5A66" w14:textId="77777777" w:rsidTr="00E528D7">
        <w:trPr>
          <w:trHeight w:val="300"/>
          <w:ins w:id="8026" w:author="Haskamp, Stefan (extern)" w:date="2022-01-29T14:19:00Z"/>
          <w:trPrChange w:id="8027"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28"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EB15693" w14:textId="77777777" w:rsidR="00E528D7" w:rsidRDefault="00E528D7">
            <w:pPr>
              <w:jc w:val="center"/>
              <w:rPr>
                <w:ins w:id="8029" w:author="Haskamp, Stefan (extern)" w:date="2022-01-29T14:19:00Z"/>
                <w:rFonts w:cs="Arial"/>
                <w:color w:val="000000"/>
                <w:sz w:val="22"/>
              </w:rPr>
            </w:pPr>
            <w:ins w:id="8030" w:author="Haskamp, Stefan (extern)" w:date="2022-01-29T14:19:00Z">
              <w:r>
                <w:rPr>
                  <w:rFonts w:cs="Arial"/>
                  <w:color w:val="000000"/>
                  <w:sz w:val="22"/>
                </w:rPr>
                <w:t>c.325del/ p.(A108fs5)</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31"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452F31C" w14:textId="77777777" w:rsidR="00E528D7" w:rsidRDefault="00E528D7">
            <w:pPr>
              <w:jc w:val="center"/>
              <w:rPr>
                <w:ins w:id="8032" w:author="Haskamp, Stefan (extern)" w:date="2022-01-29T14:19:00Z"/>
                <w:rFonts w:cs="Arial"/>
                <w:color w:val="000000"/>
                <w:sz w:val="22"/>
              </w:rPr>
            </w:pPr>
            <w:ins w:id="8033" w:author="Haskamp, Stefan (extern)" w:date="2022-01-29T14:19:00Z">
              <w:r>
                <w:rPr>
                  <w:rFonts w:cs="Arial"/>
                  <w:color w:val="000000"/>
                  <w:sz w:val="22"/>
                </w:rPr>
                <w:t>56,357,299 (rs761553889)</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34"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D454B5E" w14:textId="77777777" w:rsidR="00E528D7" w:rsidRDefault="00E528D7">
            <w:pPr>
              <w:jc w:val="left"/>
              <w:rPr>
                <w:ins w:id="8035" w:author="Haskamp, Stefan (extern)" w:date="2022-01-29T14:19:00Z"/>
                <w:rFonts w:cs="Arial"/>
                <w:color w:val="000000"/>
                <w:sz w:val="22"/>
              </w:rPr>
            </w:pPr>
            <w:ins w:id="8036" w:author="Haskamp, Stefan (extern)" w:date="2022-01-29T14:19:00Z">
              <w:r>
                <w:rPr>
                  <w:rFonts w:cs="Arial"/>
                  <w:color w:val="000000"/>
                  <w:sz w:val="22"/>
                </w:rPr>
                <w:t>Marchetti et al. 2004</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37"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66938F4" w14:textId="77777777" w:rsidR="00E528D7" w:rsidRDefault="00E528D7">
            <w:pPr>
              <w:jc w:val="center"/>
              <w:rPr>
                <w:ins w:id="8038" w:author="Haskamp, Stefan (extern)" w:date="2022-01-29T14:19:00Z"/>
                <w:rFonts w:cs="Arial"/>
                <w:color w:val="000000"/>
                <w:sz w:val="22"/>
              </w:rPr>
            </w:pPr>
            <w:ins w:id="8039"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40"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DBAC062" w14:textId="77777777" w:rsidR="00E528D7" w:rsidRDefault="00E528D7">
            <w:pPr>
              <w:jc w:val="center"/>
              <w:rPr>
                <w:ins w:id="8041" w:author="Haskamp, Stefan (extern)" w:date="2022-01-29T14:19:00Z"/>
                <w:rFonts w:cs="Arial"/>
                <w:color w:val="000000"/>
                <w:sz w:val="22"/>
              </w:rPr>
            </w:pPr>
            <w:ins w:id="8042"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43"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0733DF9" w14:textId="77777777" w:rsidR="00E528D7" w:rsidRDefault="00E528D7">
            <w:pPr>
              <w:jc w:val="center"/>
              <w:rPr>
                <w:ins w:id="8044" w:author="Haskamp, Stefan (extern)" w:date="2022-01-29T14:19:00Z"/>
                <w:rFonts w:cs="Arial"/>
                <w:color w:val="000000"/>
                <w:sz w:val="22"/>
              </w:rPr>
            </w:pPr>
            <w:ins w:id="8045" w:author="Haskamp, Stefan (extern)" w:date="2022-01-29T14:19:00Z">
              <w:r>
                <w:rPr>
                  <w:rFonts w:cs="Arial"/>
                  <w:color w:val="000000"/>
                  <w:sz w:val="22"/>
                </w:rPr>
                <w:t>0.001% (1/113,488)</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46"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01D7983" w14:textId="77777777" w:rsidR="00E528D7" w:rsidRDefault="00E528D7">
            <w:pPr>
              <w:jc w:val="center"/>
              <w:rPr>
                <w:ins w:id="8047" w:author="Haskamp, Stefan (extern)" w:date="2022-01-29T14:19:00Z"/>
                <w:rFonts w:cs="Arial"/>
                <w:color w:val="000000"/>
                <w:sz w:val="22"/>
              </w:rPr>
            </w:pPr>
            <w:ins w:id="8048" w:author="Haskamp, Stefan (extern)" w:date="2022-01-29T14:19:00Z">
              <w:r>
                <w:rPr>
                  <w:rFonts w:cs="Arial"/>
                  <w:color w:val="000000"/>
                  <w:sz w:val="22"/>
                </w:rPr>
                <w:t>0.061% (6/9,874)</w:t>
              </w:r>
            </w:ins>
          </w:p>
        </w:tc>
      </w:tr>
      <w:tr w:rsidR="00E528D7" w14:paraId="34ACAE3F" w14:textId="77777777" w:rsidTr="00E528D7">
        <w:trPr>
          <w:trHeight w:val="300"/>
          <w:ins w:id="8049" w:author="Haskamp, Stefan (extern)" w:date="2022-01-29T14:19:00Z"/>
          <w:trPrChange w:id="8050"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51"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557E3A7" w14:textId="77777777" w:rsidR="00E528D7" w:rsidRDefault="00E528D7">
            <w:pPr>
              <w:jc w:val="center"/>
              <w:rPr>
                <w:ins w:id="8052" w:author="Haskamp, Stefan (extern)" w:date="2022-01-29T14:19:00Z"/>
                <w:rFonts w:cs="Arial"/>
                <w:color w:val="000000"/>
                <w:sz w:val="22"/>
              </w:rPr>
            </w:pPr>
            <w:ins w:id="8053" w:author="Haskamp, Stefan (extern)" w:date="2022-01-29T14:19:00Z">
              <w:r>
                <w:rPr>
                  <w:rFonts w:cs="Arial"/>
                  <w:color w:val="000000"/>
                  <w:sz w:val="22"/>
                </w:rPr>
                <w:t>c.406_407del/ p.(Arg136AlafsTer6)</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54"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7C56D63" w14:textId="77777777" w:rsidR="00E528D7" w:rsidRDefault="00E528D7">
            <w:pPr>
              <w:jc w:val="center"/>
              <w:rPr>
                <w:ins w:id="8055" w:author="Haskamp, Stefan (extern)" w:date="2022-01-29T14:19:00Z"/>
                <w:rFonts w:cs="Arial"/>
                <w:color w:val="000000"/>
                <w:sz w:val="22"/>
              </w:rPr>
            </w:pPr>
            <w:ins w:id="8056" w:author="Haskamp, Stefan (extern)" w:date="2022-01-29T14:19:00Z">
              <w:r>
                <w:rPr>
                  <w:rFonts w:cs="Arial"/>
                  <w:color w:val="000000"/>
                  <w:sz w:val="22"/>
                </w:rPr>
                <w:t>56,357,216 (rs774294175)</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57"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C024235" w14:textId="77777777" w:rsidR="00E528D7" w:rsidRDefault="00E528D7">
            <w:pPr>
              <w:jc w:val="left"/>
              <w:rPr>
                <w:ins w:id="8058" w:author="Haskamp, Stefan (extern)" w:date="2022-01-29T14:19:00Z"/>
                <w:rFonts w:cs="Arial"/>
                <w:color w:val="000000"/>
                <w:sz w:val="22"/>
              </w:rPr>
            </w:pPr>
            <w:ins w:id="8059"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60"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DB2E3E3" w14:textId="77777777" w:rsidR="00E528D7" w:rsidRDefault="00E528D7">
            <w:pPr>
              <w:jc w:val="center"/>
              <w:rPr>
                <w:ins w:id="8061" w:author="Haskamp, Stefan (extern)" w:date="2022-01-29T14:19:00Z"/>
                <w:rFonts w:cs="Arial"/>
                <w:color w:val="000000"/>
                <w:sz w:val="22"/>
              </w:rPr>
            </w:pPr>
            <w:ins w:id="8062"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63"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2DD6663" w14:textId="77777777" w:rsidR="00E528D7" w:rsidRDefault="00E528D7">
            <w:pPr>
              <w:jc w:val="center"/>
              <w:rPr>
                <w:ins w:id="8064" w:author="Haskamp, Stefan (extern)" w:date="2022-01-29T14:19:00Z"/>
                <w:rFonts w:cs="Arial"/>
                <w:color w:val="000000"/>
                <w:sz w:val="22"/>
              </w:rPr>
            </w:pPr>
            <w:ins w:id="8065"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66"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2ADC599" w14:textId="77777777" w:rsidR="00E528D7" w:rsidRDefault="00E528D7">
            <w:pPr>
              <w:jc w:val="center"/>
              <w:rPr>
                <w:ins w:id="8067" w:author="Haskamp, Stefan (extern)" w:date="2022-01-29T14:19:00Z"/>
                <w:rFonts w:cs="Arial"/>
                <w:color w:val="000000"/>
                <w:sz w:val="22"/>
              </w:rPr>
            </w:pPr>
            <w:ins w:id="8068" w:author="Haskamp, Stefan (extern)" w:date="2022-01-29T14:19:00Z">
              <w:r>
                <w:rPr>
                  <w:rFonts w:cs="Arial"/>
                  <w:color w:val="000000"/>
                  <w:sz w:val="22"/>
                </w:rPr>
                <w:t>0.002% (2/128,926)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69"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F824C0F" w14:textId="77777777" w:rsidR="00E528D7" w:rsidRDefault="00E528D7">
            <w:pPr>
              <w:jc w:val="center"/>
              <w:rPr>
                <w:ins w:id="8070" w:author="Haskamp, Stefan (extern)" w:date="2022-01-29T14:19:00Z"/>
                <w:rFonts w:cs="Arial"/>
                <w:color w:val="000000"/>
                <w:sz w:val="22"/>
              </w:rPr>
            </w:pPr>
            <w:ins w:id="8071" w:author="Haskamp, Stefan (extern)" w:date="2022-01-29T14:19:00Z">
              <w:r>
                <w:rPr>
                  <w:rFonts w:cs="Arial"/>
                  <w:color w:val="000000"/>
                  <w:sz w:val="22"/>
                </w:rPr>
                <w:t>0.010% (1/9,874)</w:t>
              </w:r>
            </w:ins>
          </w:p>
        </w:tc>
      </w:tr>
      <w:tr w:rsidR="00E528D7" w14:paraId="43CF9110" w14:textId="77777777" w:rsidTr="00E528D7">
        <w:trPr>
          <w:trHeight w:val="300"/>
          <w:ins w:id="8072" w:author="Haskamp, Stefan (extern)" w:date="2022-01-29T14:19:00Z"/>
          <w:trPrChange w:id="8073"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74"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FA575B6" w14:textId="77777777" w:rsidR="00E528D7" w:rsidRDefault="00E528D7">
            <w:pPr>
              <w:jc w:val="center"/>
              <w:rPr>
                <w:ins w:id="8075" w:author="Haskamp, Stefan (extern)" w:date="2022-01-29T14:19:00Z"/>
                <w:rFonts w:cs="Arial"/>
                <w:color w:val="000000"/>
                <w:sz w:val="22"/>
              </w:rPr>
            </w:pPr>
            <w:ins w:id="8076" w:author="Haskamp, Stefan (extern)" w:date="2022-01-29T14:19:00Z">
              <w:r>
                <w:rPr>
                  <w:rFonts w:cs="Arial"/>
                  <w:color w:val="000000"/>
                  <w:sz w:val="22"/>
                </w:rPr>
                <w:t>c.493del/ p.(Val165Ter)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77"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9A1A440" w14:textId="77777777" w:rsidR="00E528D7" w:rsidRDefault="00E528D7">
            <w:pPr>
              <w:jc w:val="center"/>
              <w:rPr>
                <w:ins w:id="8078" w:author="Haskamp, Stefan (extern)" w:date="2022-01-29T14:19:00Z"/>
                <w:rFonts w:cs="Arial"/>
                <w:color w:val="000000"/>
                <w:sz w:val="22"/>
              </w:rPr>
            </w:pPr>
            <w:ins w:id="8079" w:author="Haskamp, Stefan (extern)" w:date="2022-01-29T14:19:00Z">
              <w:r>
                <w:rPr>
                  <w:rFonts w:cs="Arial"/>
                  <w:color w:val="000000"/>
                  <w:sz w:val="22"/>
                </w:rPr>
                <w:t>56,356,938 (rs769915235)</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80"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92722FB" w14:textId="77777777" w:rsidR="00E528D7" w:rsidRDefault="00E528D7">
            <w:pPr>
              <w:jc w:val="left"/>
              <w:rPr>
                <w:ins w:id="8081" w:author="Haskamp, Stefan (extern)" w:date="2022-01-29T14:19:00Z"/>
                <w:rFonts w:cs="Arial"/>
                <w:color w:val="000000"/>
                <w:sz w:val="22"/>
              </w:rPr>
            </w:pPr>
            <w:ins w:id="8082"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83"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D76016D" w14:textId="77777777" w:rsidR="00E528D7" w:rsidRDefault="00E528D7">
            <w:pPr>
              <w:jc w:val="center"/>
              <w:rPr>
                <w:ins w:id="8084" w:author="Haskamp, Stefan (extern)" w:date="2022-01-29T14:19:00Z"/>
                <w:rFonts w:cs="Arial"/>
                <w:color w:val="000000"/>
                <w:sz w:val="22"/>
              </w:rPr>
            </w:pPr>
            <w:ins w:id="8085"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86"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3219161" w14:textId="77777777" w:rsidR="00E528D7" w:rsidRDefault="00E528D7">
            <w:pPr>
              <w:jc w:val="center"/>
              <w:rPr>
                <w:ins w:id="8087" w:author="Haskamp, Stefan (extern)" w:date="2022-01-29T14:19:00Z"/>
                <w:rFonts w:cs="Arial"/>
                <w:color w:val="000000"/>
                <w:sz w:val="22"/>
              </w:rPr>
            </w:pPr>
            <w:ins w:id="8088"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89"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9D32DE7" w14:textId="77777777" w:rsidR="00E528D7" w:rsidRDefault="00E528D7">
            <w:pPr>
              <w:jc w:val="center"/>
              <w:rPr>
                <w:ins w:id="8090" w:author="Haskamp, Stefan (extern)" w:date="2022-01-29T14:19:00Z"/>
                <w:rFonts w:cs="Arial"/>
                <w:color w:val="000000"/>
                <w:sz w:val="22"/>
              </w:rPr>
            </w:pPr>
            <w:ins w:id="8091" w:author="Haskamp, Stefan (extern)" w:date="2022-01-29T14:19:00Z">
              <w:r>
                <w:rPr>
                  <w:rFonts w:cs="Arial"/>
                  <w:color w:val="000000"/>
                  <w:sz w:val="22"/>
                </w:rPr>
                <w:t>0.002% (2/128,842)</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92"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594AD77" w14:textId="77777777" w:rsidR="00E528D7" w:rsidRDefault="00E528D7">
            <w:pPr>
              <w:jc w:val="center"/>
              <w:rPr>
                <w:ins w:id="8093" w:author="Haskamp, Stefan (extern)" w:date="2022-01-29T14:19:00Z"/>
                <w:rFonts w:cs="Arial"/>
                <w:color w:val="000000"/>
                <w:sz w:val="22"/>
              </w:rPr>
            </w:pPr>
            <w:ins w:id="8094" w:author="Haskamp, Stefan (extern)" w:date="2022-01-29T14:19:00Z">
              <w:r>
                <w:rPr>
                  <w:rFonts w:cs="Arial"/>
                  <w:color w:val="000000"/>
                  <w:sz w:val="22"/>
                </w:rPr>
                <w:t> </w:t>
              </w:r>
            </w:ins>
          </w:p>
        </w:tc>
      </w:tr>
      <w:tr w:rsidR="00E528D7" w14:paraId="162C3F7D" w14:textId="77777777" w:rsidTr="00E528D7">
        <w:trPr>
          <w:trHeight w:val="300"/>
          <w:ins w:id="8095" w:author="Haskamp, Stefan (extern)" w:date="2022-01-29T14:19:00Z"/>
          <w:trPrChange w:id="8096"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097"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CFCDCB2" w14:textId="77777777" w:rsidR="00E528D7" w:rsidRDefault="00E528D7">
            <w:pPr>
              <w:jc w:val="center"/>
              <w:rPr>
                <w:ins w:id="8098" w:author="Haskamp, Stefan (extern)" w:date="2022-01-29T14:19:00Z"/>
                <w:rFonts w:cs="Arial"/>
                <w:color w:val="000000"/>
                <w:sz w:val="22"/>
              </w:rPr>
            </w:pPr>
            <w:ins w:id="8099" w:author="Haskamp, Stefan (extern)" w:date="2022-01-29T14:19:00Z">
              <w:r>
                <w:rPr>
                  <w:rFonts w:cs="Arial"/>
                  <w:color w:val="000000"/>
                  <w:sz w:val="22"/>
                </w:rPr>
                <w:t>c.493dup/ p.(Val165GlyfsTer40)</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00"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BAB4FE3" w14:textId="77777777" w:rsidR="00E528D7" w:rsidRDefault="00E528D7">
            <w:pPr>
              <w:jc w:val="center"/>
              <w:rPr>
                <w:ins w:id="8101" w:author="Haskamp, Stefan (extern)" w:date="2022-01-29T14:19:00Z"/>
                <w:rFonts w:cs="Arial"/>
                <w:color w:val="000000"/>
                <w:sz w:val="22"/>
              </w:rPr>
            </w:pPr>
            <w:ins w:id="8102" w:author="Haskamp, Stefan (extern)" w:date="2022-01-29T14:19:00Z">
              <w:r>
                <w:rPr>
                  <w:rFonts w:cs="Arial"/>
                  <w:color w:val="000000"/>
                  <w:sz w:val="22"/>
                </w:rPr>
                <w:t>56,356,938 (rs769915235)</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03"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6248C48" w14:textId="77777777" w:rsidR="00E528D7" w:rsidRDefault="00E528D7">
            <w:pPr>
              <w:jc w:val="left"/>
              <w:rPr>
                <w:ins w:id="8104" w:author="Haskamp, Stefan (extern)" w:date="2022-01-29T14:19:00Z"/>
                <w:rFonts w:cs="Arial"/>
                <w:color w:val="000000"/>
                <w:sz w:val="22"/>
              </w:rPr>
            </w:pPr>
            <w:ins w:id="8105"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06"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32697AC" w14:textId="77777777" w:rsidR="00E528D7" w:rsidRDefault="00E528D7">
            <w:pPr>
              <w:jc w:val="center"/>
              <w:rPr>
                <w:ins w:id="8107" w:author="Haskamp, Stefan (extern)" w:date="2022-01-29T14:19:00Z"/>
                <w:rFonts w:cs="Arial"/>
                <w:color w:val="000000"/>
                <w:sz w:val="22"/>
              </w:rPr>
            </w:pPr>
            <w:ins w:id="8108"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09"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A958272" w14:textId="77777777" w:rsidR="00E528D7" w:rsidRDefault="00E528D7">
            <w:pPr>
              <w:jc w:val="center"/>
              <w:rPr>
                <w:ins w:id="8110" w:author="Haskamp, Stefan (extern)" w:date="2022-01-29T14:19:00Z"/>
                <w:rFonts w:cs="Arial"/>
                <w:color w:val="000000"/>
                <w:sz w:val="22"/>
              </w:rPr>
            </w:pPr>
            <w:ins w:id="8111"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12"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4BA048A" w14:textId="77777777" w:rsidR="00E528D7" w:rsidRDefault="00E528D7">
            <w:pPr>
              <w:jc w:val="center"/>
              <w:rPr>
                <w:ins w:id="8113" w:author="Haskamp, Stefan (extern)" w:date="2022-01-29T14:19:00Z"/>
                <w:rFonts w:cs="Arial"/>
                <w:color w:val="000000"/>
                <w:sz w:val="22"/>
              </w:rPr>
            </w:pPr>
            <w:ins w:id="8114" w:author="Haskamp, Stefan (extern)" w:date="2022-01-29T14:19:00Z">
              <w:r>
                <w:rPr>
                  <w:rFonts w:cs="Arial"/>
                  <w:color w:val="000000"/>
                  <w:sz w:val="22"/>
                </w:rPr>
                <w:t>0.001% (1/113,436)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15"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F4CF3A8" w14:textId="77777777" w:rsidR="00E528D7" w:rsidRDefault="00E528D7">
            <w:pPr>
              <w:jc w:val="center"/>
              <w:rPr>
                <w:ins w:id="8116" w:author="Haskamp, Stefan (extern)" w:date="2022-01-29T14:19:00Z"/>
                <w:rFonts w:cs="Arial"/>
                <w:color w:val="000000"/>
                <w:sz w:val="22"/>
              </w:rPr>
            </w:pPr>
            <w:ins w:id="8117" w:author="Haskamp, Stefan (extern)" w:date="2022-01-29T14:19:00Z">
              <w:r>
                <w:rPr>
                  <w:rFonts w:cs="Arial"/>
                  <w:color w:val="000000"/>
                  <w:sz w:val="22"/>
                </w:rPr>
                <w:t> </w:t>
              </w:r>
            </w:ins>
          </w:p>
        </w:tc>
      </w:tr>
      <w:tr w:rsidR="00E528D7" w14:paraId="0F768C7E" w14:textId="77777777" w:rsidTr="00E528D7">
        <w:trPr>
          <w:trHeight w:val="300"/>
          <w:ins w:id="8118" w:author="Haskamp, Stefan (extern)" w:date="2022-01-29T14:19:00Z"/>
          <w:trPrChange w:id="8119"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20"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A8C4E84" w14:textId="77777777" w:rsidR="00E528D7" w:rsidRDefault="00E528D7">
            <w:pPr>
              <w:jc w:val="center"/>
              <w:rPr>
                <w:ins w:id="8121" w:author="Haskamp, Stefan (extern)" w:date="2022-01-29T14:19:00Z"/>
                <w:rFonts w:cs="Arial"/>
                <w:color w:val="000000"/>
                <w:sz w:val="22"/>
              </w:rPr>
            </w:pPr>
            <w:ins w:id="8122" w:author="Haskamp, Stefan (extern)" w:date="2022-01-29T14:19:00Z">
              <w:r>
                <w:rPr>
                  <w:rFonts w:cs="Arial"/>
                  <w:color w:val="000000"/>
                  <w:sz w:val="22"/>
                </w:rPr>
                <w:t>c.518A&gt;G/ p.(Y173C)</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23"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3ACE8F5" w14:textId="77777777" w:rsidR="00E528D7" w:rsidRDefault="00E528D7">
            <w:pPr>
              <w:jc w:val="center"/>
              <w:rPr>
                <w:ins w:id="8124" w:author="Haskamp, Stefan (extern)" w:date="2022-01-29T14:19:00Z"/>
                <w:rFonts w:cs="Arial"/>
                <w:color w:val="000000"/>
                <w:sz w:val="22"/>
              </w:rPr>
            </w:pPr>
            <w:ins w:id="8125" w:author="Haskamp, Stefan (extern)" w:date="2022-01-29T14:19:00Z">
              <w:r>
                <w:rPr>
                  <w:rFonts w:cs="Arial"/>
                  <w:color w:val="000000"/>
                  <w:sz w:val="22"/>
                </w:rPr>
                <w:t>56,356,914 (rs78950939)</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26"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B71D207" w14:textId="77777777" w:rsidR="00E528D7" w:rsidRDefault="00E528D7">
            <w:pPr>
              <w:jc w:val="left"/>
              <w:rPr>
                <w:ins w:id="8127" w:author="Haskamp, Stefan (extern)" w:date="2022-01-29T14:19:00Z"/>
                <w:rFonts w:cs="Arial"/>
                <w:color w:val="000000"/>
                <w:sz w:val="22"/>
              </w:rPr>
            </w:pPr>
            <w:ins w:id="8128" w:author="Haskamp, Stefan (extern)" w:date="2022-01-29T14:19:00Z">
              <w:r>
                <w:rPr>
                  <w:rFonts w:cs="Arial"/>
                  <w:color w:val="000000"/>
                  <w:sz w:val="22"/>
                </w:rPr>
                <w:t>DeLeo et al. 1989</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29"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89313E9" w14:textId="77777777" w:rsidR="00E528D7" w:rsidRDefault="00E528D7">
            <w:pPr>
              <w:jc w:val="center"/>
              <w:rPr>
                <w:ins w:id="8130" w:author="Haskamp, Stefan (extern)" w:date="2022-01-29T14:19:00Z"/>
                <w:rFonts w:cs="Arial"/>
                <w:color w:val="000000"/>
                <w:sz w:val="22"/>
              </w:rPr>
            </w:pPr>
            <w:ins w:id="8131"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32"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D6FA26B" w14:textId="77777777" w:rsidR="00E528D7" w:rsidRDefault="00E528D7">
            <w:pPr>
              <w:jc w:val="center"/>
              <w:rPr>
                <w:ins w:id="8133" w:author="Haskamp, Stefan (extern)" w:date="2022-01-29T14:19:00Z"/>
                <w:rFonts w:cs="Arial"/>
                <w:color w:val="000000"/>
                <w:sz w:val="22"/>
              </w:rPr>
            </w:pPr>
            <w:ins w:id="8134"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35"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EB6B55E" w14:textId="77777777" w:rsidR="00E528D7" w:rsidRDefault="00E528D7">
            <w:pPr>
              <w:jc w:val="center"/>
              <w:rPr>
                <w:ins w:id="8136" w:author="Haskamp, Stefan (extern)" w:date="2022-01-29T14:19:00Z"/>
                <w:rFonts w:cs="Arial"/>
                <w:color w:val="000000"/>
                <w:sz w:val="22"/>
              </w:rPr>
            </w:pPr>
            <w:ins w:id="8137" w:author="Haskamp, Stefan (extern)" w:date="2022-01-29T14:19:00Z">
              <w:r>
                <w:rPr>
                  <w:rFonts w:cs="Arial"/>
                  <w:color w:val="000000"/>
                  <w:sz w:val="22"/>
                </w:rPr>
                <w:t>0.093% (120/128,796)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38"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258B077" w14:textId="77777777" w:rsidR="00E528D7" w:rsidRDefault="00E528D7">
            <w:pPr>
              <w:jc w:val="center"/>
              <w:rPr>
                <w:ins w:id="8139" w:author="Haskamp, Stefan (extern)" w:date="2022-01-29T14:19:00Z"/>
                <w:rFonts w:cs="Arial"/>
                <w:color w:val="000000"/>
                <w:sz w:val="22"/>
              </w:rPr>
            </w:pPr>
            <w:ins w:id="8140" w:author="Haskamp, Stefan (extern)" w:date="2022-01-29T14:19:00Z">
              <w:r>
                <w:rPr>
                  <w:rFonts w:cs="Arial"/>
                  <w:color w:val="000000"/>
                  <w:sz w:val="22"/>
                </w:rPr>
                <w:t>0.030% (3/9,874)</w:t>
              </w:r>
            </w:ins>
          </w:p>
        </w:tc>
      </w:tr>
      <w:tr w:rsidR="00E528D7" w14:paraId="1F1F60E3" w14:textId="77777777" w:rsidTr="00E528D7">
        <w:trPr>
          <w:trHeight w:val="300"/>
          <w:ins w:id="8141" w:author="Haskamp, Stefan (extern)" w:date="2022-01-29T14:19:00Z"/>
          <w:trPrChange w:id="8142"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43"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1F86748" w14:textId="77777777" w:rsidR="00E528D7" w:rsidRDefault="00E528D7">
            <w:pPr>
              <w:jc w:val="center"/>
              <w:rPr>
                <w:ins w:id="8144" w:author="Haskamp, Stefan (extern)" w:date="2022-01-29T14:19:00Z"/>
                <w:rFonts w:cs="Arial"/>
                <w:color w:val="000000"/>
                <w:sz w:val="22"/>
              </w:rPr>
            </w:pPr>
            <w:ins w:id="8145" w:author="Haskamp, Stefan (extern)" w:date="2022-01-29T14:19:00Z">
              <w:r>
                <w:rPr>
                  <w:rFonts w:cs="Arial"/>
                  <w:color w:val="000000"/>
                  <w:sz w:val="22"/>
                </w:rPr>
                <w:t>c.534del/ p.(Met179CysfsTer64)</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46"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19F271F" w14:textId="77777777" w:rsidR="00E528D7" w:rsidRDefault="00E528D7">
            <w:pPr>
              <w:jc w:val="center"/>
              <w:rPr>
                <w:ins w:id="8147" w:author="Haskamp, Stefan (extern)" w:date="2022-01-29T14:19:00Z"/>
                <w:rFonts w:cs="Arial"/>
                <w:color w:val="000000"/>
                <w:sz w:val="22"/>
              </w:rPr>
            </w:pPr>
            <w:ins w:id="8148" w:author="Haskamp, Stefan (extern)" w:date="2022-01-29T14:19:00Z">
              <w:r>
                <w:rPr>
                  <w:rFonts w:cs="Arial"/>
                  <w:color w:val="000000"/>
                  <w:sz w:val="22"/>
                </w:rPr>
                <w:t>56,356,897 (rs983441275)</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49"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1ACB4AB" w14:textId="77777777" w:rsidR="00E528D7" w:rsidRDefault="00E528D7">
            <w:pPr>
              <w:jc w:val="left"/>
              <w:rPr>
                <w:ins w:id="8150" w:author="Haskamp, Stefan (extern)" w:date="2022-01-29T14:19:00Z"/>
                <w:rFonts w:cs="Arial"/>
                <w:color w:val="000000"/>
                <w:sz w:val="22"/>
              </w:rPr>
            </w:pPr>
            <w:ins w:id="8151"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52"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99BC6E2" w14:textId="77777777" w:rsidR="00E528D7" w:rsidRDefault="00E528D7">
            <w:pPr>
              <w:jc w:val="center"/>
              <w:rPr>
                <w:ins w:id="8153" w:author="Haskamp, Stefan (extern)" w:date="2022-01-29T14:19:00Z"/>
                <w:rFonts w:cs="Arial"/>
                <w:color w:val="000000"/>
                <w:sz w:val="22"/>
              </w:rPr>
            </w:pPr>
            <w:ins w:id="8154"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55"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8299FDF" w14:textId="77777777" w:rsidR="00E528D7" w:rsidRDefault="00E528D7">
            <w:pPr>
              <w:jc w:val="center"/>
              <w:rPr>
                <w:ins w:id="8156" w:author="Haskamp, Stefan (extern)" w:date="2022-01-29T14:19:00Z"/>
                <w:rFonts w:cs="Arial"/>
                <w:color w:val="000000"/>
                <w:sz w:val="22"/>
              </w:rPr>
            </w:pPr>
            <w:ins w:id="8157"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58"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FE70AB3" w14:textId="77777777" w:rsidR="00E528D7" w:rsidRDefault="00E528D7">
            <w:pPr>
              <w:jc w:val="center"/>
              <w:rPr>
                <w:ins w:id="8159" w:author="Haskamp, Stefan (extern)" w:date="2022-01-29T14:19:00Z"/>
                <w:rFonts w:cs="Arial"/>
                <w:color w:val="000000"/>
                <w:sz w:val="22"/>
              </w:rPr>
            </w:pPr>
            <w:ins w:id="8160" w:author="Haskamp, Stefan (extern)" w:date="2022-01-29T14:19:00Z">
              <w:r>
                <w:rPr>
                  <w:rFonts w:cs="Arial"/>
                  <w:color w:val="000000"/>
                  <w:sz w:val="22"/>
                </w:rPr>
                <w:t>0.001% (1/113,270)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61"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D9242F3" w14:textId="77777777" w:rsidR="00E528D7" w:rsidRDefault="00E528D7">
            <w:pPr>
              <w:jc w:val="center"/>
              <w:rPr>
                <w:ins w:id="8162" w:author="Haskamp, Stefan (extern)" w:date="2022-01-29T14:19:00Z"/>
                <w:rFonts w:cs="Arial"/>
                <w:color w:val="000000"/>
                <w:sz w:val="22"/>
              </w:rPr>
            </w:pPr>
            <w:ins w:id="8163" w:author="Haskamp, Stefan (extern)" w:date="2022-01-29T14:19:00Z">
              <w:r>
                <w:rPr>
                  <w:rFonts w:cs="Arial"/>
                  <w:color w:val="000000"/>
                  <w:sz w:val="22"/>
                </w:rPr>
                <w:t> </w:t>
              </w:r>
            </w:ins>
          </w:p>
        </w:tc>
      </w:tr>
      <w:tr w:rsidR="00E528D7" w14:paraId="0AF85469" w14:textId="77777777" w:rsidTr="00E528D7">
        <w:trPr>
          <w:trHeight w:val="300"/>
          <w:ins w:id="8164" w:author="Haskamp, Stefan (extern)" w:date="2022-01-29T14:19:00Z"/>
          <w:trPrChange w:id="8165"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66"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1D49AA4" w14:textId="77777777" w:rsidR="00E528D7" w:rsidRPr="004C42DB" w:rsidRDefault="00E528D7">
            <w:pPr>
              <w:jc w:val="center"/>
              <w:rPr>
                <w:ins w:id="8167" w:author="Haskamp, Stefan (extern)" w:date="2022-01-29T14:19:00Z"/>
                <w:rFonts w:cs="Arial"/>
                <w:color w:val="000000"/>
                <w:sz w:val="22"/>
                <w:lang w:val="de-DE"/>
                <w:rPrChange w:id="8168" w:author="Stefan" w:date="2022-01-31T14:14:00Z">
                  <w:rPr>
                    <w:ins w:id="8169" w:author="Haskamp, Stefan (extern)" w:date="2022-01-29T14:19:00Z"/>
                    <w:rFonts w:cs="Arial"/>
                    <w:color w:val="000000"/>
                    <w:sz w:val="22"/>
                  </w:rPr>
                </w:rPrChange>
              </w:rPr>
            </w:pPr>
            <w:ins w:id="8170" w:author="Haskamp, Stefan (extern)" w:date="2022-01-29T14:19:00Z">
              <w:r w:rsidRPr="004C42DB">
                <w:rPr>
                  <w:rFonts w:cs="Arial"/>
                  <w:color w:val="000000"/>
                  <w:sz w:val="22"/>
                  <w:lang w:val="de-DE"/>
                  <w:rPrChange w:id="8171" w:author="Stefan" w:date="2022-01-31T14:14:00Z">
                    <w:rPr>
                      <w:rFonts w:cs="Arial"/>
                      <w:color w:val="000000"/>
                      <w:sz w:val="22"/>
                    </w:rPr>
                  </w:rPrChange>
                </w:rPr>
                <w:t>c.604G&gt;T/ p.(Glu202Ter)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72"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43D4592" w14:textId="77777777" w:rsidR="00E528D7" w:rsidRDefault="00E528D7">
            <w:pPr>
              <w:jc w:val="center"/>
              <w:rPr>
                <w:ins w:id="8173" w:author="Haskamp, Stefan (extern)" w:date="2022-01-29T14:19:00Z"/>
                <w:rFonts w:cs="Arial"/>
                <w:color w:val="000000"/>
                <w:sz w:val="22"/>
              </w:rPr>
            </w:pPr>
            <w:ins w:id="8174" w:author="Haskamp, Stefan (extern)" w:date="2022-01-29T14:19:00Z">
              <w:r>
                <w:rPr>
                  <w:rFonts w:cs="Arial"/>
                  <w:color w:val="000000"/>
                  <w:sz w:val="22"/>
                </w:rPr>
                <w:t>56,356,732 (rs778013714)</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75"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DA2AA29" w14:textId="77777777" w:rsidR="00E528D7" w:rsidRDefault="00E528D7">
            <w:pPr>
              <w:jc w:val="left"/>
              <w:rPr>
                <w:ins w:id="8176" w:author="Haskamp, Stefan (extern)" w:date="2022-01-29T14:19:00Z"/>
                <w:rFonts w:cs="Arial"/>
                <w:color w:val="000000"/>
                <w:sz w:val="22"/>
              </w:rPr>
            </w:pPr>
            <w:ins w:id="8177"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78"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466C29B" w14:textId="77777777" w:rsidR="00E528D7" w:rsidRDefault="00E528D7">
            <w:pPr>
              <w:jc w:val="center"/>
              <w:rPr>
                <w:ins w:id="8179" w:author="Haskamp, Stefan (extern)" w:date="2022-01-29T14:19:00Z"/>
                <w:rFonts w:cs="Arial"/>
                <w:color w:val="000000"/>
                <w:sz w:val="22"/>
              </w:rPr>
            </w:pPr>
            <w:ins w:id="8180"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81"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5449ABD" w14:textId="77777777" w:rsidR="00E528D7" w:rsidRDefault="00E528D7">
            <w:pPr>
              <w:jc w:val="center"/>
              <w:rPr>
                <w:ins w:id="8182" w:author="Haskamp, Stefan (extern)" w:date="2022-01-29T14:19:00Z"/>
                <w:rFonts w:cs="Arial"/>
                <w:color w:val="000000"/>
                <w:sz w:val="22"/>
              </w:rPr>
            </w:pPr>
            <w:ins w:id="8183"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84"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3F103C0" w14:textId="77777777" w:rsidR="00E528D7" w:rsidRDefault="00E528D7">
            <w:pPr>
              <w:jc w:val="center"/>
              <w:rPr>
                <w:ins w:id="8185" w:author="Haskamp, Stefan (extern)" w:date="2022-01-29T14:19:00Z"/>
                <w:rFonts w:cs="Arial"/>
                <w:color w:val="000000"/>
                <w:sz w:val="22"/>
              </w:rPr>
            </w:pPr>
            <w:ins w:id="8186" w:author="Haskamp, Stefan (extern)" w:date="2022-01-29T14:19:00Z">
              <w:r>
                <w:rPr>
                  <w:rFonts w:cs="Arial"/>
                  <w:color w:val="000000"/>
                  <w:sz w:val="22"/>
                </w:rPr>
                <w:t>0.028% (31/110,052)</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87"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029B457" w14:textId="77777777" w:rsidR="00E528D7" w:rsidRDefault="00E528D7">
            <w:pPr>
              <w:jc w:val="center"/>
              <w:rPr>
                <w:ins w:id="8188" w:author="Haskamp, Stefan (extern)" w:date="2022-01-29T14:19:00Z"/>
                <w:rFonts w:cs="Arial"/>
                <w:color w:val="000000"/>
                <w:sz w:val="22"/>
              </w:rPr>
            </w:pPr>
            <w:ins w:id="8189" w:author="Haskamp, Stefan (extern)" w:date="2022-01-29T14:19:00Z">
              <w:r>
                <w:rPr>
                  <w:rFonts w:cs="Arial"/>
                  <w:color w:val="000000"/>
                  <w:sz w:val="22"/>
                </w:rPr>
                <w:t>0.030% (3/9,874)</w:t>
              </w:r>
            </w:ins>
          </w:p>
        </w:tc>
      </w:tr>
      <w:tr w:rsidR="00E528D7" w14:paraId="0346545E" w14:textId="77777777" w:rsidTr="00E528D7">
        <w:trPr>
          <w:trHeight w:val="300"/>
          <w:ins w:id="8190" w:author="Haskamp, Stefan (extern)" w:date="2022-01-29T14:19:00Z"/>
          <w:trPrChange w:id="8191"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92"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3CAFBB6" w14:textId="77777777" w:rsidR="00E528D7" w:rsidRDefault="00E528D7">
            <w:pPr>
              <w:jc w:val="center"/>
              <w:rPr>
                <w:ins w:id="8193" w:author="Haskamp, Stefan (extern)" w:date="2022-01-29T14:19:00Z"/>
                <w:rFonts w:cs="Arial"/>
                <w:color w:val="000000"/>
                <w:sz w:val="22"/>
              </w:rPr>
            </w:pPr>
            <w:ins w:id="8194" w:author="Haskamp, Stefan (extern)" w:date="2022-01-29T14:19:00Z">
              <w:r>
                <w:rPr>
                  <w:rFonts w:cs="Arial"/>
                  <w:color w:val="000000"/>
                  <w:sz w:val="22"/>
                </w:rPr>
                <w:t>c.625_626del/ p.(Leu209SerfsTer31)</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95"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D275E77" w14:textId="77777777" w:rsidR="00E528D7" w:rsidRDefault="00E528D7">
            <w:pPr>
              <w:jc w:val="center"/>
              <w:rPr>
                <w:ins w:id="8196" w:author="Haskamp, Stefan (extern)" w:date="2022-01-29T14:19:00Z"/>
                <w:rFonts w:cs="Arial"/>
                <w:color w:val="000000"/>
                <w:sz w:val="22"/>
              </w:rPr>
            </w:pPr>
            <w:ins w:id="8197" w:author="Haskamp, Stefan (extern)" w:date="2022-01-29T14:19:00Z">
              <w:r>
                <w:rPr>
                  <w:rFonts w:cs="Arial"/>
                  <w:color w:val="000000"/>
                  <w:sz w:val="22"/>
                </w:rPr>
                <w:t>56,356,709 (rs768929197)</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198"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A5FE40D" w14:textId="77777777" w:rsidR="00E528D7" w:rsidRDefault="00E528D7">
            <w:pPr>
              <w:jc w:val="left"/>
              <w:rPr>
                <w:ins w:id="8199" w:author="Haskamp, Stefan (extern)" w:date="2022-01-29T14:19:00Z"/>
                <w:rFonts w:cs="Arial"/>
                <w:color w:val="000000"/>
                <w:sz w:val="22"/>
              </w:rPr>
            </w:pPr>
            <w:ins w:id="8200"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01"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BBCCB58" w14:textId="77777777" w:rsidR="00E528D7" w:rsidRDefault="00E528D7">
            <w:pPr>
              <w:jc w:val="center"/>
              <w:rPr>
                <w:ins w:id="8202" w:author="Haskamp, Stefan (extern)" w:date="2022-01-29T14:19:00Z"/>
                <w:rFonts w:cs="Arial"/>
                <w:color w:val="000000"/>
                <w:sz w:val="22"/>
              </w:rPr>
            </w:pPr>
            <w:ins w:id="8203"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04"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4D1DC4B" w14:textId="77777777" w:rsidR="00E528D7" w:rsidRDefault="00E528D7">
            <w:pPr>
              <w:jc w:val="center"/>
              <w:rPr>
                <w:ins w:id="8205" w:author="Haskamp, Stefan (extern)" w:date="2022-01-29T14:19:00Z"/>
                <w:rFonts w:cs="Arial"/>
                <w:color w:val="000000"/>
                <w:sz w:val="22"/>
              </w:rPr>
            </w:pPr>
            <w:ins w:id="8206"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07"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1FCDD40" w14:textId="77777777" w:rsidR="00E528D7" w:rsidRDefault="00E528D7">
            <w:pPr>
              <w:jc w:val="center"/>
              <w:rPr>
                <w:ins w:id="8208" w:author="Haskamp, Stefan (extern)" w:date="2022-01-29T14:19:00Z"/>
                <w:rFonts w:cs="Arial"/>
                <w:color w:val="000000"/>
                <w:sz w:val="22"/>
              </w:rPr>
            </w:pPr>
            <w:ins w:id="8209" w:author="Haskamp, Stefan (extern)" w:date="2022-01-29T14:19:00Z">
              <w:r>
                <w:rPr>
                  <w:rFonts w:cs="Arial"/>
                  <w:color w:val="000000"/>
                  <w:sz w:val="22"/>
                </w:rPr>
                <w:t>0.001% (1/83,950)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10"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CC095F8" w14:textId="77777777" w:rsidR="00E528D7" w:rsidRDefault="00E528D7">
            <w:pPr>
              <w:jc w:val="center"/>
              <w:rPr>
                <w:ins w:id="8211" w:author="Haskamp, Stefan (extern)" w:date="2022-01-29T14:19:00Z"/>
                <w:rFonts w:cs="Arial"/>
                <w:color w:val="000000"/>
                <w:sz w:val="22"/>
              </w:rPr>
            </w:pPr>
            <w:ins w:id="8212" w:author="Haskamp, Stefan (extern)" w:date="2022-01-29T14:19:00Z">
              <w:r>
                <w:rPr>
                  <w:rFonts w:cs="Arial"/>
                  <w:color w:val="000000"/>
                  <w:sz w:val="22"/>
                </w:rPr>
                <w:t> </w:t>
              </w:r>
            </w:ins>
          </w:p>
        </w:tc>
      </w:tr>
      <w:tr w:rsidR="00E528D7" w14:paraId="6AD14101" w14:textId="77777777" w:rsidTr="00E528D7">
        <w:trPr>
          <w:trHeight w:val="300"/>
          <w:ins w:id="8213" w:author="Haskamp, Stefan (extern)" w:date="2022-01-29T14:19:00Z"/>
          <w:trPrChange w:id="8214"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15"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C1F44A2" w14:textId="77777777" w:rsidR="00E528D7" w:rsidRDefault="00E528D7">
            <w:pPr>
              <w:jc w:val="center"/>
              <w:rPr>
                <w:ins w:id="8216" w:author="Haskamp, Stefan (extern)" w:date="2022-01-29T14:19:00Z"/>
                <w:rFonts w:cs="Arial"/>
                <w:color w:val="000000"/>
                <w:sz w:val="22"/>
              </w:rPr>
            </w:pPr>
            <w:ins w:id="8217" w:author="Haskamp, Stefan (extern)" w:date="2022-01-29T14:19:00Z">
              <w:r>
                <w:rPr>
                  <w:rFonts w:cs="Arial"/>
                  <w:color w:val="000000"/>
                  <w:sz w:val="22"/>
                </w:rPr>
                <w:t>c.677del/ p.(Leu226ArgfsTer17)</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18"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698D452" w14:textId="77777777" w:rsidR="00E528D7" w:rsidRDefault="00E528D7">
            <w:pPr>
              <w:jc w:val="center"/>
              <w:rPr>
                <w:ins w:id="8219" w:author="Haskamp, Stefan (extern)" w:date="2022-01-29T14:19:00Z"/>
                <w:rFonts w:cs="Arial"/>
                <w:color w:val="000000"/>
                <w:sz w:val="22"/>
              </w:rPr>
            </w:pPr>
            <w:ins w:id="8220" w:author="Haskamp, Stefan (extern)" w:date="2022-01-29T14:19:00Z">
              <w:r>
                <w:rPr>
                  <w:rFonts w:cs="Arial"/>
                  <w:color w:val="000000"/>
                  <w:sz w:val="22"/>
                </w:rPr>
                <w:t>56,356,658 (NA)</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21"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01613A0" w14:textId="77777777" w:rsidR="00E528D7" w:rsidRDefault="00E528D7">
            <w:pPr>
              <w:jc w:val="left"/>
              <w:rPr>
                <w:ins w:id="8222" w:author="Haskamp, Stefan (extern)" w:date="2022-01-29T14:19:00Z"/>
                <w:rFonts w:cs="Arial"/>
                <w:color w:val="000000"/>
                <w:sz w:val="22"/>
              </w:rPr>
            </w:pPr>
            <w:ins w:id="8223"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24"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9FB9FB0" w14:textId="77777777" w:rsidR="00E528D7" w:rsidRDefault="00E528D7">
            <w:pPr>
              <w:jc w:val="center"/>
              <w:rPr>
                <w:ins w:id="8225" w:author="Haskamp, Stefan (extern)" w:date="2022-01-29T14:19:00Z"/>
                <w:rFonts w:cs="Arial"/>
                <w:color w:val="000000"/>
                <w:sz w:val="22"/>
              </w:rPr>
            </w:pPr>
            <w:ins w:id="8226"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27"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52A167A" w14:textId="77777777" w:rsidR="00E528D7" w:rsidRDefault="00E528D7">
            <w:pPr>
              <w:jc w:val="center"/>
              <w:rPr>
                <w:ins w:id="8228" w:author="Haskamp, Stefan (extern)" w:date="2022-01-29T14:19:00Z"/>
                <w:rFonts w:cs="Arial"/>
                <w:color w:val="000000"/>
                <w:sz w:val="22"/>
              </w:rPr>
            </w:pPr>
            <w:ins w:id="8229"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30"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AAD313E" w14:textId="77777777" w:rsidR="00E528D7" w:rsidRDefault="00E528D7">
            <w:pPr>
              <w:jc w:val="center"/>
              <w:rPr>
                <w:ins w:id="8231" w:author="Haskamp, Stefan (extern)" w:date="2022-01-29T14:19:00Z"/>
                <w:rFonts w:cs="Arial"/>
                <w:color w:val="000000"/>
                <w:sz w:val="22"/>
              </w:rPr>
            </w:pPr>
            <w:ins w:id="8232" w:author="Haskamp, Stefan (extern)" w:date="2022-01-29T14:19:00Z">
              <w:r>
                <w:rPr>
                  <w:rFonts w:cs="Arial"/>
                  <w:color w:val="000000"/>
                  <w:sz w:val="22"/>
                </w:rPr>
                <w:t>0.002% (1/65,896)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33"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146F928" w14:textId="77777777" w:rsidR="00E528D7" w:rsidRDefault="00E528D7">
            <w:pPr>
              <w:jc w:val="center"/>
              <w:rPr>
                <w:ins w:id="8234" w:author="Haskamp, Stefan (extern)" w:date="2022-01-29T14:19:00Z"/>
                <w:rFonts w:cs="Arial"/>
                <w:color w:val="000000"/>
                <w:sz w:val="22"/>
              </w:rPr>
            </w:pPr>
            <w:ins w:id="8235" w:author="Haskamp, Stefan (extern)" w:date="2022-01-29T14:19:00Z">
              <w:r>
                <w:rPr>
                  <w:rFonts w:cs="Arial"/>
                  <w:color w:val="000000"/>
                  <w:sz w:val="22"/>
                </w:rPr>
                <w:t> </w:t>
              </w:r>
            </w:ins>
          </w:p>
        </w:tc>
      </w:tr>
      <w:tr w:rsidR="00E528D7" w14:paraId="19DFC55B" w14:textId="77777777" w:rsidTr="00E528D7">
        <w:trPr>
          <w:trHeight w:val="300"/>
          <w:ins w:id="8236" w:author="Haskamp, Stefan (extern)" w:date="2022-01-29T14:19:00Z"/>
          <w:trPrChange w:id="8237"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38"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8B7BC85" w14:textId="77777777" w:rsidR="00E528D7" w:rsidRDefault="00E528D7">
            <w:pPr>
              <w:jc w:val="center"/>
              <w:rPr>
                <w:ins w:id="8239" w:author="Haskamp, Stefan (extern)" w:date="2022-01-29T14:19:00Z"/>
                <w:rFonts w:cs="Arial"/>
                <w:color w:val="000000"/>
                <w:sz w:val="22"/>
              </w:rPr>
            </w:pPr>
            <w:ins w:id="8240" w:author="Haskamp, Stefan (extern)" w:date="2022-01-29T14:19:00Z">
              <w:r>
                <w:rPr>
                  <w:rFonts w:cs="Arial"/>
                  <w:color w:val="000000"/>
                  <w:sz w:val="22"/>
                </w:rPr>
                <w:t>c.679-1_683del</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41"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BC82F94" w14:textId="77777777" w:rsidR="00E528D7" w:rsidRDefault="00E528D7">
            <w:pPr>
              <w:jc w:val="center"/>
              <w:rPr>
                <w:ins w:id="8242" w:author="Haskamp, Stefan (extern)" w:date="2022-01-29T14:19:00Z"/>
                <w:rFonts w:cs="Arial"/>
                <w:color w:val="000000"/>
                <w:sz w:val="22"/>
              </w:rPr>
            </w:pPr>
            <w:ins w:id="8243" w:author="Haskamp, Stefan (extern)" w:date="2022-01-29T14:19:00Z">
              <w:r>
                <w:rPr>
                  <w:rFonts w:cs="Arial"/>
                  <w:color w:val="000000"/>
                  <w:sz w:val="22"/>
                </w:rPr>
                <w:t>56,356,570 (rs140406162)</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44"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9D624F3" w14:textId="77777777" w:rsidR="00E528D7" w:rsidRDefault="00E528D7">
            <w:pPr>
              <w:jc w:val="left"/>
              <w:rPr>
                <w:ins w:id="8245" w:author="Haskamp, Stefan (extern)" w:date="2022-01-29T14:19:00Z"/>
                <w:rFonts w:cs="Arial"/>
                <w:color w:val="000000"/>
                <w:sz w:val="22"/>
              </w:rPr>
            </w:pPr>
            <w:ins w:id="8246"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47"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7542C21" w14:textId="77777777" w:rsidR="00E528D7" w:rsidRDefault="00E528D7">
            <w:pPr>
              <w:jc w:val="center"/>
              <w:rPr>
                <w:ins w:id="8248" w:author="Haskamp, Stefan (extern)" w:date="2022-01-29T14:19:00Z"/>
                <w:rFonts w:cs="Arial"/>
                <w:color w:val="000000"/>
                <w:sz w:val="22"/>
              </w:rPr>
            </w:pPr>
            <w:ins w:id="8249"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50"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32DF47B" w14:textId="77777777" w:rsidR="00E528D7" w:rsidRDefault="00E528D7">
            <w:pPr>
              <w:jc w:val="center"/>
              <w:rPr>
                <w:ins w:id="8251" w:author="Haskamp, Stefan (extern)" w:date="2022-01-29T14:19:00Z"/>
                <w:rFonts w:cs="Arial"/>
                <w:color w:val="000000"/>
                <w:sz w:val="22"/>
              </w:rPr>
            </w:pPr>
            <w:ins w:id="8252"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53"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50914AF" w14:textId="77777777" w:rsidR="00E528D7" w:rsidRDefault="00E528D7">
            <w:pPr>
              <w:jc w:val="center"/>
              <w:rPr>
                <w:ins w:id="8254" w:author="Haskamp, Stefan (extern)" w:date="2022-01-29T14:19:00Z"/>
                <w:rFonts w:cs="Arial"/>
                <w:color w:val="000000"/>
                <w:sz w:val="22"/>
              </w:rPr>
            </w:pPr>
            <w:ins w:id="8255" w:author="Haskamp, Stefan (extern)" w:date="2022-01-29T14:19:00Z">
              <w:r>
                <w:rPr>
                  <w:rFonts w:cs="Arial"/>
                  <w:color w:val="000000"/>
                  <w:sz w:val="22"/>
                </w:rPr>
                <w:t>0.003% (3/112,300)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56"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86B5D1D" w14:textId="77777777" w:rsidR="00E528D7" w:rsidRDefault="00E528D7">
            <w:pPr>
              <w:jc w:val="center"/>
              <w:rPr>
                <w:ins w:id="8257" w:author="Haskamp, Stefan (extern)" w:date="2022-01-29T14:19:00Z"/>
                <w:rFonts w:cs="Arial"/>
                <w:color w:val="000000"/>
                <w:sz w:val="22"/>
              </w:rPr>
            </w:pPr>
            <w:ins w:id="8258" w:author="Haskamp, Stefan (extern)" w:date="2022-01-29T14:19:00Z">
              <w:r>
                <w:rPr>
                  <w:rFonts w:cs="Arial"/>
                  <w:color w:val="000000"/>
                  <w:sz w:val="22"/>
                </w:rPr>
                <w:t> </w:t>
              </w:r>
            </w:ins>
          </w:p>
        </w:tc>
      </w:tr>
      <w:tr w:rsidR="00E528D7" w14:paraId="16BDA791" w14:textId="77777777" w:rsidTr="00E528D7">
        <w:trPr>
          <w:trHeight w:val="300"/>
          <w:ins w:id="8259" w:author="Haskamp, Stefan (extern)" w:date="2022-01-29T14:19:00Z"/>
          <w:trPrChange w:id="8260"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61"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8A2E0CB" w14:textId="77777777" w:rsidR="00E528D7" w:rsidRDefault="00E528D7">
            <w:pPr>
              <w:jc w:val="center"/>
              <w:rPr>
                <w:ins w:id="8262" w:author="Haskamp, Stefan (extern)" w:date="2022-01-29T14:19:00Z"/>
                <w:rFonts w:cs="Arial"/>
                <w:color w:val="000000"/>
                <w:sz w:val="22"/>
              </w:rPr>
            </w:pPr>
            <w:ins w:id="8263" w:author="Haskamp, Stefan (extern)" w:date="2022-01-29T14:19:00Z">
              <w:r>
                <w:rPr>
                  <w:rFonts w:cs="Arial"/>
                  <w:color w:val="000000"/>
                  <w:sz w:val="22"/>
                </w:rPr>
                <w:t>c.700_703dup/ p.(Val235AspfsTer7)</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64"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B969014" w14:textId="77777777" w:rsidR="00E528D7" w:rsidRDefault="00E528D7">
            <w:pPr>
              <w:jc w:val="center"/>
              <w:rPr>
                <w:ins w:id="8265" w:author="Haskamp, Stefan (extern)" w:date="2022-01-29T14:19:00Z"/>
                <w:rFonts w:cs="Arial"/>
                <w:color w:val="000000"/>
                <w:sz w:val="22"/>
              </w:rPr>
            </w:pPr>
            <w:ins w:id="8266" w:author="Haskamp, Stefan (extern)" w:date="2022-01-29T14:19:00Z">
              <w:r>
                <w:rPr>
                  <w:rFonts w:cs="Arial"/>
                  <w:color w:val="000000"/>
                  <w:sz w:val="22"/>
                </w:rPr>
                <w:t>56,356,550 (rs755583875)</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67"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A224248" w14:textId="77777777" w:rsidR="00E528D7" w:rsidRDefault="00E528D7">
            <w:pPr>
              <w:jc w:val="left"/>
              <w:rPr>
                <w:ins w:id="8268" w:author="Haskamp, Stefan (extern)" w:date="2022-01-29T14:19:00Z"/>
                <w:rFonts w:cs="Arial"/>
                <w:color w:val="000000"/>
                <w:sz w:val="22"/>
              </w:rPr>
            </w:pPr>
            <w:ins w:id="8269"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70"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F559707" w14:textId="77777777" w:rsidR="00E528D7" w:rsidRDefault="00E528D7">
            <w:pPr>
              <w:jc w:val="center"/>
              <w:rPr>
                <w:ins w:id="8271" w:author="Haskamp, Stefan (extern)" w:date="2022-01-29T14:19:00Z"/>
                <w:rFonts w:cs="Arial"/>
                <w:color w:val="000000"/>
                <w:sz w:val="22"/>
              </w:rPr>
            </w:pPr>
            <w:ins w:id="8272"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73"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18FBD57" w14:textId="77777777" w:rsidR="00E528D7" w:rsidRDefault="00E528D7">
            <w:pPr>
              <w:jc w:val="center"/>
              <w:rPr>
                <w:ins w:id="8274" w:author="Haskamp, Stefan (extern)" w:date="2022-01-29T14:19:00Z"/>
                <w:rFonts w:cs="Arial"/>
                <w:color w:val="000000"/>
                <w:sz w:val="22"/>
              </w:rPr>
            </w:pPr>
            <w:ins w:id="8275"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76"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25F6542" w14:textId="77777777" w:rsidR="00E528D7" w:rsidRDefault="00E528D7">
            <w:pPr>
              <w:jc w:val="center"/>
              <w:rPr>
                <w:ins w:id="8277" w:author="Haskamp, Stefan (extern)" w:date="2022-01-29T14:19:00Z"/>
                <w:rFonts w:cs="Arial"/>
                <w:color w:val="000000"/>
                <w:sz w:val="22"/>
              </w:rPr>
            </w:pPr>
            <w:ins w:id="8278" w:author="Haskamp, Stefan (extern)" w:date="2022-01-29T14:19:00Z">
              <w:r>
                <w:rPr>
                  <w:rFonts w:cs="Arial"/>
                  <w:color w:val="000000"/>
                  <w:sz w:val="22"/>
                </w:rPr>
                <w:t>0.002% (2/122,188)</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79"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0BC66B9" w14:textId="77777777" w:rsidR="00E528D7" w:rsidRDefault="00E528D7">
            <w:pPr>
              <w:jc w:val="center"/>
              <w:rPr>
                <w:ins w:id="8280" w:author="Haskamp, Stefan (extern)" w:date="2022-01-29T14:19:00Z"/>
                <w:rFonts w:cs="Arial"/>
                <w:color w:val="000000"/>
                <w:sz w:val="22"/>
              </w:rPr>
            </w:pPr>
            <w:ins w:id="8281" w:author="Haskamp, Stefan (extern)" w:date="2022-01-29T14:19:00Z">
              <w:r>
                <w:rPr>
                  <w:rFonts w:cs="Arial"/>
                  <w:color w:val="000000"/>
                  <w:sz w:val="22"/>
                </w:rPr>
                <w:t> </w:t>
              </w:r>
            </w:ins>
          </w:p>
        </w:tc>
      </w:tr>
      <w:tr w:rsidR="00E528D7" w14:paraId="73ED4561" w14:textId="77777777" w:rsidTr="00E528D7">
        <w:trPr>
          <w:trHeight w:val="300"/>
          <w:ins w:id="8282" w:author="Haskamp, Stefan (extern)" w:date="2022-01-29T14:19:00Z"/>
          <w:trPrChange w:id="8283"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84"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4D22FC9" w14:textId="77777777" w:rsidR="00E528D7" w:rsidRDefault="00E528D7">
            <w:pPr>
              <w:jc w:val="center"/>
              <w:rPr>
                <w:ins w:id="8285" w:author="Haskamp, Stefan (extern)" w:date="2022-01-29T14:19:00Z"/>
                <w:rFonts w:cs="Arial"/>
                <w:color w:val="000000"/>
                <w:sz w:val="22"/>
              </w:rPr>
            </w:pPr>
            <w:ins w:id="8286" w:author="Haskamp, Stefan (extern)" w:date="2022-01-29T14:19:00Z">
              <w:r>
                <w:rPr>
                  <w:rFonts w:cs="Arial"/>
                  <w:color w:val="000000"/>
                  <w:sz w:val="22"/>
                </w:rPr>
                <w:t>c.687_708del/ p.(Val230SerfsTer6)</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87"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E7FD7C9" w14:textId="77777777" w:rsidR="00E528D7" w:rsidRDefault="00E528D7">
            <w:pPr>
              <w:jc w:val="center"/>
              <w:rPr>
                <w:ins w:id="8288" w:author="Haskamp, Stefan (extern)" w:date="2022-01-29T14:19:00Z"/>
                <w:rFonts w:cs="Arial"/>
                <w:color w:val="000000"/>
                <w:sz w:val="22"/>
              </w:rPr>
            </w:pPr>
            <w:ins w:id="8289" w:author="Haskamp, Stefan (extern)" w:date="2022-01-29T14:19:00Z">
              <w:r>
                <w:rPr>
                  <w:rFonts w:cs="Arial"/>
                  <w:color w:val="000000"/>
                  <w:sz w:val="22"/>
                </w:rPr>
                <w:t>56,356,545 (rs1284512613)</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90"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9860279" w14:textId="77777777" w:rsidR="00E528D7" w:rsidRDefault="00E528D7">
            <w:pPr>
              <w:jc w:val="left"/>
              <w:rPr>
                <w:ins w:id="8291" w:author="Haskamp, Stefan (extern)" w:date="2022-01-29T14:19:00Z"/>
                <w:rFonts w:cs="Arial"/>
                <w:color w:val="000000"/>
                <w:sz w:val="22"/>
              </w:rPr>
            </w:pPr>
            <w:ins w:id="8292"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93"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519CE9A" w14:textId="77777777" w:rsidR="00E528D7" w:rsidRDefault="00E528D7">
            <w:pPr>
              <w:jc w:val="center"/>
              <w:rPr>
                <w:ins w:id="8294" w:author="Haskamp, Stefan (extern)" w:date="2022-01-29T14:19:00Z"/>
                <w:rFonts w:cs="Arial"/>
                <w:color w:val="000000"/>
                <w:sz w:val="22"/>
              </w:rPr>
            </w:pPr>
            <w:ins w:id="8295"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96"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A1799F9" w14:textId="77777777" w:rsidR="00E528D7" w:rsidRDefault="00E528D7">
            <w:pPr>
              <w:jc w:val="center"/>
              <w:rPr>
                <w:ins w:id="8297" w:author="Haskamp, Stefan (extern)" w:date="2022-01-29T14:19:00Z"/>
                <w:rFonts w:cs="Arial"/>
                <w:color w:val="000000"/>
                <w:sz w:val="22"/>
              </w:rPr>
            </w:pPr>
            <w:ins w:id="8298"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299"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67ACFDC" w14:textId="77777777" w:rsidR="00E528D7" w:rsidRDefault="00E528D7">
            <w:pPr>
              <w:jc w:val="center"/>
              <w:rPr>
                <w:ins w:id="8300" w:author="Haskamp, Stefan (extern)" w:date="2022-01-29T14:19:00Z"/>
                <w:rFonts w:cs="Arial"/>
                <w:color w:val="000000"/>
                <w:sz w:val="22"/>
              </w:rPr>
            </w:pPr>
            <w:ins w:id="8301" w:author="Haskamp, Stefan (extern)" w:date="2022-01-29T14:19:00Z">
              <w:r>
                <w:rPr>
                  <w:rFonts w:cs="Arial"/>
                  <w:color w:val="000000"/>
                  <w:sz w:val="22"/>
                </w:rPr>
                <w:t>0.001% (1/108,234)</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02"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084DBB4" w14:textId="77777777" w:rsidR="00E528D7" w:rsidRDefault="00E528D7">
            <w:pPr>
              <w:jc w:val="center"/>
              <w:rPr>
                <w:ins w:id="8303" w:author="Haskamp, Stefan (extern)" w:date="2022-01-29T14:19:00Z"/>
                <w:rFonts w:cs="Arial"/>
                <w:color w:val="000000"/>
                <w:sz w:val="22"/>
              </w:rPr>
            </w:pPr>
            <w:ins w:id="8304" w:author="Haskamp, Stefan (extern)" w:date="2022-01-29T14:19:00Z">
              <w:r>
                <w:rPr>
                  <w:rFonts w:cs="Arial"/>
                  <w:color w:val="000000"/>
                  <w:sz w:val="22"/>
                </w:rPr>
                <w:t> </w:t>
              </w:r>
            </w:ins>
          </w:p>
        </w:tc>
      </w:tr>
      <w:tr w:rsidR="00E528D7" w14:paraId="0C7FBE6E" w14:textId="77777777" w:rsidTr="00E528D7">
        <w:trPr>
          <w:trHeight w:val="300"/>
          <w:ins w:id="8305" w:author="Haskamp, Stefan (extern)" w:date="2022-01-29T14:19:00Z"/>
          <w:trPrChange w:id="8306"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07"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08B94E5" w14:textId="77777777" w:rsidR="00E528D7" w:rsidRDefault="00E528D7">
            <w:pPr>
              <w:jc w:val="center"/>
              <w:rPr>
                <w:ins w:id="8308" w:author="Haskamp, Stefan (extern)" w:date="2022-01-29T14:19:00Z"/>
                <w:rFonts w:cs="Arial"/>
                <w:color w:val="000000"/>
                <w:sz w:val="22"/>
              </w:rPr>
            </w:pPr>
            <w:ins w:id="8309" w:author="Haskamp, Stefan (extern)" w:date="2022-01-29T14:19:00Z">
              <w:r>
                <w:rPr>
                  <w:rFonts w:cs="Arial"/>
                  <w:color w:val="000000"/>
                  <w:sz w:val="22"/>
                </w:rPr>
                <w:t>c.721del/ p.(Gln241SerfsTer2)</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10"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5DBFC5E" w14:textId="77777777" w:rsidR="00E528D7" w:rsidRDefault="00E528D7">
            <w:pPr>
              <w:jc w:val="center"/>
              <w:rPr>
                <w:ins w:id="8311" w:author="Haskamp, Stefan (extern)" w:date="2022-01-29T14:19:00Z"/>
                <w:rFonts w:cs="Arial"/>
                <w:color w:val="000000"/>
                <w:sz w:val="22"/>
              </w:rPr>
            </w:pPr>
            <w:ins w:id="8312" w:author="Haskamp, Stefan (extern)" w:date="2022-01-29T14:19:00Z">
              <w:r>
                <w:rPr>
                  <w:rFonts w:cs="Arial"/>
                  <w:color w:val="000000"/>
                  <w:sz w:val="22"/>
                </w:rPr>
                <w:t>56,356,532 (rs752305386)</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13"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36D80A2" w14:textId="77777777" w:rsidR="00E528D7" w:rsidRDefault="00E528D7">
            <w:pPr>
              <w:jc w:val="left"/>
              <w:rPr>
                <w:ins w:id="8314" w:author="Haskamp, Stefan (extern)" w:date="2022-01-29T14:19:00Z"/>
                <w:rFonts w:cs="Arial"/>
                <w:color w:val="000000"/>
                <w:sz w:val="22"/>
              </w:rPr>
            </w:pPr>
            <w:ins w:id="8315"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16"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AECA291" w14:textId="77777777" w:rsidR="00E528D7" w:rsidRDefault="00E528D7">
            <w:pPr>
              <w:jc w:val="center"/>
              <w:rPr>
                <w:ins w:id="8317" w:author="Haskamp, Stefan (extern)" w:date="2022-01-29T14:19:00Z"/>
                <w:rFonts w:cs="Arial"/>
                <w:color w:val="000000"/>
                <w:sz w:val="22"/>
              </w:rPr>
            </w:pPr>
            <w:ins w:id="8318"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19"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32554BD" w14:textId="77777777" w:rsidR="00E528D7" w:rsidRDefault="00E528D7">
            <w:pPr>
              <w:jc w:val="center"/>
              <w:rPr>
                <w:ins w:id="8320" w:author="Haskamp, Stefan (extern)" w:date="2022-01-29T14:19:00Z"/>
                <w:rFonts w:cs="Arial"/>
                <w:color w:val="000000"/>
                <w:sz w:val="22"/>
              </w:rPr>
            </w:pPr>
            <w:ins w:id="8321"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22"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A30BC1D" w14:textId="77777777" w:rsidR="00E528D7" w:rsidRDefault="00E528D7">
            <w:pPr>
              <w:jc w:val="center"/>
              <w:rPr>
                <w:ins w:id="8323" w:author="Haskamp, Stefan (extern)" w:date="2022-01-29T14:19:00Z"/>
                <w:rFonts w:cs="Arial"/>
                <w:color w:val="000000"/>
                <w:sz w:val="22"/>
              </w:rPr>
            </w:pPr>
            <w:ins w:id="8324" w:author="Haskamp, Stefan (extern)" w:date="2022-01-29T14:19:00Z">
              <w:r>
                <w:rPr>
                  <w:rFonts w:cs="Arial"/>
                  <w:color w:val="000000"/>
                  <w:sz w:val="22"/>
                </w:rPr>
                <w:t>0.001% (1/110,194)</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25"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AAD7C21" w14:textId="77777777" w:rsidR="00E528D7" w:rsidRDefault="00E528D7">
            <w:pPr>
              <w:jc w:val="center"/>
              <w:rPr>
                <w:ins w:id="8326" w:author="Haskamp, Stefan (extern)" w:date="2022-01-29T14:19:00Z"/>
                <w:rFonts w:cs="Arial"/>
                <w:color w:val="000000"/>
                <w:sz w:val="22"/>
              </w:rPr>
            </w:pPr>
            <w:ins w:id="8327" w:author="Haskamp, Stefan (extern)" w:date="2022-01-29T14:19:00Z">
              <w:r>
                <w:rPr>
                  <w:rFonts w:cs="Arial"/>
                  <w:color w:val="000000"/>
                  <w:sz w:val="22"/>
                </w:rPr>
                <w:t> </w:t>
              </w:r>
            </w:ins>
          </w:p>
        </w:tc>
      </w:tr>
      <w:tr w:rsidR="00E528D7" w14:paraId="1A41D308" w14:textId="77777777" w:rsidTr="00E528D7">
        <w:trPr>
          <w:trHeight w:val="300"/>
          <w:ins w:id="8328" w:author="Haskamp, Stefan (extern)" w:date="2022-01-29T14:19:00Z"/>
          <w:trPrChange w:id="8329"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30"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BB93D88" w14:textId="77777777" w:rsidR="00E528D7" w:rsidRDefault="00E528D7">
            <w:pPr>
              <w:jc w:val="center"/>
              <w:rPr>
                <w:ins w:id="8331" w:author="Haskamp, Stefan (extern)" w:date="2022-01-29T14:19:00Z"/>
                <w:rFonts w:cs="Arial"/>
                <w:color w:val="000000"/>
                <w:sz w:val="22"/>
              </w:rPr>
            </w:pPr>
            <w:ins w:id="8332" w:author="Haskamp, Stefan (extern)" w:date="2022-01-29T14:19:00Z">
              <w:r>
                <w:rPr>
                  <w:rFonts w:cs="Arial"/>
                  <w:color w:val="000000"/>
                  <w:sz w:val="22"/>
                </w:rPr>
                <w:t>c.736del/ p.(Gln246ArgfsTer188)</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33"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C7A4D65" w14:textId="77777777" w:rsidR="00E528D7" w:rsidRDefault="00E528D7">
            <w:pPr>
              <w:jc w:val="center"/>
              <w:rPr>
                <w:ins w:id="8334" w:author="Haskamp, Stefan (extern)" w:date="2022-01-29T14:19:00Z"/>
                <w:rFonts w:cs="Arial"/>
                <w:color w:val="000000"/>
                <w:sz w:val="22"/>
              </w:rPr>
            </w:pPr>
            <w:ins w:id="8335" w:author="Haskamp, Stefan (extern)" w:date="2022-01-29T14:19:00Z">
              <w:r>
                <w:rPr>
                  <w:rFonts w:cs="Arial"/>
                  <w:color w:val="000000"/>
                  <w:sz w:val="22"/>
                </w:rPr>
                <w:t>56,356,517 (rs1421375324)</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36"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AF7DE00" w14:textId="77777777" w:rsidR="00E528D7" w:rsidRDefault="00E528D7">
            <w:pPr>
              <w:jc w:val="left"/>
              <w:rPr>
                <w:ins w:id="8337" w:author="Haskamp, Stefan (extern)" w:date="2022-01-29T14:19:00Z"/>
                <w:rFonts w:cs="Arial"/>
                <w:color w:val="000000"/>
                <w:sz w:val="22"/>
              </w:rPr>
            </w:pPr>
            <w:ins w:id="8338"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39"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20C9CB0" w14:textId="77777777" w:rsidR="00E528D7" w:rsidRDefault="00E528D7">
            <w:pPr>
              <w:jc w:val="center"/>
              <w:rPr>
                <w:ins w:id="8340" w:author="Haskamp, Stefan (extern)" w:date="2022-01-29T14:19:00Z"/>
                <w:rFonts w:cs="Arial"/>
                <w:color w:val="000000"/>
                <w:sz w:val="22"/>
              </w:rPr>
            </w:pPr>
            <w:ins w:id="8341"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42"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8E3DAFC" w14:textId="77777777" w:rsidR="00E528D7" w:rsidRDefault="00E528D7">
            <w:pPr>
              <w:jc w:val="center"/>
              <w:rPr>
                <w:ins w:id="8343" w:author="Haskamp, Stefan (extern)" w:date="2022-01-29T14:19:00Z"/>
                <w:rFonts w:cs="Arial"/>
                <w:color w:val="000000"/>
                <w:sz w:val="22"/>
              </w:rPr>
            </w:pPr>
            <w:ins w:id="8344"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45"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854E796" w14:textId="77777777" w:rsidR="00E528D7" w:rsidRDefault="00E528D7">
            <w:pPr>
              <w:jc w:val="center"/>
              <w:rPr>
                <w:ins w:id="8346" w:author="Haskamp, Stefan (extern)" w:date="2022-01-29T14:19:00Z"/>
                <w:rFonts w:cs="Arial"/>
                <w:color w:val="000000"/>
                <w:sz w:val="22"/>
              </w:rPr>
            </w:pPr>
            <w:ins w:id="8347" w:author="Haskamp, Stefan (extern)" w:date="2022-01-29T14:19:00Z">
              <w:r>
                <w:rPr>
                  <w:rFonts w:cs="Arial"/>
                  <w:color w:val="000000"/>
                  <w:sz w:val="22"/>
                </w:rPr>
                <w:t>0.001% (1/111,138)</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48"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C455104" w14:textId="77777777" w:rsidR="00E528D7" w:rsidRDefault="00E528D7">
            <w:pPr>
              <w:jc w:val="center"/>
              <w:rPr>
                <w:ins w:id="8349" w:author="Haskamp, Stefan (extern)" w:date="2022-01-29T14:19:00Z"/>
                <w:rFonts w:cs="Arial"/>
                <w:color w:val="000000"/>
                <w:sz w:val="22"/>
              </w:rPr>
            </w:pPr>
            <w:ins w:id="8350" w:author="Haskamp, Stefan (extern)" w:date="2022-01-29T14:19:00Z">
              <w:r>
                <w:rPr>
                  <w:rFonts w:cs="Arial"/>
                  <w:color w:val="000000"/>
                  <w:sz w:val="22"/>
                </w:rPr>
                <w:t> </w:t>
              </w:r>
            </w:ins>
          </w:p>
        </w:tc>
      </w:tr>
      <w:tr w:rsidR="00E528D7" w14:paraId="3D903974" w14:textId="77777777" w:rsidTr="00E528D7">
        <w:trPr>
          <w:trHeight w:val="330"/>
          <w:ins w:id="8351" w:author="Haskamp, Stefan (extern)" w:date="2022-01-29T14:19:00Z"/>
          <w:trPrChange w:id="8352" w:author="Haskamp, Stefan (extern)" w:date="2022-01-29T14:21:00Z">
            <w:trPr>
              <w:trHeight w:val="33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53"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A49A5CE" w14:textId="77777777" w:rsidR="00E528D7" w:rsidRDefault="00E528D7">
            <w:pPr>
              <w:jc w:val="center"/>
              <w:rPr>
                <w:ins w:id="8354" w:author="Haskamp, Stefan (extern)" w:date="2022-01-29T14:19:00Z"/>
                <w:rFonts w:cs="Arial"/>
                <w:color w:val="000000"/>
                <w:sz w:val="22"/>
              </w:rPr>
            </w:pPr>
            <w:ins w:id="8355" w:author="Haskamp, Stefan (extern)" w:date="2022-01-29T14:19:00Z">
              <w:r>
                <w:rPr>
                  <w:rFonts w:cs="Arial"/>
                  <w:color w:val="000000"/>
                  <w:sz w:val="22"/>
                </w:rPr>
                <w:t>c.752T&gt;C/ p.(Met251Thr)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56"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66AD01D" w14:textId="77777777" w:rsidR="00E528D7" w:rsidRDefault="00E528D7">
            <w:pPr>
              <w:jc w:val="center"/>
              <w:rPr>
                <w:ins w:id="8357" w:author="Haskamp, Stefan (extern)" w:date="2022-01-29T14:19:00Z"/>
                <w:rFonts w:cs="Arial"/>
                <w:color w:val="000000"/>
                <w:sz w:val="22"/>
              </w:rPr>
            </w:pPr>
            <w:ins w:id="8358" w:author="Haskamp, Stefan (extern)" w:date="2022-01-29T14:19:00Z">
              <w:r>
                <w:rPr>
                  <w:rFonts w:cs="Arial"/>
                  <w:color w:val="000000"/>
                  <w:sz w:val="22"/>
                </w:rPr>
                <w:t>56,356,502 (rs56378716)</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59"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ABEC12C" w14:textId="77777777" w:rsidR="00E528D7" w:rsidRDefault="00E528D7">
            <w:pPr>
              <w:jc w:val="left"/>
              <w:rPr>
                <w:ins w:id="8360" w:author="Haskamp, Stefan (extern)" w:date="2022-01-29T14:19:00Z"/>
                <w:rFonts w:cs="Arial"/>
                <w:color w:val="000000"/>
                <w:sz w:val="22"/>
              </w:rPr>
            </w:pPr>
            <w:ins w:id="8361" w:author="Haskamp, Stefan (extern)" w:date="2022-01-29T14:19:00Z">
              <w:r>
                <w:rPr>
                  <w:rFonts w:cs="Arial"/>
                  <w:color w:val="000000"/>
                  <w:sz w:val="22"/>
                </w:rPr>
                <w:t>Romano et al. 1997</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62"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305B09E" w14:textId="77777777" w:rsidR="00E528D7" w:rsidRDefault="00E528D7">
            <w:pPr>
              <w:jc w:val="center"/>
              <w:rPr>
                <w:ins w:id="8363" w:author="Haskamp, Stefan (extern)" w:date="2022-01-29T14:19:00Z"/>
                <w:rFonts w:cs="Arial"/>
                <w:color w:val="000000"/>
                <w:sz w:val="22"/>
              </w:rPr>
            </w:pPr>
            <w:ins w:id="8364" w:author="Haskamp, Stefan (extern)" w:date="2022-01-29T14:19:00Z">
              <w:r>
                <w:rPr>
                  <w:rFonts w:cs="Arial"/>
                  <w:color w:val="000000"/>
                  <w:sz w:val="22"/>
                </w:rPr>
                <w:t>MPXI, fluorometric assay, HEK cells</w:t>
              </w:r>
              <w:r>
                <w:rPr>
                  <w:rFonts w:cs="Arial"/>
                  <w:color w:val="000000"/>
                  <w:sz w:val="22"/>
                  <w:vertAlign w:val="superscript"/>
                </w:rPr>
                <w:t>b,c</w:t>
              </w:r>
              <w:r>
                <w:rPr>
                  <w:rFonts w:cs="Arial"/>
                  <w:color w:val="000000"/>
                  <w:sz w:val="22"/>
                </w:rPr>
                <w:t xml:space="preserve">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65"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C556BFF" w14:textId="77777777" w:rsidR="00E528D7" w:rsidRDefault="00E528D7">
            <w:pPr>
              <w:jc w:val="center"/>
              <w:rPr>
                <w:ins w:id="8366" w:author="Haskamp, Stefan (extern)" w:date="2022-01-29T14:19:00Z"/>
                <w:rFonts w:cs="Arial"/>
                <w:color w:val="000000"/>
                <w:sz w:val="22"/>
              </w:rPr>
            </w:pPr>
            <w:ins w:id="8367" w:author="Haskamp, Stefan (extern)" w:date="2022-01-29T14:19:00Z">
              <w:r>
                <w:rPr>
                  <w:rFonts w:cs="Arial"/>
                  <w:color w:val="000000"/>
                  <w:sz w:val="22"/>
                </w:rPr>
                <w:t>1.22% (2/164)</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68"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41D043A" w14:textId="77777777" w:rsidR="00E528D7" w:rsidRDefault="00E528D7">
            <w:pPr>
              <w:jc w:val="center"/>
              <w:rPr>
                <w:ins w:id="8369" w:author="Haskamp, Stefan (extern)" w:date="2022-01-29T14:19:00Z"/>
                <w:rFonts w:cs="Arial"/>
                <w:color w:val="000000"/>
                <w:sz w:val="22"/>
              </w:rPr>
            </w:pPr>
            <w:ins w:id="8370" w:author="Haskamp, Stefan (extern)" w:date="2022-01-29T14:19:00Z">
              <w:r>
                <w:rPr>
                  <w:rFonts w:cs="Arial"/>
                  <w:color w:val="000000"/>
                  <w:sz w:val="22"/>
                </w:rPr>
                <w:t>1.365% (1735/127,130)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71"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838292C" w14:textId="77777777" w:rsidR="00E528D7" w:rsidRDefault="00E528D7">
            <w:pPr>
              <w:jc w:val="center"/>
              <w:rPr>
                <w:ins w:id="8372" w:author="Haskamp, Stefan (extern)" w:date="2022-01-29T14:19:00Z"/>
                <w:rFonts w:cs="Arial"/>
                <w:color w:val="000000"/>
                <w:sz w:val="22"/>
              </w:rPr>
            </w:pPr>
            <w:ins w:id="8373" w:author="Haskamp, Stefan (extern)" w:date="2022-01-29T14:19:00Z">
              <w:r>
                <w:rPr>
                  <w:rFonts w:cs="Arial"/>
                  <w:color w:val="000000"/>
                  <w:sz w:val="22"/>
                </w:rPr>
                <w:t>0.800% (79/9,874)</w:t>
              </w:r>
            </w:ins>
          </w:p>
        </w:tc>
      </w:tr>
      <w:tr w:rsidR="00E528D7" w14:paraId="5D2E8660" w14:textId="77777777" w:rsidTr="00E528D7">
        <w:trPr>
          <w:trHeight w:val="300"/>
          <w:ins w:id="8374" w:author="Haskamp, Stefan (extern)" w:date="2022-01-29T14:19:00Z"/>
          <w:trPrChange w:id="8375"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76"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0F8E105" w14:textId="77777777" w:rsidR="00E528D7" w:rsidRDefault="00E528D7">
            <w:pPr>
              <w:jc w:val="center"/>
              <w:rPr>
                <w:ins w:id="8377" w:author="Haskamp, Stefan (extern)" w:date="2022-01-29T14:19:00Z"/>
                <w:rFonts w:cs="Arial"/>
                <w:color w:val="000000"/>
                <w:sz w:val="22"/>
              </w:rPr>
            </w:pPr>
            <w:ins w:id="8378" w:author="Haskamp, Stefan (extern)" w:date="2022-01-29T14:19:00Z">
              <w:r>
                <w:rPr>
                  <w:rFonts w:cs="Arial"/>
                  <w:color w:val="000000"/>
                  <w:sz w:val="22"/>
                </w:rPr>
                <w:t>c.885+1G&gt;C</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79"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6DD5A67" w14:textId="77777777" w:rsidR="00E528D7" w:rsidRDefault="00E528D7">
            <w:pPr>
              <w:jc w:val="center"/>
              <w:rPr>
                <w:ins w:id="8380" w:author="Haskamp, Stefan (extern)" w:date="2022-01-29T14:19:00Z"/>
                <w:rFonts w:cs="Arial"/>
                <w:color w:val="000000"/>
                <w:sz w:val="22"/>
              </w:rPr>
            </w:pPr>
            <w:ins w:id="8381" w:author="Haskamp, Stefan (extern)" w:date="2022-01-29T14:19:00Z">
              <w:r>
                <w:rPr>
                  <w:rFonts w:cs="Arial"/>
                  <w:color w:val="000000"/>
                  <w:sz w:val="22"/>
                </w:rPr>
                <w:t>56,356,368 (rs150667367)</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82"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4E1F63D" w14:textId="77777777" w:rsidR="00E528D7" w:rsidRDefault="00E528D7">
            <w:pPr>
              <w:jc w:val="left"/>
              <w:rPr>
                <w:ins w:id="8383" w:author="Haskamp, Stefan (extern)" w:date="2022-01-29T14:19:00Z"/>
                <w:rFonts w:cs="Arial"/>
                <w:color w:val="000000"/>
                <w:sz w:val="22"/>
              </w:rPr>
            </w:pPr>
            <w:ins w:id="8384"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85"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BB04D50" w14:textId="77777777" w:rsidR="00E528D7" w:rsidRDefault="00E528D7">
            <w:pPr>
              <w:jc w:val="center"/>
              <w:rPr>
                <w:ins w:id="8386" w:author="Haskamp, Stefan (extern)" w:date="2022-01-29T14:19:00Z"/>
                <w:rFonts w:cs="Arial"/>
                <w:color w:val="000000"/>
                <w:sz w:val="22"/>
              </w:rPr>
            </w:pPr>
            <w:ins w:id="8387"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88"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592D706" w14:textId="77777777" w:rsidR="00E528D7" w:rsidRDefault="00E528D7">
            <w:pPr>
              <w:jc w:val="center"/>
              <w:rPr>
                <w:ins w:id="8389" w:author="Haskamp, Stefan (extern)" w:date="2022-01-29T14:19:00Z"/>
                <w:rFonts w:cs="Arial"/>
                <w:color w:val="000000"/>
                <w:sz w:val="22"/>
              </w:rPr>
            </w:pPr>
            <w:ins w:id="8390"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91"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D4FB64E" w14:textId="77777777" w:rsidR="00E528D7" w:rsidRDefault="00E528D7">
            <w:pPr>
              <w:jc w:val="center"/>
              <w:rPr>
                <w:ins w:id="8392" w:author="Haskamp, Stefan (extern)" w:date="2022-01-29T14:19:00Z"/>
                <w:rFonts w:cs="Arial"/>
                <w:color w:val="000000"/>
                <w:sz w:val="22"/>
              </w:rPr>
            </w:pPr>
            <w:ins w:id="8393" w:author="Haskamp, Stefan (extern)" w:date="2022-01-29T14:19:00Z">
              <w:r>
                <w:rPr>
                  <w:rFonts w:cs="Arial"/>
                  <w:color w:val="000000"/>
                  <w:sz w:val="22"/>
                </w:rPr>
                <w:t>0.002% (2/122,224)</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94"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6119FDC" w14:textId="77777777" w:rsidR="00E528D7" w:rsidRDefault="00E528D7">
            <w:pPr>
              <w:jc w:val="center"/>
              <w:rPr>
                <w:ins w:id="8395" w:author="Haskamp, Stefan (extern)" w:date="2022-01-29T14:19:00Z"/>
                <w:rFonts w:cs="Arial"/>
                <w:color w:val="000000"/>
                <w:sz w:val="22"/>
              </w:rPr>
            </w:pPr>
            <w:ins w:id="8396" w:author="Haskamp, Stefan (extern)" w:date="2022-01-29T14:19:00Z">
              <w:r>
                <w:rPr>
                  <w:rFonts w:cs="Arial"/>
                  <w:color w:val="000000"/>
                  <w:sz w:val="22"/>
                </w:rPr>
                <w:t> </w:t>
              </w:r>
            </w:ins>
          </w:p>
        </w:tc>
      </w:tr>
      <w:tr w:rsidR="00E528D7" w14:paraId="64F981E0" w14:textId="77777777" w:rsidTr="00E528D7">
        <w:trPr>
          <w:trHeight w:val="300"/>
          <w:ins w:id="8397" w:author="Haskamp, Stefan (extern)" w:date="2022-01-29T14:19:00Z"/>
          <w:trPrChange w:id="8398"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399"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CE5E757" w14:textId="77777777" w:rsidR="00E528D7" w:rsidRDefault="00E528D7">
            <w:pPr>
              <w:jc w:val="center"/>
              <w:rPr>
                <w:ins w:id="8400" w:author="Haskamp, Stefan (extern)" w:date="2022-01-29T14:19:00Z"/>
                <w:rFonts w:cs="Arial"/>
                <w:color w:val="000000"/>
                <w:sz w:val="22"/>
              </w:rPr>
            </w:pPr>
            <w:ins w:id="8401" w:author="Haskamp, Stefan (extern)" w:date="2022-01-29T14:19:00Z">
              <w:r>
                <w:rPr>
                  <w:rFonts w:cs="Arial"/>
                  <w:color w:val="000000"/>
                  <w:sz w:val="22"/>
                </w:rPr>
                <w:t>c.886-2A&gt;G</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02"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AE8E5F8" w14:textId="77777777" w:rsidR="00E528D7" w:rsidRDefault="00E528D7">
            <w:pPr>
              <w:jc w:val="center"/>
              <w:rPr>
                <w:ins w:id="8403" w:author="Haskamp, Stefan (extern)" w:date="2022-01-29T14:19:00Z"/>
                <w:rFonts w:cs="Arial"/>
                <w:color w:val="000000"/>
                <w:sz w:val="22"/>
              </w:rPr>
            </w:pPr>
            <w:ins w:id="8404" w:author="Haskamp, Stefan (extern)" w:date="2022-01-29T14:19:00Z">
              <w:r>
                <w:rPr>
                  <w:rFonts w:cs="Arial"/>
                  <w:color w:val="000000"/>
                  <w:sz w:val="22"/>
                </w:rPr>
                <w:t>56,355,508 (rs761687700)</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05"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3CB547A" w14:textId="77777777" w:rsidR="00E528D7" w:rsidRDefault="00E528D7">
            <w:pPr>
              <w:jc w:val="left"/>
              <w:rPr>
                <w:ins w:id="8406" w:author="Haskamp, Stefan (extern)" w:date="2022-01-29T14:19:00Z"/>
                <w:rFonts w:cs="Arial"/>
                <w:color w:val="000000"/>
                <w:sz w:val="22"/>
              </w:rPr>
            </w:pPr>
            <w:ins w:id="8407"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08"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A74B00D" w14:textId="77777777" w:rsidR="00E528D7" w:rsidRDefault="00E528D7">
            <w:pPr>
              <w:jc w:val="center"/>
              <w:rPr>
                <w:ins w:id="8409" w:author="Haskamp, Stefan (extern)" w:date="2022-01-29T14:19:00Z"/>
                <w:rFonts w:cs="Arial"/>
                <w:color w:val="000000"/>
                <w:sz w:val="22"/>
              </w:rPr>
            </w:pPr>
            <w:ins w:id="8410"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11"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992B37F" w14:textId="77777777" w:rsidR="00E528D7" w:rsidRDefault="00E528D7">
            <w:pPr>
              <w:jc w:val="center"/>
              <w:rPr>
                <w:ins w:id="8412" w:author="Haskamp, Stefan (extern)" w:date="2022-01-29T14:19:00Z"/>
                <w:rFonts w:cs="Arial"/>
                <w:color w:val="000000"/>
                <w:sz w:val="22"/>
              </w:rPr>
            </w:pPr>
            <w:ins w:id="8413"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14"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BFCE1A1" w14:textId="77777777" w:rsidR="00E528D7" w:rsidRDefault="00E528D7">
            <w:pPr>
              <w:jc w:val="center"/>
              <w:rPr>
                <w:ins w:id="8415" w:author="Haskamp, Stefan (extern)" w:date="2022-01-29T14:19:00Z"/>
                <w:rFonts w:cs="Arial"/>
                <w:color w:val="000000"/>
                <w:sz w:val="22"/>
              </w:rPr>
            </w:pPr>
            <w:ins w:id="8416" w:author="Haskamp, Stefan (extern)" w:date="2022-01-29T14:19:00Z">
              <w:r>
                <w:rPr>
                  <w:rFonts w:cs="Arial"/>
                  <w:color w:val="000000"/>
                  <w:sz w:val="22"/>
                </w:rPr>
                <w:t>0.001% (1/112,196)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17"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F68DD2B" w14:textId="77777777" w:rsidR="00E528D7" w:rsidRDefault="00E528D7">
            <w:pPr>
              <w:jc w:val="center"/>
              <w:rPr>
                <w:ins w:id="8418" w:author="Haskamp, Stefan (extern)" w:date="2022-01-29T14:19:00Z"/>
                <w:rFonts w:cs="Arial"/>
                <w:color w:val="000000"/>
                <w:sz w:val="22"/>
              </w:rPr>
            </w:pPr>
            <w:ins w:id="8419" w:author="Haskamp, Stefan (extern)" w:date="2022-01-29T14:19:00Z">
              <w:r>
                <w:rPr>
                  <w:rFonts w:cs="Arial"/>
                  <w:color w:val="000000"/>
                  <w:sz w:val="22"/>
                </w:rPr>
                <w:t> </w:t>
              </w:r>
            </w:ins>
          </w:p>
        </w:tc>
      </w:tr>
      <w:tr w:rsidR="00E528D7" w14:paraId="549864FA" w14:textId="77777777" w:rsidTr="00E528D7">
        <w:trPr>
          <w:trHeight w:val="300"/>
          <w:ins w:id="8420" w:author="Haskamp, Stefan (extern)" w:date="2022-01-29T14:19:00Z"/>
          <w:trPrChange w:id="8421"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22"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2F8649C" w14:textId="77777777" w:rsidR="00E528D7" w:rsidRDefault="00E528D7">
            <w:pPr>
              <w:jc w:val="center"/>
              <w:rPr>
                <w:ins w:id="8423" w:author="Haskamp, Stefan (extern)" w:date="2022-01-29T14:19:00Z"/>
                <w:rFonts w:cs="Arial"/>
                <w:color w:val="000000"/>
                <w:sz w:val="22"/>
              </w:rPr>
            </w:pPr>
            <w:ins w:id="8424" w:author="Haskamp, Stefan (extern)" w:date="2022-01-29T14:19:00Z">
              <w:r>
                <w:rPr>
                  <w:rFonts w:cs="Arial"/>
                  <w:color w:val="000000"/>
                  <w:sz w:val="22"/>
                </w:rPr>
                <w:t>c.932del/ p.(Pro311ArgfsTer123)</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25"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E38A6A4" w14:textId="77777777" w:rsidR="00E528D7" w:rsidRDefault="00E528D7">
            <w:pPr>
              <w:jc w:val="center"/>
              <w:rPr>
                <w:ins w:id="8426" w:author="Haskamp, Stefan (extern)" w:date="2022-01-29T14:19:00Z"/>
                <w:rFonts w:cs="Arial"/>
                <w:color w:val="000000"/>
                <w:sz w:val="22"/>
              </w:rPr>
            </w:pPr>
            <w:ins w:id="8427" w:author="Haskamp, Stefan (extern)" w:date="2022-01-29T14:19:00Z">
              <w:r>
                <w:rPr>
                  <w:rFonts w:cs="Arial"/>
                  <w:color w:val="000000"/>
                  <w:sz w:val="22"/>
                </w:rPr>
                <w:t>56,355,459 (rs748478973)</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28"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E5D9F9E" w14:textId="77777777" w:rsidR="00E528D7" w:rsidRDefault="00E528D7">
            <w:pPr>
              <w:jc w:val="left"/>
              <w:rPr>
                <w:ins w:id="8429" w:author="Haskamp, Stefan (extern)" w:date="2022-01-29T14:19:00Z"/>
                <w:rFonts w:cs="Arial"/>
                <w:color w:val="000000"/>
                <w:sz w:val="22"/>
              </w:rPr>
            </w:pPr>
            <w:ins w:id="8430"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31"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8C15985" w14:textId="77777777" w:rsidR="00E528D7" w:rsidRDefault="00E528D7">
            <w:pPr>
              <w:jc w:val="center"/>
              <w:rPr>
                <w:ins w:id="8432" w:author="Haskamp, Stefan (extern)" w:date="2022-01-29T14:19:00Z"/>
                <w:rFonts w:cs="Arial"/>
                <w:color w:val="000000"/>
                <w:sz w:val="22"/>
              </w:rPr>
            </w:pPr>
            <w:ins w:id="8433"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34"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C943D86" w14:textId="77777777" w:rsidR="00E528D7" w:rsidRDefault="00E528D7">
            <w:pPr>
              <w:jc w:val="center"/>
              <w:rPr>
                <w:ins w:id="8435" w:author="Haskamp, Stefan (extern)" w:date="2022-01-29T14:19:00Z"/>
                <w:rFonts w:cs="Arial"/>
                <w:color w:val="000000"/>
                <w:sz w:val="22"/>
              </w:rPr>
            </w:pPr>
            <w:ins w:id="8436"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37"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E092156" w14:textId="77777777" w:rsidR="00E528D7" w:rsidRDefault="00E528D7">
            <w:pPr>
              <w:jc w:val="center"/>
              <w:rPr>
                <w:ins w:id="8438" w:author="Haskamp, Stefan (extern)" w:date="2022-01-29T14:19:00Z"/>
                <w:rFonts w:cs="Arial"/>
                <w:color w:val="000000"/>
                <w:sz w:val="22"/>
              </w:rPr>
            </w:pPr>
            <w:ins w:id="8439" w:author="Haskamp, Stefan (extern)" w:date="2022-01-29T14:19:00Z">
              <w:r>
                <w:rPr>
                  <w:rFonts w:cs="Arial"/>
                  <w:color w:val="000000"/>
                  <w:sz w:val="22"/>
                </w:rPr>
                <w:t>0.001% (1/113,522)</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40"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F50AA0B" w14:textId="77777777" w:rsidR="00E528D7" w:rsidRDefault="00E528D7">
            <w:pPr>
              <w:jc w:val="center"/>
              <w:rPr>
                <w:ins w:id="8441" w:author="Haskamp, Stefan (extern)" w:date="2022-01-29T14:19:00Z"/>
                <w:rFonts w:cs="Arial"/>
                <w:color w:val="000000"/>
                <w:sz w:val="22"/>
              </w:rPr>
            </w:pPr>
            <w:ins w:id="8442" w:author="Haskamp, Stefan (extern)" w:date="2022-01-29T14:19:00Z">
              <w:r>
                <w:rPr>
                  <w:rFonts w:cs="Arial"/>
                  <w:color w:val="000000"/>
                  <w:sz w:val="22"/>
                </w:rPr>
                <w:t> </w:t>
              </w:r>
            </w:ins>
          </w:p>
        </w:tc>
      </w:tr>
      <w:tr w:rsidR="00E528D7" w14:paraId="205D1860" w14:textId="77777777" w:rsidTr="00E528D7">
        <w:trPr>
          <w:trHeight w:val="330"/>
          <w:ins w:id="8443" w:author="Haskamp, Stefan (extern)" w:date="2022-01-29T14:19:00Z"/>
          <w:trPrChange w:id="8444" w:author="Haskamp, Stefan (extern)" w:date="2022-01-29T14:21:00Z">
            <w:trPr>
              <w:trHeight w:val="33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45"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566A3C2" w14:textId="77777777" w:rsidR="00E528D7" w:rsidRDefault="00E528D7">
            <w:pPr>
              <w:jc w:val="center"/>
              <w:rPr>
                <w:ins w:id="8446" w:author="Haskamp, Stefan (extern)" w:date="2022-01-29T14:19:00Z"/>
                <w:rFonts w:cs="Arial"/>
                <w:color w:val="000000"/>
                <w:sz w:val="22"/>
              </w:rPr>
            </w:pPr>
            <w:ins w:id="8447" w:author="Haskamp, Stefan (extern)" w:date="2022-01-29T14:19:00Z">
              <w:r>
                <w:rPr>
                  <w:rFonts w:cs="Arial"/>
                  <w:color w:val="000000"/>
                  <w:sz w:val="22"/>
                </w:rPr>
                <w:t>c.995C&gt;T/ p.(Ala332Val)</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48"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DA53A9D" w14:textId="77777777" w:rsidR="00E528D7" w:rsidRDefault="00E528D7">
            <w:pPr>
              <w:jc w:val="center"/>
              <w:rPr>
                <w:ins w:id="8449" w:author="Haskamp, Stefan (extern)" w:date="2022-01-29T14:19:00Z"/>
                <w:rFonts w:cs="Arial"/>
                <w:color w:val="000000"/>
                <w:sz w:val="22"/>
              </w:rPr>
            </w:pPr>
            <w:ins w:id="8450" w:author="Haskamp, Stefan (extern)" w:date="2022-01-29T14:19:00Z">
              <w:r>
                <w:rPr>
                  <w:rFonts w:cs="Arial"/>
                  <w:color w:val="000000"/>
                  <w:sz w:val="22"/>
                </w:rPr>
                <w:t>56,355,397 (rs28730837)</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51"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6C6A407" w14:textId="77777777" w:rsidR="00E528D7" w:rsidRDefault="00E528D7">
            <w:pPr>
              <w:jc w:val="left"/>
              <w:rPr>
                <w:ins w:id="8452" w:author="Haskamp, Stefan (extern)" w:date="2022-01-29T14:19:00Z"/>
                <w:rFonts w:cs="Arial"/>
                <w:color w:val="000000"/>
                <w:sz w:val="22"/>
              </w:rPr>
            </w:pPr>
            <w:ins w:id="8453" w:author="Haskamp, Stefan (extern)" w:date="2022-01-29T14:19:00Z">
              <w:r>
                <w:rPr>
                  <w:rFonts w:cs="Arial"/>
                  <w:color w:val="000000"/>
                  <w:sz w:val="22"/>
                </w:rPr>
                <w:t>Reumaux et al.2003</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54"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D8F7849" w14:textId="77777777" w:rsidR="00E528D7" w:rsidRDefault="00E528D7">
            <w:pPr>
              <w:jc w:val="center"/>
              <w:rPr>
                <w:ins w:id="8455" w:author="Haskamp, Stefan (extern)" w:date="2022-01-29T14:19:00Z"/>
                <w:rFonts w:cs="Arial"/>
                <w:color w:val="000000"/>
                <w:sz w:val="22"/>
              </w:rPr>
            </w:pPr>
            <w:ins w:id="8456" w:author="Haskamp, Stefan (extern)" w:date="2022-01-29T14:19:00Z">
              <w:r>
                <w:rPr>
                  <w:rFonts w:cs="Arial"/>
                  <w:color w:val="000000"/>
                  <w:sz w:val="22"/>
                </w:rPr>
                <w:t>MPXI, fluorometric assay, HEK cells</w:t>
              </w:r>
              <w:r>
                <w:rPr>
                  <w:rFonts w:cs="Arial"/>
                  <w:color w:val="000000"/>
                  <w:sz w:val="22"/>
                  <w:vertAlign w:val="superscript"/>
                </w:rPr>
                <w:t xml:space="preserve">b,c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57"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40656E6" w14:textId="77777777" w:rsidR="00E528D7" w:rsidRDefault="00E528D7">
            <w:pPr>
              <w:jc w:val="center"/>
              <w:rPr>
                <w:ins w:id="8458" w:author="Haskamp, Stefan (extern)" w:date="2022-01-29T14:19:00Z"/>
                <w:rFonts w:cs="Arial"/>
                <w:color w:val="000000"/>
                <w:sz w:val="22"/>
              </w:rPr>
            </w:pPr>
            <w:ins w:id="8459" w:author="Haskamp, Stefan (extern)" w:date="2022-01-29T14:19:00Z">
              <w:r>
                <w:rPr>
                  <w:rFonts w:cs="Arial"/>
                  <w:color w:val="000000"/>
                  <w:sz w:val="22"/>
                </w:rPr>
                <w:t>1.83% (3/164)</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60"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24068E1" w14:textId="77777777" w:rsidR="00E528D7" w:rsidRDefault="00E528D7">
            <w:pPr>
              <w:jc w:val="center"/>
              <w:rPr>
                <w:ins w:id="8461" w:author="Haskamp, Stefan (extern)" w:date="2022-01-29T14:19:00Z"/>
                <w:rFonts w:cs="Arial"/>
                <w:color w:val="000000"/>
                <w:sz w:val="22"/>
              </w:rPr>
            </w:pPr>
            <w:ins w:id="8462" w:author="Haskamp, Stefan (extern)" w:date="2022-01-29T14:19:00Z">
              <w:r>
                <w:rPr>
                  <w:rFonts w:cs="Arial"/>
                  <w:color w:val="000000"/>
                  <w:sz w:val="22"/>
                </w:rPr>
                <w:t>1.791% (2314/129,174)</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63"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C0469D7" w14:textId="77777777" w:rsidR="00E528D7" w:rsidRDefault="00E528D7">
            <w:pPr>
              <w:jc w:val="center"/>
              <w:rPr>
                <w:ins w:id="8464" w:author="Haskamp, Stefan (extern)" w:date="2022-01-29T14:19:00Z"/>
                <w:rFonts w:cs="Arial"/>
                <w:color w:val="000000"/>
                <w:sz w:val="22"/>
              </w:rPr>
            </w:pPr>
            <w:ins w:id="8465" w:author="Haskamp, Stefan (extern)" w:date="2022-01-29T14:19:00Z">
              <w:r>
                <w:rPr>
                  <w:rFonts w:cs="Arial"/>
                  <w:color w:val="000000"/>
                  <w:sz w:val="22"/>
                </w:rPr>
                <w:t>0.922% (91/9,874)</w:t>
              </w:r>
            </w:ins>
          </w:p>
        </w:tc>
      </w:tr>
      <w:tr w:rsidR="00E528D7" w14:paraId="031A451C" w14:textId="77777777" w:rsidTr="00E528D7">
        <w:trPr>
          <w:trHeight w:val="300"/>
          <w:ins w:id="8466" w:author="Haskamp, Stefan (extern)" w:date="2022-01-29T14:19:00Z"/>
          <w:trPrChange w:id="8467"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68"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E7CE85A" w14:textId="77777777" w:rsidR="00E528D7" w:rsidRDefault="00E528D7">
            <w:pPr>
              <w:jc w:val="center"/>
              <w:rPr>
                <w:ins w:id="8469" w:author="Haskamp, Stefan (extern)" w:date="2022-01-29T14:19:00Z"/>
                <w:rFonts w:cs="Arial"/>
                <w:color w:val="000000"/>
                <w:sz w:val="22"/>
              </w:rPr>
            </w:pPr>
            <w:ins w:id="8470" w:author="Haskamp, Stefan (extern)" w:date="2022-01-29T14:19:00Z">
              <w:r>
                <w:rPr>
                  <w:rFonts w:cs="Arial"/>
                  <w:color w:val="000000"/>
                  <w:sz w:val="22"/>
                </w:rPr>
                <w:t>c.1176del/ p.(Ser393GlnfsTer41)</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71"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8EA977F" w14:textId="77777777" w:rsidR="00E528D7" w:rsidRDefault="00E528D7">
            <w:pPr>
              <w:jc w:val="center"/>
              <w:rPr>
                <w:ins w:id="8472" w:author="Haskamp, Stefan (extern)" w:date="2022-01-29T14:19:00Z"/>
                <w:rFonts w:cs="Arial"/>
                <w:color w:val="000000"/>
                <w:sz w:val="22"/>
              </w:rPr>
            </w:pPr>
            <w:ins w:id="8473" w:author="Haskamp, Stefan (extern)" w:date="2022-01-29T14:19:00Z">
              <w:r>
                <w:rPr>
                  <w:rFonts w:cs="Arial"/>
                  <w:color w:val="000000"/>
                  <w:sz w:val="22"/>
                </w:rPr>
                <w:t>56,355,215 (NA)</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74"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AC28B9A" w14:textId="77777777" w:rsidR="00E528D7" w:rsidRDefault="00E528D7">
            <w:pPr>
              <w:jc w:val="left"/>
              <w:rPr>
                <w:ins w:id="8475" w:author="Haskamp, Stefan (extern)" w:date="2022-01-29T14:19:00Z"/>
                <w:rFonts w:cs="Arial"/>
                <w:color w:val="000000"/>
                <w:sz w:val="22"/>
              </w:rPr>
            </w:pPr>
            <w:ins w:id="8476"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77"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47249B9" w14:textId="77777777" w:rsidR="00E528D7" w:rsidRDefault="00E528D7">
            <w:pPr>
              <w:jc w:val="center"/>
              <w:rPr>
                <w:ins w:id="8478" w:author="Haskamp, Stefan (extern)" w:date="2022-01-29T14:19:00Z"/>
                <w:rFonts w:cs="Arial"/>
                <w:color w:val="000000"/>
                <w:sz w:val="22"/>
              </w:rPr>
            </w:pPr>
            <w:ins w:id="8479"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80"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F82E938" w14:textId="77777777" w:rsidR="00E528D7" w:rsidRDefault="00E528D7">
            <w:pPr>
              <w:jc w:val="center"/>
              <w:rPr>
                <w:ins w:id="8481" w:author="Haskamp, Stefan (extern)" w:date="2022-01-29T14:19:00Z"/>
                <w:rFonts w:cs="Arial"/>
                <w:color w:val="000000"/>
                <w:sz w:val="22"/>
              </w:rPr>
            </w:pPr>
            <w:ins w:id="8482"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83"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C39C6DC" w14:textId="77777777" w:rsidR="00E528D7" w:rsidRDefault="00E528D7">
            <w:pPr>
              <w:jc w:val="center"/>
              <w:rPr>
                <w:ins w:id="8484" w:author="Haskamp, Stefan (extern)" w:date="2022-01-29T14:19:00Z"/>
                <w:rFonts w:cs="Arial"/>
                <w:color w:val="000000"/>
                <w:sz w:val="22"/>
              </w:rPr>
            </w:pPr>
            <w:ins w:id="8485" w:author="Haskamp, Stefan (extern)" w:date="2022-01-29T14:19:00Z">
              <w:r>
                <w:rPr>
                  <w:rFonts w:cs="Arial"/>
                  <w:color w:val="000000"/>
                  <w:sz w:val="22"/>
                </w:rPr>
                <w:t>0.001% (1/113,200)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86"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F8EC4A1" w14:textId="77777777" w:rsidR="00E528D7" w:rsidRDefault="00E528D7">
            <w:pPr>
              <w:jc w:val="center"/>
              <w:rPr>
                <w:ins w:id="8487" w:author="Haskamp, Stefan (extern)" w:date="2022-01-29T14:19:00Z"/>
                <w:rFonts w:cs="Arial"/>
                <w:color w:val="000000"/>
                <w:sz w:val="22"/>
              </w:rPr>
            </w:pPr>
            <w:ins w:id="8488" w:author="Haskamp, Stefan (extern)" w:date="2022-01-29T14:19:00Z">
              <w:r>
                <w:rPr>
                  <w:rFonts w:cs="Arial"/>
                  <w:color w:val="000000"/>
                  <w:sz w:val="22"/>
                </w:rPr>
                <w:t> </w:t>
              </w:r>
            </w:ins>
          </w:p>
        </w:tc>
      </w:tr>
      <w:tr w:rsidR="00E528D7" w14:paraId="00BFE613" w14:textId="77777777" w:rsidTr="00E528D7">
        <w:trPr>
          <w:trHeight w:val="300"/>
          <w:ins w:id="8489" w:author="Haskamp, Stefan (extern)" w:date="2022-01-29T14:19:00Z"/>
          <w:trPrChange w:id="8490"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91"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1D9F6E0" w14:textId="77777777" w:rsidR="00E528D7" w:rsidRDefault="00E528D7">
            <w:pPr>
              <w:jc w:val="center"/>
              <w:rPr>
                <w:ins w:id="8492" w:author="Haskamp, Stefan (extern)" w:date="2022-01-29T14:19:00Z"/>
                <w:rFonts w:cs="Arial"/>
                <w:color w:val="000000"/>
                <w:sz w:val="22"/>
              </w:rPr>
            </w:pPr>
            <w:ins w:id="8493" w:author="Haskamp, Stefan (extern)" w:date="2022-01-29T14:19:00Z">
              <w:r>
                <w:rPr>
                  <w:rFonts w:cs="Arial"/>
                  <w:color w:val="000000"/>
                  <w:sz w:val="22"/>
                </w:rPr>
                <w:t>c.1280_1281insTGTT/ p.(Thr428ValfsTer10)</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94"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1E0AF97" w14:textId="77777777" w:rsidR="00E528D7" w:rsidRDefault="00E528D7">
            <w:pPr>
              <w:jc w:val="center"/>
              <w:rPr>
                <w:ins w:id="8495" w:author="Haskamp, Stefan (extern)" w:date="2022-01-29T14:19:00Z"/>
                <w:rFonts w:cs="Arial"/>
                <w:color w:val="000000"/>
                <w:sz w:val="22"/>
              </w:rPr>
            </w:pPr>
            <w:ins w:id="8496" w:author="Haskamp, Stefan (extern)" w:date="2022-01-29T14:19:00Z">
              <w:r>
                <w:rPr>
                  <w:rFonts w:cs="Arial"/>
                  <w:color w:val="000000"/>
                  <w:sz w:val="22"/>
                </w:rPr>
                <w:t>56,352,987 (rs766138040)</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497"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3BD17E2" w14:textId="77777777" w:rsidR="00E528D7" w:rsidRDefault="00E528D7">
            <w:pPr>
              <w:jc w:val="left"/>
              <w:rPr>
                <w:ins w:id="8498" w:author="Haskamp, Stefan (extern)" w:date="2022-01-29T14:19:00Z"/>
                <w:rFonts w:cs="Arial"/>
                <w:color w:val="000000"/>
                <w:sz w:val="22"/>
              </w:rPr>
            </w:pPr>
            <w:ins w:id="8499"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00"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84A25BF" w14:textId="77777777" w:rsidR="00E528D7" w:rsidRDefault="00E528D7">
            <w:pPr>
              <w:jc w:val="center"/>
              <w:rPr>
                <w:ins w:id="8501" w:author="Haskamp, Stefan (extern)" w:date="2022-01-29T14:19:00Z"/>
                <w:rFonts w:cs="Arial"/>
                <w:color w:val="000000"/>
                <w:sz w:val="22"/>
              </w:rPr>
            </w:pPr>
            <w:ins w:id="8502"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03"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F96F8C2" w14:textId="77777777" w:rsidR="00E528D7" w:rsidRDefault="00E528D7">
            <w:pPr>
              <w:jc w:val="center"/>
              <w:rPr>
                <w:ins w:id="8504" w:author="Haskamp, Stefan (extern)" w:date="2022-01-29T14:19:00Z"/>
                <w:rFonts w:cs="Arial"/>
                <w:color w:val="000000"/>
                <w:sz w:val="22"/>
              </w:rPr>
            </w:pPr>
            <w:ins w:id="8505"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06"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DD22BA7" w14:textId="77777777" w:rsidR="00E528D7" w:rsidRDefault="00E528D7">
            <w:pPr>
              <w:jc w:val="center"/>
              <w:rPr>
                <w:ins w:id="8507" w:author="Haskamp, Stefan (extern)" w:date="2022-01-29T14:19:00Z"/>
                <w:rFonts w:cs="Arial"/>
                <w:color w:val="000000"/>
                <w:sz w:val="22"/>
              </w:rPr>
            </w:pPr>
            <w:ins w:id="8508" w:author="Haskamp, Stefan (extern)" w:date="2022-01-29T14:19:00Z">
              <w:r>
                <w:rPr>
                  <w:rFonts w:cs="Arial"/>
                  <w:color w:val="000000"/>
                  <w:sz w:val="22"/>
                </w:rPr>
                <w:t>0.001% (1/113,742)</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09"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2E18533" w14:textId="77777777" w:rsidR="00E528D7" w:rsidRDefault="00E528D7">
            <w:pPr>
              <w:jc w:val="center"/>
              <w:rPr>
                <w:ins w:id="8510" w:author="Haskamp, Stefan (extern)" w:date="2022-01-29T14:19:00Z"/>
                <w:rFonts w:cs="Arial"/>
                <w:color w:val="000000"/>
                <w:sz w:val="22"/>
              </w:rPr>
            </w:pPr>
            <w:ins w:id="8511" w:author="Haskamp, Stefan (extern)" w:date="2022-01-29T14:19:00Z">
              <w:r>
                <w:rPr>
                  <w:rFonts w:cs="Arial"/>
                  <w:color w:val="000000"/>
                  <w:sz w:val="22"/>
                </w:rPr>
                <w:t> </w:t>
              </w:r>
            </w:ins>
          </w:p>
        </w:tc>
      </w:tr>
      <w:tr w:rsidR="00E528D7" w14:paraId="55AFC82C" w14:textId="77777777" w:rsidTr="00E528D7">
        <w:trPr>
          <w:trHeight w:val="300"/>
          <w:ins w:id="8512" w:author="Haskamp, Stefan (extern)" w:date="2022-01-29T14:19:00Z"/>
          <w:trPrChange w:id="8513"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14"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CEA13A2" w14:textId="77777777" w:rsidR="00E528D7" w:rsidRDefault="00E528D7">
            <w:pPr>
              <w:jc w:val="center"/>
              <w:rPr>
                <w:ins w:id="8515" w:author="Haskamp, Stefan (extern)" w:date="2022-01-29T14:19:00Z"/>
                <w:rFonts w:cs="Arial"/>
                <w:color w:val="000000"/>
                <w:sz w:val="22"/>
              </w:rPr>
            </w:pPr>
            <w:ins w:id="8516" w:author="Haskamp, Stefan (extern)" w:date="2022-01-29T14:19:00Z">
              <w:r>
                <w:rPr>
                  <w:rFonts w:cs="Arial"/>
                  <w:color w:val="000000"/>
                  <w:sz w:val="22"/>
                </w:rPr>
                <w:t>c.1281del/ p.(Thr428GlnfsTer6)</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17"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B00188E" w14:textId="77777777" w:rsidR="00E528D7" w:rsidRDefault="00E528D7">
            <w:pPr>
              <w:jc w:val="center"/>
              <w:rPr>
                <w:ins w:id="8518" w:author="Haskamp, Stefan (extern)" w:date="2022-01-29T14:19:00Z"/>
                <w:rFonts w:cs="Arial"/>
                <w:color w:val="000000"/>
                <w:sz w:val="22"/>
              </w:rPr>
            </w:pPr>
            <w:ins w:id="8519" w:author="Haskamp, Stefan (extern)" w:date="2022-01-29T14:19:00Z">
              <w:r>
                <w:rPr>
                  <w:rFonts w:cs="Arial"/>
                  <w:color w:val="000000"/>
                  <w:sz w:val="22"/>
                </w:rPr>
                <w:t>56,352,986 (rs762933005)</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20"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DBAB156" w14:textId="77777777" w:rsidR="00E528D7" w:rsidRDefault="00E528D7">
            <w:pPr>
              <w:jc w:val="left"/>
              <w:rPr>
                <w:ins w:id="8521" w:author="Haskamp, Stefan (extern)" w:date="2022-01-29T14:19:00Z"/>
                <w:rFonts w:cs="Arial"/>
                <w:color w:val="000000"/>
                <w:sz w:val="22"/>
              </w:rPr>
            </w:pPr>
            <w:ins w:id="8522"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23"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E322176" w14:textId="77777777" w:rsidR="00E528D7" w:rsidRDefault="00E528D7">
            <w:pPr>
              <w:jc w:val="center"/>
              <w:rPr>
                <w:ins w:id="8524" w:author="Haskamp, Stefan (extern)" w:date="2022-01-29T14:19:00Z"/>
                <w:rFonts w:cs="Arial"/>
                <w:color w:val="000000"/>
                <w:sz w:val="22"/>
              </w:rPr>
            </w:pPr>
            <w:ins w:id="8525"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26"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43A7106" w14:textId="77777777" w:rsidR="00E528D7" w:rsidRDefault="00E528D7">
            <w:pPr>
              <w:jc w:val="center"/>
              <w:rPr>
                <w:ins w:id="8527" w:author="Haskamp, Stefan (extern)" w:date="2022-01-29T14:19:00Z"/>
                <w:rFonts w:cs="Arial"/>
                <w:color w:val="000000"/>
                <w:sz w:val="22"/>
              </w:rPr>
            </w:pPr>
            <w:ins w:id="8528"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29"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10EE61E" w14:textId="77777777" w:rsidR="00E528D7" w:rsidRDefault="00E528D7">
            <w:pPr>
              <w:jc w:val="center"/>
              <w:rPr>
                <w:ins w:id="8530" w:author="Haskamp, Stefan (extern)" w:date="2022-01-29T14:19:00Z"/>
                <w:rFonts w:cs="Arial"/>
                <w:color w:val="000000"/>
                <w:sz w:val="22"/>
              </w:rPr>
            </w:pPr>
            <w:ins w:id="8531" w:author="Haskamp, Stefan (extern)" w:date="2022-01-29T14:19:00Z">
              <w:r>
                <w:rPr>
                  <w:rFonts w:cs="Arial"/>
                  <w:color w:val="000000"/>
                  <w:sz w:val="22"/>
                </w:rPr>
                <w:t>0.003% (3/113,738)</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32"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39EFF2B" w14:textId="77777777" w:rsidR="00E528D7" w:rsidRDefault="00E528D7">
            <w:pPr>
              <w:jc w:val="center"/>
              <w:rPr>
                <w:ins w:id="8533" w:author="Haskamp, Stefan (extern)" w:date="2022-01-29T14:19:00Z"/>
                <w:rFonts w:cs="Arial"/>
                <w:color w:val="000000"/>
                <w:sz w:val="22"/>
              </w:rPr>
            </w:pPr>
            <w:ins w:id="8534" w:author="Haskamp, Stefan (extern)" w:date="2022-01-29T14:19:00Z">
              <w:r>
                <w:rPr>
                  <w:rFonts w:cs="Arial"/>
                  <w:color w:val="000000"/>
                  <w:sz w:val="22"/>
                </w:rPr>
                <w:t> </w:t>
              </w:r>
            </w:ins>
          </w:p>
        </w:tc>
      </w:tr>
      <w:tr w:rsidR="00E528D7" w14:paraId="527A99F2" w14:textId="77777777" w:rsidTr="00E528D7">
        <w:trPr>
          <w:trHeight w:val="300"/>
          <w:ins w:id="8535" w:author="Haskamp, Stefan (extern)" w:date="2022-01-29T14:19:00Z"/>
          <w:trPrChange w:id="8536"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37"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39F18A0" w14:textId="77777777" w:rsidR="00E528D7" w:rsidRDefault="00E528D7">
            <w:pPr>
              <w:jc w:val="center"/>
              <w:rPr>
                <w:ins w:id="8538" w:author="Haskamp, Stefan (extern)" w:date="2022-01-29T14:19:00Z"/>
                <w:rFonts w:cs="Arial"/>
                <w:color w:val="000000"/>
                <w:sz w:val="22"/>
              </w:rPr>
            </w:pPr>
            <w:ins w:id="8539" w:author="Haskamp, Stefan (extern)" w:date="2022-01-29T14:19:00Z">
              <w:r>
                <w:rPr>
                  <w:rFonts w:cs="Arial"/>
                  <w:color w:val="000000"/>
                  <w:sz w:val="22"/>
                </w:rPr>
                <w:t>c.1283_1286del/ p.(Thr428SerfsTer5)</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40"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9808765" w14:textId="77777777" w:rsidR="00E528D7" w:rsidRDefault="00E528D7">
            <w:pPr>
              <w:jc w:val="center"/>
              <w:rPr>
                <w:ins w:id="8541" w:author="Haskamp, Stefan (extern)" w:date="2022-01-29T14:19:00Z"/>
                <w:rFonts w:cs="Arial"/>
                <w:color w:val="000000"/>
                <w:sz w:val="22"/>
              </w:rPr>
            </w:pPr>
            <w:ins w:id="8542" w:author="Haskamp, Stefan (extern)" w:date="2022-01-29T14:19:00Z">
              <w:r>
                <w:rPr>
                  <w:rFonts w:cs="Arial"/>
                  <w:color w:val="000000"/>
                  <w:sz w:val="22"/>
                </w:rPr>
                <w:t>56,352,981 (rs750310166)</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43"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2D6FC4A" w14:textId="77777777" w:rsidR="00E528D7" w:rsidRDefault="00E528D7">
            <w:pPr>
              <w:jc w:val="left"/>
              <w:rPr>
                <w:ins w:id="8544" w:author="Haskamp, Stefan (extern)" w:date="2022-01-29T14:19:00Z"/>
                <w:rFonts w:cs="Arial"/>
                <w:color w:val="000000"/>
                <w:sz w:val="22"/>
              </w:rPr>
            </w:pPr>
            <w:ins w:id="8545"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46"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C99917A" w14:textId="77777777" w:rsidR="00E528D7" w:rsidRDefault="00E528D7">
            <w:pPr>
              <w:jc w:val="center"/>
              <w:rPr>
                <w:ins w:id="8547" w:author="Haskamp, Stefan (extern)" w:date="2022-01-29T14:19:00Z"/>
                <w:rFonts w:cs="Arial"/>
                <w:color w:val="000000"/>
                <w:sz w:val="22"/>
              </w:rPr>
            </w:pPr>
            <w:ins w:id="8548"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49"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A6ED30E" w14:textId="77777777" w:rsidR="00E528D7" w:rsidRDefault="00E528D7">
            <w:pPr>
              <w:jc w:val="center"/>
              <w:rPr>
                <w:ins w:id="8550" w:author="Haskamp, Stefan (extern)" w:date="2022-01-29T14:19:00Z"/>
                <w:rFonts w:cs="Arial"/>
                <w:color w:val="000000"/>
                <w:sz w:val="22"/>
              </w:rPr>
            </w:pPr>
            <w:ins w:id="8551"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52"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8A3A2D8" w14:textId="77777777" w:rsidR="00E528D7" w:rsidRDefault="00E528D7">
            <w:pPr>
              <w:jc w:val="center"/>
              <w:rPr>
                <w:ins w:id="8553" w:author="Haskamp, Stefan (extern)" w:date="2022-01-29T14:19:00Z"/>
                <w:rFonts w:cs="Arial"/>
                <w:color w:val="000000"/>
                <w:sz w:val="22"/>
              </w:rPr>
            </w:pPr>
            <w:ins w:id="8554" w:author="Haskamp, Stefan (extern)" w:date="2022-01-29T14:19:00Z">
              <w:r>
                <w:rPr>
                  <w:rFonts w:cs="Arial"/>
                  <w:color w:val="000000"/>
                  <w:sz w:val="22"/>
                </w:rPr>
                <w:t>0.001% (1/113,740)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55"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8AAFB60" w14:textId="77777777" w:rsidR="00E528D7" w:rsidRDefault="00E528D7">
            <w:pPr>
              <w:jc w:val="center"/>
              <w:rPr>
                <w:ins w:id="8556" w:author="Haskamp, Stefan (extern)" w:date="2022-01-29T14:19:00Z"/>
                <w:rFonts w:cs="Arial"/>
                <w:color w:val="000000"/>
                <w:sz w:val="22"/>
              </w:rPr>
            </w:pPr>
            <w:ins w:id="8557" w:author="Haskamp, Stefan (extern)" w:date="2022-01-29T14:19:00Z">
              <w:r>
                <w:rPr>
                  <w:rFonts w:cs="Arial"/>
                  <w:color w:val="000000"/>
                  <w:sz w:val="22"/>
                </w:rPr>
                <w:t> </w:t>
              </w:r>
            </w:ins>
          </w:p>
        </w:tc>
      </w:tr>
      <w:tr w:rsidR="00E528D7" w14:paraId="6B6FC3C6" w14:textId="77777777" w:rsidTr="00E528D7">
        <w:trPr>
          <w:trHeight w:val="300"/>
          <w:ins w:id="8558" w:author="Haskamp, Stefan (extern)" w:date="2022-01-29T14:19:00Z"/>
          <w:trPrChange w:id="8559"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60"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470AD5C" w14:textId="77777777" w:rsidR="00E528D7" w:rsidRPr="004C42DB" w:rsidRDefault="00E528D7">
            <w:pPr>
              <w:jc w:val="center"/>
              <w:rPr>
                <w:ins w:id="8561" w:author="Haskamp, Stefan (extern)" w:date="2022-01-29T14:19:00Z"/>
                <w:rFonts w:cs="Arial"/>
                <w:color w:val="000000"/>
                <w:sz w:val="22"/>
                <w:lang w:val="de-DE"/>
                <w:rPrChange w:id="8562" w:author="Stefan" w:date="2022-01-31T14:14:00Z">
                  <w:rPr>
                    <w:ins w:id="8563" w:author="Haskamp, Stefan (extern)" w:date="2022-01-29T14:19:00Z"/>
                    <w:rFonts w:cs="Arial"/>
                    <w:color w:val="000000"/>
                    <w:sz w:val="22"/>
                  </w:rPr>
                </w:rPrChange>
              </w:rPr>
            </w:pPr>
            <w:ins w:id="8564" w:author="Haskamp, Stefan (extern)" w:date="2022-01-29T14:19:00Z">
              <w:r w:rsidRPr="004C42DB">
                <w:rPr>
                  <w:rFonts w:cs="Arial"/>
                  <w:color w:val="000000"/>
                  <w:sz w:val="22"/>
                  <w:lang w:val="de-DE"/>
                  <w:rPrChange w:id="8565" w:author="Stefan" w:date="2022-01-31T14:14:00Z">
                    <w:rPr>
                      <w:rFonts w:cs="Arial"/>
                      <w:color w:val="000000"/>
                      <w:sz w:val="22"/>
                    </w:rPr>
                  </w:rPrChange>
                </w:rPr>
                <w:t>c.1363C&gt;T/ p.(Gln455Ter)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66"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1B77119" w14:textId="77777777" w:rsidR="00E528D7" w:rsidRDefault="00E528D7">
            <w:pPr>
              <w:jc w:val="center"/>
              <w:rPr>
                <w:ins w:id="8567" w:author="Haskamp, Stefan (extern)" w:date="2022-01-29T14:19:00Z"/>
                <w:rFonts w:cs="Arial"/>
                <w:color w:val="000000"/>
                <w:sz w:val="22"/>
              </w:rPr>
            </w:pPr>
            <w:ins w:id="8568" w:author="Haskamp, Stefan (extern)" w:date="2022-01-29T14:19:00Z">
              <w:r>
                <w:rPr>
                  <w:rFonts w:cs="Arial"/>
                  <w:color w:val="000000"/>
                  <w:sz w:val="22"/>
                </w:rPr>
                <w:t>56,352,905 (rs1157468668)</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69"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57A9B47" w14:textId="77777777" w:rsidR="00E528D7" w:rsidRDefault="00E528D7">
            <w:pPr>
              <w:jc w:val="left"/>
              <w:rPr>
                <w:ins w:id="8570" w:author="Haskamp, Stefan (extern)" w:date="2022-01-29T14:19:00Z"/>
                <w:rFonts w:cs="Arial"/>
                <w:color w:val="000000"/>
                <w:sz w:val="22"/>
              </w:rPr>
            </w:pPr>
            <w:ins w:id="8571"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72"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BA3F2C6" w14:textId="77777777" w:rsidR="00E528D7" w:rsidRDefault="00E528D7">
            <w:pPr>
              <w:jc w:val="center"/>
              <w:rPr>
                <w:ins w:id="8573" w:author="Haskamp, Stefan (extern)" w:date="2022-01-29T14:19:00Z"/>
                <w:rFonts w:cs="Arial"/>
                <w:color w:val="000000"/>
                <w:sz w:val="22"/>
              </w:rPr>
            </w:pPr>
            <w:ins w:id="8574"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75"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BA552B2" w14:textId="77777777" w:rsidR="00E528D7" w:rsidRDefault="00E528D7">
            <w:pPr>
              <w:jc w:val="center"/>
              <w:rPr>
                <w:ins w:id="8576" w:author="Haskamp, Stefan (extern)" w:date="2022-01-29T14:19:00Z"/>
                <w:rFonts w:cs="Arial"/>
                <w:color w:val="000000"/>
                <w:sz w:val="22"/>
              </w:rPr>
            </w:pPr>
            <w:ins w:id="8577"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78"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0625C6B" w14:textId="77777777" w:rsidR="00E528D7" w:rsidRDefault="00E528D7">
            <w:pPr>
              <w:jc w:val="center"/>
              <w:rPr>
                <w:ins w:id="8579" w:author="Haskamp, Stefan (extern)" w:date="2022-01-29T14:19:00Z"/>
                <w:rFonts w:cs="Arial"/>
                <w:color w:val="000000"/>
                <w:sz w:val="22"/>
              </w:rPr>
            </w:pPr>
            <w:ins w:id="8580" w:author="Haskamp, Stefan (extern)" w:date="2022-01-29T14:19:00Z">
              <w:r>
                <w:rPr>
                  <w:rFonts w:cs="Arial"/>
                  <w:color w:val="000000"/>
                  <w:sz w:val="22"/>
                </w:rPr>
                <w:t>0.002% (2/113,712)</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81"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88041F8" w14:textId="77777777" w:rsidR="00E528D7" w:rsidRDefault="00E528D7">
            <w:pPr>
              <w:jc w:val="center"/>
              <w:rPr>
                <w:ins w:id="8582" w:author="Haskamp, Stefan (extern)" w:date="2022-01-29T14:19:00Z"/>
                <w:rFonts w:cs="Arial"/>
                <w:color w:val="000000"/>
                <w:sz w:val="22"/>
              </w:rPr>
            </w:pPr>
            <w:ins w:id="8583" w:author="Haskamp, Stefan (extern)" w:date="2022-01-29T14:19:00Z">
              <w:r>
                <w:rPr>
                  <w:rFonts w:cs="Arial"/>
                  <w:color w:val="000000"/>
                  <w:sz w:val="22"/>
                </w:rPr>
                <w:t> </w:t>
              </w:r>
            </w:ins>
          </w:p>
        </w:tc>
      </w:tr>
      <w:tr w:rsidR="00E528D7" w14:paraId="523E1B14" w14:textId="77777777" w:rsidTr="00E528D7">
        <w:trPr>
          <w:trHeight w:val="300"/>
          <w:ins w:id="8584" w:author="Haskamp, Stefan (extern)" w:date="2022-01-29T14:19:00Z"/>
          <w:trPrChange w:id="8585"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86"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9B6665C" w14:textId="77777777" w:rsidR="00E528D7" w:rsidRDefault="00E528D7">
            <w:pPr>
              <w:jc w:val="center"/>
              <w:rPr>
                <w:ins w:id="8587" w:author="Haskamp, Stefan (extern)" w:date="2022-01-29T14:19:00Z"/>
                <w:rFonts w:cs="Arial"/>
                <w:color w:val="000000"/>
                <w:sz w:val="22"/>
              </w:rPr>
            </w:pPr>
            <w:ins w:id="8588" w:author="Haskamp, Stefan (extern)" w:date="2022-01-29T14:19:00Z">
              <w:r>
                <w:rPr>
                  <w:rFonts w:cs="Arial"/>
                  <w:color w:val="000000"/>
                  <w:sz w:val="22"/>
                </w:rPr>
                <w:t>c.1394del/ p.(Leu465ArgfsTer8)</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89"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581B2C3" w14:textId="77777777" w:rsidR="00E528D7" w:rsidRDefault="00E528D7">
            <w:pPr>
              <w:jc w:val="center"/>
              <w:rPr>
                <w:ins w:id="8590" w:author="Haskamp, Stefan (extern)" w:date="2022-01-29T14:19:00Z"/>
                <w:rFonts w:cs="Arial"/>
                <w:color w:val="000000"/>
                <w:sz w:val="22"/>
              </w:rPr>
            </w:pPr>
            <w:ins w:id="8591" w:author="Haskamp, Stefan (extern)" w:date="2022-01-29T14:19:00Z">
              <w:r>
                <w:rPr>
                  <w:rFonts w:cs="Arial"/>
                  <w:color w:val="000000"/>
                  <w:sz w:val="22"/>
                </w:rPr>
                <w:t>56,351,001 (rs1266756225)</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92"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BB3A66C" w14:textId="77777777" w:rsidR="00E528D7" w:rsidRDefault="00E528D7">
            <w:pPr>
              <w:jc w:val="left"/>
              <w:rPr>
                <w:ins w:id="8593" w:author="Haskamp, Stefan (extern)" w:date="2022-01-29T14:19:00Z"/>
                <w:rFonts w:cs="Arial"/>
                <w:color w:val="000000"/>
                <w:sz w:val="22"/>
              </w:rPr>
            </w:pPr>
            <w:ins w:id="8594"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95"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604774B" w14:textId="77777777" w:rsidR="00E528D7" w:rsidRDefault="00E528D7">
            <w:pPr>
              <w:jc w:val="center"/>
              <w:rPr>
                <w:ins w:id="8596" w:author="Haskamp, Stefan (extern)" w:date="2022-01-29T14:19:00Z"/>
                <w:rFonts w:cs="Arial"/>
                <w:color w:val="000000"/>
                <w:sz w:val="22"/>
              </w:rPr>
            </w:pPr>
            <w:ins w:id="8597"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598"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4614E09" w14:textId="77777777" w:rsidR="00E528D7" w:rsidRDefault="00E528D7">
            <w:pPr>
              <w:jc w:val="center"/>
              <w:rPr>
                <w:ins w:id="8599" w:author="Haskamp, Stefan (extern)" w:date="2022-01-29T14:19:00Z"/>
                <w:rFonts w:cs="Arial"/>
                <w:color w:val="000000"/>
                <w:sz w:val="22"/>
              </w:rPr>
            </w:pPr>
            <w:ins w:id="8600"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01"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3FBAEA7" w14:textId="77777777" w:rsidR="00E528D7" w:rsidRDefault="00E528D7">
            <w:pPr>
              <w:jc w:val="center"/>
              <w:rPr>
                <w:ins w:id="8602" w:author="Haskamp, Stefan (extern)" w:date="2022-01-29T14:19:00Z"/>
                <w:rFonts w:cs="Arial"/>
                <w:color w:val="000000"/>
                <w:sz w:val="22"/>
              </w:rPr>
            </w:pPr>
            <w:ins w:id="8603" w:author="Haskamp, Stefan (extern)" w:date="2022-01-29T14:19:00Z">
              <w:r>
                <w:rPr>
                  <w:rFonts w:cs="Arial"/>
                  <w:color w:val="000000"/>
                  <w:sz w:val="22"/>
                </w:rPr>
                <w:t>0.001% (1/113,746)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04"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967E80D" w14:textId="77777777" w:rsidR="00E528D7" w:rsidRDefault="00E528D7">
            <w:pPr>
              <w:jc w:val="center"/>
              <w:rPr>
                <w:ins w:id="8605" w:author="Haskamp, Stefan (extern)" w:date="2022-01-29T14:19:00Z"/>
                <w:rFonts w:cs="Arial"/>
                <w:color w:val="000000"/>
                <w:sz w:val="22"/>
              </w:rPr>
            </w:pPr>
            <w:ins w:id="8606" w:author="Haskamp, Stefan (extern)" w:date="2022-01-29T14:19:00Z">
              <w:r>
                <w:rPr>
                  <w:rFonts w:cs="Arial"/>
                  <w:color w:val="000000"/>
                  <w:sz w:val="22"/>
                </w:rPr>
                <w:t> </w:t>
              </w:r>
            </w:ins>
          </w:p>
        </w:tc>
      </w:tr>
      <w:tr w:rsidR="00E528D7" w14:paraId="66114B65" w14:textId="77777777" w:rsidTr="00E528D7">
        <w:trPr>
          <w:trHeight w:val="300"/>
          <w:ins w:id="8607" w:author="Haskamp, Stefan (extern)" w:date="2022-01-29T14:19:00Z"/>
          <w:trPrChange w:id="8608"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09"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3A1BEBC" w14:textId="77777777" w:rsidR="00E528D7" w:rsidRPr="004C42DB" w:rsidRDefault="00E528D7">
            <w:pPr>
              <w:jc w:val="center"/>
              <w:rPr>
                <w:ins w:id="8610" w:author="Haskamp, Stefan (extern)" w:date="2022-01-29T14:19:00Z"/>
                <w:rFonts w:cs="Arial"/>
                <w:color w:val="000000"/>
                <w:sz w:val="22"/>
                <w:lang w:val="de-DE"/>
                <w:rPrChange w:id="8611" w:author="Stefan" w:date="2022-01-31T14:14:00Z">
                  <w:rPr>
                    <w:ins w:id="8612" w:author="Haskamp, Stefan (extern)" w:date="2022-01-29T14:19:00Z"/>
                    <w:rFonts w:cs="Arial"/>
                    <w:color w:val="000000"/>
                    <w:sz w:val="22"/>
                  </w:rPr>
                </w:rPrChange>
              </w:rPr>
            </w:pPr>
            <w:ins w:id="8613" w:author="Haskamp, Stefan (extern)" w:date="2022-01-29T14:19:00Z">
              <w:r w:rsidRPr="004C42DB">
                <w:rPr>
                  <w:rFonts w:cs="Arial"/>
                  <w:color w:val="000000"/>
                  <w:sz w:val="22"/>
                  <w:lang w:val="de-DE"/>
                  <w:rPrChange w:id="8614" w:author="Stefan" w:date="2022-01-31T14:14:00Z">
                    <w:rPr>
                      <w:rFonts w:cs="Arial"/>
                      <w:color w:val="000000"/>
                      <w:sz w:val="22"/>
                    </w:rPr>
                  </w:rPrChange>
                </w:rPr>
                <w:t>c.1495C&gt;T/ p.(Arg499Cys)</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15"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F1EFE6C" w14:textId="77777777" w:rsidR="00E528D7" w:rsidRDefault="00E528D7">
            <w:pPr>
              <w:jc w:val="center"/>
              <w:rPr>
                <w:ins w:id="8616" w:author="Haskamp, Stefan (extern)" w:date="2022-01-29T14:19:00Z"/>
                <w:rFonts w:cs="Arial"/>
                <w:color w:val="000000"/>
                <w:sz w:val="22"/>
              </w:rPr>
            </w:pPr>
            <w:ins w:id="8617" w:author="Haskamp, Stefan (extern)" w:date="2022-01-29T14:19:00Z">
              <w:r>
                <w:rPr>
                  <w:rFonts w:cs="Arial"/>
                  <w:color w:val="000000"/>
                  <w:sz w:val="22"/>
                </w:rPr>
                <w:t>56,350,901 (rs119469014)</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18"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313640E" w14:textId="77777777" w:rsidR="00E528D7" w:rsidRDefault="00E528D7">
            <w:pPr>
              <w:jc w:val="left"/>
              <w:rPr>
                <w:ins w:id="8619" w:author="Haskamp, Stefan (extern)" w:date="2022-01-29T14:19:00Z"/>
                <w:rFonts w:cs="Arial"/>
                <w:color w:val="000000"/>
                <w:sz w:val="22"/>
              </w:rPr>
            </w:pPr>
            <w:ins w:id="8620" w:author="Haskamp, Stefan (extern)" w:date="2022-01-29T14:19:00Z">
              <w:r>
                <w:rPr>
                  <w:rFonts w:cs="Arial"/>
                  <w:color w:val="000000"/>
                  <w:sz w:val="22"/>
                </w:rPr>
                <w:t>Persad et al. 2006</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21"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9F2395D" w14:textId="77777777" w:rsidR="00E528D7" w:rsidRDefault="00E528D7">
            <w:pPr>
              <w:jc w:val="center"/>
              <w:rPr>
                <w:ins w:id="8622" w:author="Haskamp, Stefan (extern)" w:date="2022-01-29T14:19:00Z"/>
                <w:rFonts w:cs="Arial"/>
                <w:color w:val="000000"/>
                <w:sz w:val="22"/>
              </w:rPr>
            </w:pPr>
            <w:ins w:id="8623"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24"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C8F7B2E" w14:textId="77777777" w:rsidR="00E528D7" w:rsidRDefault="00E528D7">
            <w:pPr>
              <w:jc w:val="center"/>
              <w:rPr>
                <w:ins w:id="8625" w:author="Haskamp, Stefan (extern)" w:date="2022-01-29T14:19:00Z"/>
                <w:rFonts w:cs="Arial"/>
                <w:color w:val="000000"/>
                <w:sz w:val="22"/>
              </w:rPr>
            </w:pPr>
            <w:ins w:id="8626"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27"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77557BE" w14:textId="77777777" w:rsidR="00E528D7" w:rsidRDefault="00E528D7">
            <w:pPr>
              <w:jc w:val="center"/>
              <w:rPr>
                <w:ins w:id="8628" w:author="Haskamp, Stefan (extern)" w:date="2022-01-29T14:19:00Z"/>
                <w:rFonts w:cs="Arial"/>
                <w:color w:val="000000"/>
                <w:sz w:val="22"/>
              </w:rPr>
            </w:pPr>
            <w:ins w:id="8629" w:author="Haskamp, Stefan (extern)" w:date="2022-01-29T14:19:00Z">
              <w:r>
                <w:rPr>
                  <w:rFonts w:cs="Arial"/>
                  <w:color w:val="000000"/>
                  <w:sz w:val="22"/>
                </w:rPr>
                <w:t>0.002% (3/129,196)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30"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BB41188" w14:textId="77777777" w:rsidR="00E528D7" w:rsidRDefault="00E528D7">
            <w:pPr>
              <w:jc w:val="center"/>
              <w:rPr>
                <w:ins w:id="8631" w:author="Haskamp, Stefan (extern)" w:date="2022-01-29T14:19:00Z"/>
                <w:rFonts w:cs="Arial"/>
                <w:color w:val="000000"/>
                <w:sz w:val="22"/>
              </w:rPr>
            </w:pPr>
            <w:ins w:id="8632" w:author="Haskamp, Stefan (extern)" w:date="2022-01-29T14:19:00Z">
              <w:r>
                <w:rPr>
                  <w:rFonts w:cs="Arial"/>
                  <w:color w:val="000000"/>
                  <w:sz w:val="22"/>
                </w:rPr>
                <w:t>0.010% (1/9,874)</w:t>
              </w:r>
            </w:ins>
          </w:p>
        </w:tc>
      </w:tr>
      <w:tr w:rsidR="00E528D7" w14:paraId="10C4BB41" w14:textId="77777777" w:rsidTr="00E528D7">
        <w:trPr>
          <w:trHeight w:val="300"/>
          <w:ins w:id="8633" w:author="Haskamp, Stefan (extern)" w:date="2022-01-29T14:19:00Z"/>
          <w:trPrChange w:id="8634"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35"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0865C59" w14:textId="77777777" w:rsidR="00E528D7" w:rsidRDefault="00E528D7">
            <w:pPr>
              <w:jc w:val="center"/>
              <w:rPr>
                <w:ins w:id="8636" w:author="Haskamp, Stefan (extern)" w:date="2022-01-29T14:19:00Z"/>
                <w:rFonts w:cs="Arial"/>
                <w:color w:val="000000"/>
                <w:sz w:val="22"/>
              </w:rPr>
            </w:pPr>
            <w:ins w:id="8637" w:author="Haskamp, Stefan (extern)" w:date="2022-01-29T14:19:00Z">
              <w:r>
                <w:rPr>
                  <w:rFonts w:cs="Arial"/>
                  <w:color w:val="000000"/>
                  <w:sz w:val="22"/>
                </w:rPr>
                <w:t>c.1501G&gt;A/ p.(G501S)</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38"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D91A96E" w14:textId="77777777" w:rsidR="00E528D7" w:rsidRDefault="00E528D7">
            <w:pPr>
              <w:jc w:val="center"/>
              <w:rPr>
                <w:ins w:id="8639" w:author="Haskamp, Stefan (extern)" w:date="2022-01-29T14:19:00Z"/>
                <w:rFonts w:cs="Arial"/>
                <w:color w:val="000000"/>
                <w:sz w:val="22"/>
              </w:rPr>
            </w:pPr>
            <w:ins w:id="8640" w:author="Haskamp, Stefan (extern)" w:date="2022-01-29T14:19:00Z">
              <w:r>
                <w:rPr>
                  <w:rFonts w:cs="Arial"/>
                  <w:color w:val="000000"/>
                  <w:sz w:val="22"/>
                </w:rPr>
                <w:t>56,350,895 (rs119469013)</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41"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81DDEC4" w14:textId="77777777" w:rsidR="00E528D7" w:rsidRDefault="00E528D7">
            <w:pPr>
              <w:jc w:val="left"/>
              <w:rPr>
                <w:ins w:id="8642" w:author="Haskamp, Stefan (extern)" w:date="2022-01-29T14:19:00Z"/>
                <w:rFonts w:cs="Arial"/>
                <w:color w:val="000000"/>
                <w:sz w:val="22"/>
              </w:rPr>
            </w:pPr>
            <w:ins w:id="8643" w:author="Haskamp, Stefan (extern)" w:date="2022-01-29T14:19:00Z">
              <w:r>
                <w:rPr>
                  <w:rFonts w:cs="Arial"/>
                  <w:color w:val="000000"/>
                  <w:sz w:val="22"/>
                </w:rPr>
                <w:t>Ohashi et al. 2004</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44"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CF7DE25" w14:textId="77777777" w:rsidR="00E528D7" w:rsidRDefault="00E528D7">
            <w:pPr>
              <w:jc w:val="center"/>
              <w:rPr>
                <w:ins w:id="8645" w:author="Haskamp, Stefan (extern)" w:date="2022-01-29T14:19:00Z"/>
                <w:rFonts w:cs="Arial"/>
                <w:color w:val="000000"/>
                <w:sz w:val="22"/>
              </w:rPr>
            </w:pPr>
            <w:ins w:id="8646"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47"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C11FC39" w14:textId="77777777" w:rsidR="00E528D7" w:rsidRDefault="00E528D7">
            <w:pPr>
              <w:jc w:val="center"/>
              <w:rPr>
                <w:ins w:id="8648" w:author="Haskamp, Stefan (extern)" w:date="2022-01-29T14:19:00Z"/>
                <w:rFonts w:cs="Arial"/>
                <w:color w:val="000000"/>
                <w:sz w:val="22"/>
              </w:rPr>
            </w:pPr>
            <w:ins w:id="8649"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50"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905D4D2" w14:textId="77777777" w:rsidR="00E528D7" w:rsidRDefault="00E528D7">
            <w:pPr>
              <w:jc w:val="center"/>
              <w:rPr>
                <w:ins w:id="8651" w:author="Haskamp, Stefan (extern)" w:date="2022-01-29T14:19:00Z"/>
                <w:rFonts w:cs="Arial"/>
                <w:color w:val="000000"/>
                <w:sz w:val="22"/>
              </w:rPr>
            </w:pPr>
            <w:ins w:id="8652" w:author="Haskamp, Stefan (extern)" w:date="2022-01-29T14:19:00Z">
              <w:r>
                <w:rPr>
                  <w:rFonts w:cs="Arial"/>
                  <w:color w:val="000000"/>
                  <w:sz w:val="22"/>
                </w:rPr>
                <w:t>0.006% (1/15,424)</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53"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FC26C61" w14:textId="77777777" w:rsidR="00E528D7" w:rsidRDefault="00E528D7">
            <w:pPr>
              <w:jc w:val="center"/>
              <w:rPr>
                <w:ins w:id="8654" w:author="Haskamp, Stefan (extern)" w:date="2022-01-29T14:19:00Z"/>
                <w:rFonts w:cs="Arial"/>
                <w:color w:val="000000"/>
                <w:sz w:val="22"/>
              </w:rPr>
            </w:pPr>
            <w:ins w:id="8655" w:author="Haskamp, Stefan (extern)" w:date="2022-01-29T14:19:00Z">
              <w:r>
                <w:rPr>
                  <w:rFonts w:cs="Arial"/>
                  <w:color w:val="000000"/>
                  <w:sz w:val="22"/>
                </w:rPr>
                <w:t> </w:t>
              </w:r>
            </w:ins>
          </w:p>
        </w:tc>
      </w:tr>
      <w:tr w:rsidR="00E528D7" w14:paraId="1BA74ACD" w14:textId="77777777" w:rsidTr="00E528D7">
        <w:trPr>
          <w:trHeight w:val="300"/>
          <w:ins w:id="8656" w:author="Haskamp, Stefan (extern)" w:date="2022-01-29T14:19:00Z"/>
          <w:trPrChange w:id="8657"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58"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6506362" w14:textId="77777777" w:rsidR="00E528D7" w:rsidRDefault="00E528D7">
            <w:pPr>
              <w:jc w:val="center"/>
              <w:rPr>
                <w:ins w:id="8659" w:author="Haskamp, Stefan (extern)" w:date="2022-01-29T14:19:00Z"/>
                <w:rFonts w:cs="Arial"/>
                <w:color w:val="000000"/>
                <w:sz w:val="22"/>
              </w:rPr>
            </w:pPr>
            <w:ins w:id="8660" w:author="Haskamp, Stefan (extern)" w:date="2022-01-29T14:19:00Z">
              <w:r>
                <w:rPr>
                  <w:rFonts w:cs="Arial"/>
                  <w:color w:val="000000"/>
                  <w:sz w:val="22"/>
                </w:rPr>
                <w:t>c.1554del/ p.(Met519TrpfsTer39)</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61"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5019E57" w14:textId="77777777" w:rsidR="00E528D7" w:rsidRDefault="00E528D7">
            <w:pPr>
              <w:jc w:val="center"/>
              <w:rPr>
                <w:ins w:id="8662" w:author="Haskamp, Stefan (extern)" w:date="2022-01-29T14:19:00Z"/>
                <w:rFonts w:cs="Arial"/>
                <w:color w:val="000000"/>
                <w:sz w:val="22"/>
              </w:rPr>
            </w:pPr>
            <w:ins w:id="8663" w:author="Haskamp, Stefan (extern)" w:date="2022-01-29T14:19:00Z">
              <w:r>
                <w:rPr>
                  <w:rFonts w:cs="Arial"/>
                  <w:color w:val="000000"/>
                  <w:sz w:val="22"/>
                </w:rPr>
                <w:t>56,350,841 (rs763911422)</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64"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A242D20" w14:textId="77777777" w:rsidR="00E528D7" w:rsidRDefault="00E528D7">
            <w:pPr>
              <w:jc w:val="left"/>
              <w:rPr>
                <w:ins w:id="8665" w:author="Haskamp, Stefan (extern)" w:date="2022-01-29T14:19:00Z"/>
                <w:rFonts w:cs="Arial"/>
                <w:color w:val="000000"/>
                <w:sz w:val="22"/>
              </w:rPr>
            </w:pPr>
            <w:ins w:id="8666"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67"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8E3DCF8" w14:textId="77777777" w:rsidR="00E528D7" w:rsidRDefault="00E528D7">
            <w:pPr>
              <w:jc w:val="center"/>
              <w:rPr>
                <w:ins w:id="8668" w:author="Haskamp, Stefan (extern)" w:date="2022-01-29T14:19:00Z"/>
                <w:rFonts w:cs="Arial"/>
                <w:color w:val="000000"/>
                <w:sz w:val="22"/>
              </w:rPr>
            </w:pPr>
            <w:ins w:id="8669"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70"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8A106B6" w14:textId="77777777" w:rsidR="00E528D7" w:rsidRDefault="00E528D7">
            <w:pPr>
              <w:jc w:val="center"/>
              <w:rPr>
                <w:ins w:id="8671" w:author="Haskamp, Stefan (extern)" w:date="2022-01-29T14:19:00Z"/>
                <w:rFonts w:cs="Arial"/>
                <w:color w:val="000000"/>
                <w:sz w:val="22"/>
              </w:rPr>
            </w:pPr>
            <w:ins w:id="8672"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73"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48B4E42" w14:textId="77777777" w:rsidR="00E528D7" w:rsidRDefault="00E528D7">
            <w:pPr>
              <w:jc w:val="center"/>
              <w:rPr>
                <w:ins w:id="8674" w:author="Haskamp, Stefan (extern)" w:date="2022-01-29T14:19:00Z"/>
                <w:rFonts w:cs="Arial"/>
                <w:color w:val="000000"/>
                <w:sz w:val="22"/>
              </w:rPr>
            </w:pPr>
            <w:ins w:id="8675" w:author="Haskamp, Stefan (extern)" w:date="2022-01-29T14:19:00Z">
              <w:r>
                <w:rPr>
                  <w:rFonts w:cs="Arial"/>
                  <w:color w:val="000000"/>
                  <w:sz w:val="22"/>
                </w:rPr>
                <w:t>0.001% (1/113,766)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76"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F460128" w14:textId="77777777" w:rsidR="00E528D7" w:rsidRDefault="00E528D7">
            <w:pPr>
              <w:jc w:val="center"/>
              <w:rPr>
                <w:ins w:id="8677" w:author="Haskamp, Stefan (extern)" w:date="2022-01-29T14:19:00Z"/>
                <w:rFonts w:cs="Arial"/>
                <w:color w:val="000000"/>
                <w:sz w:val="22"/>
              </w:rPr>
            </w:pPr>
            <w:ins w:id="8678" w:author="Haskamp, Stefan (extern)" w:date="2022-01-29T14:19:00Z">
              <w:r>
                <w:rPr>
                  <w:rFonts w:cs="Arial"/>
                  <w:color w:val="000000"/>
                  <w:sz w:val="22"/>
                </w:rPr>
                <w:t> </w:t>
              </w:r>
            </w:ins>
          </w:p>
        </w:tc>
      </w:tr>
      <w:tr w:rsidR="00E528D7" w14:paraId="76717A41" w14:textId="77777777" w:rsidTr="00E528D7">
        <w:trPr>
          <w:trHeight w:val="330"/>
          <w:ins w:id="8679" w:author="Haskamp, Stefan (extern)" w:date="2022-01-29T14:19:00Z"/>
          <w:trPrChange w:id="8680" w:author="Haskamp, Stefan (extern)" w:date="2022-01-29T14:21:00Z">
            <w:trPr>
              <w:trHeight w:val="33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81"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BED6A31" w14:textId="77777777" w:rsidR="00E528D7" w:rsidRDefault="00E528D7">
            <w:pPr>
              <w:jc w:val="center"/>
              <w:rPr>
                <w:ins w:id="8682" w:author="Haskamp, Stefan (extern)" w:date="2022-01-29T14:19:00Z"/>
                <w:rFonts w:cs="Arial"/>
                <w:color w:val="000000"/>
                <w:sz w:val="22"/>
              </w:rPr>
            </w:pPr>
            <w:ins w:id="8683" w:author="Haskamp, Stefan (extern)" w:date="2022-01-29T14:19:00Z">
              <w:r>
                <w:rPr>
                  <w:rFonts w:cs="Arial"/>
                  <w:color w:val="000000"/>
                  <w:sz w:val="22"/>
                </w:rPr>
                <w:t>c.1555_1568del/ p.(Met519ProfsTer21)</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84"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E0FE431" w14:textId="77777777" w:rsidR="00E528D7" w:rsidRDefault="00E528D7">
            <w:pPr>
              <w:jc w:val="center"/>
              <w:rPr>
                <w:ins w:id="8685" w:author="Haskamp, Stefan (extern)" w:date="2022-01-29T14:19:00Z"/>
                <w:rFonts w:cs="Arial"/>
                <w:color w:val="000000"/>
                <w:sz w:val="22"/>
              </w:rPr>
            </w:pPr>
            <w:ins w:id="8686" w:author="Haskamp, Stefan (extern)" w:date="2022-01-29T14:19:00Z">
              <w:r>
                <w:rPr>
                  <w:rFonts w:cs="Arial"/>
                  <w:color w:val="000000"/>
                  <w:sz w:val="22"/>
                </w:rPr>
                <w:t>56,350,827 (rs963955387)</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87"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2B21886" w14:textId="77777777" w:rsidR="00E528D7" w:rsidRDefault="00E528D7">
            <w:pPr>
              <w:jc w:val="left"/>
              <w:rPr>
                <w:ins w:id="8688" w:author="Haskamp, Stefan (extern)" w:date="2022-01-29T14:19:00Z"/>
                <w:rFonts w:cs="Arial"/>
                <w:color w:val="000000"/>
                <w:sz w:val="22"/>
              </w:rPr>
            </w:pPr>
            <w:ins w:id="8689" w:author="Haskamp, Stefan (extern)" w:date="2022-01-29T14:19:00Z">
              <w:r>
                <w:rPr>
                  <w:rFonts w:cs="Arial"/>
                  <w:color w:val="000000"/>
                  <w:sz w:val="22"/>
                </w:rPr>
                <w:t>Romano et al. 1997</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90"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56395A9" w14:textId="77777777" w:rsidR="00E528D7" w:rsidRDefault="00E528D7">
            <w:pPr>
              <w:jc w:val="center"/>
              <w:rPr>
                <w:ins w:id="8691" w:author="Haskamp, Stefan (extern)" w:date="2022-01-29T14:19:00Z"/>
                <w:rFonts w:cs="Arial"/>
                <w:color w:val="000000"/>
                <w:sz w:val="22"/>
              </w:rPr>
            </w:pPr>
            <w:ins w:id="8692" w:author="Haskamp, Stefan (extern)" w:date="2022-01-29T14:19:00Z">
              <w:r>
                <w:rPr>
                  <w:rFonts w:cs="Arial"/>
                  <w:color w:val="000000"/>
                  <w:sz w:val="22"/>
                </w:rPr>
                <w:t xml:space="preserve">MPXI, fluorometric assay </w:t>
              </w:r>
              <w:r>
                <w:rPr>
                  <w:rFonts w:cs="Arial"/>
                  <w:color w:val="000000"/>
                  <w:sz w:val="22"/>
                  <w:vertAlign w:val="superscript"/>
                </w:rPr>
                <w:t>b</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93"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8714B15" w14:textId="77777777" w:rsidR="00E528D7" w:rsidRDefault="00E528D7">
            <w:pPr>
              <w:jc w:val="center"/>
              <w:rPr>
                <w:ins w:id="8694" w:author="Haskamp, Stefan (extern)" w:date="2022-01-29T14:19:00Z"/>
                <w:rFonts w:cs="Arial"/>
                <w:color w:val="000000"/>
                <w:sz w:val="22"/>
              </w:rPr>
            </w:pPr>
            <w:ins w:id="8695" w:author="Haskamp, Stefan (extern)" w:date="2022-01-29T14:19:00Z">
              <w:r>
                <w:rPr>
                  <w:rFonts w:cs="Arial"/>
                  <w:color w:val="000000"/>
                  <w:sz w:val="22"/>
                </w:rPr>
                <w:t>1.22% (2/164)</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96"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D5A6AE7" w14:textId="77777777" w:rsidR="00E528D7" w:rsidRDefault="00E528D7">
            <w:pPr>
              <w:jc w:val="center"/>
              <w:rPr>
                <w:ins w:id="8697" w:author="Haskamp, Stefan (extern)" w:date="2022-01-29T14:19:00Z"/>
                <w:rFonts w:cs="Arial"/>
                <w:color w:val="000000"/>
                <w:sz w:val="22"/>
              </w:rPr>
            </w:pPr>
            <w:ins w:id="8698" w:author="Haskamp, Stefan (extern)" w:date="2022-01-29T14:19:00Z">
              <w:r>
                <w:rPr>
                  <w:rFonts w:cs="Arial"/>
                  <w:color w:val="000000"/>
                  <w:sz w:val="22"/>
                </w:rPr>
                <w:t>0.146% (189/129,180)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699"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0C3E694" w14:textId="77777777" w:rsidR="00E528D7" w:rsidRDefault="00E528D7">
            <w:pPr>
              <w:jc w:val="center"/>
              <w:rPr>
                <w:ins w:id="8700" w:author="Haskamp, Stefan (extern)" w:date="2022-01-29T14:19:00Z"/>
                <w:rFonts w:cs="Arial"/>
                <w:color w:val="000000"/>
                <w:sz w:val="22"/>
              </w:rPr>
            </w:pPr>
            <w:ins w:id="8701" w:author="Haskamp, Stefan (extern)" w:date="2022-01-29T14:19:00Z">
              <w:r>
                <w:rPr>
                  <w:rFonts w:cs="Arial"/>
                  <w:color w:val="000000"/>
                  <w:sz w:val="22"/>
                </w:rPr>
                <w:t>0.071% (7/9,874)</w:t>
              </w:r>
            </w:ins>
          </w:p>
        </w:tc>
      </w:tr>
      <w:tr w:rsidR="00E528D7" w14:paraId="1B1A998C" w14:textId="77777777" w:rsidTr="00E528D7">
        <w:trPr>
          <w:trHeight w:val="300"/>
          <w:ins w:id="8702" w:author="Haskamp, Stefan (extern)" w:date="2022-01-29T14:19:00Z"/>
          <w:trPrChange w:id="8703"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04"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A6BFC2F" w14:textId="77777777" w:rsidR="00E528D7" w:rsidRDefault="00E528D7">
            <w:pPr>
              <w:jc w:val="center"/>
              <w:rPr>
                <w:ins w:id="8705" w:author="Haskamp, Stefan (extern)" w:date="2022-01-29T14:19:00Z"/>
                <w:rFonts w:cs="Arial"/>
                <w:color w:val="000000"/>
                <w:sz w:val="22"/>
              </w:rPr>
            </w:pPr>
            <w:ins w:id="8706" w:author="Haskamp, Stefan (extern)" w:date="2022-01-29T14:19:00Z">
              <w:r>
                <w:rPr>
                  <w:rFonts w:cs="Arial"/>
                  <w:color w:val="000000"/>
                  <w:sz w:val="22"/>
                </w:rPr>
                <w:t>c.1555_1568dup/ p.(Met519ProfsTer21)</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07"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BB68419" w14:textId="77777777" w:rsidR="00E528D7" w:rsidRDefault="00E528D7">
            <w:pPr>
              <w:jc w:val="center"/>
              <w:rPr>
                <w:ins w:id="8708" w:author="Haskamp, Stefan (extern)" w:date="2022-01-29T14:19:00Z"/>
                <w:rFonts w:cs="Arial"/>
                <w:color w:val="000000"/>
                <w:sz w:val="22"/>
              </w:rPr>
            </w:pPr>
            <w:ins w:id="8709" w:author="Haskamp, Stefan (extern)" w:date="2022-01-29T14:19:00Z">
              <w:r>
                <w:rPr>
                  <w:rFonts w:cs="Arial"/>
                  <w:color w:val="000000"/>
                  <w:sz w:val="22"/>
                </w:rPr>
                <w:t>56,350,827 (rs536522394)</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10"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3F671A6" w14:textId="77777777" w:rsidR="00E528D7" w:rsidRDefault="00E528D7">
            <w:pPr>
              <w:jc w:val="left"/>
              <w:rPr>
                <w:ins w:id="8711" w:author="Haskamp, Stefan (extern)" w:date="2022-01-29T14:19:00Z"/>
                <w:rFonts w:cs="Arial"/>
                <w:color w:val="000000"/>
                <w:sz w:val="22"/>
              </w:rPr>
            </w:pPr>
            <w:ins w:id="8712"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13"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072BA7B" w14:textId="77777777" w:rsidR="00E528D7" w:rsidRDefault="00E528D7">
            <w:pPr>
              <w:jc w:val="center"/>
              <w:rPr>
                <w:ins w:id="8714" w:author="Haskamp, Stefan (extern)" w:date="2022-01-29T14:19:00Z"/>
                <w:rFonts w:cs="Arial"/>
                <w:color w:val="000000"/>
                <w:sz w:val="22"/>
              </w:rPr>
            </w:pPr>
            <w:ins w:id="8715"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16"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C68DDF9" w14:textId="77777777" w:rsidR="00E528D7" w:rsidRDefault="00E528D7">
            <w:pPr>
              <w:jc w:val="center"/>
              <w:rPr>
                <w:ins w:id="8717" w:author="Haskamp, Stefan (extern)" w:date="2022-01-29T14:19:00Z"/>
                <w:rFonts w:cs="Arial"/>
                <w:color w:val="000000"/>
                <w:sz w:val="22"/>
              </w:rPr>
            </w:pPr>
            <w:ins w:id="8718"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19"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E185267" w14:textId="77777777" w:rsidR="00E528D7" w:rsidRDefault="00E528D7">
            <w:pPr>
              <w:jc w:val="center"/>
              <w:rPr>
                <w:ins w:id="8720" w:author="Haskamp, Stefan (extern)" w:date="2022-01-29T14:19:00Z"/>
                <w:rFonts w:cs="Arial"/>
                <w:color w:val="000000"/>
                <w:sz w:val="22"/>
              </w:rPr>
            </w:pPr>
            <w:ins w:id="8721" w:author="Haskamp, Stefan (extern)" w:date="2022-01-29T14:19:00Z">
              <w:r>
                <w:rPr>
                  <w:rFonts w:cs="Arial"/>
                  <w:color w:val="000000"/>
                  <w:sz w:val="22"/>
                </w:rPr>
                <w:t> </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22"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61E150F" w14:textId="77777777" w:rsidR="00E528D7" w:rsidRDefault="00E528D7">
            <w:pPr>
              <w:jc w:val="center"/>
              <w:rPr>
                <w:ins w:id="8723" w:author="Haskamp, Stefan (extern)" w:date="2022-01-29T14:19:00Z"/>
                <w:rFonts w:cs="Arial"/>
                <w:color w:val="000000"/>
                <w:sz w:val="22"/>
              </w:rPr>
            </w:pPr>
            <w:ins w:id="8724" w:author="Haskamp, Stefan (extern)" w:date="2022-01-29T14:19:00Z">
              <w:r>
                <w:rPr>
                  <w:rFonts w:cs="Arial"/>
                  <w:color w:val="000000"/>
                  <w:sz w:val="22"/>
                </w:rPr>
                <w:t>0.041% (4/9,874)</w:t>
              </w:r>
            </w:ins>
          </w:p>
        </w:tc>
      </w:tr>
      <w:tr w:rsidR="00E528D7" w14:paraId="2A2E1750" w14:textId="77777777" w:rsidTr="00E528D7">
        <w:trPr>
          <w:trHeight w:val="300"/>
          <w:ins w:id="8725" w:author="Haskamp, Stefan (extern)" w:date="2022-01-29T14:19:00Z"/>
          <w:trPrChange w:id="8726"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27"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6815311" w14:textId="77777777" w:rsidR="00E528D7" w:rsidRDefault="00E528D7">
            <w:pPr>
              <w:jc w:val="center"/>
              <w:rPr>
                <w:ins w:id="8728" w:author="Haskamp, Stefan (extern)" w:date="2022-01-29T14:19:00Z"/>
                <w:rFonts w:cs="Arial"/>
                <w:color w:val="000000"/>
                <w:sz w:val="22"/>
              </w:rPr>
            </w:pPr>
            <w:ins w:id="8729" w:author="Haskamp, Stefan (extern)" w:date="2022-01-29T14:19:00Z">
              <w:r>
                <w:rPr>
                  <w:rFonts w:cs="Arial"/>
                  <w:color w:val="000000"/>
                  <w:sz w:val="22"/>
                </w:rPr>
                <w:t>c.1596del/ p.(Phe532LeufsTer26)</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30"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A5CB0C2" w14:textId="77777777" w:rsidR="00E528D7" w:rsidRDefault="00E528D7">
            <w:pPr>
              <w:jc w:val="center"/>
              <w:rPr>
                <w:ins w:id="8731" w:author="Haskamp, Stefan (extern)" w:date="2022-01-29T14:19:00Z"/>
                <w:rFonts w:cs="Arial"/>
                <w:color w:val="000000"/>
                <w:sz w:val="22"/>
              </w:rPr>
            </w:pPr>
            <w:ins w:id="8732" w:author="Haskamp, Stefan (extern)" w:date="2022-01-29T14:19:00Z">
              <w:r>
                <w:rPr>
                  <w:rFonts w:cs="Arial"/>
                  <w:color w:val="000000"/>
                  <w:sz w:val="22"/>
                </w:rPr>
                <w:t>56,350,799 (rs1310078520)</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33"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0F5C670" w14:textId="77777777" w:rsidR="00E528D7" w:rsidRDefault="00E528D7">
            <w:pPr>
              <w:jc w:val="left"/>
              <w:rPr>
                <w:ins w:id="8734" w:author="Haskamp, Stefan (extern)" w:date="2022-01-29T14:19:00Z"/>
                <w:rFonts w:cs="Arial"/>
                <w:color w:val="000000"/>
                <w:sz w:val="22"/>
              </w:rPr>
            </w:pPr>
            <w:ins w:id="8735"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36"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FCA86DD" w14:textId="77777777" w:rsidR="00E528D7" w:rsidRDefault="00E528D7">
            <w:pPr>
              <w:jc w:val="center"/>
              <w:rPr>
                <w:ins w:id="8737" w:author="Haskamp, Stefan (extern)" w:date="2022-01-29T14:19:00Z"/>
                <w:rFonts w:cs="Arial"/>
                <w:color w:val="000000"/>
                <w:sz w:val="22"/>
              </w:rPr>
            </w:pPr>
            <w:ins w:id="8738"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39"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7A48D65" w14:textId="77777777" w:rsidR="00E528D7" w:rsidRDefault="00E528D7">
            <w:pPr>
              <w:jc w:val="center"/>
              <w:rPr>
                <w:ins w:id="8740" w:author="Haskamp, Stefan (extern)" w:date="2022-01-29T14:19:00Z"/>
                <w:rFonts w:cs="Arial"/>
                <w:color w:val="000000"/>
                <w:sz w:val="22"/>
              </w:rPr>
            </w:pPr>
            <w:ins w:id="8741"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42"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ED155FA" w14:textId="77777777" w:rsidR="00E528D7" w:rsidRDefault="00E528D7">
            <w:pPr>
              <w:jc w:val="center"/>
              <w:rPr>
                <w:ins w:id="8743" w:author="Haskamp, Stefan (extern)" w:date="2022-01-29T14:19:00Z"/>
                <w:rFonts w:cs="Arial"/>
                <w:color w:val="000000"/>
                <w:sz w:val="22"/>
              </w:rPr>
            </w:pPr>
            <w:ins w:id="8744" w:author="Haskamp, Stefan (extern)" w:date="2022-01-29T14:19:00Z">
              <w:r>
                <w:rPr>
                  <w:rFonts w:cs="Arial"/>
                  <w:color w:val="000000"/>
                  <w:sz w:val="22"/>
                </w:rPr>
                <w:t>0.001% (1/113,692)</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45"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FDC1C15" w14:textId="77777777" w:rsidR="00E528D7" w:rsidRDefault="00E528D7">
            <w:pPr>
              <w:jc w:val="center"/>
              <w:rPr>
                <w:ins w:id="8746" w:author="Haskamp, Stefan (extern)" w:date="2022-01-29T14:19:00Z"/>
                <w:rFonts w:cs="Arial"/>
                <w:color w:val="000000"/>
                <w:sz w:val="22"/>
              </w:rPr>
            </w:pPr>
            <w:ins w:id="8747" w:author="Haskamp, Stefan (extern)" w:date="2022-01-29T14:19:00Z">
              <w:r>
                <w:rPr>
                  <w:rFonts w:cs="Arial"/>
                  <w:color w:val="000000"/>
                  <w:sz w:val="22"/>
                </w:rPr>
                <w:t> </w:t>
              </w:r>
            </w:ins>
          </w:p>
        </w:tc>
      </w:tr>
      <w:tr w:rsidR="00E528D7" w14:paraId="7B7CBAA5" w14:textId="77777777" w:rsidTr="00E528D7">
        <w:trPr>
          <w:trHeight w:val="300"/>
          <w:ins w:id="8748" w:author="Haskamp, Stefan (extern)" w:date="2022-01-29T14:19:00Z"/>
          <w:trPrChange w:id="8749"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50"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5412F0E" w14:textId="77777777" w:rsidR="00E528D7" w:rsidRPr="004C42DB" w:rsidRDefault="00E528D7">
            <w:pPr>
              <w:jc w:val="center"/>
              <w:rPr>
                <w:ins w:id="8751" w:author="Haskamp, Stefan (extern)" w:date="2022-01-29T14:19:00Z"/>
                <w:rFonts w:cs="Arial"/>
                <w:color w:val="000000"/>
                <w:sz w:val="22"/>
                <w:lang w:val="de-DE"/>
                <w:rPrChange w:id="8752" w:author="Stefan" w:date="2022-01-31T14:14:00Z">
                  <w:rPr>
                    <w:ins w:id="8753" w:author="Haskamp, Stefan (extern)" w:date="2022-01-29T14:19:00Z"/>
                    <w:rFonts w:cs="Arial"/>
                    <w:color w:val="000000"/>
                    <w:sz w:val="22"/>
                  </w:rPr>
                </w:rPrChange>
              </w:rPr>
            </w:pPr>
            <w:ins w:id="8754" w:author="Haskamp, Stefan (extern)" w:date="2022-01-29T14:19:00Z">
              <w:r w:rsidRPr="004C42DB">
                <w:rPr>
                  <w:rFonts w:cs="Arial"/>
                  <w:color w:val="000000"/>
                  <w:sz w:val="22"/>
                  <w:lang w:val="de-DE"/>
                  <w:rPrChange w:id="8755" w:author="Stefan" w:date="2022-01-31T14:14:00Z">
                    <w:rPr>
                      <w:rFonts w:cs="Arial"/>
                      <w:color w:val="000000"/>
                      <w:sz w:val="22"/>
                    </w:rPr>
                  </w:rPrChange>
                </w:rPr>
                <w:t>c.1618G&gt;T/ p.(Glu540Ter)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56"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0B70180" w14:textId="77777777" w:rsidR="00E528D7" w:rsidRDefault="00E528D7">
            <w:pPr>
              <w:jc w:val="center"/>
              <w:rPr>
                <w:ins w:id="8757" w:author="Haskamp, Stefan (extern)" w:date="2022-01-29T14:19:00Z"/>
                <w:rFonts w:cs="Arial"/>
                <w:color w:val="000000"/>
                <w:sz w:val="22"/>
              </w:rPr>
            </w:pPr>
            <w:ins w:id="8758" w:author="Haskamp, Stefan (extern)" w:date="2022-01-29T14:19:00Z">
              <w:r>
                <w:rPr>
                  <w:rFonts w:cs="Arial"/>
                  <w:color w:val="000000"/>
                  <w:sz w:val="22"/>
                </w:rPr>
                <w:t>56,350,778 (rs753633290)</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59"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7C18E67" w14:textId="77777777" w:rsidR="00E528D7" w:rsidRDefault="00E528D7">
            <w:pPr>
              <w:jc w:val="left"/>
              <w:rPr>
                <w:ins w:id="8760" w:author="Haskamp, Stefan (extern)" w:date="2022-01-29T14:19:00Z"/>
                <w:rFonts w:cs="Arial"/>
                <w:color w:val="000000"/>
                <w:sz w:val="22"/>
              </w:rPr>
            </w:pPr>
            <w:ins w:id="8761"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62"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780C57C" w14:textId="77777777" w:rsidR="00E528D7" w:rsidRDefault="00E528D7">
            <w:pPr>
              <w:jc w:val="center"/>
              <w:rPr>
                <w:ins w:id="8763" w:author="Haskamp, Stefan (extern)" w:date="2022-01-29T14:19:00Z"/>
                <w:rFonts w:cs="Arial"/>
                <w:color w:val="000000"/>
                <w:sz w:val="22"/>
              </w:rPr>
            </w:pPr>
            <w:ins w:id="8764"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65"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224E523" w14:textId="77777777" w:rsidR="00E528D7" w:rsidRDefault="00E528D7">
            <w:pPr>
              <w:jc w:val="center"/>
              <w:rPr>
                <w:ins w:id="8766" w:author="Haskamp, Stefan (extern)" w:date="2022-01-29T14:19:00Z"/>
                <w:rFonts w:cs="Arial"/>
                <w:color w:val="000000"/>
                <w:sz w:val="22"/>
              </w:rPr>
            </w:pPr>
            <w:ins w:id="8767"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68"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C77474F" w14:textId="77777777" w:rsidR="00E528D7" w:rsidRDefault="00E528D7">
            <w:pPr>
              <w:jc w:val="center"/>
              <w:rPr>
                <w:ins w:id="8769" w:author="Haskamp, Stefan (extern)" w:date="2022-01-29T14:19:00Z"/>
                <w:rFonts w:cs="Arial"/>
                <w:color w:val="000000"/>
                <w:sz w:val="22"/>
              </w:rPr>
            </w:pPr>
            <w:ins w:id="8770" w:author="Haskamp, Stefan (extern)" w:date="2022-01-29T14:19:00Z">
              <w:r>
                <w:rPr>
                  <w:rFonts w:cs="Arial"/>
                  <w:color w:val="000000"/>
                  <w:sz w:val="22"/>
                </w:rPr>
                <w:t>0.001% (1/113,592)</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71"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6F76224" w14:textId="77777777" w:rsidR="00E528D7" w:rsidRDefault="00E528D7">
            <w:pPr>
              <w:jc w:val="center"/>
              <w:rPr>
                <w:ins w:id="8772" w:author="Haskamp, Stefan (extern)" w:date="2022-01-29T14:19:00Z"/>
                <w:rFonts w:cs="Arial"/>
                <w:color w:val="000000"/>
                <w:sz w:val="22"/>
              </w:rPr>
            </w:pPr>
            <w:ins w:id="8773" w:author="Haskamp, Stefan (extern)" w:date="2022-01-29T14:19:00Z">
              <w:r>
                <w:rPr>
                  <w:rFonts w:cs="Arial"/>
                  <w:color w:val="000000"/>
                  <w:sz w:val="22"/>
                </w:rPr>
                <w:t> </w:t>
              </w:r>
            </w:ins>
          </w:p>
        </w:tc>
      </w:tr>
      <w:tr w:rsidR="00E528D7" w14:paraId="193D9530" w14:textId="77777777" w:rsidTr="00E528D7">
        <w:trPr>
          <w:trHeight w:val="330"/>
          <w:ins w:id="8774" w:author="Haskamp, Stefan (extern)" w:date="2022-01-29T14:19:00Z"/>
          <w:trPrChange w:id="8775" w:author="Haskamp, Stefan (extern)" w:date="2022-01-29T14:21:00Z">
            <w:trPr>
              <w:trHeight w:val="33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76"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B11354A" w14:textId="77777777" w:rsidR="00E528D7" w:rsidRPr="004C42DB" w:rsidRDefault="00E528D7">
            <w:pPr>
              <w:jc w:val="center"/>
              <w:rPr>
                <w:ins w:id="8777" w:author="Haskamp, Stefan (extern)" w:date="2022-01-29T14:19:00Z"/>
                <w:rFonts w:cs="Arial"/>
                <w:color w:val="000000"/>
                <w:sz w:val="22"/>
                <w:lang w:val="de-DE"/>
                <w:rPrChange w:id="8778" w:author="Stefan" w:date="2022-01-31T14:14:00Z">
                  <w:rPr>
                    <w:ins w:id="8779" w:author="Haskamp, Stefan (extern)" w:date="2022-01-29T14:19:00Z"/>
                    <w:rFonts w:cs="Arial"/>
                    <w:color w:val="000000"/>
                    <w:sz w:val="22"/>
                  </w:rPr>
                </w:rPrChange>
              </w:rPr>
            </w:pPr>
            <w:ins w:id="8780" w:author="Haskamp, Stefan (extern)" w:date="2022-01-29T14:19:00Z">
              <w:r w:rsidRPr="004C42DB">
                <w:rPr>
                  <w:rFonts w:cs="Arial"/>
                  <w:color w:val="000000"/>
                  <w:sz w:val="22"/>
                  <w:lang w:val="de-DE"/>
                  <w:rPrChange w:id="8781" w:author="Stefan" w:date="2022-01-31T14:14:00Z">
                    <w:rPr>
                      <w:rFonts w:cs="Arial"/>
                      <w:color w:val="000000"/>
                      <w:sz w:val="22"/>
                    </w:rPr>
                  </w:rPrChange>
                </w:rPr>
                <w:t>c.1642C&gt;T/ p.(Arg548Trp)</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82"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E3640B5" w14:textId="77777777" w:rsidR="00E528D7" w:rsidRDefault="00E528D7">
            <w:pPr>
              <w:jc w:val="center"/>
              <w:rPr>
                <w:ins w:id="8783" w:author="Haskamp, Stefan (extern)" w:date="2022-01-29T14:19:00Z"/>
                <w:rFonts w:cs="Arial"/>
                <w:color w:val="000000"/>
                <w:sz w:val="22"/>
              </w:rPr>
            </w:pPr>
            <w:ins w:id="8784" w:author="Haskamp, Stefan (extern)" w:date="2022-01-29T14:19:00Z">
              <w:r>
                <w:rPr>
                  <w:rFonts w:cs="Arial"/>
                  <w:color w:val="000000"/>
                  <w:sz w:val="22"/>
                </w:rPr>
                <w:t>56,350,259 (rs148802625)</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85"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25D3E16" w14:textId="77777777" w:rsidR="00E528D7" w:rsidRDefault="00E528D7">
            <w:pPr>
              <w:jc w:val="left"/>
              <w:rPr>
                <w:ins w:id="8786" w:author="Haskamp, Stefan (extern)" w:date="2022-01-29T14:19:00Z"/>
                <w:rFonts w:cs="Arial"/>
                <w:color w:val="000000"/>
                <w:sz w:val="22"/>
              </w:rPr>
            </w:pPr>
            <w:ins w:id="8787"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88"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E23C622" w14:textId="77777777" w:rsidR="00E528D7" w:rsidRDefault="00E528D7">
            <w:pPr>
              <w:jc w:val="center"/>
              <w:rPr>
                <w:ins w:id="8789" w:author="Haskamp, Stefan (extern)" w:date="2022-01-29T14:19:00Z"/>
                <w:rFonts w:cs="Arial"/>
                <w:color w:val="000000"/>
                <w:sz w:val="22"/>
              </w:rPr>
            </w:pPr>
            <w:ins w:id="8790" w:author="Haskamp, Stefan (extern)" w:date="2022-01-29T14:19:00Z">
              <w:r>
                <w:rPr>
                  <w:rFonts w:cs="Arial"/>
                  <w:color w:val="000000"/>
                  <w:sz w:val="22"/>
                </w:rPr>
                <w:t>Structural modeling, MPXI, HEK cells</w:t>
              </w:r>
              <w:r>
                <w:rPr>
                  <w:rFonts w:cs="Arial"/>
                  <w:color w:val="000000"/>
                  <w:sz w:val="22"/>
                  <w:vertAlign w:val="superscript"/>
                </w:rPr>
                <w:t>b</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91"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D74CEA9" w14:textId="77777777" w:rsidR="00E528D7" w:rsidRDefault="00E528D7">
            <w:pPr>
              <w:jc w:val="center"/>
              <w:rPr>
                <w:ins w:id="8792" w:author="Haskamp, Stefan (extern)" w:date="2022-01-29T14:19:00Z"/>
                <w:rFonts w:cs="Arial"/>
                <w:color w:val="000000"/>
                <w:sz w:val="22"/>
              </w:rPr>
            </w:pPr>
            <w:ins w:id="8793" w:author="Haskamp, Stefan (extern)" w:date="2022-01-29T14:19:00Z">
              <w:r>
                <w:rPr>
                  <w:rFonts w:cs="Arial"/>
                  <w:color w:val="000000"/>
                  <w:sz w:val="22"/>
                </w:rPr>
                <w:t>0.61% (1/164)</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94"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528E7BB" w14:textId="77777777" w:rsidR="00E528D7" w:rsidRDefault="00E528D7">
            <w:pPr>
              <w:jc w:val="center"/>
              <w:rPr>
                <w:ins w:id="8795" w:author="Haskamp, Stefan (extern)" w:date="2022-01-29T14:19:00Z"/>
                <w:rFonts w:cs="Arial"/>
                <w:color w:val="000000"/>
                <w:sz w:val="22"/>
              </w:rPr>
            </w:pPr>
            <w:ins w:id="8796" w:author="Haskamp, Stefan (extern)" w:date="2022-01-29T14:19:00Z">
              <w:r>
                <w:rPr>
                  <w:rFonts w:cs="Arial"/>
                  <w:color w:val="000000"/>
                  <w:sz w:val="22"/>
                </w:rPr>
                <w:t>0.052% (67/129,140)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797"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D4EF5EF" w14:textId="77777777" w:rsidR="00E528D7" w:rsidRDefault="00E528D7">
            <w:pPr>
              <w:jc w:val="center"/>
              <w:rPr>
                <w:ins w:id="8798" w:author="Haskamp, Stefan (extern)" w:date="2022-01-29T14:19:00Z"/>
                <w:rFonts w:cs="Arial"/>
                <w:color w:val="000000"/>
                <w:sz w:val="22"/>
              </w:rPr>
            </w:pPr>
            <w:ins w:id="8799" w:author="Haskamp, Stefan (extern)" w:date="2022-01-29T14:19:00Z">
              <w:r>
                <w:rPr>
                  <w:rFonts w:cs="Arial"/>
                  <w:color w:val="000000"/>
                  <w:sz w:val="22"/>
                </w:rPr>
                <w:t>0.091% (9/9,874)</w:t>
              </w:r>
            </w:ins>
          </w:p>
        </w:tc>
      </w:tr>
      <w:tr w:rsidR="00E528D7" w14:paraId="0FA0ED23" w14:textId="77777777" w:rsidTr="00E528D7">
        <w:trPr>
          <w:trHeight w:val="330"/>
          <w:ins w:id="8800" w:author="Haskamp, Stefan (extern)" w:date="2022-01-29T14:19:00Z"/>
          <w:trPrChange w:id="8801" w:author="Haskamp, Stefan (extern)" w:date="2022-01-29T14:21:00Z">
            <w:trPr>
              <w:trHeight w:val="33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02"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A91113A" w14:textId="77777777" w:rsidR="00E528D7" w:rsidRPr="004C42DB" w:rsidRDefault="00E528D7">
            <w:pPr>
              <w:jc w:val="center"/>
              <w:rPr>
                <w:ins w:id="8803" w:author="Haskamp, Stefan (extern)" w:date="2022-01-29T14:19:00Z"/>
                <w:rFonts w:cs="Arial"/>
                <w:color w:val="000000"/>
                <w:sz w:val="22"/>
                <w:lang w:val="de-DE"/>
                <w:rPrChange w:id="8804" w:author="Stefan" w:date="2022-01-31T14:14:00Z">
                  <w:rPr>
                    <w:ins w:id="8805" w:author="Haskamp, Stefan (extern)" w:date="2022-01-29T14:19:00Z"/>
                    <w:rFonts w:cs="Arial"/>
                    <w:color w:val="000000"/>
                    <w:sz w:val="22"/>
                  </w:rPr>
                </w:rPrChange>
              </w:rPr>
            </w:pPr>
            <w:ins w:id="8806" w:author="Haskamp, Stefan (extern)" w:date="2022-01-29T14:19:00Z">
              <w:r w:rsidRPr="004C42DB">
                <w:rPr>
                  <w:rFonts w:cs="Arial"/>
                  <w:color w:val="000000"/>
                  <w:sz w:val="22"/>
                  <w:lang w:val="de-DE"/>
                  <w:rPrChange w:id="8807" w:author="Stefan" w:date="2022-01-31T14:14:00Z">
                    <w:rPr>
                      <w:rFonts w:cs="Arial"/>
                      <w:color w:val="000000"/>
                      <w:sz w:val="22"/>
                    </w:rPr>
                  </w:rPrChange>
                </w:rPr>
                <w:t>c.1705C&gt;T/ p.(Arg569Trp)</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08"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A4EC026" w14:textId="77777777" w:rsidR="00E528D7" w:rsidRDefault="00E528D7">
            <w:pPr>
              <w:jc w:val="center"/>
              <w:rPr>
                <w:ins w:id="8809" w:author="Haskamp, Stefan (extern)" w:date="2022-01-29T14:19:00Z"/>
                <w:rFonts w:cs="Arial"/>
                <w:color w:val="000000"/>
                <w:sz w:val="22"/>
              </w:rPr>
            </w:pPr>
            <w:ins w:id="8810" w:author="Haskamp, Stefan (extern)" w:date="2022-01-29T14:19:00Z">
              <w:r>
                <w:rPr>
                  <w:rFonts w:cs="Arial"/>
                  <w:color w:val="000000"/>
                  <w:sz w:val="22"/>
                </w:rPr>
                <w:t>56,350,196 (rs119468010)</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11"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A2E6918" w14:textId="77777777" w:rsidR="00E528D7" w:rsidRDefault="00E528D7">
            <w:pPr>
              <w:jc w:val="left"/>
              <w:rPr>
                <w:ins w:id="8812" w:author="Haskamp, Stefan (extern)" w:date="2022-01-29T14:19:00Z"/>
                <w:rFonts w:cs="Arial"/>
                <w:color w:val="000000"/>
                <w:sz w:val="22"/>
              </w:rPr>
            </w:pPr>
            <w:ins w:id="8813" w:author="Haskamp, Stefan (extern)" w:date="2022-01-29T14:19:00Z">
              <w:r>
                <w:rPr>
                  <w:rFonts w:cs="Arial"/>
                  <w:color w:val="000000"/>
                  <w:sz w:val="22"/>
                </w:rPr>
                <w:t>Nauseef et al. 1994</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14"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18277CB" w14:textId="77777777" w:rsidR="00E528D7" w:rsidRDefault="00E528D7">
            <w:pPr>
              <w:jc w:val="center"/>
              <w:rPr>
                <w:ins w:id="8815" w:author="Haskamp, Stefan (extern)" w:date="2022-01-29T14:19:00Z"/>
                <w:rFonts w:cs="Arial"/>
                <w:color w:val="000000"/>
                <w:sz w:val="22"/>
              </w:rPr>
            </w:pPr>
            <w:ins w:id="8816" w:author="Haskamp, Stefan (extern)" w:date="2022-01-29T14:19:00Z">
              <w:r>
                <w:rPr>
                  <w:rFonts w:cs="Arial"/>
                  <w:color w:val="000000"/>
                  <w:sz w:val="22"/>
                </w:rPr>
                <w:t>MPXI, fluorometric assay, HEK cells</w:t>
              </w:r>
              <w:r>
                <w:rPr>
                  <w:rFonts w:cs="Arial"/>
                  <w:color w:val="000000"/>
                  <w:sz w:val="22"/>
                  <w:vertAlign w:val="superscript"/>
                </w:rPr>
                <w:t xml:space="preserve">b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17"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53A5176" w14:textId="77777777" w:rsidR="00E528D7" w:rsidRDefault="00E528D7">
            <w:pPr>
              <w:jc w:val="center"/>
              <w:rPr>
                <w:ins w:id="8818" w:author="Haskamp, Stefan (extern)" w:date="2022-01-29T14:19:00Z"/>
                <w:rFonts w:cs="Arial"/>
                <w:color w:val="000000"/>
                <w:sz w:val="22"/>
              </w:rPr>
            </w:pPr>
            <w:ins w:id="8819" w:author="Haskamp, Stefan (extern)" w:date="2022-01-29T14:19:00Z">
              <w:r>
                <w:rPr>
                  <w:rFonts w:cs="Arial"/>
                  <w:color w:val="000000"/>
                  <w:sz w:val="22"/>
                </w:rPr>
                <w:t>1.83% (3/164)</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20"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953BD83" w14:textId="77777777" w:rsidR="00E528D7" w:rsidRDefault="00E528D7">
            <w:pPr>
              <w:jc w:val="center"/>
              <w:rPr>
                <w:ins w:id="8821" w:author="Haskamp, Stefan (extern)" w:date="2022-01-29T14:19:00Z"/>
                <w:rFonts w:cs="Arial"/>
                <w:color w:val="000000"/>
                <w:sz w:val="22"/>
              </w:rPr>
            </w:pPr>
            <w:ins w:id="8822" w:author="Haskamp, Stefan (extern)" w:date="2022-01-29T14:19:00Z">
              <w:r>
                <w:rPr>
                  <w:rFonts w:cs="Arial"/>
                  <w:color w:val="000000"/>
                  <w:sz w:val="22"/>
                </w:rPr>
                <w:t>0.286% (370/129,182)</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23"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C9A1EEC" w14:textId="77777777" w:rsidR="00E528D7" w:rsidRDefault="00E528D7">
            <w:pPr>
              <w:jc w:val="center"/>
              <w:rPr>
                <w:ins w:id="8824" w:author="Haskamp, Stefan (extern)" w:date="2022-01-29T14:19:00Z"/>
                <w:rFonts w:cs="Arial"/>
                <w:color w:val="000000"/>
                <w:sz w:val="22"/>
              </w:rPr>
            </w:pPr>
            <w:ins w:id="8825" w:author="Haskamp, Stefan (extern)" w:date="2022-01-29T14:19:00Z">
              <w:r>
                <w:rPr>
                  <w:rFonts w:cs="Arial"/>
                  <w:color w:val="000000"/>
                  <w:sz w:val="22"/>
                </w:rPr>
                <w:t>0.152% (15/9,874)</w:t>
              </w:r>
            </w:ins>
          </w:p>
        </w:tc>
      </w:tr>
      <w:tr w:rsidR="00E528D7" w14:paraId="7C1528B3" w14:textId="77777777" w:rsidTr="00E528D7">
        <w:trPr>
          <w:trHeight w:val="300"/>
          <w:ins w:id="8826" w:author="Haskamp, Stefan (extern)" w:date="2022-01-29T14:19:00Z"/>
          <w:trPrChange w:id="8827"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28"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BB605AF" w14:textId="77777777" w:rsidR="00E528D7" w:rsidRPr="004C42DB" w:rsidRDefault="00E528D7">
            <w:pPr>
              <w:jc w:val="center"/>
              <w:rPr>
                <w:ins w:id="8829" w:author="Haskamp, Stefan (extern)" w:date="2022-01-29T14:19:00Z"/>
                <w:rFonts w:cs="Arial"/>
                <w:color w:val="000000"/>
                <w:sz w:val="22"/>
                <w:lang w:val="de-DE"/>
                <w:rPrChange w:id="8830" w:author="Stefan" w:date="2022-01-31T14:14:00Z">
                  <w:rPr>
                    <w:ins w:id="8831" w:author="Haskamp, Stefan (extern)" w:date="2022-01-29T14:19:00Z"/>
                    <w:rFonts w:cs="Arial"/>
                    <w:color w:val="000000"/>
                    <w:sz w:val="22"/>
                  </w:rPr>
                </w:rPrChange>
              </w:rPr>
            </w:pPr>
            <w:ins w:id="8832" w:author="Haskamp, Stefan (extern)" w:date="2022-01-29T14:19:00Z">
              <w:r w:rsidRPr="004C42DB">
                <w:rPr>
                  <w:rFonts w:cs="Arial"/>
                  <w:color w:val="000000"/>
                  <w:sz w:val="22"/>
                  <w:lang w:val="de-DE"/>
                  <w:rPrChange w:id="8833" w:author="Stefan" w:date="2022-01-31T14:14:00Z">
                    <w:rPr>
                      <w:rFonts w:cs="Arial"/>
                      <w:color w:val="000000"/>
                      <w:sz w:val="22"/>
                    </w:rPr>
                  </w:rPrChange>
                </w:rPr>
                <w:t>c.1708G&gt;T/ p.(Glu570Ter)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34"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104E1FB" w14:textId="77777777" w:rsidR="00E528D7" w:rsidRDefault="00E528D7">
            <w:pPr>
              <w:jc w:val="center"/>
              <w:rPr>
                <w:ins w:id="8835" w:author="Haskamp, Stefan (extern)" w:date="2022-01-29T14:19:00Z"/>
                <w:rFonts w:cs="Arial"/>
                <w:color w:val="000000"/>
                <w:sz w:val="22"/>
              </w:rPr>
            </w:pPr>
            <w:ins w:id="8836" w:author="Haskamp, Stefan (extern)" w:date="2022-01-29T14:19:00Z">
              <w:r>
                <w:rPr>
                  <w:rFonts w:cs="Arial"/>
                  <w:color w:val="000000"/>
                  <w:sz w:val="22"/>
                </w:rPr>
                <w:t>56,350,193 (rs1451203960)</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37"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35E1C62" w14:textId="77777777" w:rsidR="00E528D7" w:rsidRDefault="00E528D7">
            <w:pPr>
              <w:jc w:val="left"/>
              <w:rPr>
                <w:ins w:id="8838" w:author="Haskamp, Stefan (extern)" w:date="2022-01-29T14:19:00Z"/>
                <w:rFonts w:cs="Arial"/>
                <w:color w:val="000000"/>
                <w:sz w:val="22"/>
              </w:rPr>
            </w:pPr>
            <w:ins w:id="8839"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40"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C73B4A8" w14:textId="77777777" w:rsidR="00E528D7" w:rsidRDefault="00E528D7">
            <w:pPr>
              <w:jc w:val="center"/>
              <w:rPr>
                <w:ins w:id="8841" w:author="Haskamp, Stefan (extern)" w:date="2022-01-29T14:19:00Z"/>
                <w:rFonts w:cs="Arial"/>
                <w:color w:val="000000"/>
                <w:sz w:val="22"/>
              </w:rPr>
            </w:pPr>
            <w:ins w:id="8842"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43"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DE65E95" w14:textId="77777777" w:rsidR="00E528D7" w:rsidRDefault="00E528D7">
            <w:pPr>
              <w:jc w:val="center"/>
              <w:rPr>
                <w:ins w:id="8844" w:author="Haskamp, Stefan (extern)" w:date="2022-01-29T14:19:00Z"/>
                <w:rFonts w:cs="Arial"/>
                <w:color w:val="000000"/>
                <w:sz w:val="22"/>
              </w:rPr>
            </w:pPr>
            <w:ins w:id="8845"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46"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9C753E5" w14:textId="77777777" w:rsidR="00E528D7" w:rsidRDefault="00E528D7">
            <w:pPr>
              <w:jc w:val="center"/>
              <w:rPr>
                <w:ins w:id="8847" w:author="Haskamp, Stefan (extern)" w:date="2022-01-29T14:19:00Z"/>
                <w:rFonts w:cs="Arial"/>
                <w:color w:val="000000"/>
                <w:sz w:val="22"/>
              </w:rPr>
            </w:pPr>
            <w:ins w:id="8848" w:author="Haskamp, Stefan (extern)" w:date="2022-01-29T14:19:00Z">
              <w:r>
                <w:rPr>
                  <w:rFonts w:cs="Arial"/>
                  <w:color w:val="000000"/>
                  <w:sz w:val="22"/>
                </w:rPr>
                <w:t>0.001% (1/113,760)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49"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EEA42E4" w14:textId="77777777" w:rsidR="00E528D7" w:rsidRDefault="00E528D7">
            <w:pPr>
              <w:jc w:val="center"/>
              <w:rPr>
                <w:ins w:id="8850" w:author="Haskamp, Stefan (extern)" w:date="2022-01-29T14:19:00Z"/>
                <w:rFonts w:cs="Arial"/>
                <w:color w:val="000000"/>
                <w:sz w:val="22"/>
              </w:rPr>
            </w:pPr>
            <w:ins w:id="8851" w:author="Haskamp, Stefan (extern)" w:date="2022-01-29T14:19:00Z">
              <w:r>
                <w:rPr>
                  <w:rFonts w:cs="Arial"/>
                  <w:color w:val="000000"/>
                  <w:sz w:val="22"/>
                </w:rPr>
                <w:t> </w:t>
              </w:r>
            </w:ins>
          </w:p>
        </w:tc>
      </w:tr>
      <w:tr w:rsidR="00E528D7" w14:paraId="4B3A8AB4" w14:textId="77777777" w:rsidTr="00E528D7">
        <w:trPr>
          <w:trHeight w:val="300"/>
          <w:ins w:id="8852" w:author="Haskamp, Stefan (extern)" w:date="2022-01-29T14:19:00Z"/>
          <w:trPrChange w:id="8853"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54"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2C74F3E" w14:textId="77777777" w:rsidR="00E528D7" w:rsidRPr="004C42DB" w:rsidRDefault="00E528D7">
            <w:pPr>
              <w:jc w:val="center"/>
              <w:rPr>
                <w:ins w:id="8855" w:author="Haskamp, Stefan (extern)" w:date="2022-01-29T14:19:00Z"/>
                <w:rFonts w:cs="Arial"/>
                <w:color w:val="000000"/>
                <w:sz w:val="22"/>
                <w:lang w:val="de-DE"/>
                <w:rPrChange w:id="8856" w:author="Stefan" w:date="2022-01-31T14:14:00Z">
                  <w:rPr>
                    <w:ins w:id="8857" w:author="Haskamp, Stefan (extern)" w:date="2022-01-29T14:19:00Z"/>
                    <w:rFonts w:cs="Arial"/>
                    <w:color w:val="000000"/>
                    <w:sz w:val="22"/>
                  </w:rPr>
                </w:rPrChange>
              </w:rPr>
            </w:pPr>
            <w:ins w:id="8858" w:author="Haskamp, Stefan (extern)" w:date="2022-01-29T14:19:00Z">
              <w:r w:rsidRPr="004C42DB">
                <w:rPr>
                  <w:rFonts w:cs="Arial"/>
                  <w:color w:val="000000"/>
                  <w:sz w:val="22"/>
                  <w:lang w:val="de-DE"/>
                  <w:rPrChange w:id="8859" w:author="Stefan" w:date="2022-01-31T14:14:00Z">
                    <w:rPr>
                      <w:rFonts w:cs="Arial"/>
                      <w:color w:val="000000"/>
                      <w:sz w:val="22"/>
                    </w:rPr>
                  </w:rPrChange>
                </w:rPr>
                <w:t>c.1711C&gt;T/ p.(Arg571Ter)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60"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337CCDF" w14:textId="77777777" w:rsidR="00E528D7" w:rsidRDefault="00E528D7">
            <w:pPr>
              <w:jc w:val="center"/>
              <w:rPr>
                <w:ins w:id="8861" w:author="Haskamp, Stefan (extern)" w:date="2022-01-29T14:19:00Z"/>
                <w:rFonts w:cs="Arial"/>
                <w:color w:val="000000"/>
                <w:sz w:val="22"/>
              </w:rPr>
            </w:pPr>
            <w:ins w:id="8862" w:author="Haskamp, Stefan (extern)" w:date="2022-01-29T14:19:00Z">
              <w:r>
                <w:rPr>
                  <w:rFonts w:cs="Arial"/>
                  <w:color w:val="000000"/>
                  <w:sz w:val="22"/>
                </w:rPr>
                <w:t>56,350,190 (rs773478778)</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63"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EBB6E90" w14:textId="77777777" w:rsidR="00E528D7" w:rsidRDefault="00E528D7">
            <w:pPr>
              <w:jc w:val="left"/>
              <w:rPr>
                <w:ins w:id="8864" w:author="Haskamp, Stefan (extern)" w:date="2022-01-29T14:19:00Z"/>
                <w:rFonts w:cs="Arial"/>
                <w:color w:val="000000"/>
                <w:sz w:val="22"/>
              </w:rPr>
            </w:pPr>
            <w:ins w:id="8865"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66"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78D6534" w14:textId="77777777" w:rsidR="00E528D7" w:rsidRDefault="00E528D7">
            <w:pPr>
              <w:jc w:val="center"/>
              <w:rPr>
                <w:ins w:id="8867" w:author="Haskamp, Stefan (extern)" w:date="2022-01-29T14:19:00Z"/>
                <w:rFonts w:cs="Arial"/>
                <w:color w:val="000000"/>
                <w:sz w:val="22"/>
              </w:rPr>
            </w:pPr>
            <w:ins w:id="8868"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69"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6703C07" w14:textId="77777777" w:rsidR="00E528D7" w:rsidRDefault="00E528D7">
            <w:pPr>
              <w:jc w:val="center"/>
              <w:rPr>
                <w:ins w:id="8870" w:author="Haskamp, Stefan (extern)" w:date="2022-01-29T14:19:00Z"/>
                <w:rFonts w:cs="Arial"/>
                <w:color w:val="000000"/>
                <w:sz w:val="22"/>
              </w:rPr>
            </w:pPr>
            <w:ins w:id="8871"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72"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ABBC4F7" w14:textId="77777777" w:rsidR="00E528D7" w:rsidRDefault="00E528D7">
            <w:pPr>
              <w:jc w:val="center"/>
              <w:rPr>
                <w:ins w:id="8873" w:author="Haskamp, Stefan (extern)" w:date="2022-01-29T14:19:00Z"/>
                <w:rFonts w:cs="Arial"/>
                <w:color w:val="000000"/>
                <w:sz w:val="22"/>
              </w:rPr>
            </w:pPr>
            <w:ins w:id="8874" w:author="Haskamp, Stefan (extern)" w:date="2022-01-29T14:19:00Z">
              <w:r>
                <w:rPr>
                  <w:rFonts w:cs="Arial"/>
                  <w:color w:val="000000"/>
                  <w:sz w:val="22"/>
                </w:rPr>
                <w:t>0.001% (1/113,758)</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75"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0800B34" w14:textId="77777777" w:rsidR="00E528D7" w:rsidRDefault="00E528D7">
            <w:pPr>
              <w:jc w:val="center"/>
              <w:rPr>
                <w:ins w:id="8876" w:author="Haskamp, Stefan (extern)" w:date="2022-01-29T14:19:00Z"/>
                <w:rFonts w:cs="Arial"/>
                <w:color w:val="000000"/>
                <w:sz w:val="22"/>
              </w:rPr>
            </w:pPr>
            <w:ins w:id="8877" w:author="Haskamp, Stefan (extern)" w:date="2022-01-29T14:19:00Z">
              <w:r>
                <w:rPr>
                  <w:rFonts w:cs="Arial"/>
                  <w:color w:val="000000"/>
                  <w:sz w:val="22"/>
                </w:rPr>
                <w:t> </w:t>
              </w:r>
            </w:ins>
          </w:p>
        </w:tc>
      </w:tr>
      <w:tr w:rsidR="00E528D7" w14:paraId="0F478C31" w14:textId="77777777" w:rsidTr="00E528D7">
        <w:trPr>
          <w:trHeight w:val="300"/>
          <w:ins w:id="8878" w:author="Haskamp, Stefan (extern)" w:date="2022-01-29T14:19:00Z"/>
          <w:trPrChange w:id="8879"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80"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FE7F9CE" w14:textId="77777777" w:rsidR="00E528D7" w:rsidRDefault="00E528D7">
            <w:pPr>
              <w:jc w:val="center"/>
              <w:rPr>
                <w:ins w:id="8881" w:author="Haskamp, Stefan (extern)" w:date="2022-01-29T14:19:00Z"/>
                <w:rFonts w:cs="Arial"/>
                <w:color w:val="000000"/>
                <w:sz w:val="22"/>
              </w:rPr>
            </w:pPr>
            <w:ins w:id="8882" w:author="Haskamp, Stefan (extern)" w:date="2022-01-29T14:19:00Z">
              <w:r>
                <w:rPr>
                  <w:rFonts w:cs="Arial"/>
                  <w:color w:val="000000"/>
                  <w:sz w:val="22"/>
                </w:rPr>
                <w:t>c.1715T&gt;G/ p.(L572W)</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83"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1670DAF" w14:textId="77777777" w:rsidR="00E528D7" w:rsidRDefault="00E528D7">
            <w:pPr>
              <w:jc w:val="center"/>
              <w:rPr>
                <w:ins w:id="8884" w:author="Haskamp, Stefan (extern)" w:date="2022-01-29T14:19:00Z"/>
                <w:rFonts w:cs="Arial"/>
                <w:color w:val="000000"/>
                <w:sz w:val="22"/>
              </w:rPr>
            </w:pPr>
            <w:ins w:id="8885" w:author="Haskamp, Stefan (extern)" w:date="2022-01-29T14:19:00Z">
              <w:r>
                <w:rPr>
                  <w:rFonts w:cs="Arial"/>
                  <w:color w:val="000000"/>
                  <w:sz w:val="22"/>
                </w:rPr>
                <w:t>56,350,186 (rs119469012)</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86"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984AEBF" w14:textId="77777777" w:rsidR="00E528D7" w:rsidRDefault="00E528D7">
            <w:pPr>
              <w:jc w:val="left"/>
              <w:rPr>
                <w:ins w:id="8887" w:author="Haskamp, Stefan (extern)" w:date="2022-01-29T14:19:00Z"/>
                <w:rFonts w:cs="Arial"/>
                <w:color w:val="000000"/>
                <w:sz w:val="22"/>
              </w:rPr>
            </w:pPr>
            <w:ins w:id="8888" w:author="Haskamp, Stefan (extern)" w:date="2022-01-29T14:19:00Z">
              <w:r>
                <w:rPr>
                  <w:rFonts w:cs="Arial"/>
                  <w:color w:val="000000"/>
                  <w:sz w:val="22"/>
                </w:rPr>
                <w:t>Marchetti et al. 2004</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89"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2308365" w14:textId="77777777" w:rsidR="00E528D7" w:rsidRDefault="00E528D7">
            <w:pPr>
              <w:jc w:val="center"/>
              <w:rPr>
                <w:ins w:id="8890" w:author="Haskamp, Stefan (extern)" w:date="2022-01-29T14:19:00Z"/>
                <w:rFonts w:cs="Arial"/>
                <w:color w:val="000000"/>
                <w:sz w:val="22"/>
              </w:rPr>
            </w:pPr>
            <w:ins w:id="8891"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92"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A2D8166" w14:textId="77777777" w:rsidR="00E528D7" w:rsidRDefault="00E528D7">
            <w:pPr>
              <w:jc w:val="center"/>
              <w:rPr>
                <w:ins w:id="8893" w:author="Haskamp, Stefan (extern)" w:date="2022-01-29T14:19:00Z"/>
                <w:rFonts w:cs="Arial"/>
                <w:color w:val="000000"/>
                <w:sz w:val="22"/>
              </w:rPr>
            </w:pPr>
            <w:ins w:id="8894"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95"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EC9F961" w14:textId="77777777" w:rsidR="00E528D7" w:rsidRDefault="00E528D7">
            <w:pPr>
              <w:jc w:val="center"/>
              <w:rPr>
                <w:ins w:id="8896" w:author="Haskamp, Stefan (extern)" w:date="2022-01-29T14:19:00Z"/>
                <w:rFonts w:cs="Arial"/>
                <w:color w:val="000000"/>
                <w:sz w:val="22"/>
              </w:rPr>
            </w:pPr>
            <w:ins w:id="8897" w:author="Haskamp, Stefan (extern)" w:date="2022-01-29T14:19:00Z">
              <w:r>
                <w:rPr>
                  <w:rFonts w:cs="Arial"/>
                  <w:color w:val="000000"/>
                  <w:sz w:val="22"/>
                </w:rPr>
                <w:t>0.006% (1/15,432)</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898"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570B11D" w14:textId="77777777" w:rsidR="00E528D7" w:rsidRDefault="00E528D7">
            <w:pPr>
              <w:jc w:val="center"/>
              <w:rPr>
                <w:ins w:id="8899" w:author="Haskamp, Stefan (extern)" w:date="2022-01-29T14:19:00Z"/>
                <w:rFonts w:cs="Arial"/>
                <w:color w:val="000000"/>
                <w:sz w:val="22"/>
              </w:rPr>
            </w:pPr>
            <w:ins w:id="8900" w:author="Haskamp, Stefan (extern)" w:date="2022-01-29T14:19:00Z">
              <w:r>
                <w:rPr>
                  <w:rFonts w:cs="Arial"/>
                  <w:color w:val="000000"/>
                  <w:sz w:val="22"/>
                </w:rPr>
                <w:t> </w:t>
              </w:r>
            </w:ins>
          </w:p>
        </w:tc>
      </w:tr>
      <w:tr w:rsidR="00E528D7" w14:paraId="0BE85F3B" w14:textId="77777777" w:rsidTr="00E528D7">
        <w:trPr>
          <w:trHeight w:val="330"/>
          <w:ins w:id="8901" w:author="Haskamp, Stefan (extern)" w:date="2022-01-29T14:19:00Z"/>
          <w:trPrChange w:id="8902" w:author="Haskamp, Stefan (extern)" w:date="2022-01-29T14:21:00Z">
            <w:trPr>
              <w:trHeight w:val="33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03"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6D9E16F" w14:textId="77777777" w:rsidR="00E528D7" w:rsidRPr="004C42DB" w:rsidRDefault="00E528D7">
            <w:pPr>
              <w:jc w:val="center"/>
              <w:rPr>
                <w:ins w:id="8904" w:author="Haskamp, Stefan (extern)" w:date="2022-01-29T14:19:00Z"/>
                <w:rFonts w:cs="Arial"/>
                <w:color w:val="000000"/>
                <w:sz w:val="22"/>
                <w:lang w:val="de-DE"/>
                <w:rPrChange w:id="8905" w:author="Stefan" w:date="2022-01-31T14:14:00Z">
                  <w:rPr>
                    <w:ins w:id="8906" w:author="Haskamp, Stefan (extern)" w:date="2022-01-29T14:19:00Z"/>
                    <w:rFonts w:cs="Arial"/>
                    <w:color w:val="000000"/>
                    <w:sz w:val="22"/>
                  </w:rPr>
                </w:rPrChange>
              </w:rPr>
            </w:pPr>
            <w:ins w:id="8907" w:author="Haskamp, Stefan (extern)" w:date="2022-01-29T14:19:00Z">
              <w:r w:rsidRPr="004C42DB">
                <w:rPr>
                  <w:rFonts w:cs="Arial"/>
                  <w:color w:val="000000"/>
                  <w:sz w:val="22"/>
                  <w:lang w:val="de-DE"/>
                  <w:rPrChange w:id="8908" w:author="Stefan" w:date="2022-01-31T14:14:00Z">
                    <w:rPr>
                      <w:rFonts w:cs="Arial"/>
                      <w:color w:val="000000"/>
                      <w:sz w:val="22"/>
                    </w:rPr>
                  </w:rPrChange>
                </w:rPr>
                <w:t>c.1768C&gt;T/ p.(Arg590Cys)</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09"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FAA2A8E" w14:textId="77777777" w:rsidR="00E528D7" w:rsidRDefault="00E528D7">
            <w:pPr>
              <w:jc w:val="center"/>
              <w:rPr>
                <w:ins w:id="8910" w:author="Haskamp, Stefan (extern)" w:date="2022-01-29T14:19:00Z"/>
                <w:rFonts w:cs="Arial"/>
                <w:color w:val="000000"/>
                <w:sz w:val="22"/>
              </w:rPr>
            </w:pPr>
            <w:ins w:id="8911" w:author="Haskamp, Stefan (extern)" w:date="2022-01-29T14:19:00Z">
              <w:r>
                <w:rPr>
                  <w:rFonts w:cs="Arial"/>
                  <w:color w:val="000000"/>
                  <w:sz w:val="22"/>
                </w:rPr>
                <w:t>56,350,133 (rs142082076)</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12"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E2F4B26" w14:textId="77777777" w:rsidR="00E528D7" w:rsidRDefault="00E528D7">
            <w:pPr>
              <w:jc w:val="left"/>
              <w:rPr>
                <w:ins w:id="8913" w:author="Haskamp, Stefan (extern)" w:date="2022-01-29T14:19:00Z"/>
                <w:rFonts w:cs="Arial"/>
                <w:color w:val="000000"/>
                <w:sz w:val="22"/>
              </w:rPr>
            </w:pPr>
            <w:ins w:id="8914"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15"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762C82B" w14:textId="77777777" w:rsidR="00E528D7" w:rsidRDefault="00E528D7">
            <w:pPr>
              <w:jc w:val="center"/>
              <w:rPr>
                <w:ins w:id="8916" w:author="Haskamp, Stefan (extern)" w:date="2022-01-29T14:19:00Z"/>
                <w:rFonts w:cs="Arial"/>
                <w:color w:val="000000"/>
                <w:sz w:val="22"/>
              </w:rPr>
            </w:pPr>
            <w:ins w:id="8917" w:author="Haskamp, Stefan (extern)" w:date="2022-01-29T14:19:00Z">
              <w:r>
                <w:rPr>
                  <w:rFonts w:cs="Arial"/>
                  <w:color w:val="000000"/>
                  <w:sz w:val="22"/>
                </w:rPr>
                <w:t>Structural modeling, HEK cells</w:t>
              </w:r>
              <w:r>
                <w:rPr>
                  <w:rFonts w:cs="Arial"/>
                  <w:color w:val="000000"/>
                  <w:sz w:val="22"/>
                  <w:vertAlign w:val="superscript"/>
                </w:rPr>
                <w:t>b</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18"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3A611E1" w14:textId="77777777" w:rsidR="00E528D7" w:rsidRDefault="00E528D7">
            <w:pPr>
              <w:jc w:val="center"/>
              <w:rPr>
                <w:ins w:id="8919" w:author="Haskamp, Stefan (extern)" w:date="2022-01-29T14:19:00Z"/>
                <w:rFonts w:cs="Arial"/>
                <w:color w:val="000000"/>
                <w:sz w:val="22"/>
              </w:rPr>
            </w:pPr>
            <w:ins w:id="8920" w:author="Haskamp, Stefan (extern)" w:date="2022-01-29T14:19:00Z">
              <w:r>
                <w:rPr>
                  <w:rFonts w:cs="Arial"/>
                  <w:color w:val="000000"/>
                  <w:sz w:val="22"/>
                </w:rPr>
                <w:t>1.22% (2/164)</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21"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508D309" w14:textId="77777777" w:rsidR="00E528D7" w:rsidRDefault="00E528D7">
            <w:pPr>
              <w:jc w:val="center"/>
              <w:rPr>
                <w:ins w:id="8922" w:author="Haskamp, Stefan (extern)" w:date="2022-01-29T14:19:00Z"/>
                <w:rFonts w:cs="Arial"/>
                <w:color w:val="000000"/>
                <w:sz w:val="22"/>
              </w:rPr>
            </w:pPr>
            <w:ins w:id="8923" w:author="Haskamp, Stefan (extern)" w:date="2022-01-29T14:19:00Z">
              <w:r>
                <w:rPr>
                  <w:rFonts w:cs="Arial"/>
                  <w:color w:val="000000"/>
                  <w:sz w:val="22"/>
                </w:rPr>
                <w:t>0.007% (9/129,050)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24"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E94C221" w14:textId="77777777" w:rsidR="00E528D7" w:rsidRDefault="00E528D7">
            <w:pPr>
              <w:jc w:val="center"/>
              <w:rPr>
                <w:ins w:id="8925" w:author="Haskamp, Stefan (extern)" w:date="2022-01-29T14:19:00Z"/>
                <w:rFonts w:cs="Arial"/>
                <w:color w:val="000000"/>
                <w:sz w:val="22"/>
              </w:rPr>
            </w:pPr>
            <w:ins w:id="8926" w:author="Haskamp, Stefan (extern)" w:date="2022-01-29T14:19:00Z">
              <w:r>
                <w:rPr>
                  <w:rFonts w:cs="Arial"/>
                  <w:color w:val="000000"/>
                  <w:sz w:val="22"/>
                </w:rPr>
                <w:t> </w:t>
              </w:r>
            </w:ins>
          </w:p>
        </w:tc>
      </w:tr>
      <w:tr w:rsidR="00E528D7" w14:paraId="2262B396" w14:textId="77777777" w:rsidTr="00E528D7">
        <w:trPr>
          <w:trHeight w:val="300"/>
          <w:ins w:id="8927" w:author="Haskamp, Stefan (extern)" w:date="2022-01-29T14:19:00Z"/>
          <w:trPrChange w:id="8928"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29"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C9A1BD8" w14:textId="77777777" w:rsidR="00E528D7" w:rsidRPr="004C42DB" w:rsidRDefault="00E528D7">
            <w:pPr>
              <w:jc w:val="center"/>
              <w:rPr>
                <w:ins w:id="8930" w:author="Haskamp, Stefan (extern)" w:date="2022-01-29T14:19:00Z"/>
                <w:rFonts w:cs="Arial"/>
                <w:color w:val="000000"/>
                <w:sz w:val="22"/>
                <w:lang w:val="de-DE"/>
                <w:rPrChange w:id="8931" w:author="Stefan" w:date="2022-01-31T14:14:00Z">
                  <w:rPr>
                    <w:ins w:id="8932" w:author="Haskamp, Stefan (extern)" w:date="2022-01-29T14:19:00Z"/>
                    <w:rFonts w:cs="Arial"/>
                    <w:color w:val="000000"/>
                    <w:sz w:val="22"/>
                  </w:rPr>
                </w:rPrChange>
              </w:rPr>
            </w:pPr>
            <w:ins w:id="8933" w:author="Haskamp, Stefan (extern)" w:date="2022-01-29T14:19:00Z">
              <w:r w:rsidRPr="004C42DB">
                <w:rPr>
                  <w:rFonts w:cs="Arial"/>
                  <w:color w:val="000000"/>
                  <w:sz w:val="22"/>
                  <w:lang w:val="de-DE"/>
                  <w:rPrChange w:id="8934" w:author="Stefan" w:date="2022-01-31T14:14:00Z">
                    <w:rPr>
                      <w:rFonts w:cs="Arial"/>
                      <w:color w:val="000000"/>
                      <w:sz w:val="22"/>
                    </w:rPr>
                  </w:rPrChange>
                </w:rPr>
                <w:t>c.1792G&gt;T/ p.(Gly598Ter)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35"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F2B1D42" w14:textId="77777777" w:rsidR="00E528D7" w:rsidRDefault="00E528D7">
            <w:pPr>
              <w:jc w:val="center"/>
              <w:rPr>
                <w:ins w:id="8936" w:author="Haskamp, Stefan (extern)" w:date="2022-01-29T14:19:00Z"/>
                <w:rFonts w:cs="Arial"/>
                <w:color w:val="000000"/>
                <w:sz w:val="22"/>
              </w:rPr>
            </w:pPr>
            <w:ins w:id="8937" w:author="Haskamp, Stefan (extern)" w:date="2022-01-29T14:19:00Z">
              <w:r>
                <w:rPr>
                  <w:rFonts w:cs="Arial"/>
                  <w:color w:val="000000"/>
                  <w:sz w:val="22"/>
                </w:rPr>
                <w:t>56,350,109 (rs529845670)</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38"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40E6D7A" w14:textId="77777777" w:rsidR="00E528D7" w:rsidRDefault="00E528D7">
            <w:pPr>
              <w:jc w:val="left"/>
              <w:rPr>
                <w:ins w:id="8939" w:author="Haskamp, Stefan (extern)" w:date="2022-01-29T14:19:00Z"/>
                <w:rFonts w:cs="Arial"/>
                <w:color w:val="000000"/>
                <w:sz w:val="22"/>
              </w:rPr>
            </w:pPr>
            <w:ins w:id="8940"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41"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88ACEF1" w14:textId="77777777" w:rsidR="00E528D7" w:rsidRDefault="00E528D7">
            <w:pPr>
              <w:jc w:val="center"/>
              <w:rPr>
                <w:ins w:id="8942" w:author="Haskamp, Stefan (extern)" w:date="2022-01-29T14:19:00Z"/>
                <w:rFonts w:cs="Arial"/>
                <w:color w:val="000000"/>
                <w:sz w:val="22"/>
              </w:rPr>
            </w:pPr>
            <w:ins w:id="8943"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44"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031C36D" w14:textId="77777777" w:rsidR="00E528D7" w:rsidRDefault="00E528D7">
            <w:pPr>
              <w:jc w:val="center"/>
              <w:rPr>
                <w:ins w:id="8945" w:author="Haskamp, Stefan (extern)" w:date="2022-01-29T14:19:00Z"/>
                <w:rFonts w:cs="Arial"/>
                <w:color w:val="000000"/>
                <w:sz w:val="22"/>
              </w:rPr>
            </w:pPr>
            <w:ins w:id="8946"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47"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022F834" w14:textId="77777777" w:rsidR="00E528D7" w:rsidRDefault="00E528D7">
            <w:pPr>
              <w:jc w:val="center"/>
              <w:rPr>
                <w:ins w:id="8948" w:author="Haskamp, Stefan (extern)" w:date="2022-01-29T14:19:00Z"/>
                <w:rFonts w:cs="Arial"/>
                <w:color w:val="000000"/>
                <w:sz w:val="22"/>
              </w:rPr>
            </w:pPr>
            <w:ins w:id="8949" w:author="Haskamp, Stefan (extern)" w:date="2022-01-29T14:19:00Z">
              <w:r>
                <w:rPr>
                  <w:rFonts w:cs="Arial"/>
                  <w:color w:val="000000"/>
                  <w:sz w:val="22"/>
                </w:rPr>
                <w:t> </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50"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898A0EE" w14:textId="77777777" w:rsidR="00E528D7" w:rsidRDefault="00E528D7">
            <w:pPr>
              <w:jc w:val="center"/>
              <w:rPr>
                <w:ins w:id="8951" w:author="Haskamp, Stefan (extern)" w:date="2022-01-29T14:19:00Z"/>
                <w:rFonts w:cs="Arial"/>
                <w:color w:val="000000"/>
                <w:sz w:val="22"/>
              </w:rPr>
            </w:pPr>
            <w:ins w:id="8952" w:author="Haskamp, Stefan (extern)" w:date="2022-01-29T14:19:00Z">
              <w:r>
                <w:rPr>
                  <w:rFonts w:cs="Arial"/>
                  <w:color w:val="000000"/>
                  <w:sz w:val="22"/>
                </w:rPr>
                <w:t>0.010% (1/9,874)</w:t>
              </w:r>
            </w:ins>
          </w:p>
        </w:tc>
      </w:tr>
      <w:tr w:rsidR="00E528D7" w14:paraId="24812F9C" w14:textId="77777777" w:rsidTr="00E528D7">
        <w:trPr>
          <w:trHeight w:val="300"/>
          <w:ins w:id="8953" w:author="Haskamp, Stefan (extern)" w:date="2022-01-29T14:19:00Z"/>
          <w:trPrChange w:id="8954"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55"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F905543" w14:textId="77777777" w:rsidR="00E528D7" w:rsidRDefault="00E528D7">
            <w:pPr>
              <w:jc w:val="center"/>
              <w:rPr>
                <w:ins w:id="8956" w:author="Haskamp, Stefan (extern)" w:date="2022-01-29T14:19:00Z"/>
                <w:rFonts w:cs="Arial"/>
                <w:color w:val="000000"/>
                <w:sz w:val="22"/>
              </w:rPr>
            </w:pPr>
            <w:ins w:id="8957" w:author="Haskamp, Stefan (extern)" w:date="2022-01-29T14:19:00Z">
              <w:r>
                <w:rPr>
                  <w:rFonts w:cs="Arial"/>
                  <w:color w:val="000000"/>
                  <w:sz w:val="22"/>
                </w:rPr>
                <w:t>c.1793-2A&gt;G</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58"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F23C807" w14:textId="77777777" w:rsidR="00E528D7" w:rsidRDefault="00E528D7">
            <w:pPr>
              <w:jc w:val="center"/>
              <w:rPr>
                <w:ins w:id="8959" w:author="Haskamp, Stefan (extern)" w:date="2022-01-29T14:19:00Z"/>
                <w:rFonts w:cs="Arial"/>
                <w:color w:val="000000"/>
                <w:sz w:val="22"/>
              </w:rPr>
            </w:pPr>
            <w:ins w:id="8960" w:author="Haskamp, Stefan (extern)" w:date="2022-01-29T14:19:00Z">
              <w:r>
                <w:rPr>
                  <w:rFonts w:cs="Arial"/>
                  <w:color w:val="000000"/>
                  <w:sz w:val="22"/>
                </w:rPr>
                <w:t>56,349,255 (rs1209338486)</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61"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ABD8278" w14:textId="77777777" w:rsidR="00E528D7" w:rsidRDefault="00E528D7">
            <w:pPr>
              <w:jc w:val="left"/>
              <w:rPr>
                <w:ins w:id="8962" w:author="Haskamp, Stefan (extern)" w:date="2022-01-29T14:19:00Z"/>
                <w:rFonts w:cs="Arial"/>
                <w:color w:val="000000"/>
                <w:sz w:val="22"/>
              </w:rPr>
            </w:pPr>
            <w:ins w:id="8963"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64"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3430BD7" w14:textId="77777777" w:rsidR="00E528D7" w:rsidRDefault="00E528D7">
            <w:pPr>
              <w:jc w:val="center"/>
              <w:rPr>
                <w:ins w:id="8965" w:author="Haskamp, Stefan (extern)" w:date="2022-01-29T14:19:00Z"/>
                <w:rFonts w:cs="Arial"/>
                <w:color w:val="000000"/>
                <w:sz w:val="22"/>
              </w:rPr>
            </w:pPr>
            <w:ins w:id="8966"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67"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E29ED35" w14:textId="77777777" w:rsidR="00E528D7" w:rsidRDefault="00E528D7">
            <w:pPr>
              <w:jc w:val="center"/>
              <w:rPr>
                <w:ins w:id="8968" w:author="Haskamp, Stefan (extern)" w:date="2022-01-29T14:19:00Z"/>
                <w:rFonts w:cs="Arial"/>
                <w:color w:val="000000"/>
                <w:sz w:val="22"/>
              </w:rPr>
            </w:pPr>
            <w:ins w:id="8969"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70"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97DC345" w14:textId="77777777" w:rsidR="00E528D7" w:rsidRDefault="00E528D7">
            <w:pPr>
              <w:jc w:val="center"/>
              <w:rPr>
                <w:ins w:id="8971" w:author="Haskamp, Stefan (extern)" w:date="2022-01-29T14:19:00Z"/>
                <w:rFonts w:cs="Arial"/>
                <w:color w:val="000000"/>
                <w:sz w:val="22"/>
              </w:rPr>
            </w:pPr>
            <w:ins w:id="8972" w:author="Haskamp, Stefan (extern)" w:date="2022-01-29T14:19:00Z">
              <w:r>
                <w:rPr>
                  <w:rFonts w:cs="Arial"/>
                  <w:color w:val="000000"/>
                  <w:sz w:val="22"/>
                </w:rPr>
                <w:t>0.006% (1/15,426)</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73"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8B93708" w14:textId="77777777" w:rsidR="00E528D7" w:rsidRDefault="00E528D7">
            <w:pPr>
              <w:jc w:val="center"/>
              <w:rPr>
                <w:ins w:id="8974" w:author="Haskamp, Stefan (extern)" w:date="2022-01-29T14:19:00Z"/>
                <w:rFonts w:cs="Arial"/>
                <w:color w:val="000000"/>
                <w:sz w:val="22"/>
              </w:rPr>
            </w:pPr>
            <w:ins w:id="8975" w:author="Haskamp, Stefan (extern)" w:date="2022-01-29T14:19:00Z">
              <w:r>
                <w:rPr>
                  <w:rFonts w:cs="Arial"/>
                  <w:color w:val="000000"/>
                  <w:sz w:val="22"/>
                </w:rPr>
                <w:t> </w:t>
              </w:r>
            </w:ins>
          </w:p>
        </w:tc>
      </w:tr>
      <w:tr w:rsidR="00E528D7" w14:paraId="352E57FE" w14:textId="77777777" w:rsidTr="00E528D7">
        <w:trPr>
          <w:trHeight w:val="300"/>
          <w:ins w:id="8976" w:author="Haskamp, Stefan (extern)" w:date="2022-01-29T14:19:00Z"/>
          <w:trPrChange w:id="8977"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78"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B0C3743" w14:textId="77777777" w:rsidR="00E528D7" w:rsidRDefault="00E528D7">
            <w:pPr>
              <w:jc w:val="center"/>
              <w:rPr>
                <w:ins w:id="8979" w:author="Haskamp, Stefan (extern)" w:date="2022-01-29T14:19:00Z"/>
                <w:rFonts w:cs="Arial"/>
                <w:color w:val="000000"/>
                <w:sz w:val="22"/>
              </w:rPr>
            </w:pPr>
            <w:ins w:id="8980" w:author="Haskamp, Stefan (extern)" w:date="2022-01-29T14:19:00Z">
              <w:r>
                <w:rPr>
                  <w:rFonts w:cs="Arial"/>
                  <w:color w:val="000000"/>
                  <w:sz w:val="22"/>
                </w:rPr>
                <w:t>c.1805G&gt;A/ p.(Trp602Ter)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81"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EB0B2AB" w14:textId="77777777" w:rsidR="00E528D7" w:rsidRDefault="00E528D7">
            <w:pPr>
              <w:jc w:val="center"/>
              <w:rPr>
                <w:ins w:id="8982" w:author="Haskamp, Stefan (extern)" w:date="2022-01-29T14:19:00Z"/>
                <w:rFonts w:cs="Arial"/>
                <w:color w:val="000000"/>
                <w:sz w:val="22"/>
              </w:rPr>
            </w:pPr>
            <w:ins w:id="8983" w:author="Haskamp, Stefan (extern)" w:date="2022-01-29T14:19:00Z">
              <w:r>
                <w:rPr>
                  <w:rFonts w:cs="Arial"/>
                  <w:color w:val="000000"/>
                  <w:sz w:val="22"/>
                </w:rPr>
                <w:t>56,349,241 (rs555739612)</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84"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BC34635" w14:textId="77777777" w:rsidR="00E528D7" w:rsidRDefault="00E528D7">
            <w:pPr>
              <w:jc w:val="left"/>
              <w:rPr>
                <w:ins w:id="8985" w:author="Haskamp, Stefan (extern)" w:date="2022-01-29T14:19:00Z"/>
                <w:rFonts w:cs="Arial"/>
                <w:color w:val="000000"/>
                <w:sz w:val="22"/>
              </w:rPr>
            </w:pPr>
            <w:ins w:id="8986" w:author="Haskamp, Stefan (extern)" w:date="2022-01-29T14:19:00Z">
              <w:r>
                <w:rPr>
                  <w:rFonts w:cs="Arial"/>
                  <w:color w:val="000000"/>
                  <w:sz w:val="22"/>
                </w:rPr>
                <w:t>Wang et al. 2013</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87"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D690AF0" w14:textId="77777777" w:rsidR="00E528D7" w:rsidRDefault="00E528D7">
            <w:pPr>
              <w:jc w:val="center"/>
              <w:rPr>
                <w:ins w:id="8988" w:author="Haskamp, Stefan (extern)" w:date="2022-01-29T14:19:00Z"/>
                <w:rFonts w:cs="Arial"/>
                <w:color w:val="000000"/>
                <w:sz w:val="22"/>
              </w:rPr>
            </w:pPr>
            <w:ins w:id="8989"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90"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1D56F0F" w14:textId="77777777" w:rsidR="00E528D7" w:rsidRDefault="00E528D7">
            <w:pPr>
              <w:jc w:val="center"/>
              <w:rPr>
                <w:ins w:id="8991" w:author="Haskamp, Stefan (extern)" w:date="2022-01-29T14:19:00Z"/>
                <w:rFonts w:cs="Arial"/>
                <w:color w:val="000000"/>
                <w:sz w:val="22"/>
              </w:rPr>
            </w:pPr>
            <w:ins w:id="8992"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93"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4124C12" w14:textId="77777777" w:rsidR="00E528D7" w:rsidRDefault="00E528D7">
            <w:pPr>
              <w:jc w:val="center"/>
              <w:rPr>
                <w:ins w:id="8994" w:author="Haskamp, Stefan (extern)" w:date="2022-01-29T14:19:00Z"/>
                <w:rFonts w:cs="Arial"/>
                <w:color w:val="000000"/>
                <w:sz w:val="22"/>
              </w:rPr>
            </w:pPr>
            <w:ins w:id="8995" w:author="Haskamp, Stefan (extern)" w:date="2022-01-29T14:19:00Z">
              <w:r>
                <w:rPr>
                  <w:rFonts w:cs="Arial"/>
                  <w:color w:val="000000"/>
                  <w:sz w:val="22"/>
                </w:rPr>
                <w:t> </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8996"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CFD1C2B" w14:textId="77777777" w:rsidR="00E528D7" w:rsidRDefault="00E528D7">
            <w:pPr>
              <w:jc w:val="center"/>
              <w:rPr>
                <w:ins w:id="8997" w:author="Haskamp, Stefan (extern)" w:date="2022-01-29T14:19:00Z"/>
                <w:rFonts w:cs="Arial"/>
                <w:color w:val="000000"/>
                <w:sz w:val="22"/>
              </w:rPr>
            </w:pPr>
            <w:ins w:id="8998" w:author="Haskamp, Stefan (extern)" w:date="2022-01-29T14:19:00Z">
              <w:r>
                <w:rPr>
                  <w:rFonts w:cs="Arial"/>
                  <w:color w:val="000000"/>
                  <w:sz w:val="22"/>
                </w:rPr>
                <w:t>0.010% (1/9,874)</w:t>
              </w:r>
            </w:ins>
          </w:p>
        </w:tc>
      </w:tr>
      <w:tr w:rsidR="00E528D7" w14:paraId="6EAC728B" w14:textId="77777777" w:rsidTr="00E528D7">
        <w:trPr>
          <w:trHeight w:val="300"/>
          <w:ins w:id="8999" w:author="Haskamp, Stefan (extern)" w:date="2022-01-29T14:19:00Z"/>
          <w:trPrChange w:id="9000"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01"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DF271DB" w14:textId="77777777" w:rsidR="00E528D7" w:rsidRDefault="00E528D7">
            <w:pPr>
              <w:jc w:val="center"/>
              <w:rPr>
                <w:ins w:id="9002" w:author="Haskamp, Stefan (extern)" w:date="2022-01-29T14:19:00Z"/>
                <w:rFonts w:cs="Arial"/>
                <w:color w:val="000000"/>
                <w:sz w:val="22"/>
              </w:rPr>
            </w:pPr>
            <w:ins w:id="9003" w:author="Haskamp, Stefan (extern)" w:date="2022-01-29T14:19:00Z">
              <w:r>
                <w:rPr>
                  <w:rFonts w:cs="Arial"/>
                  <w:color w:val="000000"/>
                  <w:sz w:val="22"/>
                </w:rPr>
                <w:t>c.1823del/ p.(Leu608ProfsTer14)</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04"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906BC71" w14:textId="77777777" w:rsidR="00E528D7" w:rsidRDefault="00E528D7">
            <w:pPr>
              <w:jc w:val="center"/>
              <w:rPr>
                <w:ins w:id="9005" w:author="Haskamp, Stefan (extern)" w:date="2022-01-29T14:19:00Z"/>
                <w:rFonts w:cs="Arial"/>
                <w:color w:val="000000"/>
                <w:sz w:val="22"/>
              </w:rPr>
            </w:pPr>
            <w:ins w:id="9006" w:author="Haskamp, Stefan (extern)" w:date="2022-01-29T14:19:00Z">
              <w:r>
                <w:rPr>
                  <w:rFonts w:cs="Arial"/>
                  <w:color w:val="000000"/>
                  <w:sz w:val="22"/>
                </w:rPr>
                <w:t>56,349,222 (rs569034063)</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07"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2782BBE" w14:textId="77777777" w:rsidR="00E528D7" w:rsidRDefault="00E528D7">
            <w:pPr>
              <w:jc w:val="left"/>
              <w:rPr>
                <w:ins w:id="9008" w:author="Haskamp, Stefan (extern)" w:date="2022-01-29T14:19:00Z"/>
                <w:rFonts w:cs="Arial"/>
                <w:color w:val="000000"/>
                <w:sz w:val="22"/>
              </w:rPr>
            </w:pPr>
            <w:ins w:id="9009"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10"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732F90F" w14:textId="77777777" w:rsidR="00E528D7" w:rsidRDefault="00E528D7">
            <w:pPr>
              <w:jc w:val="center"/>
              <w:rPr>
                <w:ins w:id="9011" w:author="Haskamp, Stefan (extern)" w:date="2022-01-29T14:19:00Z"/>
                <w:rFonts w:cs="Arial"/>
                <w:color w:val="000000"/>
                <w:sz w:val="22"/>
              </w:rPr>
            </w:pPr>
            <w:ins w:id="9012"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13"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989708B" w14:textId="77777777" w:rsidR="00E528D7" w:rsidRDefault="00E528D7">
            <w:pPr>
              <w:jc w:val="center"/>
              <w:rPr>
                <w:ins w:id="9014" w:author="Haskamp, Stefan (extern)" w:date="2022-01-29T14:19:00Z"/>
                <w:rFonts w:cs="Arial"/>
                <w:color w:val="000000"/>
                <w:sz w:val="22"/>
              </w:rPr>
            </w:pPr>
            <w:ins w:id="9015"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16"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8AF51E6" w14:textId="77777777" w:rsidR="00E528D7" w:rsidRDefault="00E528D7">
            <w:pPr>
              <w:jc w:val="center"/>
              <w:rPr>
                <w:ins w:id="9017" w:author="Haskamp, Stefan (extern)" w:date="2022-01-29T14:19:00Z"/>
                <w:rFonts w:cs="Arial"/>
                <w:color w:val="000000"/>
                <w:sz w:val="22"/>
              </w:rPr>
            </w:pPr>
            <w:ins w:id="9018" w:author="Haskamp, Stefan (extern)" w:date="2022-01-29T14:19:00Z">
              <w:r>
                <w:rPr>
                  <w:rFonts w:cs="Arial"/>
                  <w:color w:val="000000"/>
                  <w:sz w:val="22"/>
                </w:rPr>
                <w:t>0.002% (2/113,668)</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19"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8E5B063" w14:textId="77777777" w:rsidR="00E528D7" w:rsidRDefault="00E528D7">
            <w:pPr>
              <w:jc w:val="center"/>
              <w:rPr>
                <w:ins w:id="9020" w:author="Haskamp, Stefan (extern)" w:date="2022-01-29T14:19:00Z"/>
                <w:rFonts w:cs="Arial"/>
                <w:color w:val="000000"/>
                <w:sz w:val="22"/>
              </w:rPr>
            </w:pPr>
            <w:ins w:id="9021" w:author="Haskamp, Stefan (extern)" w:date="2022-01-29T14:19:00Z">
              <w:r>
                <w:rPr>
                  <w:rFonts w:cs="Arial"/>
                  <w:color w:val="000000"/>
                  <w:sz w:val="22"/>
                </w:rPr>
                <w:t> </w:t>
              </w:r>
            </w:ins>
          </w:p>
        </w:tc>
      </w:tr>
      <w:tr w:rsidR="00E528D7" w14:paraId="2E56B79B" w14:textId="77777777" w:rsidTr="00E528D7">
        <w:trPr>
          <w:trHeight w:val="300"/>
          <w:ins w:id="9022" w:author="Haskamp, Stefan (extern)" w:date="2022-01-29T14:19:00Z"/>
          <w:trPrChange w:id="9023"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24"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8B3419E" w14:textId="77777777" w:rsidR="00E528D7" w:rsidRPr="004C42DB" w:rsidRDefault="00E528D7">
            <w:pPr>
              <w:jc w:val="center"/>
              <w:rPr>
                <w:ins w:id="9025" w:author="Haskamp, Stefan (extern)" w:date="2022-01-29T14:19:00Z"/>
                <w:rFonts w:cs="Arial"/>
                <w:color w:val="000000"/>
                <w:sz w:val="22"/>
                <w:lang w:val="de-DE"/>
                <w:rPrChange w:id="9026" w:author="Stefan" w:date="2022-01-31T14:14:00Z">
                  <w:rPr>
                    <w:ins w:id="9027" w:author="Haskamp, Stefan (extern)" w:date="2022-01-29T14:19:00Z"/>
                    <w:rFonts w:cs="Arial"/>
                    <w:color w:val="000000"/>
                    <w:sz w:val="22"/>
                  </w:rPr>
                </w:rPrChange>
              </w:rPr>
            </w:pPr>
            <w:ins w:id="9028" w:author="Haskamp, Stefan (extern)" w:date="2022-01-29T14:19:00Z">
              <w:r w:rsidRPr="004C42DB">
                <w:rPr>
                  <w:rFonts w:cs="Arial"/>
                  <w:color w:val="000000"/>
                  <w:sz w:val="22"/>
                  <w:lang w:val="de-DE"/>
                  <w:rPrChange w:id="9029" w:author="Stefan" w:date="2022-01-31T14:14:00Z">
                    <w:rPr>
                      <w:rFonts w:cs="Arial"/>
                      <w:color w:val="000000"/>
                      <w:sz w:val="22"/>
                    </w:rPr>
                  </w:rPrChange>
                </w:rPr>
                <w:t>c.1907C&gt;T / p.(Thr636Met)</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30"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FE945CE" w14:textId="77777777" w:rsidR="00E528D7" w:rsidRDefault="00E528D7">
            <w:pPr>
              <w:jc w:val="center"/>
              <w:rPr>
                <w:ins w:id="9031" w:author="Haskamp, Stefan (extern)" w:date="2022-01-29T14:19:00Z"/>
                <w:rFonts w:cs="Arial"/>
                <w:color w:val="000000"/>
                <w:sz w:val="22"/>
              </w:rPr>
            </w:pPr>
            <w:ins w:id="9032" w:author="Haskamp, Stefan (extern)" w:date="2022-01-29T14:19:00Z">
              <w:r>
                <w:rPr>
                  <w:rFonts w:cs="Arial"/>
                  <w:color w:val="000000"/>
                  <w:sz w:val="22"/>
                </w:rPr>
                <w:t>56,349,139 (rs148277574)</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33"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327CFE4" w14:textId="77777777" w:rsidR="00E528D7" w:rsidRDefault="00E528D7">
            <w:pPr>
              <w:jc w:val="left"/>
              <w:rPr>
                <w:ins w:id="9034" w:author="Haskamp, Stefan (extern)" w:date="2022-01-29T14:19:00Z"/>
                <w:rFonts w:cs="Arial"/>
                <w:color w:val="000000"/>
                <w:sz w:val="22"/>
              </w:rPr>
            </w:pPr>
            <w:ins w:id="9035" w:author="Haskamp, Stefan (extern)" w:date="2022-01-29T14:19:00Z">
              <w:r>
                <w:rPr>
                  <w:rFonts w:cs="Arial"/>
                  <w:color w:val="000000"/>
                  <w:sz w:val="22"/>
                </w:rPr>
                <w:t>Reumaux et al.2003</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36"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95F58C9" w14:textId="77777777" w:rsidR="00E528D7" w:rsidRDefault="00E528D7">
            <w:pPr>
              <w:jc w:val="center"/>
              <w:rPr>
                <w:ins w:id="9037" w:author="Haskamp, Stefan (extern)" w:date="2022-01-29T14:19:00Z"/>
                <w:rFonts w:cs="Arial"/>
                <w:color w:val="000000"/>
                <w:sz w:val="22"/>
              </w:rPr>
            </w:pPr>
            <w:ins w:id="9038"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39"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9DDF3B5" w14:textId="77777777" w:rsidR="00E528D7" w:rsidRDefault="00E528D7">
            <w:pPr>
              <w:jc w:val="center"/>
              <w:rPr>
                <w:ins w:id="9040" w:author="Haskamp, Stefan (extern)" w:date="2022-01-29T14:19:00Z"/>
                <w:rFonts w:cs="Arial"/>
                <w:color w:val="000000"/>
                <w:sz w:val="22"/>
              </w:rPr>
            </w:pPr>
            <w:ins w:id="9041"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42"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2DB34AF" w14:textId="77777777" w:rsidR="00E528D7" w:rsidRDefault="00E528D7">
            <w:pPr>
              <w:jc w:val="center"/>
              <w:rPr>
                <w:ins w:id="9043" w:author="Haskamp, Stefan (extern)" w:date="2022-01-29T14:19:00Z"/>
                <w:rFonts w:cs="Arial"/>
                <w:color w:val="000000"/>
                <w:sz w:val="22"/>
              </w:rPr>
            </w:pPr>
            <w:ins w:id="9044" w:author="Haskamp, Stefan (extern)" w:date="2022-01-29T14:19:00Z">
              <w:r>
                <w:rPr>
                  <w:rFonts w:cs="Arial"/>
                  <w:color w:val="000000"/>
                  <w:sz w:val="22"/>
                </w:rPr>
                <w:t>0.01% (13/129,100)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45"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E80CD73" w14:textId="77777777" w:rsidR="00E528D7" w:rsidRDefault="00E528D7">
            <w:pPr>
              <w:jc w:val="center"/>
              <w:rPr>
                <w:ins w:id="9046" w:author="Haskamp, Stefan (extern)" w:date="2022-01-29T14:19:00Z"/>
                <w:rFonts w:cs="Arial"/>
                <w:color w:val="000000"/>
                <w:sz w:val="22"/>
              </w:rPr>
            </w:pPr>
            <w:ins w:id="9047" w:author="Haskamp, Stefan (extern)" w:date="2022-01-29T14:19:00Z">
              <w:r>
                <w:rPr>
                  <w:rFonts w:cs="Arial"/>
                  <w:color w:val="000000"/>
                  <w:sz w:val="22"/>
                </w:rPr>
                <w:t>0.041% (4/9,874)</w:t>
              </w:r>
            </w:ins>
          </w:p>
        </w:tc>
      </w:tr>
      <w:tr w:rsidR="00E528D7" w14:paraId="64A28CF0" w14:textId="77777777" w:rsidTr="00E528D7">
        <w:trPr>
          <w:trHeight w:val="300"/>
          <w:ins w:id="9048" w:author="Haskamp, Stefan (extern)" w:date="2022-01-29T14:19:00Z"/>
          <w:trPrChange w:id="9049"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50"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FCE6E7A" w14:textId="77777777" w:rsidR="00E528D7" w:rsidRDefault="00E528D7">
            <w:pPr>
              <w:jc w:val="center"/>
              <w:rPr>
                <w:ins w:id="9051" w:author="Haskamp, Stefan (extern)" w:date="2022-01-29T14:19:00Z"/>
                <w:rFonts w:cs="Arial"/>
                <w:color w:val="000000"/>
                <w:sz w:val="22"/>
              </w:rPr>
            </w:pPr>
            <w:ins w:id="9052" w:author="Haskamp, Stefan (extern)" w:date="2022-01-29T14:19:00Z">
              <w:r>
                <w:rPr>
                  <w:rFonts w:cs="Arial"/>
                  <w:color w:val="000000"/>
                  <w:sz w:val="22"/>
                </w:rPr>
                <w:t>c.1927T&gt;C/ p.(W643R)</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53"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D712EDD" w14:textId="77777777" w:rsidR="00E528D7" w:rsidRDefault="00E528D7">
            <w:pPr>
              <w:jc w:val="center"/>
              <w:rPr>
                <w:ins w:id="9054" w:author="Haskamp, Stefan (extern)" w:date="2022-01-29T14:19:00Z"/>
                <w:rFonts w:cs="Arial"/>
                <w:color w:val="000000"/>
                <w:sz w:val="22"/>
              </w:rPr>
            </w:pPr>
            <w:ins w:id="9055" w:author="Haskamp, Stefan (extern)" w:date="2022-01-29T14:19:00Z">
              <w:r>
                <w:rPr>
                  <w:rFonts w:cs="Arial"/>
                  <w:color w:val="000000"/>
                  <w:sz w:val="22"/>
                </w:rPr>
                <w:t>56,349,119 (rs748784444)</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56"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A1FA762" w14:textId="77777777" w:rsidR="00E528D7" w:rsidRDefault="00E528D7">
            <w:pPr>
              <w:jc w:val="left"/>
              <w:rPr>
                <w:ins w:id="9057" w:author="Haskamp, Stefan (extern)" w:date="2022-01-29T14:19:00Z"/>
                <w:rFonts w:cs="Arial"/>
                <w:color w:val="000000"/>
                <w:sz w:val="22"/>
              </w:rPr>
            </w:pPr>
            <w:ins w:id="9058" w:author="Haskamp, Stefan (extern)" w:date="2022-01-29T14:19:00Z">
              <w:r>
                <w:rPr>
                  <w:rFonts w:cs="Arial"/>
                  <w:color w:val="000000"/>
                  <w:sz w:val="22"/>
                </w:rPr>
                <w:t>Marchetti et al. 2004</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59"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B651EEF" w14:textId="77777777" w:rsidR="00E528D7" w:rsidRDefault="00E528D7">
            <w:pPr>
              <w:jc w:val="center"/>
              <w:rPr>
                <w:ins w:id="9060" w:author="Haskamp, Stefan (extern)" w:date="2022-01-29T14:19:00Z"/>
                <w:rFonts w:cs="Arial"/>
                <w:color w:val="000000"/>
                <w:sz w:val="22"/>
              </w:rPr>
            </w:pPr>
            <w:ins w:id="9061"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62"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160A9D7" w14:textId="77777777" w:rsidR="00E528D7" w:rsidRDefault="00E528D7">
            <w:pPr>
              <w:jc w:val="center"/>
              <w:rPr>
                <w:ins w:id="9063" w:author="Haskamp, Stefan (extern)" w:date="2022-01-29T14:19:00Z"/>
                <w:rFonts w:cs="Arial"/>
                <w:color w:val="000000"/>
                <w:sz w:val="22"/>
              </w:rPr>
            </w:pPr>
            <w:ins w:id="9064"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65"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460700E" w14:textId="77777777" w:rsidR="00E528D7" w:rsidRDefault="00E528D7">
            <w:pPr>
              <w:jc w:val="center"/>
              <w:rPr>
                <w:ins w:id="9066" w:author="Haskamp, Stefan (extern)" w:date="2022-01-29T14:19:00Z"/>
                <w:rFonts w:cs="Arial"/>
                <w:color w:val="000000"/>
                <w:sz w:val="22"/>
              </w:rPr>
            </w:pPr>
            <w:ins w:id="9067" w:author="Haskamp, Stefan (extern)" w:date="2022-01-29T14:19:00Z">
              <w:r>
                <w:rPr>
                  <w:rFonts w:cs="Arial"/>
                  <w:color w:val="000000"/>
                  <w:sz w:val="22"/>
                </w:rPr>
                <w:t>0.001% (1/113,558)</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68"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2B77F7C" w14:textId="77777777" w:rsidR="00E528D7" w:rsidRDefault="00E528D7">
            <w:pPr>
              <w:jc w:val="center"/>
              <w:rPr>
                <w:ins w:id="9069" w:author="Haskamp, Stefan (extern)" w:date="2022-01-29T14:19:00Z"/>
                <w:rFonts w:cs="Arial"/>
                <w:color w:val="000000"/>
                <w:sz w:val="22"/>
              </w:rPr>
            </w:pPr>
            <w:ins w:id="9070" w:author="Haskamp, Stefan (extern)" w:date="2022-01-29T14:19:00Z">
              <w:r>
                <w:rPr>
                  <w:rFonts w:cs="Arial"/>
                  <w:color w:val="000000"/>
                  <w:sz w:val="22"/>
                </w:rPr>
                <w:t>0.010% (1/9,874)</w:t>
              </w:r>
            </w:ins>
          </w:p>
        </w:tc>
      </w:tr>
      <w:tr w:rsidR="00E528D7" w14:paraId="5057CD87" w14:textId="77777777" w:rsidTr="00E528D7">
        <w:trPr>
          <w:trHeight w:val="300"/>
          <w:ins w:id="9071" w:author="Haskamp, Stefan (extern)" w:date="2022-01-29T14:19:00Z"/>
          <w:trPrChange w:id="9072"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73"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B05CBAC" w14:textId="77777777" w:rsidR="00E528D7" w:rsidRDefault="00E528D7">
            <w:pPr>
              <w:jc w:val="center"/>
              <w:rPr>
                <w:ins w:id="9074" w:author="Haskamp, Stefan (extern)" w:date="2022-01-29T14:19:00Z"/>
                <w:rFonts w:cs="Arial"/>
                <w:color w:val="000000"/>
                <w:sz w:val="22"/>
              </w:rPr>
            </w:pPr>
            <w:ins w:id="9075" w:author="Haskamp, Stefan (extern)" w:date="2022-01-29T14:19:00Z">
              <w:r>
                <w:rPr>
                  <w:rFonts w:cs="Arial"/>
                  <w:color w:val="000000"/>
                  <w:sz w:val="22"/>
                </w:rPr>
                <w:t>c.1939dup/ p.(Val647GlyfsTer30)</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76"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8636252" w14:textId="77777777" w:rsidR="00E528D7" w:rsidRDefault="00E528D7">
            <w:pPr>
              <w:jc w:val="center"/>
              <w:rPr>
                <w:ins w:id="9077" w:author="Haskamp, Stefan (extern)" w:date="2022-01-29T14:19:00Z"/>
                <w:rFonts w:cs="Arial"/>
                <w:color w:val="000000"/>
                <w:sz w:val="22"/>
              </w:rPr>
            </w:pPr>
            <w:ins w:id="9078" w:author="Haskamp, Stefan (extern)" w:date="2022-01-29T14:19:00Z">
              <w:r>
                <w:rPr>
                  <w:rFonts w:cs="Arial"/>
                  <w:color w:val="000000"/>
                  <w:sz w:val="22"/>
                </w:rPr>
                <w:t>56,349,106 (rs760957433)</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79"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7BFBFA6" w14:textId="77777777" w:rsidR="00E528D7" w:rsidRDefault="00E528D7">
            <w:pPr>
              <w:jc w:val="left"/>
              <w:rPr>
                <w:ins w:id="9080" w:author="Haskamp, Stefan (extern)" w:date="2022-01-29T14:19:00Z"/>
                <w:rFonts w:cs="Arial"/>
                <w:color w:val="000000"/>
                <w:sz w:val="22"/>
              </w:rPr>
            </w:pPr>
            <w:ins w:id="9081"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82"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22837AA" w14:textId="77777777" w:rsidR="00E528D7" w:rsidRDefault="00E528D7">
            <w:pPr>
              <w:jc w:val="center"/>
              <w:rPr>
                <w:ins w:id="9083" w:author="Haskamp, Stefan (extern)" w:date="2022-01-29T14:19:00Z"/>
                <w:rFonts w:cs="Arial"/>
                <w:color w:val="000000"/>
                <w:sz w:val="22"/>
              </w:rPr>
            </w:pPr>
            <w:ins w:id="9084"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85"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BEC7856" w14:textId="77777777" w:rsidR="00E528D7" w:rsidRDefault="00E528D7">
            <w:pPr>
              <w:jc w:val="center"/>
              <w:rPr>
                <w:ins w:id="9086" w:author="Haskamp, Stefan (extern)" w:date="2022-01-29T14:19:00Z"/>
                <w:rFonts w:cs="Arial"/>
                <w:color w:val="000000"/>
                <w:sz w:val="22"/>
              </w:rPr>
            </w:pPr>
            <w:ins w:id="9087"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88"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09D12D39" w14:textId="77777777" w:rsidR="00E528D7" w:rsidRDefault="00E528D7">
            <w:pPr>
              <w:jc w:val="center"/>
              <w:rPr>
                <w:ins w:id="9089" w:author="Haskamp, Stefan (extern)" w:date="2022-01-29T14:19:00Z"/>
                <w:rFonts w:cs="Arial"/>
                <w:color w:val="000000"/>
                <w:sz w:val="22"/>
              </w:rPr>
            </w:pPr>
            <w:ins w:id="9090" w:author="Haskamp, Stefan (extern)" w:date="2022-01-29T14:19:00Z">
              <w:r>
                <w:rPr>
                  <w:rFonts w:cs="Arial"/>
                  <w:color w:val="000000"/>
                  <w:sz w:val="22"/>
                </w:rPr>
                <w:t>0.001% (1/113,320)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91"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8C09D1A" w14:textId="77777777" w:rsidR="00E528D7" w:rsidRDefault="00E528D7">
            <w:pPr>
              <w:jc w:val="center"/>
              <w:rPr>
                <w:ins w:id="9092" w:author="Haskamp, Stefan (extern)" w:date="2022-01-29T14:19:00Z"/>
                <w:rFonts w:cs="Arial"/>
                <w:color w:val="000000"/>
                <w:sz w:val="22"/>
              </w:rPr>
            </w:pPr>
            <w:ins w:id="9093" w:author="Haskamp, Stefan (extern)" w:date="2022-01-29T14:19:00Z">
              <w:r>
                <w:rPr>
                  <w:rFonts w:cs="Arial"/>
                  <w:color w:val="000000"/>
                  <w:sz w:val="22"/>
                </w:rPr>
                <w:t> </w:t>
              </w:r>
            </w:ins>
          </w:p>
        </w:tc>
      </w:tr>
      <w:tr w:rsidR="00E528D7" w14:paraId="2805282F" w14:textId="77777777" w:rsidTr="00E528D7">
        <w:trPr>
          <w:trHeight w:val="300"/>
          <w:ins w:id="9094" w:author="Haskamp, Stefan (extern)" w:date="2022-01-29T14:19:00Z"/>
          <w:trPrChange w:id="9095"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96"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374A123" w14:textId="77777777" w:rsidR="00E528D7" w:rsidRDefault="00E528D7">
            <w:pPr>
              <w:jc w:val="center"/>
              <w:rPr>
                <w:ins w:id="9097" w:author="Haskamp, Stefan (extern)" w:date="2022-01-29T14:19:00Z"/>
                <w:rFonts w:cs="Arial"/>
                <w:color w:val="000000"/>
                <w:sz w:val="22"/>
              </w:rPr>
            </w:pPr>
            <w:ins w:id="9098" w:author="Haskamp, Stefan (extern)" w:date="2022-01-29T14:19:00Z">
              <w:r>
                <w:rPr>
                  <w:rFonts w:cs="Arial"/>
                  <w:color w:val="000000"/>
                  <w:sz w:val="22"/>
                </w:rPr>
                <w:t>c.2020dup/ p.(Asp674GlyfsTer3)</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099"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C56A78A" w14:textId="77777777" w:rsidR="00E528D7" w:rsidRDefault="00E528D7">
            <w:pPr>
              <w:jc w:val="center"/>
              <w:rPr>
                <w:ins w:id="9100" w:author="Haskamp, Stefan (extern)" w:date="2022-01-29T14:19:00Z"/>
                <w:rFonts w:cs="Arial"/>
                <w:color w:val="000000"/>
                <w:sz w:val="22"/>
              </w:rPr>
            </w:pPr>
            <w:ins w:id="9101" w:author="Haskamp, Stefan (extern)" w:date="2022-01-29T14:19:00Z">
              <w:r>
                <w:rPr>
                  <w:rFonts w:cs="Arial"/>
                  <w:color w:val="000000"/>
                  <w:sz w:val="22"/>
                </w:rPr>
                <w:t>56,349,025 (rs888091966)</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02"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3661B38" w14:textId="77777777" w:rsidR="00E528D7" w:rsidRDefault="00E528D7">
            <w:pPr>
              <w:jc w:val="left"/>
              <w:rPr>
                <w:ins w:id="9103" w:author="Haskamp, Stefan (extern)" w:date="2022-01-29T14:19:00Z"/>
                <w:rFonts w:cs="Arial"/>
                <w:color w:val="000000"/>
                <w:sz w:val="22"/>
              </w:rPr>
            </w:pPr>
            <w:ins w:id="9104"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05"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F2F1520" w14:textId="77777777" w:rsidR="00E528D7" w:rsidRDefault="00E528D7">
            <w:pPr>
              <w:jc w:val="center"/>
              <w:rPr>
                <w:ins w:id="9106" w:author="Haskamp, Stefan (extern)" w:date="2022-01-29T14:19:00Z"/>
                <w:rFonts w:cs="Arial"/>
                <w:color w:val="000000"/>
                <w:sz w:val="22"/>
              </w:rPr>
            </w:pPr>
            <w:ins w:id="9107"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08"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C4A480A" w14:textId="77777777" w:rsidR="00E528D7" w:rsidRDefault="00E528D7">
            <w:pPr>
              <w:jc w:val="center"/>
              <w:rPr>
                <w:ins w:id="9109" w:author="Haskamp, Stefan (extern)" w:date="2022-01-29T14:19:00Z"/>
                <w:rFonts w:cs="Arial"/>
                <w:color w:val="000000"/>
                <w:sz w:val="22"/>
              </w:rPr>
            </w:pPr>
            <w:ins w:id="9110"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11"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8BA7230" w14:textId="77777777" w:rsidR="00E528D7" w:rsidRDefault="00E528D7">
            <w:pPr>
              <w:jc w:val="center"/>
              <w:rPr>
                <w:ins w:id="9112" w:author="Haskamp, Stefan (extern)" w:date="2022-01-29T14:19:00Z"/>
                <w:rFonts w:cs="Arial"/>
                <w:color w:val="000000"/>
                <w:sz w:val="22"/>
              </w:rPr>
            </w:pPr>
            <w:ins w:id="9113" w:author="Haskamp, Stefan (extern)" w:date="2022-01-29T14:19:00Z">
              <w:r>
                <w:rPr>
                  <w:rFonts w:cs="Arial"/>
                  <w:color w:val="000000"/>
                  <w:sz w:val="22"/>
                </w:rPr>
                <w:t>0.001% (1/112,788)</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14"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3BB6B02" w14:textId="77777777" w:rsidR="00E528D7" w:rsidRDefault="00E528D7">
            <w:pPr>
              <w:jc w:val="center"/>
              <w:rPr>
                <w:ins w:id="9115" w:author="Haskamp, Stefan (extern)" w:date="2022-01-29T14:19:00Z"/>
                <w:rFonts w:cs="Arial"/>
                <w:color w:val="000000"/>
                <w:sz w:val="22"/>
              </w:rPr>
            </w:pPr>
            <w:ins w:id="9116" w:author="Haskamp, Stefan (extern)" w:date="2022-01-29T14:19:00Z">
              <w:r>
                <w:rPr>
                  <w:rFonts w:cs="Arial"/>
                  <w:color w:val="000000"/>
                  <w:sz w:val="22"/>
                </w:rPr>
                <w:t> </w:t>
              </w:r>
            </w:ins>
          </w:p>
        </w:tc>
      </w:tr>
      <w:tr w:rsidR="00E528D7" w14:paraId="593701F3" w14:textId="77777777" w:rsidTr="00E528D7">
        <w:trPr>
          <w:trHeight w:val="330"/>
          <w:ins w:id="9117" w:author="Haskamp, Stefan (extern)" w:date="2022-01-29T14:19:00Z"/>
          <w:trPrChange w:id="9118" w:author="Haskamp, Stefan (extern)" w:date="2022-01-29T14:21:00Z">
            <w:trPr>
              <w:trHeight w:val="33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19"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8E36199" w14:textId="77777777" w:rsidR="00E528D7" w:rsidRDefault="00E528D7">
            <w:pPr>
              <w:jc w:val="center"/>
              <w:rPr>
                <w:ins w:id="9120" w:author="Haskamp, Stefan (extern)" w:date="2022-01-29T14:19:00Z"/>
                <w:rFonts w:cs="Arial"/>
                <w:color w:val="000000"/>
                <w:sz w:val="22"/>
              </w:rPr>
            </w:pPr>
            <w:ins w:id="9121" w:author="Haskamp, Stefan (extern)" w:date="2022-01-29T14:19:00Z">
              <w:r>
                <w:rPr>
                  <w:rFonts w:cs="Arial"/>
                  <w:color w:val="000000"/>
                  <w:sz w:val="22"/>
                </w:rPr>
                <w:t>c.2031-2A&gt;C/ p.(Phe678*)</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22"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76241234" w14:textId="77777777" w:rsidR="00E528D7" w:rsidRDefault="00E528D7">
            <w:pPr>
              <w:jc w:val="center"/>
              <w:rPr>
                <w:ins w:id="9123" w:author="Haskamp, Stefan (extern)" w:date="2022-01-29T14:19:00Z"/>
                <w:rFonts w:cs="Arial"/>
                <w:color w:val="000000"/>
                <w:sz w:val="22"/>
              </w:rPr>
            </w:pPr>
            <w:ins w:id="9124" w:author="Haskamp, Stefan (extern)" w:date="2022-01-29T14:19:00Z">
              <w:r>
                <w:rPr>
                  <w:rFonts w:cs="Arial"/>
                  <w:color w:val="000000"/>
                  <w:sz w:val="22"/>
                </w:rPr>
                <w:t>56,348,226 (rs35897051)</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25"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0DB5D1C" w14:textId="77777777" w:rsidR="00E528D7" w:rsidRDefault="00E528D7">
            <w:pPr>
              <w:jc w:val="left"/>
              <w:rPr>
                <w:ins w:id="9126" w:author="Haskamp, Stefan (extern)" w:date="2022-01-29T14:19:00Z"/>
                <w:rFonts w:cs="Arial"/>
                <w:color w:val="000000"/>
                <w:sz w:val="22"/>
              </w:rPr>
            </w:pPr>
            <w:ins w:id="9127" w:author="Haskamp, Stefan (extern)" w:date="2022-01-29T14:19:00Z">
              <w:r>
                <w:rPr>
                  <w:rFonts w:cs="Arial"/>
                  <w:color w:val="000000"/>
                  <w:sz w:val="22"/>
                </w:rPr>
                <w:t>Reumaux et al.2003</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28"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A8FDDB4" w14:textId="77777777" w:rsidR="00E528D7" w:rsidRDefault="00E528D7">
            <w:pPr>
              <w:jc w:val="center"/>
              <w:rPr>
                <w:ins w:id="9129" w:author="Haskamp, Stefan (extern)" w:date="2022-01-29T14:19:00Z"/>
                <w:rFonts w:cs="Arial"/>
                <w:color w:val="000000"/>
                <w:sz w:val="22"/>
              </w:rPr>
            </w:pPr>
            <w:ins w:id="9130" w:author="Haskamp, Stefan (extern)" w:date="2022-01-29T14:19:00Z">
              <w:r>
                <w:rPr>
                  <w:rFonts w:cs="Arial"/>
                  <w:color w:val="000000"/>
                  <w:sz w:val="22"/>
                </w:rPr>
                <w:t>MPXI</w:t>
              </w:r>
              <w:r>
                <w:rPr>
                  <w:rFonts w:cs="Arial"/>
                  <w:color w:val="000000"/>
                  <w:sz w:val="22"/>
                  <w:vertAlign w:val="superscript"/>
                </w:rPr>
                <w:t>d</w:t>
              </w:r>
              <w:r>
                <w:rPr>
                  <w:rFonts w:cs="Arial"/>
                  <w:color w:val="000000"/>
                  <w:sz w:val="22"/>
                </w:rPr>
                <w:t>, fluorometric assay</w:t>
              </w:r>
              <w:r>
                <w:rPr>
                  <w:rFonts w:cs="Arial"/>
                  <w:color w:val="000000"/>
                  <w:sz w:val="22"/>
                  <w:vertAlign w:val="superscript"/>
                </w:rPr>
                <w:t>b</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31"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C3916C2" w14:textId="77777777" w:rsidR="00E528D7" w:rsidRDefault="00E528D7">
            <w:pPr>
              <w:jc w:val="center"/>
              <w:rPr>
                <w:ins w:id="9132" w:author="Haskamp, Stefan (extern)" w:date="2022-01-29T14:19:00Z"/>
                <w:rFonts w:cs="Arial"/>
                <w:color w:val="000000"/>
                <w:sz w:val="22"/>
              </w:rPr>
            </w:pPr>
            <w:ins w:id="9133" w:author="Haskamp, Stefan (extern)" w:date="2022-01-29T14:19:00Z">
              <w:r>
                <w:rPr>
                  <w:rFonts w:cs="Arial"/>
                  <w:color w:val="000000"/>
                  <w:sz w:val="22"/>
                </w:rPr>
                <w:t>3.65% (6/164)</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34"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52AFE8D" w14:textId="77777777" w:rsidR="00E528D7" w:rsidRDefault="00E528D7">
            <w:pPr>
              <w:jc w:val="center"/>
              <w:rPr>
                <w:ins w:id="9135" w:author="Haskamp, Stefan (extern)" w:date="2022-01-29T14:19:00Z"/>
                <w:rFonts w:cs="Arial"/>
                <w:color w:val="000000"/>
                <w:sz w:val="22"/>
              </w:rPr>
            </w:pPr>
            <w:ins w:id="9136" w:author="Haskamp, Stefan (extern)" w:date="2022-01-29T14:19:00Z">
              <w:r>
                <w:rPr>
                  <w:rFonts w:cs="Arial"/>
                  <w:color w:val="000000"/>
                  <w:sz w:val="22"/>
                </w:rPr>
                <w:t>0.726% (936/128,900)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37"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D74142E" w14:textId="77777777" w:rsidR="00E528D7" w:rsidRDefault="00E528D7">
            <w:pPr>
              <w:jc w:val="center"/>
              <w:rPr>
                <w:ins w:id="9138" w:author="Haskamp, Stefan (extern)" w:date="2022-01-29T14:19:00Z"/>
                <w:rFonts w:cs="Arial"/>
                <w:color w:val="000000"/>
                <w:sz w:val="22"/>
              </w:rPr>
            </w:pPr>
            <w:ins w:id="9139" w:author="Haskamp, Stefan (extern)" w:date="2022-01-29T14:19:00Z">
              <w:r>
                <w:rPr>
                  <w:rFonts w:cs="Arial"/>
                  <w:color w:val="000000"/>
                  <w:sz w:val="22"/>
                </w:rPr>
                <w:t>0.314% (31/9,874)</w:t>
              </w:r>
            </w:ins>
          </w:p>
        </w:tc>
      </w:tr>
      <w:tr w:rsidR="00E528D7" w14:paraId="26E828B8" w14:textId="77777777" w:rsidTr="00E528D7">
        <w:trPr>
          <w:trHeight w:val="300"/>
          <w:ins w:id="9140" w:author="Haskamp, Stefan (extern)" w:date="2022-01-29T14:19:00Z"/>
          <w:trPrChange w:id="9141"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42"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E52ADEE" w14:textId="77777777" w:rsidR="00E528D7" w:rsidRDefault="00E528D7">
            <w:pPr>
              <w:jc w:val="center"/>
              <w:rPr>
                <w:ins w:id="9143" w:author="Haskamp, Stefan (extern)" w:date="2022-01-29T14:19:00Z"/>
                <w:rFonts w:cs="Arial"/>
                <w:color w:val="000000"/>
                <w:sz w:val="22"/>
              </w:rPr>
            </w:pPr>
            <w:ins w:id="9144" w:author="Haskamp, Stefan (extern)" w:date="2022-01-29T14:19:00Z">
              <w:r>
                <w:rPr>
                  <w:rFonts w:cs="Arial"/>
                  <w:color w:val="000000"/>
                  <w:sz w:val="22"/>
                </w:rPr>
                <w:t xml:space="preserve">c.2031-1G&gt;A </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45"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4E75775" w14:textId="77777777" w:rsidR="00E528D7" w:rsidRDefault="00E528D7">
            <w:pPr>
              <w:jc w:val="center"/>
              <w:rPr>
                <w:ins w:id="9146" w:author="Haskamp, Stefan (extern)" w:date="2022-01-29T14:19:00Z"/>
                <w:rFonts w:cs="Arial"/>
                <w:color w:val="000000"/>
                <w:sz w:val="22"/>
              </w:rPr>
            </w:pPr>
            <w:ins w:id="9147" w:author="Haskamp, Stefan (extern)" w:date="2022-01-29T14:19:00Z">
              <w:r>
                <w:rPr>
                  <w:rFonts w:cs="Arial"/>
                  <w:color w:val="000000"/>
                  <w:sz w:val="22"/>
                </w:rPr>
                <w:t>56,348,225 (rs753251694)</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48"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A12EEBC" w14:textId="77777777" w:rsidR="00E528D7" w:rsidRDefault="00E528D7">
            <w:pPr>
              <w:jc w:val="center"/>
              <w:rPr>
                <w:ins w:id="9149" w:author="Haskamp, Stefan (extern)" w:date="2022-01-29T14:19:00Z"/>
                <w:rFonts w:cs="Arial"/>
                <w:color w:val="000000"/>
                <w:sz w:val="22"/>
              </w:rPr>
            </w:pPr>
            <w:ins w:id="9150"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51"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35D63DC" w14:textId="77777777" w:rsidR="00E528D7" w:rsidRDefault="00E528D7">
            <w:pPr>
              <w:jc w:val="center"/>
              <w:rPr>
                <w:ins w:id="9152" w:author="Haskamp, Stefan (extern)" w:date="2022-01-29T14:19:00Z"/>
                <w:rFonts w:cs="Arial"/>
                <w:color w:val="000000"/>
                <w:sz w:val="22"/>
              </w:rPr>
            </w:pPr>
            <w:ins w:id="9153"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54"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0CCC64A" w14:textId="77777777" w:rsidR="00E528D7" w:rsidRDefault="00E528D7">
            <w:pPr>
              <w:jc w:val="center"/>
              <w:rPr>
                <w:ins w:id="9155" w:author="Haskamp, Stefan (extern)" w:date="2022-01-29T14:19:00Z"/>
                <w:rFonts w:cs="Arial"/>
                <w:color w:val="000000"/>
                <w:sz w:val="22"/>
              </w:rPr>
            </w:pPr>
            <w:ins w:id="9156"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57"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ADFD6C7" w14:textId="77777777" w:rsidR="00E528D7" w:rsidRDefault="00E528D7">
            <w:pPr>
              <w:jc w:val="center"/>
              <w:rPr>
                <w:ins w:id="9158" w:author="Haskamp, Stefan (extern)" w:date="2022-01-29T14:19:00Z"/>
                <w:rFonts w:cs="Arial"/>
                <w:color w:val="000000"/>
                <w:sz w:val="22"/>
              </w:rPr>
            </w:pPr>
            <w:ins w:id="9159" w:author="Haskamp, Stefan (extern)" w:date="2022-01-29T14:19:00Z">
              <w:r>
                <w:rPr>
                  <w:rFonts w:cs="Arial"/>
                  <w:color w:val="000000"/>
                  <w:sz w:val="22"/>
                </w:rPr>
                <w:t>0.001% (1/113,488)</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60"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83F7E97" w14:textId="77777777" w:rsidR="00E528D7" w:rsidRDefault="00E528D7">
            <w:pPr>
              <w:jc w:val="center"/>
              <w:rPr>
                <w:ins w:id="9161" w:author="Haskamp, Stefan (extern)" w:date="2022-01-29T14:19:00Z"/>
                <w:rFonts w:cs="Arial"/>
                <w:color w:val="000000"/>
                <w:sz w:val="22"/>
              </w:rPr>
            </w:pPr>
            <w:ins w:id="9162" w:author="Haskamp, Stefan (extern)" w:date="2022-01-29T14:19:00Z">
              <w:r>
                <w:rPr>
                  <w:rFonts w:cs="Arial"/>
                  <w:color w:val="000000"/>
                  <w:sz w:val="22"/>
                </w:rPr>
                <w:t> </w:t>
              </w:r>
            </w:ins>
          </w:p>
        </w:tc>
      </w:tr>
      <w:tr w:rsidR="00E528D7" w14:paraId="74746510" w14:textId="77777777" w:rsidTr="00E528D7">
        <w:trPr>
          <w:trHeight w:val="300"/>
          <w:ins w:id="9163" w:author="Haskamp, Stefan (extern)" w:date="2022-01-29T14:19:00Z"/>
          <w:trPrChange w:id="9164"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65"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36EE7B9" w14:textId="77777777" w:rsidR="00E528D7" w:rsidRDefault="00E528D7">
            <w:pPr>
              <w:jc w:val="center"/>
              <w:rPr>
                <w:ins w:id="9166" w:author="Haskamp, Stefan (extern)" w:date="2022-01-29T14:19:00Z"/>
                <w:rFonts w:cs="Arial"/>
                <w:color w:val="000000"/>
                <w:sz w:val="22"/>
              </w:rPr>
            </w:pPr>
            <w:ins w:id="9167" w:author="Haskamp, Stefan (extern)" w:date="2022-01-29T14:19:00Z">
              <w:r>
                <w:rPr>
                  <w:rFonts w:cs="Arial"/>
                  <w:color w:val="000000"/>
                  <w:sz w:val="22"/>
                </w:rPr>
                <w:t>c.2057_2060del/ p.(Phe686SerfsTer50)</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68"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0BC659F" w14:textId="77777777" w:rsidR="00E528D7" w:rsidRDefault="00E528D7">
            <w:pPr>
              <w:jc w:val="center"/>
              <w:rPr>
                <w:ins w:id="9169" w:author="Haskamp, Stefan (extern)" w:date="2022-01-29T14:19:00Z"/>
                <w:rFonts w:cs="Arial"/>
                <w:color w:val="000000"/>
                <w:sz w:val="22"/>
              </w:rPr>
            </w:pPr>
            <w:ins w:id="9170" w:author="Haskamp, Stefan (extern)" w:date="2022-01-29T14:19:00Z">
              <w:r>
                <w:rPr>
                  <w:rFonts w:cs="Arial"/>
                  <w:color w:val="000000"/>
                  <w:sz w:val="22"/>
                </w:rPr>
                <w:t>56,348,194 (rs1344409883)</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71"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6934E32" w14:textId="77777777" w:rsidR="00E528D7" w:rsidRDefault="00E528D7">
            <w:pPr>
              <w:jc w:val="center"/>
              <w:rPr>
                <w:ins w:id="9172" w:author="Haskamp, Stefan (extern)" w:date="2022-01-29T14:19:00Z"/>
                <w:rFonts w:cs="Arial"/>
                <w:color w:val="000000"/>
                <w:sz w:val="22"/>
              </w:rPr>
            </w:pPr>
            <w:ins w:id="9173"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74"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C2B87F1" w14:textId="77777777" w:rsidR="00E528D7" w:rsidRDefault="00E528D7">
            <w:pPr>
              <w:jc w:val="center"/>
              <w:rPr>
                <w:ins w:id="9175" w:author="Haskamp, Stefan (extern)" w:date="2022-01-29T14:19:00Z"/>
                <w:rFonts w:cs="Arial"/>
                <w:color w:val="000000"/>
                <w:sz w:val="22"/>
              </w:rPr>
            </w:pPr>
            <w:ins w:id="9176"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77"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D0AEFBC" w14:textId="77777777" w:rsidR="00E528D7" w:rsidRDefault="00E528D7">
            <w:pPr>
              <w:jc w:val="center"/>
              <w:rPr>
                <w:ins w:id="9178" w:author="Haskamp, Stefan (extern)" w:date="2022-01-29T14:19:00Z"/>
                <w:rFonts w:cs="Arial"/>
                <w:color w:val="000000"/>
                <w:sz w:val="22"/>
              </w:rPr>
            </w:pPr>
            <w:ins w:id="9179"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80"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79BC834" w14:textId="77777777" w:rsidR="00E528D7" w:rsidRDefault="00E528D7">
            <w:pPr>
              <w:jc w:val="center"/>
              <w:rPr>
                <w:ins w:id="9181" w:author="Haskamp, Stefan (extern)" w:date="2022-01-29T14:19:00Z"/>
                <w:rFonts w:cs="Arial"/>
                <w:color w:val="000000"/>
                <w:sz w:val="22"/>
              </w:rPr>
            </w:pPr>
            <w:ins w:id="9182" w:author="Haskamp, Stefan (extern)" w:date="2022-01-29T14:19:00Z">
              <w:r>
                <w:rPr>
                  <w:rFonts w:cs="Arial"/>
                  <w:color w:val="000000"/>
                  <w:sz w:val="22"/>
                </w:rPr>
                <w:t>0.006% (1/15,420)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83"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E5C429D" w14:textId="77777777" w:rsidR="00E528D7" w:rsidRDefault="00E528D7">
            <w:pPr>
              <w:jc w:val="center"/>
              <w:rPr>
                <w:ins w:id="9184" w:author="Haskamp, Stefan (extern)" w:date="2022-01-29T14:19:00Z"/>
                <w:rFonts w:cs="Arial"/>
                <w:color w:val="000000"/>
                <w:sz w:val="22"/>
              </w:rPr>
            </w:pPr>
            <w:ins w:id="9185" w:author="Haskamp, Stefan (extern)" w:date="2022-01-29T14:19:00Z">
              <w:r>
                <w:rPr>
                  <w:rFonts w:cs="Arial"/>
                  <w:color w:val="000000"/>
                  <w:sz w:val="22"/>
                </w:rPr>
                <w:t> </w:t>
              </w:r>
            </w:ins>
          </w:p>
        </w:tc>
      </w:tr>
      <w:tr w:rsidR="00E528D7" w14:paraId="048A2EDB" w14:textId="77777777" w:rsidTr="00E528D7">
        <w:trPr>
          <w:trHeight w:val="300"/>
          <w:ins w:id="9186" w:author="Haskamp, Stefan (extern)" w:date="2022-01-29T14:19:00Z"/>
          <w:trPrChange w:id="9187"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88"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0560376" w14:textId="77777777" w:rsidR="00E528D7" w:rsidRDefault="00E528D7">
            <w:pPr>
              <w:jc w:val="center"/>
              <w:rPr>
                <w:ins w:id="9189" w:author="Haskamp, Stefan (extern)" w:date="2022-01-29T14:19:00Z"/>
                <w:rFonts w:cs="Arial"/>
                <w:color w:val="000000"/>
                <w:sz w:val="22"/>
              </w:rPr>
            </w:pPr>
            <w:ins w:id="9190" w:author="Haskamp, Stefan (extern)" w:date="2022-01-29T14:19:00Z">
              <w:r>
                <w:rPr>
                  <w:rFonts w:cs="Arial"/>
                  <w:color w:val="000000"/>
                  <w:sz w:val="22"/>
                </w:rPr>
                <w:t>c.2062_2063del/ p.(Met688AlafsTer26)</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91"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ECF8807" w14:textId="77777777" w:rsidR="00E528D7" w:rsidRDefault="00E528D7">
            <w:pPr>
              <w:jc w:val="center"/>
              <w:rPr>
                <w:ins w:id="9192" w:author="Haskamp, Stefan (extern)" w:date="2022-01-29T14:19:00Z"/>
                <w:rFonts w:cs="Arial"/>
                <w:color w:val="000000"/>
                <w:sz w:val="22"/>
              </w:rPr>
            </w:pPr>
            <w:ins w:id="9193" w:author="Haskamp, Stefan (extern)" w:date="2022-01-29T14:19:00Z">
              <w:r>
                <w:rPr>
                  <w:rFonts w:cs="Arial"/>
                  <w:color w:val="000000"/>
                  <w:sz w:val="22"/>
                </w:rPr>
                <w:t>56,348,191 (rs1186684185)</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94"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AA25D4B" w14:textId="77777777" w:rsidR="00E528D7" w:rsidRDefault="00E528D7">
            <w:pPr>
              <w:jc w:val="center"/>
              <w:rPr>
                <w:ins w:id="9195" w:author="Haskamp, Stefan (extern)" w:date="2022-01-29T14:19:00Z"/>
                <w:rFonts w:cs="Arial"/>
                <w:color w:val="000000"/>
                <w:sz w:val="22"/>
              </w:rPr>
            </w:pPr>
            <w:ins w:id="9196"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197"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31E1DDB0" w14:textId="77777777" w:rsidR="00E528D7" w:rsidRDefault="00E528D7">
            <w:pPr>
              <w:jc w:val="center"/>
              <w:rPr>
                <w:ins w:id="9198" w:author="Haskamp, Stefan (extern)" w:date="2022-01-29T14:19:00Z"/>
                <w:rFonts w:cs="Arial"/>
                <w:color w:val="000000"/>
                <w:sz w:val="22"/>
              </w:rPr>
            </w:pPr>
            <w:ins w:id="9199"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200"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10281CD" w14:textId="77777777" w:rsidR="00E528D7" w:rsidRDefault="00E528D7">
            <w:pPr>
              <w:jc w:val="center"/>
              <w:rPr>
                <w:ins w:id="9201" w:author="Haskamp, Stefan (extern)" w:date="2022-01-29T14:19:00Z"/>
                <w:rFonts w:cs="Arial"/>
                <w:color w:val="000000"/>
                <w:sz w:val="22"/>
              </w:rPr>
            </w:pPr>
            <w:ins w:id="9202"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203"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83A7FA6" w14:textId="77777777" w:rsidR="00E528D7" w:rsidRDefault="00E528D7">
            <w:pPr>
              <w:jc w:val="center"/>
              <w:rPr>
                <w:ins w:id="9204" w:author="Haskamp, Stefan (extern)" w:date="2022-01-29T14:19:00Z"/>
                <w:rFonts w:cs="Arial"/>
                <w:color w:val="000000"/>
                <w:sz w:val="22"/>
              </w:rPr>
            </w:pPr>
            <w:ins w:id="9205" w:author="Haskamp, Stefan (extern)" w:date="2022-01-29T14:19:00Z">
              <w:r>
                <w:rPr>
                  <w:rFonts w:cs="Arial"/>
                  <w:color w:val="000000"/>
                  <w:sz w:val="22"/>
                </w:rPr>
                <w:t>0.006% (1/15,418)</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206"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73FC58B" w14:textId="77777777" w:rsidR="00E528D7" w:rsidRDefault="00E528D7">
            <w:pPr>
              <w:jc w:val="center"/>
              <w:rPr>
                <w:ins w:id="9207" w:author="Haskamp, Stefan (extern)" w:date="2022-01-29T14:19:00Z"/>
                <w:rFonts w:cs="Arial"/>
                <w:color w:val="000000"/>
                <w:sz w:val="22"/>
              </w:rPr>
            </w:pPr>
            <w:ins w:id="9208" w:author="Haskamp, Stefan (extern)" w:date="2022-01-29T14:19:00Z">
              <w:r>
                <w:rPr>
                  <w:rFonts w:cs="Arial"/>
                  <w:color w:val="000000"/>
                  <w:sz w:val="22"/>
                </w:rPr>
                <w:t> </w:t>
              </w:r>
            </w:ins>
          </w:p>
        </w:tc>
      </w:tr>
      <w:tr w:rsidR="00E528D7" w14:paraId="6D7DADFC" w14:textId="77777777" w:rsidTr="00E528D7">
        <w:trPr>
          <w:trHeight w:val="300"/>
          <w:ins w:id="9209" w:author="Haskamp, Stefan (extern)" w:date="2022-01-29T14:19:00Z"/>
          <w:trPrChange w:id="9210" w:author="Haskamp, Stefan (extern)" w:date="2022-01-29T14:21:00Z">
            <w:trPr>
              <w:trHeight w:val="300"/>
            </w:trPr>
          </w:trPrChange>
        </w:trPr>
        <w:tc>
          <w:tcPr>
            <w:tcW w:w="297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211" w:author="Haskamp, Stefan (extern)" w:date="2022-01-29T14:21:00Z">
              <w:tcPr>
                <w:tcW w:w="198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434345E" w14:textId="77777777" w:rsidR="00E528D7" w:rsidRDefault="00E528D7">
            <w:pPr>
              <w:jc w:val="center"/>
              <w:rPr>
                <w:ins w:id="9212" w:author="Haskamp, Stefan (extern)" w:date="2022-01-29T14:19:00Z"/>
                <w:rFonts w:cs="Arial"/>
                <w:color w:val="000000"/>
                <w:sz w:val="22"/>
              </w:rPr>
            </w:pPr>
            <w:ins w:id="9213" w:author="Haskamp, Stefan (extern)" w:date="2022-01-29T14:19:00Z">
              <w:r>
                <w:rPr>
                  <w:rFonts w:cs="Arial"/>
                  <w:color w:val="000000"/>
                  <w:sz w:val="22"/>
                </w:rPr>
                <w:t>c.2098_2102del/ p.(Pro700AspfsTer13)</w:t>
              </w:r>
            </w:ins>
          </w:p>
        </w:tc>
        <w:tc>
          <w:tcPr>
            <w:tcW w:w="21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214" w:author="Haskamp, Stefan (extern)" w:date="2022-01-29T14:21:00Z">
              <w:tcPr>
                <w:tcW w:w="10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21C9C574" w14:textId="77777777" w:rsidR="00E528D7" w:rsidRDefault="00E528D7">
            <w:pPr>
              <w:jc w:val="center"/>
              <w:rPr>
                <w:ins w:id="9215" w:author="Haskamp, Stefan (extern)" w:date="2022-01-29T14:19:00Z"/>
                <w:rFonts w:cs="Arial"/>
                <w:color w:val="000000"/>
                <w:sz w:val="22"/>
              </w:rPr>
            </w:pPr>
            <w:ins w:id="9216" w:author="Haskamp, Stefan (extern)" w:date="2022-01-29T14:19:00Z">
              <w:r>
                <w:rPr>
                  <w:rFonts w:cs="Arial"/>
                  <w:color w:val="000000"/>
                  <w:sz w:val="22"/>
                </w:rPr>
                <w:t>56,348,152 (rs1466446519)</w:t>
              </w:r>
            </w:ins>
          </w:p>
        </w:tc>
        <w:tc>
          <w:tcPr>
            <w:tcW w:w="127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217" w:author="Haskamp, Stefan (extern)" w:date="2022-01-29T14:21:00Z">
              <w:tcPr>
                <w:tcW w:w="1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4A8BBAC" w14:textId="77777777" w:rsidR="00E528D7" w:rsidRDefault="00E528D7">
            <w:pPr>
              <w:jc w:val="center"/>
              <w:rPr>
                <w:ins w:id="9218" w:author="Haskamp, Stefan (extern)" w:date="2022-01-29T14:19:00Z"/>
                <w:rFonts w:cs="Arial"/>
                <w:color w:val="000000"/>
                <w:sz w:val="22"/>
              </w:rPr>
            </w:pPr>
            <w:ins w:id="9219" w:author="Haskamp, Stefan (extern)" w:date="2022-01-29T14:19:00Z">
              <w:r>
                <w:rPr>
                  <w:rFonts w:cs="Arial"/>
                  <w:color w:val="000000"/>
                  <w:sz w:val="22"/>
                </w:rPr>
                <w:t> </w:t>
              </w:r>
            </w:ins>
          </w:p>
        </w:tc>
        <w:tc>
          <w:tcPr>
            <w:tcW w:w="241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220" w:author="Haskamp, Stefan (extern)" w:date="2022-01-29T14:21:00Z">
              <w:tcPr>
                <w:tcW w:w="15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683488BA" w14:textId="77777777" w:rsidR="00E528D7" w:rsidRDefault="00E528D7">
            <w:pPr>
              <w:jc w:val="center"/>
              <w:rPr>
                <w:ins w:id="9221" w:author="Haskamp, Stefan (extern)" w:date="2022-01-29T14:19:00Z"/>
                <w:rFonts w:cs="Arial"/>
                <w:color w:val="000000"/>
                <w:sz w:val="22"/>
              </w:rPr>
            </w:pPr>
            <w:ins w:id="9222" w:author="Haskamp, Stefan (extern)" w:date="2022-01-29T14:19:00Z">
              <w:r>
                <w:rPr>
                  <w:rFonts w:cs="Arial"/>
                  <w:color w:val="000000"/>
                  <w:sz w:val="22"/>
                </w:rPr>
                <w:t> </w:t>
              </w:r>
            </w:ins>
          </w:p>
        </w:tc>
        <w:tc>
          <w:tcPr>
            <w:tcW w:w="1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223" w:author="Haskamp, Stefan (extern)" w:date="2022-01-29T14:21:00Z">
              <w:tcPr>
                <w:tcW w:w="34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426E4034" w14:textId="77777777" w:rsidR="00E528D7" w:rsidRDefault="00E528D7">
            <w:pPr>
              <w:jc w:val="center"/>
              <w:rPr>
                <w:ins w:id="9224" w:author="Haskamp, Stefan (extern)" w:date="2022-01-29T14:19:00Z"/>
                <w:rFonts w:cs="Arial"/>
                <w:color w:val="000000"/>
                <w:sz w:val="22"/>
              </w:rPr>
            </w:pPr>
            <w:ins w:id="9225" w:author="Haskamp, Stefan (extern)" w:date="2022-01-29T14:19:00Z">
              <w:r>
                <w:rPr>
                  <w:rFonts w:cs="Arial"/>
                  <w:color w:val="000000"/>
                  <w:sz w:val="22"/>
                </w:rPr>
                <w:t> </w:t>
              </w:r>
            </w:ins>
          </w:p>
        </w:tc>
        <w:tc>
          <w:tcPr>
            <w:tcW w:w="1701"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226" w:author="Haskamp, Stefan (extern)" w:date="2022-01-29T14:21:00Z">
              <w:tcPr>
                <w:tcW w:w="269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1AA1F5AB" w14:textId="77777777" w:rsidR="00E528D7" w:rsidRDefault="00E528D7">
            <w:pPr>
              <w:jc w:val="center"/>
              <w:rPr>
                <w:ins w:id="9227" w:author="Haskamp, Stefan (extern)" w:date="2022-01-29T14:19:00Z"/>
                <w:rFonts w:cs="Arial"/>
                <w:color w:val="000000"/>
                <w:sz w:val="22"/>
              </w:rPr>
            </w:pPr>
            <w:ins w:id="9228" w:author="Haskamp, Stefan (extern)" w:date="2022-01-29T14:19:00Z">
              <w:r>
                <w:rPr>
                  <w:rFonts w:cs="Arial"/>
                  <w:color w:val="000000"/>
                  <w:sz w:val="22"/>
                </w:rPr>
                <w:t>0.006% (1/15,420)</w:t>
              </w:r>
            </w:ins>
          </w:p>
        </w:tc>
        <w:tc>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Change w:id="9229" w:author="Haskamp, Stefan (extern)" w:date="2022-01-29T14:21:00Z">
              <w:tcPr>
                <w:tcW w:w="19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tcPrChange>
          </w:tcPr>
          <w:p w14:paraId="525A4E61" w14:textId="77777777" w:rsidR="00E528D7" w:rsidRDefault="00E528D7">
            <w:pPr>
              <w:jc w:val="center"/>
              <w:rPr>
                <w:ins w:id="9230" w:author="Haskamp, Stefan (extern)" w:date="2022-01-29T14:19:00Z"/>
                <w:rFonts w:cs="Arial"/>
                <w:color w:val="000000"/>
                <w:sz w:val="22"/>
              </w:rPr>
            </w:pPr>
            <w:ins w:id="9231" w:author="Haskamp, Stefan (extern)" w:date="2022-01-29T14:19:00Z">
              <w:r>
                <w:rPr>
                  <w:rFonts w:cs="Arial"/>
                  <w:color w:val="000000"/>
                  <w:sz w:val="22"/>
                </w:rPr>
                <w:t> </w:t>
              </w:r>
            </w:ins>
          </w:p>
        </w:tc>
      </w:tr>
    </w:tbl>
    <w:p w14:paraId="4D029692" w14:textId="3B118F6F" w:rsidR="00E528D7" w:rsidRDefault="001F7921">
      <w:pPr>
        <w:pStyle w:val="Untertitel"/>
        <w:rPr>
          <w:ins w:id="9232" w:author="Haskamp, Stefan (extern)" w:date="2022-01-29T14:19:00Z"/>
        </w:rPr>
        <w:pPrChange w:id="9233" w:author="Haskamp, Stefan (extern)" w:date="2022-01-29T14:24:00Z">
          <w:pPr>
            <w:pStyle w:val="Beschriftung"/>
            <w:keepNext/>
          </w:pPr>
        </w:pPrChange>
      </w:pPr>
      <w:ins w:id="9234" w:author="Haskamp, Stefan (extern)" w:date="2022-01-29T14:24:00Z">
        <w:r w:rsidRPr="001F7921">
          <w:t xml:space="preserve">a NFE= Non-Finnish European individuals of gnomAD 4; b MPXI= index of fluorometric assay </w:t>
        </w:r>
      </w:ins>
      <w:ins w:id="9235" w:author="Haskamp, Stefan (extern)" w:date="2022-01-29T14:30:00Z">
        <w:r>
          <w:t>indicating</w:t>
        </w:r>
      </w:ins>
      <w:ins w:id="9236" w:author="Haskamp, Stefan (extern)" w:date="2022-01-29T14:24:00Z">
        <w:r w:rsidRPr="001F7921">
          <w:t xml:space="preserve"> </w:t>
        </w:r>
      </w:ins>
      <w:ins w:id="9237" w:author="Haskamp, Stefan (extern)" w:date="2022-01-29T14:30:00Z">
        <w:r>
          <w:t>t</w:t>
        </w:r>
      </w:ins>
      <w:ins w:id="9238" w:author="Haskamp, Stefan (extern)" w:date="2022-01-29T14:24:00Z">
        <w:r w:rsidRPr="001F7921">
          <w:t xml:space="preserve">he degree of MPO-deficiency, fluorometric assay=  MPO activity in neutrophil lysates, HEK cells = mpo activity of lysat from HEK cells transiently transfected with MPO mutant constructs; c variants resulting in partial MPO-deficiency in homozygous state; d MPXI= due to complete deficiency in the homozygous individual, no MPXI was measured, but LUCs (large unstained cells) were detected instead of neutrophils; an MPXI of 50 was </w:t>
        </w:r>
      </w:ins>
      <w:ins w:id="9239" w:author="Haskamp, Stefan (extern)" w:date="2022-01-29T14:31:00Z">
        <w:r>
          <w:t>estimated</w:t>
        </w:r>
      </w:ins>
      <w:ins w:id="9240" w:author="Haskamp, Stefan (extern)" w:date="2022-01-29T14:24:00Z">
        <w:r w:rsidRPr="001F7921">
          <w:t>. Another fluorometric assay on neutrophil lysates validated complete deficiency.</w:t>
        </w:r>
      </w:ins>
    </w:p>
    <w:p w14:paraId="67AF6719" w14:textId="77777777" w:rsidR="00E528D7" w:rsidRDefault="00E528D7">
      <w:pPr>
        <w:spacing w:line="259" w:lineRule="auto"/>
        <w:jc w:val="left"/>
        <w:rPr>
          <w:ins w:id="9241" w:author="Haskamp, Stefan (extern)" w:date="2022-01-29T14:19:00Z"/>
          <w:b/>
          <w:iCs/>
          <w:color w:val="000000" w:themeColor="text1"/>
          <w:sz w:val="22"/>
          <w:szCs w:val="18"/>
        </w:rPr>
      </w:pPr>
      <w:ins w:id="9242" w:author="Haskamp, Stefan (extern)" w:date="2022-01-29T14:19:00Z">
        <w:r>
          <w:br w:type="page"/>
        </w:r>
      </w:ins>
    </w:p>
    <w:p w14:paraId="4E50731F" w14:textId="00BB1655" w:rsidR="00700F63" w:rsidRDefault="00700F63">
      <w:pPr>
        <w:pStyle w:val="Beschriftung"/>
        <w:keepNext/>
        <w:rPr>
          <w:ins w:id="9243" w:author="Haskamp, Stefan (extern)" w:date="2022-01-29T14:14:00Z"/>
        </w:rPr>
        <w:pPrChange w:id="9244" w:author="Haskamp, Stefan (extern)" w:date="2022-01-29T14:14:00Z">
          <w:pPr/>
        </w:pPrChange>
      </w:pPr>
      <w:bookmarkStart w:id="9245" w:name="_Ref94359322"/>
      <w:bookmarkStart w:id="9246" w:name="_Ref94359766"/>
      <w:ins w:id="9247" w:author="Haskamp, Stefan (extern)" w:date="2022-01-29T14:14:00Z">
        <w:r>
          <w:t xml:space="preserve">Table S </w:t>
        </w:r>
      </w:ins>
      <w:ins w:id="9248" w:author="Haskamp, Stefan (extern)" w:date="2022-01-29T14:23:00Z">
        <w:r w:rsidR="001F7921">
          <w:fldChar w:fldCharType="begin"/>
        </w:r>
        <w:r w:rsidR="001F7921">
          <w:instrText xml:space="preserve"> SEQ Table_S \* ARABIC </w:instrText>
        </w:r>
      </w:ins>
      <w:r w:rsidR="001F7921">
        <w:fldChar w:fldCharType="separate"/>
      </w:r>
      <w:ins w:id="9249" w:author="Haskamp, Stefan (extern)" w:date="2022-01-29T14:23:00Z">
        <w:r w:rsidR="001F7921">
          <w:rPr>
            <w:noProof/>
          </w:rPr>
          <w:t>2</w:t>
        </w:r>
        <w:r w:rsidR="001F7921">
          <w:fldChar w:fldCharType="end"/>
        </w:r>
      </w:ins>
      <w:bookmarkEnd w:id="9245"/>
      <w:ins w:id="9250" w:author="Haskamp, Stefan (extern)" w:date="2022-01-29T14:14:00Z">
        <w:del w:id="9251" w:author="Haskamp, Stefan (extern)" w:date="2022-01-29T14:23:00Z">
          <w:r w:rsidDel="001F7921">
            <w:fldChar w:fldCharType="begin"/>
          </w:r>
          <w:r w:rsidDel="001F7921">
            <w:delInstrText xml:space="preserve"> SEQ Table_S \* ARABIC </w:delInstrText>
          </w:r>
        </w:del>
      </w:ins>
      <w:del w:id="9252" w:author="Haskamp, Stefan (extern)" w:date="2022-01-29T14:23:00Z">
        <w:r w:rsidDel="001F7921">
          <w:fldChar w:fldCharType="separate"/>
        </w:r>
      </w:del>
      <w:ins w:id="9253" w:author="Haskamp, Stefan (extern)" w:date="2022-01-29T14:14:00Z">
        <w:del w:id="9254" w:author="Haskamp, Stefan (extern)" w:date="2022-01-29T14:23:00Z">
          <w:r w:rsidDel="001F7921">
            <w:rPr>
              <w:noProof/>
            </w:rPr>
            <w:delText>1</w:delText>
          </w:r>
          <w:r w:rsidDel="001F7921">
            <w:fldChar w:fldCharType="end"/>
          </w:r>
        </w:del>
        <w:r>
          <w:t xml:space="preserve">: </w:t>
        </w:r>
        <w:r w:rsidRPr="00700F63">
          <w:t>Detailed clinical characteristics and genetic data of 13 GPP patients, one AGEP patients and one ACH patients</w:t>
        </w:r>
        <w:r>
          <w:t>.</w:t>
        </w:r>
        <w:bookmarkEnd w:id="9246"/>
      </w:ins>
    </w:p>
    <w:tbl>
      <w:tblPr>
        <w:tblW w:w="14283" w:type="dxa"/>
        <w:tblLayout w:type="fixed"/>
        <w:tblCellMar>
          <w:left w:w="70" w:type="dxa"/>
          <w:right w:w="70" w:type="dxa"/>
        </w:tblCellMar>
        <w:tblLook w:val="04A0" w:firstRow="1" w:lastRow="0" w:firstColumn="1" w:lastColumn="0" w:noHBand="0" w:noVBand="1"/>
        <w:tblPrChange w:id="9255" w:author="Haskamp, Stefan (extern)" w:date="2022-01-29T14:13:00Z">
          <w:tblPr>
            <w:tblW w:w="16326" w:type="dxa"/>
            <w:tblLayout w:type="fixed"/>
            <w:tblCellMar>
              <w:left w:w="70" w:type="dxa"/>
              <w:right w:w="70" w:type="dxa"/>
            </w:tblCellMar>
            <w:tblLook w:val="04A0" w:firstRow="1" w:lastRow="0" w:firstColumn="1" w:lastColumn="0" w:noHBand="0" w:noVBand="1"/>
          </w:tblPr>
        </w:tblPrChange>
      </w:tblPr>
      <w:tblGrid>
        <w:gridCol w:w="1587"/>
        <w:gridCol w:w="1587"/>
        <w:gridCol w:w="1587"/>
        <w:gridCol w:w="1587"/>
        <w:gridCol w:w="1587"/>
        <w:gridCol w:w="1587"/>
        <w:gridCol w:w="1587"/>
        <w:gridCol w:w="1587"/>
        <w:gridCol w:w="1587"/>
        <w:tblGridChange w:id="9256">
          <w:tblGrid>
            <w:gridCol w:w="1814"/>
            <w:gridCol w:w="1814"/>
            <w:gridCol w:w="1814"/>
            <w:gridCol w:w="1814"/>
            <w:gridCol w:w="1814"/>
            <w:gridCol w:w="1814"/>
            <w:gridCol w:w="1814"/>
            <w:gridCol w:w="1814"/>
            <w:gridCol w:w="1814"/>
          </w:tblGrid>
        </w:tblGridChange>
      </w:tblGrid>
      <w:tr w:rsidR="00700F63" w:rsidRPr="00700F63" w14:paraId="674905FE" w14:textId="77777777" w:rsidTr="00700F63">
        <w:trPr>
          <w:trHeight w:val="300"/>
          <w:ins w:id="9257" w:author="Haskamp, Stefan (extern)" w:date="2022-01-29T14:12:00Z"/>
          <w:trPrChange w:id="9258" w:author="Haskamp, Stefan (extern)" w:date="2022-01-29T14:13:00Z">
            <w:trPr>
              <w:trHeight w:val="300"/>
            </w:trPr>
          </w:trPrChange>
        </w:trPr>
        <w:tc>
          <w:tcPr>
            <w:tcW w:w="1587" w:type="dxa"/>
            <w:tcBorders>
              <w:top w:val="single" w:sz="4" w:space="0" w:color="auto"/>
              <w:left w:val="single" w:sz="4" w:space="0" w:color="auto"/>
              <w:bottom w:val="single" w:sz="4" w:space="0" w:color="auto"/>
              <w:right w:val="single" w:sz="4" w:space="0" w:color="auto"/>
            </w:tcBorders>
            <w:shd w:val="clear" w:color="auto" w:fill="auto"/>
            <w:noWrap/>
            <w:vAlign w:val="center"/>
            <w:hideMark/>
            <w:tcPrChange w:id="9259" w:author="Haskamp, Stefan (extern)" w:date="2022-01-29T14:13:00Z">
              <w:tcPr>
                <w:tcW w:w="18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14:paraId="53C14644" w14:textId="018688BE" w:rsidR="00700F63" w:rsidRPr="00700F63" w:rsidRDefault="00700F63">
            <w:pPr>
              <w:spacing w:after="0" w:line="240" w:lineRule="auto"/>
              <w:jc w:val="center"/>
              <w:rPr>
                <w:ins w:id="9260" w:author="Haskamp, Stefan (extern)" w:date="2022-01-29T14:12:00Z"/>
                <w:rFonts w:eastAsia="Times New Roman" w:cs="Arial"/>
                <w:b/>
                <w:bCs/>
                <w:color w:val="000000"/>
                <w:sz w:val="22"/>
                <w:lang w:val="de-DE" w:eastAsia="de-DE"/>
              </w:rPr>
              <w:pPrChange w:id="9261" w:author="Haskamp, Stefan (extern)" w:date="2022-01-29T14:13:00Z">
                <w:pPr>
                  <w:spacing w:after="0" w:line="240" w:lineRule="auto"/>
                  <w:jc w:val="left"/>
                </w:pPr>
              </w:pPrChange>
            </w:pPr>
            <w:ins w:id="9262" w:author="Haskamp, Stefan (extern)" w:date="2022-01-29T14:12:00Z">
              <w:r w:rsidRPr="00700F63">
                <w:rPr>
                  <w:rFonts w:eastAsia="Times New Roman" w:cs="Arial"/>
                  <w:b/>
                  <w:bCs/>
                  <w:color w:val="000000"/>
                  <w:sz w:val="22"/>
                  <w:lang w:val="de-DE" w:eastAsia="de-DE"/>
                </w:rPr>
                <w:t xml:space="preserve">ID </w:t>
              </w:r>
              <w:r>
                <w:rPr>
                  <w:rFonts w:eastAsia="Times New Roman" w:cs="Arial"/>
                  <w:b/>
                  <w:bCs/>
                  <w:color w:val="000000"/>
                  <w:sz w:val="22"/>
                  <w:lang w:val="de-DE" w:eastAsia="de-DE"/>
                </w:rPr>
                <w:t xml:space="preserve">according to </w:t>
              </w:r>
              <w:r w:rsidRPr="00700F63">
                <w:rPr>
                  <w:rFonts w:eastAsia="Times New Roman" w:cs="Arial"/>
                  <w:b/>
                  <w:bCs/>
                  <w:color w:val="000000"/>
                  <w:sz w:val="22"/>
                  <w:lang w:val="de-DE" w:eastAsia="de-DE"/>
                </w:rPr>
                <w:t>chapter 4.4- 4.5</w:t>
              </w:r>
            </w:ins>
          </w:p>
        </w:tc>
        <w:tc>
          <w:tcPr>
            <w:tcW w:w="1587" w:type="dxa"/>
            <w:tcBorders>
              <w:top w:val="single" w:sz="4" w:space="0" w:color="auto"/>
              <w:left w:val="nil"/>
              <w:bottom w:val="single" w:sz="4" w:space="0" w:color="auto"/>
              <w:right w:val="single" w:sz="4" w:space="0" w:color="auto"/>
            </w:tcBorders>
            <w:shd w:val="clear" w:color="auto" w:fill="auto"/>
            <w:noWrap/>
            <w:vAlign w:val="center"/>
            <w:hideMark/>
            <w:tcPrChange w:id="9263" w:author="Haskamp, Stefan (extern)" w:date="2022-01-29T14:13:00Z">
              <w:tcPr>
                <w:tcW w:w="1814"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38B1734C" w14:textId="77777777" w:rsidR="00700F63" w:rsidRPr="00700F63" w:rsidRDefault="00700F63">
            <w:pPr>
              <w:spacing w:after="0" w:line="240" w:lineRule="auto"/>
              <w:jc w:val="center"/>
              <w:rPr>
                <w:ins w:id="9264" w:author="Haskamp, Stefan (extern)" w:date="2022-01-29T14:12:00Z"/>
                <w:rFonts w:eastAsia="Times New Roman" w:cs="Arial"/>
                <w:b/>
                <w:bCs/>
                <w:color w:val="000000"/>
                <w:sz w:val="22"/>
                <w:lang w:val="de-DE" w:eastAsia="de-DE"/>
              </w:rPr>
              <w:pPrChange w:id="9265" w:author="Haskamp, Stefan (extern)" w:date="2022-01-29T14:13:00Z">
                <w:pPr>
                  <w:spacing w:after="0" w:line="240" w:lineRule="auto"/>
                  <w:jc w:val="left"/>
                </w:pPr>
              </w:pPrChange>
            </w:pPr>
            <w:ins w:id="9266" w:author="Haskamp, Stefan (extern)" w:date="2022-01-29T14:12:00Z">
              <w:r w:rsidRPr="00700F63">
                <w:rPr>
                  <w:rFonts w:eastAsia="Times New Roman" w:cs="Arial"/>
                  <w:b/>
                  <w:bCs/>
                  <w:color w:val="000000"/>
                  <w:sz w:val="22"/>
                  <w:lang w:val="de-DE" w:eastAsia="de-DE"/>
                </w:rPr>
                <w:t>recruiter</w:t>
              </w:r>
            </w:ins>
          </w:p>
        </w:tc>
        <w:tc>
          <w:tcPr>
            <w:tcW w:w="1587" w:type="dxa"/>
            <w:tcBorders>
              <w:top w:val="single" w:sz="4" w:space="0" w:color="auto"/>
              <w:left w:val="nil"/>
              <w:bottom w:val="single" w:sz="4" w:space="0" w:color="auto"/>
              <w:right w:val="single" w:sz="4" w:space="0" w:color="auto"/>
            </w:tcBorders>
            <w:shd w:val="clear" w:color="auto" w:fill="auto"/>
            <w:noWrap/>
            <w:vAlign w:val="center"/>
            <w:hideMark/>
            <w:tcPrChange w:id="9267" w:author="Haskamp, Stefan (extern)" w:date="2022-01-29T14:13:00Z">
              <w:tcPr>
                <w:tcW w:w="1814"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0AA10739" w14:textId="77777777" w:rsidR="00700F63" w:rsidRPr="00700F63" w:rsidRDefault="00700F63">
            <w:pPr>
              <w:spacing w:after="0" w:line="240" w:lineRule="auto"/>
              <w:jc w:val="center"/>
              <w:rPr>
                <w:ins w:id="9268" w:author="Haskamp, Stefan (extern)" w:date="2022-01-29T14:12:00Z"/>
                <w:rFonts w:eastAsia="Times New Roman" w:cs="Arial"/>
                <w:b/>
                <w:bCs/>
                <w:color w:val="000000"/>
                <w:sz w:val="22"/>
                <w:lang w:val="de-DE" w:eastAsia="de-DE"/>
              </w:rPr>
              <w:pPrChange w:id="9269" w:author="Haskamp, Stefan (extern)" w:date="2022-01-29T14:13:00Z">
                <w:pPr>
                  <w:spacing w:after="0" w:line="240" w:lineRule="auto"/>
                  <w:jc w:val="left"/>
                </w:pPr>
              </w:pPrChange>
            </w:pPr>
            <w:ins w:id="9270" w:author="Haskamp, Stefan (extern)" w:date="2022-01-29T14:12:00Z">
              <w:r w:rsidRPr="00700F63">
                <w:rPr>
                  <w:rFonts w:eastAsia="Times New Roman" w:cs="Arial"/>
                  <w:b/>
                  <w:bCs/>
                  <w:color w:val="000000"/>
                  <w:sz w:val="22"/>
                  <w:lang w:val="de-DE" w:eastAsia="de-DE"/>
                </w:rPr>
                <w:t>IL36RN variant(s)</w:t>
              </w:r>
            </w:ins>
          </w:p>
        </w:tc>
        <w:tc>
          <w:tcPr>
            <w:tcW w:w="1587" w:type="dxa"/>
            <w:tcBorders>
              <w:top w:val="single" w:sz="4" w:space="0" w:color="auto"/>
              <w:left w:val="nil"/>
              <w:bottom w:val="single" w:sz="4" w:space="0" w:color="auto"/>
              <w:right w:val="single" w:sz="4" w:space="0" w:color="auto"/>
            </w:tcBorders>
            <w:shd w:val="clear" w:color="auto" w:fill="auto"/>
            <w:noWrap/>
            <w:vAlign w:val="center"/>
            <w:hideMark/>
            <w:tcPrChange w:id="9271" w:author="Haskamp, Stefan (extern)" w:date="2022-01-29T14:13:00Z">
              <w:tcPr>
                <w:tcW w:w="1814"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5E9EDCAA" w14:textId="77777777" w:rsidR="00700F63" w:rsidRPr="00700F63" w:rsidRDefault="00700F63">
            <w:pPr>
              <w:spacing w:after="0" w:line="240" w:lineRule="auto"/>
              <w:jc w:val="center"/>
              <w:rPr>
                <w:ins w:id="9272" w:author="Haskamp, Stefan (extern)" w:date="2022-01-29T14:12:00Z"/>
                <w:rFonts w:eastAsia="Times New Roman" w:cs="Arial"/>
                <w:b/>
                <w:bCs/>
                <w:color w:val="000000"/>
                <w:sz w:val="22"/>
                <w:lang w:val="de-DE" w:eastAsia="de-DE"/>
              </w:rPr>
              <w:pPrChange w:id="9273" w:author="Haskamp, Stefan (extern)" w:date="2022-01-29T14:13:00Z">
                <w:pPr>
                  <w:spacing w:after="0" w:line="240" w:lineRule="auto"/>
                  <w:jc w:val="left"/>
                </w:pPr>
              </w:pPrChange>
            </w:pPr>
            <w:ins w:id="9274" w:author="Haskamp, Stefan (extern)" w:date="2022-01-29T14:12:00Z">
              <w:r w:rsidRPr="00700F63">
                <w:rPr>
                  <w:rFonts w:eastAsia="Times New Roman" w:cs="Arial"/>
                  <w:b/>
                  <w:bCs/>
                  <w:color w:val="000000"/>
                  <w:sz w:val="22"/>
                  <w:lang w:val="de-DE" w:eastAsia="de-DE"/>
                </w:rPr>
                <w:t>MPO variant(s)</w:t>
              </w:r>
            </w:ins>
          </w:p>
        </w:tc>
        <w:tc>
          <w:tcPr>
            <w:tcW w:w="1587" w:type="dxa"/>
            <w:tcBorders>
              <w:top w:val="single" w:sz="4" w:space="0" w:color="auto"/>
              <w:left w:val="nil"/>
              <w:bottom w:val="single" w:sz="4" w:space="0" w:color="auto"/>
              <w:right w:val="single" w:sz="4" w:space="0" w:color="auto"/>
            </w:tcBorders>
            <w:shd w:val="clear" w:color="auto" w:fill="auto"/>
            <w:noWrap/>
            <w:vAlign w:val="center"/>
            <w:hideMark/>
            <w:tcPrChange w:id="9275" w:author="Haskamp, Stefan (extern)" w:date="2022-01-29T14:13:00Z">
              <w:tcPr>
                <w:tcW w:w="1814"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0F844020" w14:textId="77777777" w:rsidR="00700F63" w:rsidRPr="00700F63" w:rsidRDefault="00700F63">
            <w:pPr>
              <w:spacing w:after="0" w:line="240" w:lineRule="auto"/>
              <w:jc w:val="center"/>
              <w:rPr>
                <w:ins w:id="9276" w:author="Haskamp, Stefan (extern)" w:date="2022-01-29T14:12:00Z"/>
                <w:rFonts w:eastAsia="Times New Roman" w:cs="Arial"/>
                <w:b/>
                <w:bCs/>
                <w:color w:val="000000"/>
                <w:sz w:val="22"/>
                <w:lang w:val="de-DE" w:eastAsia="de-DE"/>
              </w:rPr>
              <w:pPrChange w:id="9277" w:author="Haskamp, Stefan (extern)" w:date="2022-01-29T14:13:00Z">
                <w:pPr>
                  <w:spacing w:after="0" w:line="240" w:lineRule="auto"/>
                  <w:jc w:val="left"/>
                </w:pPr>
              </w:pPrChange>
            </w:pPr>
            <w:ins w:id="9278" w:author="Haskamp, Stefan (extern)" w:date="2022-01-29T14:12:00Z">
              <w:r w:rsidRPr="00700F63">
                <w:rPr>
                  <w:rFonts w:eastAsia="Times New Roman" w:cs="Arial"/>
                  <w:b/>
                  <w:bCs/>
                  <w:color w:val="000000"/>
                  <w:sz w:val="22"/>
                  <w:lang w:val="de-DE" w:eastAsia="de-DE"/>
                </w:rPr>
                <w:t>medication scRNAseq samples (PBMC)</w:t>
              </w:r>
            </w:ins>
          </w:p>
        </w:tc>
        <w:tc>
          <w:tcPr>
            <w:tcW w:w="1587" w:type="dxa"/>
            <w:tcBorders>
              <w:top w:val="single" w:sz="4" w:space="0" w:color="auto"/>
              <w:left w:val="nil"/>
              <w:bottom w:val="single" w:sz="4" w:space="0" w:color="auto"/>
              <w:right w:val="single" w:sz="4" w:space="0" w:color="auto"/>
            </w:tcBorders>
            <w:shd w:val="clear" w:color="auto" w:fill="auto"/>
            <w:noWrap/>
            <w:vAlign w:val="center"/>
            <w:hideMark/>
            <w:tcPrChange w:id="9279" w:author="Haskamp, Stefan (extern)" w:date="2022-01-29T14:13:00Z">
              <w:tcPr>
                <w:tcW w:w="1814"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5F9CC159" w14:textId="77777777" w:rsidR="00700F63" w:rsidRPr="004C42DB" w:rsidRDefault="00700F63">
            <w:pPr>
              <w:spacing w:after="0" w:line="240" w:lineRule="auto"/>
              <w:jc w:val="center"/>
              <w:rPr>
                <w:ins w:id="9280" w:author="Haskamp, Stefan (extern)" w:date="2022-01-29T14:12:00Z"/>
                <w:rFonts w:eastAsia="Times New Roman" w:cs="Arial"/>
                <w:b/>
                <w:bCs/>
                <w:color w:val="000000"/>
                <w:sz w:val="22"/>
                <w:lang w:eastAsia="de-DE"/>
                <w:rPrChange w:id="9281" w:author="Stefan" w:date="2022-01-31T14:14:00Z">
                  <w:rPr>
                    <w:ins w:id="9282" w:author="Haskamp, Stefan (extern)" w:date="2022-01-29T14:12:00Z"/>
                    <w:rFonts w:eastAsia="Times New Roman" w:cs="Arial"/>
                    <w:b/>
                    <w:bCs/>
                    <w:color w:val="000000"/>
                    <w:sz w:val="22"/>
                    <w:lang w:val="de-DE" w:eastAsia="de-DE"/>
                  </w:rPr>
                </w:rPrChange>
              </w:rPr>
              <w:pPrChange w:id="9283" w:author="Haskamp, Stefan (extern)" w:date="2022-01-29T14:13:00Z">
                <w:pPr>
                  <w:spacing w:after="0" w:line="240" w:lineRule="auto"/>
                  <w:jc w:val="left"/>
                </w:pPr>
              </w:pPrChange>
            </w:pPr>
            <w:ins w:id="9284" w:author="Haskamp, Stefan (extern)" w:date="2022-01-29T14:12:00Z">
              <w:r w:rsidRPr="004C42DB">
                <w:rPr>
                  <w:rFonts w:eastAsia="Times New Roman" w:cs="Arial"/>
                  <w:b/>
                  <w:bCs/>
                  <w:color w:val="000000"/>
                  <w:sz w:val="22"/>
                  <w:lang w:eastAsia="de-DE"/>
                  <w:rPrChange w:id="9285" w:author="Stefan" w:date="2022-01-31T14:14:00Z">
                    <w:rPr>
                      <w:rFonts w:eastAsia="Times New Roman" w:cs="Arial"/>
                      <w:b/>
                      <w:bCs/>
                      <w:color w:val="000000"/>
                      <w:sz w:val="22"/>
                      <w:lang w:val="de-DE" w:eastAsia="de-DE"/>
                    </w:rPr>
                  </w:rPrChange>
                </w:rPr>
                <w:t>medication RNA samples (whole blood)</w:t>
              </w:r>
            </w:ins>
          </w:p>
        </w:tc>
        <w:tc>
          <w:tcPr>
            <w:tcW w:w="1587" w:type="dxa"/>
            <w:tcBorders>
              <w:top w:val="single" w:sz="4" w:space="0" w:color="auto"/>
              <w:left w:val="nil"/>
              <w:bottom w:val="single" w:sz="4" w:space="0" w:color="auto"/>
              <w:right w:val="single" w:sz="4" w:space="0" w:color="auto"/>
            </w:tcBorders>
            <w:shd w:val="clear" w:color="auto" w:fill="auto"/>
            <w:noWrap/>
            <w:vAlign w:val="center"/>
            <w:hideMark/>
            <w:tcPrChange w:id="9286" w:author="Haskamp, Stefan (extern)" w:date="2022-01-29T14:13:00Z">
              <w:tcPr>
                <w:tcW w:w="1814"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1BB2563D" w14:textId="77777777" w:rsidR="00700F63" w:rsidRPr="00700F63" w:rsidRDefault="00700F63">
            <w:pPr>
              <w:spacing w:after="0" w:line="240" w:lineRule="auto"/>
              <w:jc w:val="center"/>
              <w:rPr>
                <w:ins w:id="9287" w:author="Haskamp, Stefan (extern)" w:date="2022-01-29T14:12:00Z"/>
                <w:rFonts w:eastAsia="Times New Roman" w:cs="Arial"/>
                <w:b/>
                <w:bCs/>
                <w:color w:val="000000"/>
                <w:sz w:val="22"/>
                <w:lang w:val="de-DE" w:eastAsia="de-DE"/>
              </w:rPr>
              <w:pPrChange w:id="9288" w:author="Haskamp, Stefan (extern)" w:date="2022-01-29T14:13:00Z">
                <w:pPr>
                  <w:spacing w:after="0" w:line="240" w:lineRule="auto"/>
                  <w:jc w:val="left"/>
                </w:pPr>
              </w:pPrChange>
            </w:pPr>
            <w:ins w:id="9289" w:author="Haskamp, Stefan (extern)" w:date="2022-01-29T14:12:00Z">
              <w:r w:rsidRPr="00700F63">
                <w:rPr>
                  <w:rFonts w:eastAsia="Times New Roman" w:cs="Arial"/>
                  <w:b/>
                  <w:bCs/>
                  <w:color w:val="000000"/>
                  <w:sz w:val="22"/>
                  <w:lang w:val="de-DE" w:eastAsia="de-DE"/>
                </w:rPr>
                <w:t>medication RNA samples (neutrophils)</w:t>
              </w:r>
            </w:ins>
          </w:p>
        </w:tc>
        <w:tc>
          <w:tcPr>
            <w:tcW w:w="1587" w:type="dxa"/>
            <w:tcBorders>
              <w:top w:val="single" w:sz="4" w:space="0" w:color="auto"/>
              <w:left w:val="nil"/>
              <w:bottom w:val="single" w:sz="4" w:space="0" w:color="auto"/>
              <w:right w:val="single" w:sz="4" w:space="0" w:color="auto"/>
            </w:tcBorders>
            <w:shd w:val="clear" w:color="auto" w:fill="auto"/>
            <w:noWrap/>
            <w:vAlign w:val="center"/>
            <w:hideMark/>
            <w:tcPrChange w:id="9290" w:author="Haskamp, Stefan (extern)" w:date="2022-01-29T14:13:00Z">
              <w:tcPr>
                <w:tcW w:w="1814"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23A33303" w14:textId="77777777" w:rsidR="00700F63" w:rsidRPr="00700F63" w:rsidRDefault="00700F63">
            <w:pPr>
              <w:spacing w:after="0" w:line="240" w:lineRule="auto"/>
              <w:jc w:val="center"/>
              <w:rPr>
                <w:ins w:id="9291" w:author="Haskamp, Stefan (extern)" w:date="2022-01-29T14:12:00Z"/>
                <w:rFonts w:eastAsia="Times New Roman" w:cs="Arial"/>
                <w:b/>
                <w:bCs/>
                <w:color w:val="000000"/>
                <w:sz w:val="22"/>
                <w:lang w:val="de-DE" w:eastAsia="de-DE"/>
              </w:rPr>
              <w:pPrChange w:id="9292" w:author="Haskamp, Stefan (extern)" w:date="2022-01-29T14:13:00Z">
                <w:pPr>
                  <w:spacing w:after="0" w:line="240" w:lineRule="auto"/>
                  <w:jc w:val="left"/>
                </w:pPr>
              </w:pPrChange>
            </w:pPr>
            <w:ins w:id="9293" w:author="Haskamp, Stefan (extern)" w:date="2022-01-29T14:12:00Z">
              <w:r w:rsidRPr="00700F63">
                <w:rPr>
                  <w:rFonts w:eastAsia="Times New Roman" w:cs="Arial"/>
                  <w:b/>
                  <w:bCs/>
                  <w:color w:val="000000"/>
                  <w:sz w:val="22"/>
                  <w:lang w:val="de-DE" w:eastAsia="de-DE"/>
                </w:rPr>
                <w:t>concomitant disease</w:t>
              </w:r>
            </w:ins>
          </w:p>
        </w:tc>
        <w:tc>
          <w:tcPr>
            <w:tcW w:w="1587" w:type="dxa"/>
            <w:tcBorders>
              <w:top w:val="single" w:sz="4" w:space="0" w:color="auto"/>
              <w:left w:val="nil"/>
              <w:bottom w:val="single" w:sz="4" w:space="0" w:color="auto"/>
              <w:right w:val="single" w:sz="4" w:space="0" w:color="auto"/>
            </w:tcBorders>
            <w:shd w:val="clear" w:color="auto" w:fill="auto"/>
            <w:noWrap/>
            <w:vAlign w:val="center"/>
            <w:hideMark/>
            <w:tcPrChange w:id="9294" w:author="Haskamp, Stefan (extern)" w:date="2022-01-29T14:13:00Z">
              <w:tcPr>
                <w:tcW w:w="1814"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46E8AD31" w14:textId="77777777" w:rsidR="00700F63" w:rsidRPr="00700F63" w:rsidRDefault="00700F63">
            <w:pPr>
              <w:spacing w:after="0" w:line="240" w:lineRule="auto"/>
              <w:jc w:val="center"/>
              <w:rPr>
                <w:ins w:id="9295" w:author="Haskamp, Stefan (extern)" w:date="2022-01-29T14:12:00Z"/>
                <w:rFonts w:eastAsia="Times New Roman" w:cs="Arial"/>
                <w:b/>
                <w:bCs/>
                <w:color w:val="000000"/>
                <w:sz w:val="22"/>
                <w:lang w:val="de-DE" w:eastAsia="de-DE"/>
              </w:rPr>
              <w:pPrChange w:id="9296" w:author="Haskamp, Stefan (extern)" w:date="2022-01-29T14:13:00Z">
                <w:pPr>
                  <w:spacing w:after="0" w:line="240" w:lineRule="auto"/>
                  <w:jc w:val="left"/>
                </w:pPr>
              </w:pPrChange>
            </w:pPr>
            <w:ins w:id="9297" w:author="Haskamp, Stefan (extern)" w:date="2022-01-29T14:12:00Z">
              <w:r w:rsidRPr="00700F63">
                <w:rPr>
                  <w:rFonts w:eastAsia="Times New Roman" w:cs="Arial"/>
                  <w:b/>
                  <w:bCs/>
                  <w:color w:val="000000"/>
                  <w:sz w:val="22"/>
                  <w:lang w:val="de-DE" w:eastAsia="de-DE"/>
                </w:rPr>
                <w:t>sample included for</w:t>
              </w:r>
            </w:ins>
          </w:p>
        </w:tc>
      </w:tr>
      <w:tr w:rsidR="00700F63" w:rsidRPr="008F6AD1" w14:paraId="68B272B8" w14:textId="77777777" w:rsidTr="00700F63">
        <w:trPr>
          <w:trHeight w:val="300"/>
          <w:ins w:id="9298" w:author="Haskamp, Stefan (extern)" w:date="2022-01-29T14:12:00Z"/>
          <w:trPrChange w:id="9299"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300"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777CF44" w14:textId="77777777" w:rsidR="00700F63" w:rsidRPr="00700F63" w:rsidRDefault="00700F63">
            <w:pPr>
              <w:spacing w:after="0" w:line="240" w:lineRule="auto"/>
              <w:jc w:val="center"/>
              <w:rPr>
                <w:ins w:id="9301" w:author="Haskamp, Stefan (extern)" w:date="2022-01-29T14:12:00Z"/>
                <w:rFonts w:eastAsia="Times New Roman" w:cs="Arial"/>
                <w:color w:val="000000"/>
                <w:sz w:val="22"/>
                <w:lang w:val="de-DE" w:eastAsia="de-DE"/>
              </w:rPr>
              <w:pPrChange w:id="9302" w:author="Haskamp, Stefan (extern)" w:date="2022-01-29T14:13:00Z">
                <w:pPr>
                  <w:spacing w:after="0" w:line="240" w:lineRule="auto"/>
                  <w:jc w:val="left"/>
                </w:pPr>
              </w:pPrChange>
            </w:pPr>
            <w:ins w:id="9303" w:author="Haskamp, Stefan (extern)" w:date="2022-01-29T14:12:00Z">
              <w:r w:rsidRPr="00700F63">
                <w:rPr>
                  <w:rFonts w:eastAsia="Times New Roman" w:cs="Arial"/>
                  <w:color w:val="000000"/>
                  <w:sz w:val="22"/>
                  <w:lang w:val="de-DE" w:eastAsia="de-DE"/>
                </w:rPr>
                <w:t>GPP1_1 &amp; GPP1_2</w:t>
              </w:r>
            </w:ins>
          </w:p>
        </w:tc>
        <w:tc>
          <w:tcPr>
            <w:tcW w:w="1587" w:type="dxa"/>
            <w:tcBorders>
              <w:top w:val="nil"/>
              <w:left w:val="nil"/>
              <w:bottom w:val="single" w:sz="4" w:space="0" w:color="auto"/>
              <w:right w:val="single" w:sz="4" w:space="0" w:color="auto"/>
            </w:tcBorders>
            <w:shd w:val="clear" w:color="auto" w:fill="auto"/>
            <w:noWrap/>
            <w:vAlign w:val="center"/>
            <w:hideMark/>
            <w:tcPrChange w:id="9304"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A57566B" w14:textId="77777777" w:rsidR="00700F63" w:rsidRPr="00700F63" w:rsidRDefault="00700F63">
            <w:pPr>
              <w:spacing w:after="0" w:line="240" w:lineRule="auto"/>
              <w:jc w:val="center"/>
              <w:rPr>
                <w:ins w:id="9305" w:author="Haskamp, Stefan (extern)" w:date="2022-01-29T14:12:00Z"/>
                <w:rFonts w:eastAsia="Times New Roman" w:cs="Arial"/>
                <w:color w:val="000000"/>
                <w:sz w:val="22"/>
                <w:lang w:val="de-DE" w:eastAsia="de-DE"/>
              </w:rPr>
              <w:pPrChange w:id="9306" w:author="Haskamp, Stefan (extern)" w:date="2022-01-29T14:13:00Z">
                <w:pPr>
                  <w:spacing w:after="0" w:line="240" w:lineRule="auto"/>
                  <w:jc w:val="left"/>
                </w:pPr>
              </w:pPrChange>
            </w:pPr>
            <w:ins w:id="9307" w:author="Haskamp, Stefan (extern)" w:date="2022-01-29T14:12:00Z">
              <w:r w:rsidRPr="00700F63">
                <w:rPr>
                  <w:rFonts w:eastAsia="Times New Roman" w:cs="Arial"/>
                  <w:color w:val="000000"/>
                  <w:sz w:val="22"/>
                  <w:lang w:val="de-DE" w:eastAsia="de-DE"/>
                </w:rPr>
                <w:t>Bonn Dermatologie</w:t>
              </w:r>
            </w:ins>
          </w:p>
        </w:tc>
        <w:tc>
          <w:tcPr>
            <w:tcW w:w="1587" w:type="dxa"/>
            <w:tcBorders>
              <w:top w:val="nil"/>
              <w:left w:val="nil"/>
              <w:bottom w:val="single" w:sz="4" w:space="0" w:color="auto"/>
              <w:right w:val="single" w:sz="4" w:space="0" w:color="auto"/>
            </w:tcBorders>
            <w:shd w:val="clear" w:color="auto" w:fill="auto"/>
            <w:noWrap/>
            <w:vAlign w:val="center"/>
            <w:hideMark/>
            <w:tcPrChange w:id="9308"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39B244F" w14:textId="77777777" w:rsidR="00700F63" w:rsidRPr="00700F63" w:rsidRDefault="00700F63">
            <w:pPr>
              <w:spacing w:after="0" w:line="240" w:lineRule="auto"/>
              <w:jc w:val="center"/>
              <w:rPr>
                <w:ins w:id="9309" w:author="Haskamp, Stefan (extern)" w:date="2022-01-29T14:12:00Z"/>
                <w:rFonts w:eastAsia="Times New Roman" w:cs="Arial"/>
                <w:color w:val="000000"/>
                <w:sz w:val="22"/>
                <w:lang w:val="de-DE" w:eastAsia="de-DE"/>
              </w:rPr>
              <w:pPrChange w:id="9310" w:author="Haskamp, Stefan (extern)" w:date="2022-01-29T14:13:00Z">
                <w:pPr>
                  <w:spacing w:after="0" w:line="240" w:lineRule="auto"/>
                  <w:jc w:val="left"/>
                </w:pPr>
              </w:pPrChange>
            </w:pPr>
            <w:ins w:id="9311" w:author="Haskamp, Stefan (extern)" w:date="2022-01-29T14:12:00Z">
              <w:r w:rsidRPr="00700F63">
                <w:rPr>
                  <w:rFonts w:eastAsia="Times New Roman" w:cs="Arial"/>
                  <w:color w:val="000000"/>
                  <w:sz w:val="22"/>
                  <w:lang w:val="de-DE" w:eastAsia="de-DE"/>
                </w:rPr>
                <w:t>het. c.115+6C&gt;T</w:t>
              </w:r>
            </w:ins>
          </w:p>
        </w:tc>
        <w:tc>
          <w:tcPr>
            <w:tcW w:w="1587" w:type="dxa"/>
            <w:tcBorders>
              <w:top w:val="nil"/>
              <w:left w:val="nil"/>
              <w:bottom w:val="single" w:sz="4" w:space="0" w:color="auto"/>
              <w:right w:val="single" w:sz="4" w:space="0" w:color="auto"/>
            </w:tcBorders>
            <w:shd w:val="clear" w:color="auto" w:fill="auto"/>
            <w:noWrap/>
            <w:vAlign w:val="center"/>
            <w:hideMark/>
            <w:tcPrChange w:id="9312"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1CCB195" w14:textId="50229E59" w:rsidR="00700F63" w:rsidRPr="00700F63" w:rsidRDefault="00700F63">
            <w:pPr>
              <w:spacing w:after="0" w:line="240" w:lineRule="auto"/>
              <w:jc w:val="center"/>
              <w:rPr>
                <w:ins w:id="9313" w:author="Haskamp, Stefan (extern)" w:date="2022-01-29T14:12:00Z"/>
                <w:rFonts w:eastAsia="Times New Roman" w:cs="Arial"/>
                <w:color w:val="000000"/>
                <w:sz w:val="22"/>
                <w:lang w:val="de-DE" w:eastAsia="de-DE"/>
              </w:rPr>
              <w:pPrChange w:id="9314" w:author="Haskamp, Stefan (extern)" w:date="2022-01-29T14:13:00Z">
                <w:pPr>
                  <w:spacing w:after="0" w:line="240" w:lineRule="auto"/>
                  <w:jc w:val="left"/>
                </w:pPr>
              </w:pPrChange>
            </w:pPr>
            <w:ins w:id="9315" w:author="Haskamp, Stefan (extern)" w:date="2022-01-29T14:12:00Z">
              <w:r w:rsidRPr="00700F63">
                <w:rPr>
                  <w:rFonts w:eastAsia="Times New Roman" w:cs="Arial"/>
                  <w:color w:val="000000"/>
                  <w:sz w:val="22"/>
                  <w:lang w:val="de-DE" w:eastAsia="de-DE"/>
                </w:rPr>
                <w:t>hom. c.2031-2A&gt;C</w:t>
              </w:r>
            </w:ins>
          </w:p>
        </w:tc>
        <w:tc>
          <w:tcPr>
            <w:tcW w:w="1587" w:type="dxa"/>
            <w:tcBorders>
              <w:top w:val="nil"/>
              <w:left w:val="nil"/>
              <w:bottom w:val="single" w:sz="4" w:space="0" w:color="auto"/>
              <w:right w:val="single" w:sz="4" w:space="0" w:color="auto"/>
            </w:tcBorders>
            <w:shd w:val="clear" w:color="auto" w:fill="auto"/>
            <w:noWrap/>
            <w:vAlign w:val="center"/>
            <w:hideMark/>
            <w:tcPrChange w:id="9316"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4C57486" w14:textId="77777777" w:rsidR="00700F63" w:rsidRPr="004C42DB" w:rsidRDefault="00700F63">
            <w:pPr>
              <w:spacing w:after="0" w:line="240" w:lineRule="auto"/>
              <w:jc w:val="center"/>
              <w:rPr>
                <w:ins w:id="9317" w:author="Haskamp, Stefan (extern)" w:date="2022-01-29T14:12:00Z"/>
                <w:rFonts w:eastAsia="Times New Roman" w:cs="Arial"/>
                <w:color w:val="000000"/>
                <w:sz w:val="22"/>
                <w:lang w:eastAsia="de-DE"/>
                <w:rPrChange w:id="9318" w:author="Stefan" w:date="2022-01-31T14:14:00Z">
                  <w:rPr>
                    <w:ins w:id="9319" w:author="Haskamp, Stefan (extern)" w:date="2022-01-29T14:12:00Z"/>
                    <w:rFonts w:eastAsia="Times New Roman" w:cs="Arial"/>
                    <w:color w:val="000000"/>
                    <w:sz w:val="22"/>
                    <w:lang w:val="de-DE" w:eastAsia="de-DE"/>
                  </w:rPr>
                </w:rPrChange>
              </w:rPr>
              <w:pPrChange w:id="9320" w:author="Haskamp, Stefan (extern)" w:date="2022-01-29T14:13:00Z">
                <w:pPr>
                  <w:spacing w:after="0" w:line="240" w:lineRule="auto"/>
                  <w:jc w:val="left"/>
                </w:pPr>
              </w:pPrChange>
            </w:pPr>
            <w:ins w:id="9321" w:author="Haskamp, Stefan (extern)" w:date="2022-01-29T14:12:00Z">
              <w:r w:rsidRPr="004C42DB">
                <w:rPr>
                  <w:rFonts w:eastAsia="Times New Roman" w:cs="Arial"/>
                  <w:color w:val="000000"/>
                  <w:sz w:val="22"/>
                  <w:lang w:eastAsia="de-DE"/>
                  <w:rPrChange w:id="9322" w:author="Stefan" w:date="2022-01-31T14:14:00Z">
                    <w:rPr>
                      <w:rFonts w:eastAsia="Times New Roman" w:cs="Arial"/>
                      <w:color w:val="000000"/>
                      <w:sz w:val="22"/>
                      <w:lang w:val="de-DE" w:eastAsia="de-DE"/>
                    </w:rPr>
                  </w:rPrChange>
                </w:rPr>
                <w:t>GPP1_1: Secukinumab ( IL-17A inhib.), Methotrexate; GPP1_2 Ixekizumab ( IL-17A inhib.), Methotrexate</w:t>
              </w:r>
            </w:ins>
          </w:p>
        </w:tc>
        <w:tc>
          <w:tcPr>
            <w:tcW w:w="1587" w:type="dxa"/>
            <w:tcBorders>
              <w:top w:val="nil"/>
              <w:left w:val="nil"/>
              <w:bottom w:val="single" w:sz="4" w:space="0" w:color="auto"/>
              <w:right w:val="single" w:sz="4" w:space="0" w:color="auto"/>
            </w:tcBorders>
            <w:shd w:val="clear" w:color="auto" w:fill="auto"/>
            <w:noWrap/>
            <w:vAlign w:val="center"/>
            <w:hideMark/>
            <w:tcPrChange w:id="932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61418E4" w14:textId="77777777" w:rsidR="00700F63" w:rsidRPr="00700F63" w:rsidRDefault="00700F63">
            <w:pPr>
              <w:spacing w:after="0" w:line="240" w:lineRule="auto"/>
              <w:jc w:val="center"/>
              <w:rPr>
                <w:ins w:id="9324" w:author="Haskamp, Stefan (extern)" w:date="2022-01-29T14:12:00Z"/>
                <w:rFonts w:eastAsia="Times New Roman" w:cs="Arial"/>
                <w:color w:val="000000"/>
                <w:sz w:val="22"/>
                <w:lang w:val="de-DE" w:eastAsia="de-DE"/>
              </w:rPr>
              <w:pPrChange w:id="9325" w:author="Haskamp, Stefan (extern)" w:date="2022-01-29T14:13:00Z">
                <w:pPr>
                  <w:spacing w:after="0" w:line="240" w:lineRule="auto"/>
                  <w:jc w:val="left"/>
                </w:pPr>
              </w:pPrChange>
            </w:pPr>
            <w:ins w:id="9326" w:author="Haskamp, Stefan (extern)" w:date="2022-01-29T14:12:00Z">
              <w:r w:rsidRPr="00700F63">
                <w:rPr>
                  <w:rFonts w:eastAsia="Times New Roman" w:cs="Arial"/>
                  <w:color w:val="000000"/>
                  <w:sz w:val="22"/>
                  <w:lang w:val="de-DE" w:eastAsia="de-DE"/>
                </w:rPr>
                <w:t>Secukinumab (IL-17A inhib.)</w:t>
              </w:r>
            </w:ins>
          </w:p>
        </w:tc>
        <w:tc>
          <w:tcPr>
            <w:tcW w:w="1587" w:type="dxa"/>
            <w:tcBorders>
              <w:top w:val="nil"/>
              <w:left w:val="nil"/>
              <w:bottom w:val="single" w:sz="4" w:space="0" w:color="auto"/>
              <w:right w:val="single" w:sz="4" w:space="0" w:color="auto"/>
            </w:tcBorders>
            <w:shd w:val="clear" w:color="auto" w:fill="auto"/>
            <w:noWrap/>
            <w:vAlign w:val="center"/>
            <w:hideMark/>
            <w:tcPrChange w:id="932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C0B9EFF" w14:textId="77777777" w:rsidR="00700F63" w:rsidRPr="004C42DB" w:rsidRDefault="00700F63">
            <w:pPr>
              <w:spacing w:after="0" w:line="240" w:lineRule="auto"/>
              <w:jc w:val="center"/>
              <w:rPr>
                <w:ins w:id="9328" w:author="Haskamp, Stefan (extern)" w:date="2022-01-29T14:12:00Z"/>
                <w:rFonts w:eastAsia="Times New Roman" w:cs="Arial"/>
                <w:color w:val="000000"/>
                <w:sz w:val="22"/>
                <w:lang w:eastAsia="de-DE"/>
                <w:rPrChange w:id="9329" w:author="Stefan" w:date="2022-01-31T14:14:00Z">
                  <w:rPr>
                    <w:ins w:id="9330" w:author="Haskamp, Stefan (extern)" w:date="2022-01-29T14:12:00Z"/>
                    <w:rFonts w:eastAsia="Times New Roman" w:cs="Arial"/>
                    <w:color w:val="000000"/>
                    <w:sz w:val="22"/>
                    <w:lang w:val="de-DE" w:eastAsia="de-DE"/>
                  </w:rPr>
                </w:rPrChange>
              </w:rPr>
              <w:pPrChange w:id="9331" w:author="Haskamp, Stefan (extern)" w:date="2022-01-29T14:13:00Z">
                <w:pPr>
                  <w:spacing w:after="0" w:line="240" w:lineRule="auto"/>
                  <w:jc w:val="left"/>
                </w:pPr>
              </w:pPrChange>
            </w:pPr>
            <w:ins w:id="9332" w:author="Haskamp, Stefan (extern)" w:date="2022-01-29T14:12:00Z">
              <w:r w:rsidRPr="004C42DB">
                <w:rPr>
                  <w:rFonts w:eastAsia="Times New Roman" w:cs="Arial"/>
                  <w:color w:val="000000"/>
                  <w:sz w:val="22"/>
                  <w:lang w:eastAsia="de-DE"/>
                  <w:rPrChange w:id="9333" w:author="Stefan" w:date="2022-01-31T14:14:00Z">
                    <w:rPr>
                      <w:rFonts w:eastAsia="Times New Roman" w:cs="Arial"/>
                      <w:color w:val="000000"/>
                      <w:sz w:val="22"/>
                      <w:lang w:val="de-DE" w:eastAsia="de-DE"/>
                    </w:rPr>
                  </w:rPrChange>
                </w:rPr>
                <w:t>Secukinumab (IL-17A inhib.), Methotrexate</w:t>
              </w:r>
            </w:ins>
          </w:p>
        </w:tc>
        <w:tc>
          <w:tcPr>
            <w:tcW w:w="1587" w:type="dxa"/>
            <w:tcBorders>
              <w:top w:val="nil"/>
              <w:left w:val="nil"/>
              <w:bottom w:val="single" w:sz="4" w:space="0" w:color="auto"/>
              <w:right w:val="single" w:sz="4" w:space="0" w:color="auto"/>
            </w:tcBorders>
            <w:shd w:val="clear" w:color="auto" w:fill="auto"/>
            <w:noWrap/>
            <w:vAlign w:val="center"/>
            <w:hideMark/>
            <w:tcPrChange w:id="9334"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4DF7101" w14:textId="77777777" w:rsidR="00700F63" w:rsidRPr="00700F63" w:rsidRDefault="00700F63">
            <w:pPr>
              <w:spacing w:after="0" w:line="240" w:lineRule="auto"/>
              <w:jc w:val="center"/>
              <w:rPr>
                <w:ins w:id="9335" w:author="Haskamp, Stefan (extern)" w:date="2022-01-29T14:12:00Z"/>
                <w:rFonts w:eastAsia="Times New Roman" w:cs="Arial"/>
                <w:color w:val="000000"/>
                <w:sz w:val="22"/>
                <w:lang w:val="de-DE" w:eastAsia="de-DE"/>
              </w:rPr>
              <w:pPrChange w:id="9336" w:author="Haskamp, Stefan (extern)" w:date="2022-01-29T14:13:00Z">
                <w:pPr>
                  <w:spacing w:after="0" w:line="240" w:lineRule="auto"/>
                  <w:jc w:val="left"/>
                </w:pPr>
              </w:pPrChange>
            </w:pPr>
            <w:ins w:id="9337" w:author="Haskamp, Stefan (extern)" w:date="2022-01-29T14:12:00Z">
              <w:r w:rsidRPr="00700F63">
                <w:rPr>
                  <w:rFonts w:eastAsia="Times New Roman" w:cs="Arial"/>
                  <w:color w:val="000000"/>
                  <w:sz w:val="22"/>
                  <w:lang w:val="de-DE" w:eastAsia="de-DE"/>
                </w:rPr>
                <w:t>geographic tongue, PsA, Hypertension, polyarthritis</w:t>
              </w:r>
            </w:ins>
          </w:p>
        </w:tc>
        <w:tc>
          <w:tcPr>
            <w:tcW w:w="1587" w:type="dxa"/>
            <w:tcBorders>
              <w:top w:val="nil"/>
              <w:left w:val="nil"/>
              <w:bottom w:val="single" w:sz="4" w:space="0" w:color="auto"/>
              <w:right w:val="single" w:sz="4" w:space="0" w:color="auto"/>
            </w:tcBorders>
            <w:shd w:val="clear" w:color="auto" w:fill="auto"/>
            <w:noWrap/>
            <w:vAlign w:val="center"/>
            <w:hideMark/>
            <w:tcPrChange w:id="9338"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AFF216F" w14:textId="77777777" w:rsidR="00700F63" w:rsidRPr="00700F63" w:rsidRDefault="00700F63">
            <w:pPr>
              <w:spacing w:after="0" w:line="240" w:lineRule="auto"/>
              <w:jc w:val="center"/>
              <w:rPr>
                <w:ins w:id="9339" w:author="Haskamp, Stefan (extern)" w:date="2022-01-29T14:12:00Z"/>
                <w:rFonts w:eastAsia="Times New Roman" w:cs="Arial"/>
                <w:color w:val="000000"/>
                <w:sz w:val="22"/>
                <w:lang w:val="de-DE" w:eastAsia="de-DE"/>
              </w:rPr>
              <w:pPrChange w:id="9340" w:author="Haskamp, Stefan (extern)" w:date="2022-01-29T14:13:00Z">
                <w:pPr>
                  <w:spacing w:after="0" w:line="240" w:lineRule="auto"/>
                  <w:jc w:val="left"/>
                </w:pPr>
              </w:pPrChange>
            </w:pPr>
            <w:ins w:id="9341" w:author="Haskamp, Stefan (extern)" w:date="2022-01-29T14:12:00Z">
              <w:r w:rsidRPr="00700F63">
                <w:rPr>
                  <w:rFonts w:eastAsia="Times New Roman" w:cs="Arial"/>
                  <w:color w:val="000000"/>
                  <w:sz w:val="22"/>
                  <w:lang w:val="de-DE" w:eastAsia="de-DE"/>
                </w:rPr>
                <w:t>scRNAseq, RNASeq, RT-qPCR, FACS, ILCs</w:t>
              </w:r>
            </w:ins>
          </w:p>
        </w:tc>
      </w:tr>
      <w:tr w:rsidR="00700F63" w:rsidRPr="008F6AD1" w14:paraId="78B374FE" w14:textId="77777777" w:rsidTr="00700F63">
        <w:trPr>
          <w:trHeight w:val="300"/>
          <w:ins w:id="9342" w:author="Haskamp, Stefan (extern)" w:date="2022-01-29T14:12:00Z"/>
          <w:trPrChange w:id="9343"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344"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0E7DD0E" w14:textId="77777777" w:rsidR="00700F63" w:rsidRPr="00700F63" w:rsidRDefault="00700F63">
            <w:pPr>
              <w:spacing w:after="0" w:line="240" w:lineRule="auto"/>
              <w:jc w:val="center"/>
              <w:rPr>
                <w:ins w:id="9345" w:author="Haskamp, Stefan (extern)" w:date="2022-01-29T14:12:00Z"/>
                <w:rFonts w:eastAsia="Times New Roman" w:cs="Arial"/>
                <w:color w:val="000000"/>
                <w:sz w:val="22"/>
                <w:lang w:val="de-DE" w:eastAsia="de-DE"/>
              </w:rPr>
              <w:pPrChange w:id="9346" w:author="Haskamp, Stefan (extern)" w:date="2022-01-29T14:13:00Z">
                <w:pPr>
                  <w:spacing w:after="0" w:line="240" w:lineRule="auto"/>
                  <w:jc w:val="left"/>
                </w:pPr>
              </w:pPrChange>
            </w:pPr>
            <w:ins w:id="9347" w:author="Haskamp, Stefan (extern)" w:date="2022-01-29T14:12:00Z">
              <w:r w:rsidRPr="00700F63">
                <w:rPr>
                  <w:rFonts w:eastAsia="Times New Roman" w:cs="Arial"/>
                  <w:color w:val="000000"/>
                  <w:sz w:val="22"/>
                  <w:lang w:val="de-DE" w:eastAsia="de-DE"/>
                </w:rPr>
                <w:t>GPP2_1 &amp; GPP2_2</w:t>
              </w:r>
            </w:ins>
          </w:p>
        </w:tc>
        <w:tc>
          <w:tcPr>
            <w:tcW w:w="1587" w:type="dxa"/>
            <w:tcBorders>
              <w:top w:val="nil"/>
              <w:left w:val="nil"/>
              <w:bottom w:val="single" w:sz="4" w:space="0" w:color="auto"/>
              <w:right w:val="single" w:sz="4" w:space="0" w:color="auto"/>
            </w:tcBorders>
            <w:shd w:val="clear" w:color="auto" w:fill="auto"/>
            <w:noWrap/>
            <w:vAlign w:val="center"/>
            <w:hideMark/>
            <w:tcPrChange w:id="9348"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A181E40" w14:textId="77777777" w:rsidR="00700F63" w:rsidRPr="00700F63" w:rsidRDefault="00700F63">
            <w:pPr>
              <w:spacing w:after="0" w:line="240" w:lineRule="auto"/>
              <w:jc w:val="center"/>
              <w:rPr>
                <w:ins w:id="9349" w:author="Haskamp, Stefan (extern)" w:date="2022-01-29T14:12:00Z"/>
                <w:rFonts w:eastAsia="Times New Roman" w:cs="Arial"/>
                <w:color w:val="000000"/>
                <w:sz w:val="22"/>
                <w:lang w:val="de-DE" w:eastAsia="de-DE"/>
              </w:rPr>
              <w:pPrChange w:id="9350" w:author="Haskamp, Stefan (extern)" w:date="2022-01-29T14:13:00Z">
                <w:pPr>
                  <w:spacing w:after="0" w:line="240" w:lineRule="auto"/>
                  <w:jc w:val="left"/>
                </w:pPr>
              </w:pPrChange>
            </w:pPr>
            <w:ins w:id="9351" w:author="Haskamp, Stefan (extern)" w:date="2022-01-29T14:12:00Z">
              <w:r w:rsidRPr="00700F63">
                <w:rPr>
                  <w:rFonts w:eastAsia="Times New Roman" w:cs="Arial"/>
                  <w:color w:val="000000"/>
                  <w:sz w:val="22"/>
                  <w:lang w:val="de-DE" w:eastAsia="de-DE"/>
                </w:rPr>
                <w:t>Dermatologie Bad Bentheim, Dr. Schulz</w:t>
              </w:r>
            </w:ins>
          </w:p>
        </w:tc>
        <w:tc>
          <w:tcPr>
            <w:tcW w:w="1587" w:type="dxa"/>
            <w:tcBorders>
              <w:top w:val="nil"/>
              <w:left w:val="nil"/>
              <w:bottom w:val="single" w:sz="4" w:space="0" w:color="auto"/>
              <w:right w:val="single" w:sz="4" w:space="0" w:color="auto"/>
            </w:tcBorders>
            <w:shd w:val="clear" w:color="auto" w:fill="auto"/>
            <w:noWrap/>
            <w:vAlign w:val="center"/>
            <w:hideMark/>
            <w:tcPrChange w:id="9352"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A4D77FC" w14:textId="77777777" w:rsidR="00700F63" w:rsidRPr="00700F63" w:rsidRDefault="00700F63">
            <w:pPr>
              <w:spacing w:after="0" w:line="240" w:lineRule="auto"/>
              <w:jc w:val="center"/>
              <w:rPr>
                <w:ins w:id="9353" w:author="Haskamp, Stefan (extern)" w:date="2022-01-29T14:12:00Z"/>
                <w:rFonts w:eastAsia="Times New Roman" w:cs="Arial"/>
                <w:color w:val="000000"/>
                <w:sz w:val="22"/>
                <w:lang w:val="de-DE" w:eastAsia="de-DE"/>
              </w:rPr>
              <w:pPrChange w:id="9354" w:author="Haskamp, Stefan (extern)" w:date="2022-01-29T14:13:00Z">
                <w:pPr>
                  <w:spacing w:after="0" w:line="240" w:lineRule="auto"/>
                  <w:jc w:val="left"/>
                </w:pPr>
              </w:pPrChange>
            </w:pPr>
            <w:ins w:id="9355"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356"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5900C667" w14:textId="77777777" w:rsidR="00700F63" w:rsidRPr="004C42DB" w:rsidRDefault="00700F63">
            <w:pPr>
              <w:spacing w:after="0" w:line="240" w:lineRule="auto"/>
              <w:jc w:val="center"/>
              <w:rPr>
                <w:ins w:id="9357" w:author="Haskamp, Stefan (extern)" w:date="2022-01-29T14:12:00Z"/>
                <w:rFonts w:eastAsia="Times New Roman" w:cs="Arial"/>
                <w:color w:val="000000"/>
                <w:sz w:val="22"/>
                <w:lang w:eastAsia="de-DE"/>
                <w:rPrChange w:id="9358" w:author="Stefan" w:date="2022-01-31T14:14:00Z">
                  <w:rPr>
                    <w:ins w:id="9359" w:author="Haskamp, Stefan (extern)" w:date="2022-01-29T14:12:00Z"/>
                    <w:rFonts w:eastAsia="Times New Roman" w:cs="Arial"/>
                    <w:color w:val="000000"/>
                    <w:sz w:val="22"/>
                    <w:lang w:val="de-DE" w:eastAsia="de-DE"/>
                  </w:rPr>
                </w:rPrChange>
              </w:rPr>
              <w:pPrChange w:id="9360" w:author="Haskamp, Stefan (extern)" w:date="2022-01-29T14:13:00Z">
                <w:pPr>
                  <w:spacing w:after="0" w:line="240" w:lineRule="auto"/>
                  <w:jc w:val="left"/>
                </w:pPr>
              </w:pPrChange>
            </w:pPr>
            <w:ins w:id="9361" w:author="Haskamp, Stefan (extern)" w:date="2022-01-29T14:12:00Z">
              <w:r w:rsidRPr="004C42DB">
                <w:rPr>
                  <w:rFonts w:eastAsia="Times New Roman" w:cs="Arial"/>
                  <w:color w:val="000000"/>
                  <w:sz w:val="22"/>
                  <w:lang w:eastAsia="de-DE"/>
                  <w:rPrChange w:id="9362" w:author="Stefan" w:date="2022-01-31T14:14:00Z">
                    <w:rPr>
                      <w:rFonts w:eastAsia="Times New Roman" w:cs="Arial"/>
                      <w:color w:val="000000"/>
                      <w:sz w:val="22"/>
                      <w:lang w:val="de-DE" w:eastAsia="de-DE"/>
                    </w:rPr>
                  </w:rPrChange>
                </w:rPr>
                <w:t>c.het. c.995C&gt;T/(p.Ala332Val), c.2031-2A&gt;C</w:t>
              </w:r>
            </w:ins>
          </w:p>
        </w:tc>
        <w:tc>
          <w:tcPr>
            <w:tcW w:w="1587" w:type="dxa"/>
            <w:tcBorders>
              <w:top w:val="nil"/>
              <w:left w:val="nil"/>
              <w:bottom w:val="single" w:sz="4" w:space="0" w:color="auto"/>
              <w:right w:val="single" w:sz="4" w:space="0" w:color="auto"/>
            </w:tcBorders>
            <w:shd w:val="clear" w:color="auto" w:fill="auto"/>
            <w:noWrap/>
            <w:vAlign w:val="center"/>
            <w:hideMark/>
            <w:tcPrChange w:id="936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DC83EAE" w14:textId="77777777" w:rsidR="00700F63" w:rsidRPr="00700F63" w:rsidRDefault="00700F63">
            <w:pPr>
              <w:spacing w:after="0" w:line="240" w:lineRule="auto"/>
              <w:jc w:val="center"/>
              <w:rPr>
                <w:ins w:id="9364" w:author="Haskamp, Stefan (extern)" w:date="2022-01-29T14:12:00Z"/>
                <w:rFonts w:eastAsia="Times New Roman" w:cs="Arial"/>
                <w:color w:val="000000"/>
                <w:sz w:val="22"/>
                <w:lang w:val="de-DE" w:eastAsia="de-DE"/>
              </w:rPr>
              <w:pPrChange w:id="9365" w:author="Haskamp, Stefan (extern)" w:date="2022-01-29T14:13:00Z">
                <w:pPr>
                  <w:spacing w:after="0" w:line="240" w:lineRule="auto"/>
                  <w:jc w:val="left"/>
                </w:pPr>
              </w:pPrChange>
            </w:pPr>
            <w:ins w:id="9366" w:author="Haskamp, Stefan (extern)" w:date="2022-01-29T14:12:00Z">
              <w:r w:rsidRPr="00700F63">
                <w:rPr>
                  <w:rFonts w:eastAsia="Times New Roman" w:cs="Arial"/>
                  <w:color w:val="000000"/>
                  <w:sz w:val="22"/>
                  <w:lang w:val="de-DE" w:eastAsia="de-DE"/>
                </w:rPr>
                <w:t>Infliximab (TNFα inhib.)</w:t>
              </w:r>
            </w:ins>
          </w:p>
        </w:tc>
        <w:tc>
          <w:tcPr>
            <w:tcW w:w="1587" w:type="dxa"/>
            <w:tcBorders>
              <w:top w:val="nil"/>
              <w:left w:val="nil"/>
              <w:bottom w:val="single" w:sz="4" w:space="0" w:color="auto"/>
              <w:right w:val="single" w:sz="4" w:space="0" w:color="auto"/>
            </w:tcBorders>
            <w:shd w:val="clear" w:color="auto" w:fill="auto"/>
            <w:noWrap/>
            <w:vAlign w:val="center"/>
            <w:hideMark/>
            <w:tcPrChange w:id="936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561943D8" w14:textId="77777777" w:rsidR="00700F63" w:rsidRPr="004C42DB" w:rsidRDefault="00700F63">
            <w:pPr>
              <w:spacing w:after="0" w:line="240" w:lineRule="auto"/>
              <w:jc w:val="center"/>
              <w:rPr>
                <w:ins w:id="9368" w:author="Haskamp, Stefan (extern)" w:date="2022-01-29T14:12:00Z"/>
                <w:rFonts w:eastAsia="Times New Roman" w:cs="Arial"/>
                <w:color w:val="000000"/>
                <w:sz w:val="22"/>
                <w:lang w:eastAsia="de-DE"/>
                <w:rPrChange w:id="9369" w:author="Stefan" w:date="2022-01-31T14:14:00Z">
                  <w:rPr>
                    <w:ins w:id="9370" w:author="Haskamp, Stefan (extern)" w:date="2022-01-29T14:12:00Z"/>
                    <w:rFonts w:eastAsia="Times New Roman" w:cs="Arial"/>
                    <w:color w:val="000000"/>
                    <w:sz w:val="22"/>
                    <w:lang w:val="de-DE" w:eastAsia="de-DE"/>
                  </w:rPr>
                </w:rPrChange>
              </w:rPr>
              <w:pPrChange w:id="9371" w:author="Haskamp, Stefan (extern)" w:date="2022-01-29T14:13:00Z">
                <w:pPr>
                  <w:spacing w:after="0" w:line="240" w:lineRule="auto"/>
                  <w:jc w:val="left"/>
                </w:pPr>
              </w:pPrChange>
            </w:pPr>
            <w:ins w:id="9372" w:author="Haskamp, Stefan (extern)" w:date="2022-01-29T14:12:00Z">
              <w:r w:rsidRPr="004C42DB">
                <w:rPr>
                  <w:rFonts w:eastAsia="Times New Roman" w:cs="Arial"/>
                  <w:color w:val="000000"/>
                  <w:sz w:val="22"/>
                  <w:lang w:eastAsia="de-DE"/>
                  <w:rPrChange w:id="9373" w:author="Stefan" w:date="2022-01-31T14:14:00Z">
                    <w:rPr>
                      <w:rFonts w:eastAsia="Times New Roman" w:cs="Arial"/>
                      <w:color w:val="000000"/>
                      <w:sz w:val="22"/>
                      <w:lang w:val="de-DE" w:eastAsia="de-DE"/>
                    </w:rPr>
                  </w:rPrChange>
                </w:rPr>
                <w:t>for both samples: Infliximab (TNF</w:t>
              </w:r>
              <w:r w:rsidRPr="00700F63">
                <w:rPr>
                  <w:rFonts w:eastAsia="Times New Roman" w:cs="Arial"/>
                  <w:color w:val="000000"/>
                  <w:sz w:val="22"/>
                  <w:lang w:val="de-DE" w:eastAsia="de-DE"/>
                </w:rPr>
                <w:t>α</w:t>
              </w:r>
              <w:r w:rsidRPr="004C42DB">
                <w:rPr>
                  <w:rFonts w:eastAsia="Times New Roman" w:cs="Arial"/>
                  <w:color w:val="000000"/>
                  <w:sz w:val="22"/>
                  <w:lang w:eastAsia="de-DE"/>
                  <w:rPrChange w:id="9374" w:author="Stefan" w:date="2022-01-31T14:14:00Z">
                    <w:rPr>
                      <w:rFonts w:eastAsia="Times New Roman" w:cs="Arial"/>
                      <w:color w:val="000000"/>
                      <w:sz w:val="22"/>
                      <w:lang w:val="de-DE" w:eastAsia="de-DE"/>
                    </w:rPr>
                  </w:rPrChange>
                </w:rPr>
                <w:t xml:space="preserve"> inhib.)</w:t>
              </w:r>
            </w:ins>
          </w:p>
        </w:tc>
        <w:tc>
          <w:tcPr>
            <w:tcW w:w="1587" w:type="dxa"/>
            <w:tcBorders>
              <w:top w:val="nil"/>
              <w:left w:val="nil"/>
              <w:bottom w:val="single" w:sz="4" w:space="0" w:color="auto"/>
              <w:right w:val="single" w:sz="4" w:space="0" w:color="auto"/>
            </w:tcBorders>
            <w:shd w:val="clear" w:color="auto" w:fill="auto"/>
            <w:noWrap/>
            <w:vAlign w:val="center"/>
            <w:hideMark/>
            <w:tcPrChange w:id="937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24C9CDF" w14:textId="77777777" w:rsidR="00700F63" w:rsidRPr="00700F63" w:rsidRDefault="00700F63">
            <w:pPr>
              <w:spacing w:after="0" w:line="240" w:lineRule="auto"/>
              <w:jc w:val="center"/>
              <w:rPr>
                <w:ins w:id="9376" w:author="Haskamp, Stefan (extern)" w:date="2022-01-29T14:12:00Z"/>
                <w:rFonts w:eastAsia="Times New Roman" w:cs="Arial"/>
                <w:color w:val="000000"/>
                <w:sz w:val="22"/>
                <w:lang w:val="de-DE" w:eastAsia="de-DE"/>
              </w:rPr>
              <w:pPrChange w:id="9377" w:author="Haskamp, Stefan (extern)" w:date="2022-01-29T14:13:00Z">
                <w:pPr>
                  <w:spacing w:after="0" w:line="240" w:lineRule="auto"/>
                  <w:jc w:val="left"/>
                </w:pPr>
              </w:pPrChange>
            </w:pPr>
            <w:ins w:id="9378" w:author="Haskamp, Stefan (extern)" w:date="2022-01-29T14:12:00Z">
              <w:r w:rsidRPr="00700F63">
                <w:rPr>
                  <w:rFonts w:eastAsia="Times New Roman" w:cs="Arial"/>
                  <w:color w:val="000000"/>
                  <w:sz w:val="22"/>
                  <w:lang w:val="de-DE" w:eastAsia="de-DE"/>
                </w:rPr>
                <w:t>Infliximab (TNFα inhib.)</w:t>
              </w:r>
            </w:ins>
          </w:p>
        </w:tc>
        <w:tc>
          <w:tcPr>
            <w:tcW w:w="1587" w:type="dxa"/>
            <w:tcBorders>
              <w:top w:val="nil"/>
              <w:left w:val="nil"/>
              <w:bottom w:val="single" w:sz="4" w:space="0" w:color="auto"/>
              <w:right w:val="single" w:sz="4" w:space="0" w:color="auto"/>
            </w:tcBorders>
            <w:shd w:val="clear" w:color="auto" w:fill="auto"/>
            <w:noWrap/>
            <w:vAlign w:val="center"/>
            <w:hideMark/>
            <w:tcPrChange w:id="937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02AE3F6" w14:textId="77777777" w:rsidR="00700F63" w:rsidRPr="00700F63" w:rsidRDefault="00700F63">
            <w:pPr>
              <w:spacing w:after="0" w:line="240" w:lineRule="auto"/>
              <w:jc w:val="center"/>
              <w:rPr>
                <w:ins w:id="9380" w:author="Haskamp, Stefan (extern)" w:date="2022-01-29T14:12:00Z"/>
                <w:rFonts w:eastAsia="Times New Roman" w:cs="Arial"/>
                <w:color w:val="000000"/>
                <w:sz w:val="22"/>
                <w:lang w:val="de-DE" w:eastAsia="de-DE"/>
              </w:rPr>
              <w:pPrChange w:id="9381" w:author="Haskamp, Stefan (extern)" w:date="2022-01-29T14:13:00Z">
                <w:pPr>
                  <w:spacing w:after="0" w:line="240" w:lineRule="auto"/>
                  <w:jc w:val="left"/>
                </w:pPr>
              </w:pPrChange>
            </w:pPr>
            <w:ins w:id="9382" w:author="Haskamp, Stefan (extern)" w:date="2022-01-29T14:12:00Z">
              <w:r w:rsidRPr="00700F63">
                <w:rPr>
                  <w:rFonts w:eastAsia="Times New Roman" w:cs="Arial"/>
                  <w:color w:val="000000"/>
                  <w:sz w:val="22"/>
                  <w:lang w:val="de-DE" w:eastAsia="de-DE"/>
                </w:rPr>
                <w:t>PPP, nail dystrophy</w:t>
              </w:r>
            </w:ins>
          </w:p>
        </w:tc>
        <w:tc>
          <w:tcPr>
            <w:tcW w:w="1587" w:type="dxa"/>
            <w:tcBorders>
              <w:top w:val="nil"/>
              <w:left w:val="nil"/>
              <w:bottom w:val="single" w:sz="4" w:space="0" w:color="auto"/>
              <w:right w:val="single" w:sz="4" w:space="0" w:color="auto"/>
            </w:tcBorders>
            <w:shd w:val="clear" w:color="auto" w:fill="auto"/>
            <w:noWrap/>
            <w:vAlign w:val="center"/>
            <w:hideMark/>
            <w:tcPrChange w:id="938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878431D" w14:textId="77777777" w:rsidR="00700F63" w:rsidRPr="00700F63" w:rsidRDefault="00700F63">
            <w:pPr>
              <w:spacing w:after="0" w:line="240" w:lineRule="auto"/>
              <w:jc w:val="center"/>
              <w:rPr>
                <w:ins w:id="9384" w:author="Haskamp, Stefan (extern)" w:date="2022-01-29T14:12:00Z"/>
                <w:rFonts w:eastAsia="Times New Roman" w:cs="Arial"/>
                <w:color w:val="000000"/>
                <w:sz w:val="22"/>
                <w:lang w:val="de-DE" w:eastAsia="de-DE"/>
              </w:rPr>
              <w:pPrChange w:id="9385" w:author="Haskamp, Stefan (extern)" w:date="2022-01-29T14:13:00Z">
                <w:pPr>
                  <w:spacing w:after="0" w:line="240" w:lineRule="auto"/>
                  <w:jc w:val="left"/>
                </w:pPr>
              </w:pPrChange>
            </w:pPr>
            <w:ins w:id="9386" w:author="Haskamp, Stefan (extern)" w:date="2022-01-29T14:12:00Z">
              <w:r w:rsidRPr="00700F63">
                <w:rPr>
                  <w:rFonts w:eastAsia="Times New Roman" w:cs="Arial"/>
                  <w:color w:val="000000"/>
                  <w:sz w:val="22"/>
                  <w:lang w:val="de-DE" w:eastAsia="de-DE"/>
                </w:rPr>
                <w:t>scRNAseq, RNAseq, RT-qPCR, FACS, ILCs</w:t>
              </w:r>
            </w:ins>
          </w:p>
        </w:tc>
      </w:tr>
      <w:tr w:rsidR="00700F63" w:rsidRPr="00700F63" w14:paraId="6164D0EB" w14:textId="77777777" w:rsidTr="00700F63">
        <w:trPr>
          <w:trHeight w:val="300"/>
          <w:ins w:id="9387" w:author="Haskamp, Stefan (extern)" w:date="2022-01-29T14:12:00Z"/>
          <w:trPrChange w:id="9388"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389"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79C1CBA" w14:textId="77777777" w:rsidR="00700F63" w:rsidRPr="00700F63" w:rsidRDefault="00700F63">
            <w:pPr>
              <w:spacing w:after="0" w:line="240" w:lineRule="auto"/>
              <w:jc w:val="center"/>
              <w:rPr>
                <w:ins w:id="9390" w:author="Haskamp, Stefan (extern)" w:date="2022-01-29T14:12:00Z"/>
                <w:rFonts w:eastAsia="Times New Roman" w:cs="Arial"/>
                <w:color w:val="000000"/>
                <w:sz w:val="22"/>
                <w:lang w:val="de-DE" w:eastAsia="de-DE"/>
              </w:rPr>
              <w:pPrChange w:id="9391" w:author="Haskamp, Stefan (extern)" w:date="2022-01-29T14:13:00Z">
                <w:pPr>
                  <w:spacing w:after="0" w:line="240" w:lineRule="auto"/>
                  <w:jc w:val="left"/>
                </w:pPr>
              </w:pPrChange>
            </w:pPr>
            <w:ins w:id="9392" w:author="Haskamp, Stefan (extern)" w:date="2022-01-29T14:12:00Z">
              <w:r w:rsidRPr="00700F63">
                <w:rPr>
                  <w:rFonts w:eastAsia="Times New Roman" w:cs="Arial"/>
                  <w:color w:val="000000"/>
                  <w:sz w:val="22"/>
                  <w:lang w:val="de-DE" w:eastAsia="de-DE"/>
                </w:rPr>
                <w:t>GPP3</w:t>
              </w:r>
            </w:ins>
          </w:p>
        </w:tc>
        <w:tc>
          <w:tcPr>
            <w:tcW w:w="1587" w:type="dxa"/>
            <w:tcBorders>
              <w:top w:val="nil"/>
              <w:left w:val="nil"/>
              <w:bottom w:val="single" w:sz="4" w:space="0" w:color="auto"/>
              <w:right w:val="single" w:sz="4" w:space="0" w:color="auto"/>
            </w:tcBorders>
            <w:shd w:val="clear" w:color="auto" w:fill="auto"/>
            <w:noWrap/>
            <w:vAlign w:val="center"/>
            <w:hideMark/>
            <w:tcPrChange w:id="939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5B06C723" w14:textId="77777777" w:rsidR="00700F63" w:rsidRPr="00700F63" w:rsidRDefault="00700F63">
            <w:pPr>
              <w:spacing w:after="0" w:line="240" w:lineRule="auto"/>
              <w:jc w:val="center"/>
              <w:rPr>
                <w:ins w:id="9394" w:author="Haskamp, Stefan (extern)" w:date="2022-01-29T14:12:00Z"/>
                <w:rFonts w:eastAsia="Times New Roman" w:cs="Arial"/>
                <w:color w:val="000000"/>
                <w:sz w:val="22"/>
                <w:lang w:val="de-DE" w:eastAsia="de-DE"/>
              </w:rPr>
              <w:pPrChange w:id="9395" w:author="Haskamp, Stefan (extern)" w:date="2022-01-29T14:13:00Z">
                <w:pPr>
                  <w:spacing w:after="0" w:line="240" w:lineRule="auto"/>
                  <w:jc w:val="left"/>
                </w:pPr>
              </w:pPrChange>
            </w:pPr>
            <w:ins w:id="9396" w:author="Haskamp, Stefan (extern)" w:date="2022-01-29T14:12:00Z">
              <w:r w:rsidRPr="00700F63">
                <w:rPr>
                  <w:rFonts w:eastAsia="Times New Roman" w:cs="Arial"/>
                  <w:color w:val="000000"/>
                  <w:sz w:val="22"/>
                  <w:lang w:val="de-DE" w:eastAsia="de-DE"/>
                </w:rPr>
                <w:t>Hautklinik Erlangen</w:t>
              </w:r>
            </w:ins>
          </w:p>
        </w:tc>
        <w:tc>
          <w:tcPr>
            <w:tcW w:w="1587" w:type="dxa"/>
            <w:tcBorders>
              <w:top w:val="nil"/>
              <w:left w:val="nil"/>
              <w:bottom w:val="single" w:sz="4" w:space="0" w:color="auto"/>
              <w:right w:val="single" w:sz="4" w:space="0" w:color="auto"/>
            </w:tcBorders>
            <w:shd w:val="clear" w:color="auto" w:fill="auto"/>
            <w:noWrap/>
            <w:vAlign w:val="center"/>
            <w:hideMark/>
            <w:tcPrChange w:id="939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E127311" w14:textId="77777777" w:rsidR="00700F63" w:rsidRPr="00700F63" w:rsidRDefault="00700F63">
            <w:pPr>
              <w:spacing w:after="0" w:line="240" w:lineRule="auto"/>
              <w:jc w:val="center"/>
              <w:rPr>
                <w:ins w:id="9398" w:author="Haskamp, Stefan (extern)" w:date="2022-01-29T14:12:00Z"/>
                <w:rFonts w:eastAsia="Times New Roman" w:cs="Arial"/>
                <w:color w:val="000000"/>
                <w:sz w:val="22"/>
                <w:lang w:val="de-DE" w:eastAsia="de-DE"/>
              </w:rPr>
              <w:pPrChange w:id="9399" w:author="Haskamp, Stefan (extern)" w:date="2022-01-29T14:13:00Z">
                <w:pPr>
                  <w:spacing w:after="0" w:line="240" w:lineRule="auto"/>
                  <w:jc w:val="left"/>
                </w:pPr>
              </w:pPrChange>
            </w:pPr>
            <w:ins w:id="9400"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40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4D5157E" w14:textId="77777777" w:rsidR="00700F63" w:rsidRPr="00700F63" w:rsidRDefault="00700F63">
            <w:pPr>
              <w:spacing w:after="0" w:line="240" w:lineRule="auto"/>
              <w:jc w:val="center"/>
              <w:rPr>
                <w:ins w:id="9402" w:author="Haskamp, Stefan (extern)" w:date="2022-01-29T14:12:00Z"/>
                <w:rFonts w:eastAsia="Times New Roman" w:cs="Arial"/>
                <w:color w:val="000000"/>
                <w:sz w:val="22"/>
                <w:lang w:val="de-DE" w:eastAsia="de-DE"/>
              </w:rPr>
              <w:pPrChange w:id="9403" w:author="Haskamp, Stefan (extern)" w:date="2022-01-29T14:13:00Z">
                <w:pPr>
                  <w:spacing w:after="0" w:line="240" w:lineRule="auto"/>
                  <w:jc w:val="left"/>
                </w:pPr>
              </w:pPrChange>
            </w:pPr>
            <w:ins w:id="9404" w:author="Haskamp, Stefan (extern)" w:date="2022-01-29T14:12:00Z">
              <w:r w:rsidRPr="00700F63">
                <w:rPr>
                  <w:rFonts w:eastAsia="Times New Roman" w:cs="Arial"/>
                  <w:color w:val="000000"/>
                  <w:sz w:val="22"/>
                  <w:lang w:val="de-DE" w:eastAsia="de-DE"/>
                </w:rPr>
                <w:t>het. c.2031-2A&gt;C</w:t>
              </w:r>
            </w:ins>
          </w:p>
        </w:tc>
        <w:tc>
          <w:tcPr>
            <w:tcW w:w="1587" w:type="dxa"/>
            <w:tcBorders>
              <w:top w:val="nil"/>
              <w:left w:val="nil"/>
              <w:bottom w:val="single" w:sz="4" w:space="0" w:color="auto"/>
              <w:right w:val="single" w:sz="4" w:space="0" w:color="auto"/>
            </w:tcBorders>
            <w:shd w:val="clear" w:color="auto" w:fill="auto"/>
            <w:noWrap/>
            <w:vAlign w:val="center"/>
            <w:hideMark/>
            <w:tcPrChange w:id="940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DA62CBC" w14:textId="77777777" w:rsidR="00700F63" w:rsidRPr="00700F63" w:rsidRDefault="00700F63">
            <w:pPr>
              <w:spacing w:after="0" w:line="240" w:lineRule="auto"/>
              <w:jc w:val="center"/>
              <w:rPr>
                <w:ins w:id="9406" w:author="Haskamp, Stefan (extern)" w:date="2022-01-29T14:12:00Z"/>
                <w:rFonts w:eastAsia="Times New Roman" w:cs="Arial"/>
                <w:color w:val="000000"/>
                <w:sz w:val="22"/>
                <w:lang w:val="de-DE" w:eastAsia="de-DE"/>
              </w:rPr>
              <w:pPrChange w:id="9407" w:author="Haskamp, Stefan (extern)" w:date="2022-01-29T14:13:00Z">
                <w:pPr>
                  <w:spacing w:after="0" w:line="240" w:lineRule="auto"/>
                  <w:jc w:val="left"/>
                </w:pPr>
              </w:pPrChange>
            </w:pPr>
            <w:ins w:id="9408"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40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B0EF758" w14:textId="77777777" w:rsidR="00700F63" w:rsidRPr="004C42DB" w:rsidRDefault="00700F63">
            <w:pPr>
              <w:spacing w:after="0" w:line="240" w:lineRule="auto"/>
              <w:jc w:val="center"/>
              <w:rPr>
                <w:ins w:id="9410" w:author="Haskamp, Stefan (extern)" w:date="2022-01-29T14:12:00Z"/>
                <w:rFonts w:eastAsia="Times New Roman" w:cs="Arial"/>
                <w:color w:val="000000"/>
                <w:sz w:val="22"/>
                <w:lang w:eastAsia="de-DE"/>
                <w:rPrChange w:id="9411" w:author="Stefan" w:date="2022-01-31T14:14:00Z">
                  <w:rPr>
                    <w:ins w:id="9412" w:author="Haskamp, Stefan (extern)" w:date="2022-01-29T14:12:00Z"/>
                    <w:rFonts w:eastAsia="Times New Roman" w:cs="Arial"/>
                    <w:color w:val="000000"/>
                    <w:sz w:val="22"/>
                    <w:lang w:val="de-DE" w:eastAsia="de-DE"/>
                  </w:rPr>
                </w:rPrChange>
              </w:rPr>
              <w:pPrChange w:id="9413" w:author="Haskamp, Stefan (extern)" w:date="2022-01-29T14:13:00Z">
                <w:pPr>
                  <w:spacing w:after="0" w:line="240" w:lineRule="auto"/>
                  <w:jc w:val="left"/>
                </w:pPr>
              </w:pPrChange>
            </w:pPr>
            <w:ins w:id="9414" w:author="Haskamp, Stefan (extern)" w:date="2022-01-29T14:12:00Z">
              <w:r w:rsidRPr="004C42DB">
                <w:rPr>
                  <w:rFonts w:eastAsia="Times New Roman" w:cs="Arial"/>
                  <w:color w:val="000000"/>
                  <w:sz w:val="22"/>
                  <w:lang w:eastAsia="de-DE"/>
                  <w:rPrChange w:id="9415" w:author="Stefan" w:date="2022-01-31T14:14:00Z">
                    <w:rPr>
                      <w:rFonts w:eastAsia="Times New Roman" w:cs="Arial"/>
                      <w:color w:val="000000"/>
                      <w:sz w:val="22"/>
                      <w:lang w:val="de-DE" w:eastAsia="de-DE"/>
                    </w:rPr>
                  </w:rPrChange>
                </w:rPr>
                <w:t>Prednisolon (steroid medication), Azathioprin (inhibitor of purine synthesis)</w:t>
              </w:r>
            </w:ins>
          </w:p>
        </w:tc>
        <w:tc>
          <w:tcPr>
            <w:tcW w:w="1587" w:type="dxa"/>
            <w:tcBorders>
              <w:top w:val="nil"/>
              <w:left w:val="nil"/>
              <w:bottom w:val="single" w:sz="4" w:space="0" w:color="auto"/>
              <w:right w:val="single" w:sz="4" w:space="0" w:color="auto"/>
            </w:tcBorders>
            <w:shd w:val="clear" w:color="auto" w:fill="auto"/>
            <w:noWrap/>
            <w:vAlign w:val="center"/>
            <w:hideMark/>
            <w:tcPrChange w:id="9416"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833DD03" w14:textId="77777777" w:rsidR="00700F63" w:rsidRPr="00700F63" w:rsidRDefault="00700F63">
            <w:pPr>
              <w:spacing w:after="0" w:line="240" w:lineRule="auto"/>
              <w:jc w:val="center"/>
              <w:rPr>
                <w:ins w:id="9417" w:author="Haskamp, Stefan (extern)" w:date="2022-01-29T14:12:00Z"/>
                <w:rFonts w:eastAsia="Times New Roman" w:cs="Arial"/>
                <w:color w:val="000000"/>
                <w:sz w:val="22"/>
                <w:lang w:val="de-DE" w:eastAsia="de-DE"/>
              </w:rPr>
              <w:pPrChange w:id="9418" w:author="Haskamp, Stefan (extern)" w:date="2022-01-29T14:13:00Z">
                <w:pPr>
                  <w:spacing w:after="0" w:line="240" w:lineRule="auto"/>
                  <w:jc w:val="left"/>
                </w:pPr>
              </w:pPrChange>
            </w:pPr>
            <w:ins w:id="9419"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420"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8B28140" w14:textId="77777777" w:rsidR="00700F63" w:rsidRPr="00700F63" w:rsidRDefault="00700F63">
            <w:pPr>
              <w:spacing w:after="0" w:line="240" w:lineRule="auto"/>
              <w:jc w:val="center"/>
              <w:rPr>
                <w:ins w:id="9421" w:author="Haskamp, Stefan (extern)" w:date="2022-01-29T14:12:00Z"/>
                <w:rFonts w:eastAsia="Times New Roman" w:cs="Arial"/>
                <w:color w:val="000000"/>
                <w:sz w:val="22"/>
                <w:lang w:val="de-DE" w:eastAsia="de-DE"/>
              </w:rPr>
              <w:pPrChange w:id="9422" w:author="Haskamp, Stefan (extern)" w:date="2022-01-29T14:13:00Z">
                <w:pPr>
                  <w:spacing w:after="0" w:line="240" w:lineRule="auto"/>
                  <w:jc w:val="left"/>
                </w:pPr>
              </w:pPrChange>
            </w:pPr>
            <w:ins w:id="9423"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424"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31540D5" w14:textId="77777777" w:rsidR="00700F63" w:rsidRPr="004C42DB" w:rsidRDefault="00700F63">
            <w:pPr>
              <w:spacing w:after="0" w:line="240" w:lineRule="auto"/>
              <w:jc w:val="center"/>
              <w:rPr>
                <w:ins w:id="9425" w:author="Haskamp, Stefan (extern)" w:date="2022-01-29T14:12:00Z"/>
                <w:rFonts w:eastAsia="Times New Roman" w:cs="Arial"/>
                <w:color w:val="000000"/>
                <w:sz w:val="22"/>
                <w:lang w:eastAsia="de-DE"/>
                <w:rPrChange w:id="9426" w:author="Stefan" w:date="2022-01-31T14:14:00Z">
                  <w:rPr>
                    <w:ins w:id="9427" w:author="Haskamp, Stefan (extern)" w:date="2022-01-29T14:12:00Z"/>
                    <w:rFonts w:eastAsia="Times New Roman" w:cs="Arial"/>
                    <w:color w:val="000000"/>
                    <w:sz w:val="22"/>
                    <w:lang w:val="de-DE" w:eastAsia="de-DE"/>
                  </w:rPr>
                </w:rPrChange>
              </w:rPr>
              <w:pPrChange w:id="9428" w:author="Haskamp, Stefan (extern)" w:date="2022-01-29T14:13:00Z">
                <w:pPr>
                  <w:spacing w:after="0" w:line="240" w:lineRule="auto"/>
                  <w:jc w:val="left"/>
                </w:pPr>
              </w:pPrChange>
            </w:pPr>
            <w:ins w:id="9429" w:author="Haskamp, Stefan (extern)" w:date="2022-01-29T14:12:00Z">
              <w:r w:rsidRPr="004C42DB">
                <w:rPr>
                  <w:rFonts w:eastAsia="Times New Roman" w:cs="Arial"/>
                  <w:color w:val="000000"/>
                  <w:sz w:val="22"/>
                  <w:lang w:eastAsia="de-DE"/>
                  <w:rPrChange w:id="9430" w:author="Stefan" w:date="2022-01-31T14:14:00Z">
                    <w:rPr>
                      <w:rFonts w:eastAsia="Times New Roman" w:cs="Arial"/>
                      <w:color w:val="000000"/>
                      <w:sz w:val="22"/>
                      <w:lang w:val="de-DE" w:eastAsia="de-DE"/>
                    </w:rPr>
                  </w:rPrChange>
                </w:rPr>
                <w:t>scRNAseq acute patient, RT-qPCR, FACS, ILCs without subclustering</w:t>
              </w:r>
            </w:ins>
          </w:p>
        </w:tc>
      </w:tr>
      <w:tr w:rsidR="00700F63" w:rsidRPr="00700F63" w14:paraId="466DADAB" w14:textId="77777777" w:rsidTr="00700F63">
        <w:trPr>
          <w:trHeight w:val="300"/>
          <w:ins w:id="9431" w:author="Haskamp, Stefan (extern)" w:date="2022-01-29T14:12:00Z"/>
          <w:trPrChange w:id="9432"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433"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3AFA149" w14:textId="77777777" w:rsidR="00700F63" w:rsidRPr="00700F63" w:rsidRDefault="00700F63">
            <w:pPr>
              <w:spacing w:after="0" w:line="240" w:lineRule="auto"/>
              <w:jc w:val="center"/>
              <w:rPr>
                <w:ins w:id="9434" w:author="Haskamp, Stefan (extern)" w:date="2022-01-29T14:12:00Z"/>
                <w:rFonts w:eastAsia="Times New Roman" w:cs="Arial"/>
                <w:color w:val="000000"/>
                <w:sz w:val="22"/>
                <w:lang w:val="de-DE" w:eastAsia="de-DE"/>
              </w:rPr>
              <w:pPrChange w:id="9435" w:author="Haskamp, Stefan (extern)" w:date="2022-01-29T14:13:00Z">
                <w:pPr>
                  <w:spacing w:after="0" w:line="240" w:lineRule="auto"/>
                  <w:jc w:val="left"/>
                </w:pPr>
              </w:pPrChange>
            </w:pPr>
            <w:ins w:id="9436" w:author="Haskamp, Stefan (extern)" w:date="2022-01-29T14:12:00Z">
              <w:r w:rsidRPr="00700F63">
                <w:rPr>
                  <w:rFonts w:eastAsia="Times New Roman" w:cs="Arial"/>
                  <w:color w:val="000000"/>
                  <w:sz w:val="22"/>
                  <w:lang w:val="de-DE" w:eastAsia="de-DE"/>
                </w:rPr>
                <w:t>GPP4</w:t>
              </w:r>
            </w:ins>
          </w:p>
        </w:tc>
        <w:tc>
          <w:tcPr>
            <w:tcW w:w="1587" w:type="dxa"/>
            <w:tcBorders>
              <w:top w:val="nil"/>
              <w:left w:val="nil"/>
              <w:bottom w:val="single" w:sz="4" w:space="0" w:color="auto"/>
              <w:right w:val="single" w:sz="4" w:space="0" w:color="auto"/>
            </w:tcBorders>
            <w:shd w:val="clear" w:color="auto" w:fill="auto"/>
            <w:noWrap/>
            <w:vAlign w:val="center"/>
            <w:hideMark/>
            <w:tcPrChange w:id="943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3CB5D2A" w14:textId="77777777" w:rsidR="00700F63" w:rsidRPr="00700F63" w:rsidRDefault="00700F63">
            <w:pPr>
              <w:spacing w:after="0" w:line="240" w:lineRule="auto"/>
              <w:jc w:val="center"/>
              <w:rPr>
                <w:ins w:id="9438" w:author="Haskamp, Stefan (extern)" w:date="2022-01-29T14:12:00Z"/>
                <w:rFonts w:eastAsia="Times New Roman" w:cs="Arial"/>
                <w:color w:val="000000"/>
                <w:sz w:val="22"/>
                <w:lang w:val="de-DE" w:eastAsia="de-DE"/>
              </w:rPr>
              <w:pPrChange w:id="9439" w:author="Haskamp, Stefan (extern)" w:date="2022-01-29T14:13:00Z">
                <w:pPr>
                  <w:spacing w:after="0" w:line="240" w:lineRule="auto"/>
                  <w:jc w:val="left"/>
                </w:pPr>
              </w:pPrChange>
            </w:pPr>
            <w:ins w:id="9440" w:author="Haskamp, Stefan (extern)" w:date="2022-01-29T14:12:00Z">
              <w:r w:rsidRPr="00700F63">
                <w:rPr>
                  <w:rFonts w:eastAsia="Times New Roman" w:cs="Arial"/>
                  <w:color w:val="000000"/>
                  <w:sz w:val="22"/>
                  <w:lang w:val="de-DE" w:eastAsia="de-DE"/>
                </w:rPr>
                <w:t>Hautklinik Erlangen, Renner</w:t>
              </w:r>
            </w:ins>
          </w:p>
        </w:tc>
        <w:tc>
          <w:tcPr>
            <w:tcW w:w="1587" w:type="dxa"/>
            <w:tcBorders>
              <w:top w:val="nil"/>
              <w:left w:val="nil"/>
              <w:bottom w:val="single" w:sz="4" w:space="0" w:color="auto"/>
              <w:right w:val="single" w:sz="4" w:space="0" w:color="auto"/>
            </w:tcBorders>
            <w:shd w:val="clear" w:color="auto" w:fill="auto"/>
            <w:noWrap/>
            <w:vAlign w:val="center"/>
            <w:hideMark/>
            <w:tcPrChange w:id="944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BC1E09D" w14:textId="77777777" w:rsidR="00700F63" w:rsidRPr="00700F63" w:rsidRDefault="00700F63">
            <w:pPr>
              <w:spacing w:after="0" w:line="240" w:lineRule="auto"/>
              <w:jc w:val="center"/>
              <w:rPr>
                <w:ins w:id="9442" w:author="Haskamp, Stefan (extern)" w:date="2022-01-29T14:12:00Z"/>
                <w:rFonts w:eastAsia="Times New Roman" w:cs="Arial"/>
                <w:color w:val="000000"/>
                <w:sz w:val="22"/>
                <w:lang w:val="de-DE" w:eastAsia="de-DE"/>
              </w:rPr>
              <w:pPrChange w:id="9443" w:author="Haskamp, Stefan (extern)" w:date="2022-01-29T14:13:00Z">
                <w:pPr>
                  <w:spacing w:after="0" w:line="240" w:lineRule="auto"/>
                  <w:jc w:val="left"/>
                </w:pPr>
              </w:pPrChange>
            </w:pPr>
            <w:ins w:id="9444" w:author="Haskamp, Stefan (extern)" w:date="2022-01-29T14:12:00Z">
              <w:r w:rsidRPr="00700F63">
                <w:rPr>
                  <w:rFonts w:eastAsia="Times New Roman" w:cs="Arial"/>
                  <w:color w:val="000000"/>
                  <w:sz w:val="22"/>
                  <w:lang w:val="de-DE" w:eastAsia="de-DE"/>
                </w:rPr>
                <w:t>c.het. c.280G&gt;T/(p.E94X), c.338&gt;C&gt;T/(p.S113L)</w:t>
              </w:r>
            </w:ins>
          </w:p>
        </w:tc>
        <w:tc>
          <w:tcPr>
            <w:tcW w:w="1587" w:type="dxa"/>
            <w:tcBorders>
              <w:top w:val="nil"/>
              <w:left w:val="nil"/>
              <w:bottom w:val="single" w:sz="4" w:space="0" w:color="auto"/>
              <w:right w:val="single" w:sz="4" w:space="0" w:color="auto"/>
            </w:tcBorders>
            <w:shd w:val="clear" w:color="auto" w:fill="auto"/>
            <w:noWrap/>
            <w:vAlign w:val="center"/>
            <w:hideMark/>
            <w:tcPrChange w:id="944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7D29E08" w14:textId="77777777" w:rsidR="00700F63" w:rsidRPr="00700F63" w:rsidRDefault="00700F63">
            <w:pPr>
              <w:spacing w:after="0" w:line="240" w:lineRule="auto"/>
              <w:jc w:val="center"/>
              <w:rPr>
                <w:ins w:id="9446" w:author="Haskamp, Stefan (extern)" w:date="2022-01-29T14:12:00Z"/>
                <w:rFonts w:eastAsia="Times New Roman" w:cs="Arial"/>
                <w:color w:val="000000"/>
                <w:sz w:val="22"/>
                <w:lang w:val="de-DE" w:eastAsia="de-DE"/>
              </w:rPr>
              <w:pPrChange w:id="9447" w:author="Haskamp, Stefan (extern)" w:date="2022-01-29T14:13:00Z">
                <w:pPr>
                  <w:spacing w:after="0" w:line="240" w:lineRule="auto"/>
                  <w:jc w:val="left"/>
                </w:pPr>
              </w:pPrChange>
            </w:pPr>
            <w:ins w:id="9448"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44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6057F2E" w14:textId="77777777" w:rsidR="00700F63" w:rsidRPr="00700F63" w:rsidRDefault="00700F63">
            <w:pPr>
              <w:spacing w:after="0" w:line="240" w:lineRule="auto"/>
              <w:jc w:val="center"/>
              <w:rPr>
                <w:ins w:id="9450" w:author="Haskamp, Stefan (extern)" w:date="2022-01-29T14:12:00Z"/>
                <w:rFonts w:eastAsia="Times New Roman" w:cs="Arial"/>
                <w:color w:val="000000"/>
                <w:sz w:val="22"/>
                <w:lang w:val="de-DE" w:eastAsia="de-DE"/>
              </w:rPr>
              <w:pPrChange w:id="9451" w:author="Haskamp, Stefan (extern)" w:date="2022-01-29T14:13:00Z">
                <w:pPr>
                  <w:spacing w:after="0" w:line="240" w:lineRule="auto"/>
                  <w:jc w:val="left"/>
                </w:pPr>
              </w:pPrChange>
            </w:pPr>
            <w:ins w:id="9452"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45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BED05A9" w14:textId="77777777" w:rsidR="00700F63" w:rsidRPr="00700F63" w:rsidRDefault="00700F63">
            <w:pPr>
              <w:spacing w:after="0" w:line="240" w:lineRule="auto"/>
              <w:jc w:val="center"/>
              <w:rPr>
                <w:ins w:id="9454" w:author="Haskamp, Stefan (extern)" w:date="2022-01-29T14:12:00Z"/>
                <w:rFonts w:eastAsia="Times New Roman" w:cs="Arial"/>
                <w:color w:val="000000"/>
                <w:sz w:val="22"/>
                <w:lang w:val="de-DE" w:eastAsia="de-DE"/>
              </w:rPr>
              <w:pPrChange w:id="9455" w:author="Haskamp, Stefan (extern)" w:date="2022-01-29T14:13:00Z">
                <w:pPr>
                  <w:spacing w:after="0" w:line="240" w:lineRule="auto"/>
                  <w:jc w:val="left"/>
                </w:pPr>
              </w:pPrChange>
            </w:pPr>
            <w:ins w:id="9456" w:author="Haskamp, Stefan (extern)" w:date="2022-01-29T14:12:00Z">
              <w:r w:rsidRPr="00700F63">
                <w:rPr>
                  <w:rFonts w:eastAsia="Times New Roman" w:cs="Arial"/>
                  <w:color w:val="000000"/>
                  <w:sz w:val="22"/>
                  <w:lang w:val="de-DE" w:eastAsia="de-DE"/>
                </w:rPr>
                <w:t>Infliximab (TNFα inhib.)</w:t>
              </w:r>
            </w:ins>
          </w:p>
        </w:tc>
        <w:tc>
          <w:tcPr>
            <w:tcW w:w="1587" w:type="dxa"/>
            <w:tcBorders>
              <w:top w:val="nil"/>
              <w:left w:val="nil"/>
              <w:bottom w:val="single" w:sz="4" w:space="0" w:color="auto"/>
              <w:right w:val="single" w:sz="4" w:space="0" w:color="auto"/>
            </w:tcBorders>
            <w:shd w:val="clear" w:color="auto" w:fill="auto"/>
            <w:noWrap/>
            <w:vAlign w:val="center"/>
            <w:hideMark/>
            <w:tcPrChange w:id="945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EFF318F" w14:textId="77777777" w:rsidR="00700F63" w:rsidRPr="00700F63" w:rsidRDefault="00700F63">
            <w:pPr>
              <w:spacing w:after="0" w:line="240" w:lineRule="auto"/>
              <w:jc w:val="center"/>
              <w:rPr>
                <w:ins w:id="9458" w:author="Haskamp, Stefan (extern)" w:date="2022-01-29T14:12:00Z"/>
                <w:rFonts w:eastAsia="Times New Roman" w:cs="Arial"/>
                <w:color w:val="000000"/>
                <w:sz w:val="22"/>
                <w:lang w:val="de-DE" w:eastAsia="de-DE"/>
              </w:rPr>
              <w:pPrChange w:id="9459" w:author="Haskamp, Stefan (extern)" w:date="2022-01-29T14:13:00Z">
                <w:pPr>
                  <w:spacing w:after="0" w:line="240" w:lineRule="auto"/>
                  <w:jc w:val="left"/>
                </w:pPr>
              </w:pPrChange>
            </w:pPr>
            <w:ins w:id="9460"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46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F1D1CE2" w14:textId="77777777" w:rsidR="00700F63" w:rsidRPr="00700F63" w:rsidRDefault="00700F63">
            <w:pPr>
              <w:spacing w:after="0" w:line="240" w:lineRule="auto"/>
              <w:jc w:val="center"/>
              <w:rPr>
                <w:ins w:id="9462" w:author="Haskamp, Stefan (extern)" w:date="2022-01-29T14:12:00Z"/>
                <w:rFonts w:eastAsia="Times New Roman" w:cs="Arial"/>
                <w:color w:val="000000"/>
                <w:sz w:val="22"/>
                <w:lang w:val="de-DE" w:eastAsia="de-DE"/>
              </w:rPr>
              <w:pPrChange w:id="9463" w:author="Haskamp, Stefan (extern)" w:date="2022-01-29T14:13:00Z">
                <w:pPr>
                  <w:spacing w:after="0" w:line="240" w:lineRule="auto"/>
                  <w:jc w:val="left"/>
                </w:pPr>
              </w:pPrChange>
            </w:pPr>
            <w:ins w:id="9464" w:author="Haskamp, Stefan (extern)" w:date="2022-01-29T14:12:00Z">
              <w:r w:rsidRPr="00700F63">
                <w:rPr>
                  <w:rFonts w:eastAsia="Times New Roman" w:cs="Arial"/>
                  <w:color w:val="000000"/>
                  <w:sz w:val="22"/>
                  <w:lang w:val="de-DE" w:eastAsia="de-DE"/>
                </w:rPr>
                <w:t>PPP, scrotal tongue</w:t>
              </w:r>
            </w:ins>
          </w:p>
        </w:tc>
        <w:tc>
          <w:tcPr>
            <w:tcW w:w="1587" w:type="dxa"/>
            <w:tcBorders>
              <w:top w:val="nil"/>
              <w:left w:val="nil"/>
              <w:bottom w:val="single" w:sz="4" w:space="0" w:color="auto"/>
              <w:right w:val="single" w:sz="4" w:space="0" w:color="auto"/>
            </w:tcBorders>
            <w:shd w:val="clear" w:color="auto" w:fill="auto"/>
            <w:noWrap/>
            <w:vAlign w:val="center"/>
            <w:hideMark/>
            <w:tcPrChange w:id="946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AE9CD17" w14:textId="77777777" w:rsidR="00700F63" w:rsidRPr="00700F63" w:rsidRDefault="00700F63">
            <w:pPr>
              <w:spacing w:after="0" w:line="240" w:lineRule="auto"/>
              <w:jc w:val="center"/>
              <w:rPr>
                <w:ins w:id="9466" w:author="Haskamp, Stefan (extern)" w:date="2022-01-29T14:12:00Z"/>
                <w:rFonts w:eastAsia="Times New Roman" w:cs="Arial"/>
                <w:color w:val="000000"/>
                <w:sz w:val="22"/>
                <w:lang w:val="de-DE" w:eastAsia="de-DE"/>
              </w:rPr>
              <w:pPrChange w:id="9467" w:author="Haskamp, Stefan (extern)" w:date="2022-01-29T14:13:00Z">
                <w:pPr>
                  <w:spacing w:after="0" w:line="240" w:lineRule="auto"/>
                  <w:jc w:val="left"/>
                </w:pPr>
              </w:pPrChange>
            </w:pPr>
            <w:ins w:id="9468" w:author="Haskamp, Stefan (extern)" w:date="2022-01-29T14:12:00Z">
              <w:r w:rsidRPr="00700F63">
                <w:rPr>
                  <w:rFonts w:eastAsia="Times New Roman" w:cs="Arial"/>
                  <w:color w:val="000000"/>
                  <w:sz w:val="22"/>
                  <w:lang w:val="de-DE" w:eastAsia="de-DE"/>
                </w:rPr>
                <w:t>RT-qPCR, FACS, ILCs</w:t>
              </w:r>
            </w:ins>
          </w:p>
        </w:tc>
      </w:tr>
      <w:tr w:rsidR="00700F63" w:rsidRPr="00700F63" w14:paraId="7B9C2356" w14:textId="77777777" w:rsidTr="00700F63">
        <w:trPr>
          <w:trHeight w:val="300"/>
          <w:ins w:id="9469" w:author="Haskamp, Stefan (extern)" w:date="2022-01-29T14:12:00Z"/>
          <w:trPrChange w:id="9470"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471"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8AC4971" w14:textId="77777777" w:rsidR="00700F63" w:rsidRPr="00700F63" w:rsidRDefault="00700F63">
            <w:pPr>
              <w:spacing w:after="0" w:line="240" w:lineRule="auto"/>
              <w:jc w:val="center"/>
              <w:rPr>
                <w:ins w:id="9472" w:author="Haskamp, Stefan (extern)" w:date="2022-01-29T14:12:00Z"/>
                <w:rFonts w:eastAsia="Times New Roman" w:cs="Arial"/>
                <w:color w:val="000000"/>
                <w:sz w:val="22"/>
                <w:lang w:val="de-DE" w:eastAsia="de-DE"/>
              </w:rPr>
              <w:pPrChange w:id="9473" w:author="Haskamp, Stefan (extern)" w:date="2022-01-29T14:13:00Z">
                <w:pPr>
                  <w:spacing w:after="0" w:line="240" w:lineRule="auto"/>
                  <w:jc w:val="left"/>
                </w:pPr>
              </w:pPrChange>
            </w:pPr>
            <w:ins w:id="9474" w:author="Haskamp, Stefan (extern)" w:date="2022-01-29T14:12:00Z">
              <w:r w:rsidRPr="00700F63">
                <w:rPr>
                  <w:rFonts w:eastAsia="Times New Roman" w:cs="Arial"/>
                  <w:color w:val="000000"/>
                  <w:sz w:val="22"/>
                  <w:lang w:val="de-DE" w:eastAsia="de-DE"/>
                </w:rPr>
                <w:t>GPP5_1 &amp; GPP5_2</w:t>
              </w:r>
            </w:ins>
          </w:p>
        </w:tc>
        <w:tc>
          <w:tcPr>
            <w:tcW w:w="1587" w:type="dxa"/>
            <w:tcBorders>
              <w:top w:val="nil"/>
              <w:left w:val="nil"/>
              <w:bottom w:val="single" w:sz="4" w:space="0" w:color="auto"/>
              <w:right w:val="single" w:sz="4" w:space="0" w:color="auto"/>
            </w:tcBorders>
            <w:shd w:val="clear" w:color="auto" w:fill="auto"/>
            <w:noWrap/>
            <w:vAlign w:val="center"/>
            <w:hideMark/>
            <w:tcPrChange w:id="947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48A6978" w14:textId="77777777" w:rsidR="00700F63" w:rsidRPr="00700F63" w:rsidRDefault="00700F63">
            <w:pPr>
              <w:spacing w:after="0" w:line="240" w:lineRule="auto"/>
              <w:jc w:val="center"/>
              <w:rPr>
                <w:ins w:id="9476" w:author="Haskamp, Stefan (extern)" w:date="2022-01-29T14:12:00Z"/>
                <w:rFonts w:eastAsia="Times New Roman" w:cs="Arial"/>
                <w:color w:val="000000"/>
                <w:sz w:val="22"/>
                <w:lang w:val="de-DE" w:eastAsia="de-DE"/>
              </w:rPr>
              <w:pPrChange w:id="9477" w:author="Haskamp, Stefan (extern)" w:date="2022-01-29T14:13:00Z">
                <w:pPr>
                  <w:spacing w:after="0" w:line="240" w:lineRule="auto"/>
                  <w:jc w:val="left"/>
                </w:pPr>
              </w:pPrChange>
            </w:pPr>
            <w:ins w:id="9478" w:author="Haskamp, Stefan (extern)" w:date="2022-01-29T14:12:00Z">
              <w:r w:rsidRPr="00700F63">
                <w:rPr>
                  <w:rFonts w:eastAsia="Times New Roman" w:cs="Arial"/>
                  <w:color w:val="000000"/>
                  <w:sz w:val="22"/>
                  <w:lang w:val="de-DE" w:eastAsia="de-DE"/>
                </w:rPr>
                <w:t>Dermatologie Berlin</w:t>
              </w:r>
            </w:ins>
          </w:p>
        </w:tc>
        <w:tc>
          <w:tcPr>
            <w:tcW w:w="1587" w:type="dxa"/>
            <w:tcBorders>
              <w:top w:val="nil"/>
              <w:left w:val="nil"/>
              <w:bottom w:val="single" w:sz="4" w:space="0" w:color="auto"/>
              <w:right w:val="single" w:sz="4" w:space="0" w:color="auto"/>
            </w:tcBorders>
            <w:shd w:val="clear" w:color="auto" w:fill="auto"/>
            <w:noWrap/>
            <w:vAlign w:val="center"/>
            <w:hideMark/>
            <w:tcPrChange w:id="947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CFCC5FC" w14:textId="5B21ADFF" w:rsidR="00700F63" w:rsidRPr="004C42DB" w:rsidRDefault="00700F63">
            <w:pPr>
              <w:spacing w:after="0" w:line="240" w:lineRule="auto"/>
              <w:jc w:val="center"/>
              <w:rPr>
                <w:ins w:id="9480" w:author="Haskamp, Stefan (extern)" w:date="2022-01-29T14:12:00Z"/>
                <w:rFonts w:eastAsia="Times New Roman" w:cs="Arial"/>
                <w:color w:val="000000"/>
                <w:sz w:val="22"/>
                <w:lang w:eastAsia="de-DE"/>
                <w:rPrChange w:id="9481" w:author="Stefan" w:date="2022-01-31T14:14:00Z">
                  <w:rPr>
                    <w:ins w:id="9482" w:author="Haskamp, Stefan (extern)" w:date="2022-01-29T14:12:00Z"/>
                    <w:rFonts w:eastAsia="Times New Roman" w:cs="Arial"/>
                    <w:color w:val="000000"/>
                    <w:sz w:val="22"/>
                    <w:lang w:val="de-DE" w:eastAsia="de-DE"/>
                  </w:rPr>
                </w:rPrChange>
              </w:rPr>
              <w:pPrChange w:id="9483" w:author="Haskamp, Stefan (extern)" w:date="2022-01-29T14:13:00Z">
                <w:pPr>
                  <w:spacing w:after="0" w:line="240" w:lineRule="auto"/>
                  <w:jc w:val="left"/>
                </w:pPr>
              </w:pPrChange>
            </w:pPr>
            <w:ins w:id="9484" w:author="Haskamp, Stefan (extern)" w:date="2022-01-29T14:12:00Z">
              <w:r w:rsidRPr="004C42DB">
                <w:rPr>
                  <w:rFonts w:eastAsia="Times New Roman" w:cs="Arial"/>
                  <w:color w:val="000000"/>
                  <w:sz w:val="22"/>
                  <w:lang w:eastAsia="de-DE"/>
                  <w:rPrChange w:id="9485" w:author="Stefan" w:date="2022-01-31T14:14:00Z">
                    <w:rPr>
                      <w:rFonts w:eastAsia="Times New Roman" w:cs="Arial"/>
                      <w:color w:val="000000"/>
                      <w:sz w:val="22"/>
                      <w:lang w:val="de-DE" w:eastAsia="de-DE"/>
                    </w:rPr>
                  </w:rPrChange>
                </w:rPr>
                <w:t>c.het. c.130G&gt;A/(p.V44M), c.338C&gt;T/( p.S113L)</w:t>
              </w:r>
            </w:ins>
          </w:p>
        </w:tc>
        <w:tc>
          <w:tcPr>
            <w:tcW w:w="1587" w:type="dxa"/>
            <w:tcBorders>
              <w:top w:val="nil"/>
              <w:left w:val="nil"/>
              <w:bottom w:val="single" w:sz="4" w:space="0" w:color="auto"/>
              <w:right w:val="single" w:sz="4" w:space="0" w:color="auto"/>
            </w:tcBorders>
            <w:shd w:val="clear" w:color="auto" w:fill="auto"/>
            <w:noWrap/>
            <w:vAlign w:val="center"/>
            <w:hideMark/>
            <w:tcPrChange w:id="9486"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8442087" w14:textId="77777777" w:rsidR="00700F63" w:rsidRPr="00700F63" w:rsidRDefault="00700F63">
            <w:pPr>
              <w:spacing w:after="0" w:line="240" w:lineRule="auto"/>
              <w:jc w:val="center"/>
              <w:rPr>
                <w:ins w:id="9487" w:author="Haskamp, Stefan (extern)" w:date="2022-01-29T14:12:00Z"/>
                <w:rFonts w:eastAsia="Times New Roman" w:cs="Arial"/>
                <w:color w:val="000000"/>
                <w:sz w:val="22"/>
                <w:lang w:val="de-DE" w:eastAsia="de-DE"/>
              </w:rPr>
              <w:pPrChange w:id="9488" w:author="Haskamp, Stefan (extern)" w:date="2022-01-29T14:13:00Z">
                <w:pPr>
                  <w:spacing w:after="0" w:line="240" w:lineRule="auto"/>
                  <w:jc w:val="left"/>
                </w:pPr>
              </w:pPrChange>
            </w:pPr>
            <w:ins w:id="9489" w:author="Haskamp, Stefan (extern)" w:date="2022-01-29T14:12:00Z">
              <w:r w:rsidRPr="00700F63">
                <w:rPr>
                  <w:rFonts w:eastAsia="Times New Roman" w:cs="Arial"/>
                  <w:color w:val="000000"/>
                  <w:sz w:val="22"/>
                  <w:lang w:val="de-DE" w:eastAsia="de-DE"/>
                </w:rPr>
                <w:t>het. c.1705C&gt;T/(p.Arg569Trp)</w:t>
              </w:r>
            </w:ins>
          </w:p>
        </w:tc>
        <w:tc>
          <w:tcPr>
            <w:tcW w:w="1587" w:type="dxa"/>
            <w:tcBorders>
              <w:top w:val="nil"/>
              <w:left w:val="nil"/>
              <w:bottom w:val="single" w:sz="4" w:space="0" w:color="auto"/>
              <w:right w:val="single" w:sz="4" w:space="0" w:color="auto"/>
            </w:tcBorders>
            <w:shd w:val="clear" w:color="auto" w:fill="auto"/>
            <w:noWrap/>
            <w:vAlign w:val="center"/>
            <w:hideMark/>
            <w:tcPrChange w:id="9490"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8A09591" w14:textId="77777777" w:rsidR="00700F63" w:rsidRPr="00700F63" w:rsidRDefault="00700F63">
            <w:pPr>
              <w:spacing w:after="0" w:line="240" w:lineRule="auto"/>
              <w:jc w:val="center"/>
              <w:rPr>
                <w:ins w:id="9491" w:author="Haskamp, Stefan (extern)" w:date="2022-01-29T14:12:00Z"/>
                <w:rFonts w:eastAsia="Times New Roman" w:cs="Arial"/>
                <w:color w:val="000000"/>
                <w:sz w:val="22"/>
                <w:lang w:val="de-DE" w:eastAsia="de-DE"/>
              </w:rPr>
              <w:pPrChange w:id="9492" w:author="Haskamp, Stefan (extern)" w:date="2022-01-29T14:13:00Z">
                <w:pPr>
                  <w:spacing w:after="0" w:line="240" w:lineRule="auto"/>
                  <w:jc w:val="left"/>
                </w:pPr>
              </w:pPrChange>
            </w:pPr>
            <w:ins w:id="9493"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494"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39689D6" w14:textId="77777777" w:rsidR="00700F63" w:rsidRPr="004C42DB" w:rsidRDefault="00700F63">
            <w:pPr>
              <w:spacing w:after="0" w:line="240" w:lineRule="auto"/>
              <w:jc w:val="center"/>
              <w:rPr>
                <w:ins w:id="9495" w:author="Haskamp, Stefan (extern)" w:date="2022-01-29T14:12:00Z"/>
                <w:rFonts w:eastAsia="Times New Roman" w:cs="Arial"/>
                <w:color w:val="000000"/>
                <w:sz w:val="22"/>
                <w:lang w:eastAsia="de-DE"/>
                <w:rPrChange w:id="9496" w:author="Stefan" w:date="2022-01-31T14:14:00Z">
                  <w:rPr>
                    <w:ins w:id="9497" w:author="Haskamp, Stefan (extern)" w:date="2022-01-29T14:12:00Z"/>
                    <w:rFonts w:eastAsia="Times New Roman" w:cs="Arial"/>
                    <w:color w:val="000000"/>
                    <w:sz w:val="22"/>
                    <w:lang w:val="de-DE" w:eastAsia="de-DE"/>
                  </w:rPr>
                </w:rPrChange>
              </w:rPr>
              <w:pPrChange w:id="9498" w:author="Haskamp, Stefan (extern)" w:date="2022-01-29T14:13:00Z">
                <w:pPr>
                  <w:spacing w:after="0" w:line="240" w:lineRule="auto"/>
                  <w:jc w:val="left"/>
                </w:pPr>
              </w:pPrChange>
            </w:pPr>
            <w:ins w:id="9499" w:author="Haskamp, Stefan (extern)" w:date="2022-01-29T14:12:00Z">
              <w:r w:rsidRPr="004C42DB">
                <w:rPr>
                  <w:rFonts w:eastAsia="Times New Roman" w:cs="Arial"/>
                  <w:color w:val="000000"/>
                  <w:sz w:val="22"/>
                  <w:lang w:eastAsia="de-DE"/>
                  <w:rPrChange w:id="9500" w:author="Stefan" w:date="2022-01-31T14:14:00Z">
                    <w:rPr>
                      <w:rFonts w:eastAsia="Times New Roman" w:cs="Arial"/>
                      <w:color w:val="000000"/>
                      <w:sz w:val="22"/>
                      <w:lang w:val="de-DE" w:eastAsia="de-DE"/>
                    </w:rPr>
                  </w:rPrChange>
                </w:rPr>
                <w:t>GPP5_1: no immunsuppressive therapy; GPP5_2: Ixekizumab (IL-17A inhib.)</w:t>
              </w:r>
            </w:ins>
          </w:p>
        </w:tc>
        <w:tc>
          <w:tcPr>
            <w:tcW w:w="1587" w:type="dxa"/>
            <w:tcBorders>
              <w:top w:val="nil"/>
              <w:left w:val="nil"/>
              <w:bottom w:val="single" w:sz="4" w:space="0" w:color="auto"/>
              <w:right w:val="single" w:sz="4" w:space="0" w:color="auto"/>
            </w:tcBorders>
            <w:shd w:val="clear" w:color="auto" w:fill="auto"/>
            <w:noWrap/>
            <w:vAlign w:val="center"/>
            <w:hideMark/>
            <w:tcPrChange w:id="950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1328606" w14:textId="77777777" w:rsidR="00700F63" w:rsidRPr="00700F63" w:rsidRDefault="00700F63">
            <w:pPr>
              <w:spacing w:after="0" w:line="240" w:lineRule="auto"/>
              <w:jc w:val="center"/>
              <w:rPr>
                <w:ins w:id="9502" w:author="Haskamp, Stefan (extern)" w:date="2022-01-29T14:12:00Z"/>
                <w:rFonts w:eastAsia="Times New Roman" w:cs="Arial"/>
                <w:color w:val="000000"/>
                <w:sz w:val="22"/>
                <w:lang w:val="de-DE" w:eastAsia="de-DE"/>
              </w:rPr>
              <w:pPrChange w:id="9503" w:author="Haskamp, Stefan (extern)" w:date="2022-01-29T14:13:00Z">
                <w:pPr>
                  <w:spacing w:after="0" w:line="240" w:lineRule="auto"/>
                  <w:jc w:val="left"/>
                </w:pPr>
              </w:pPrChange>
            </w:pPr>
            <w:ins w:id="9504" w:author="Haskamp, Stefan (extern)" w:date="2022-01-29T14:12:00Z">
              <w:r w:rsidRPr="00700F63">
                <w:rPr>
                  <w:rFonts w:eastAsia="Times New Roman" w:cs="Arial"/>
                  <w:color w:val="000000"/>
                  <w:sz w:val="22"/>
                  <w:lang w:val="de-DE" w:eastAsia="de-DE"/>
                </w:rPr>
                <w:t>Ixekizumab (IL-17)</w:t>
              </w:r>
            </w:ins>
          </w:p>
        </w:tc>
        <w:tc>
          <w:tcPr>
            <w:tcW w:w="1587" w:type="dxa"/>
            <w:tcBorders>
              <w:top w:val="nil"/>
              <w:left w:val="nil"/>
              <w:bottom w:val="single" w:sz="4" w:space="0" w:color="auto"/>
              <w:right w:val="single" w:sz="4" w:space="0" w:color="auto"/>
            </w:tcBorders>
            <w:shd w:val="clear" w:color="auto" w:fill="auto"/>
            <w:noWrap/>
            <w:vAlign w:val="center"/>
            <w:hideMark/>
            <w:tcPrChange w:id="950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5A4C5F42" w14:textId="77777777" w:rsidR="00700F63" w:rsidRPr="00700F63" w:rsidRDefault="00700F63">
            <w:pPr>
              <w:spacing w:after="0" w:line="240" w:lineRule="auto"/>
              <w:jc w:val="center"/>
              <w:rPr>
                <w:ins w:id="9506" w:author="Haskamp, Stefan (extern)" w:date="2022-01-29T14:12:00Z"/>
                <w:rFonts w:eastAsia="Times New Roman" w:cs="Arial"/>
                <w:color w:val="000000"/>
                <w:sz w:val="22"/>
                <w:lang w:val="de-DE" w:eastAsia="de-DE"/>
              </w:rPr>
              <w:pPrChange w:id="9507" w:author="Haskamp, Stefan (extern)" w:date="2022-01-29T14:13:00Z">
                <w:pPr>
                  <w:spacing w:after="0" w:line="240" w:lineRule="auto"/>
                  <w:jc w:val="left"/>
                </w:pPr>
              </w:pPrChange>
            </w:pPr>
            <w:ins w:id="9508" w:author="Haskamp, Stefan (extern)" w:date="2022-01-29T14:12:00Z">
              <w:r w:rsidRPr="00700F63">
                <w:rPr>
                  <w:rFonts w:eastAsia="Times New Roman" w:cs="Arial"/>
                  <w:color w:val="000000"/>
                  <w:sz w:val="22"/>
                  <w:lang w:val="de-DE" w:eastAsia="de-DE"/>
                </w:rPr>
                <w:t>PsV, nail dystrophy</w:t>
              </w:r>
            </w:ins>
          </w:p>
        </w:tc>
        <w:tc>
          <w:tcPr>
            <w:tcW w:w="1587" w:type="dxa"/>
            <w:tcBorders>
              <w:top w:val="nil"/>
              <w:left w:val="nil"/>
              <w:bottom w:val="single" w:sz="4" w:space="0" w:color="auto"/>
              <w:right w:val="single" w:sz="4" w:space="0" w:color="auto"/>
            </w:tcBorders>
            <w:shd w:val="clear" w:color="auto" w:fill="auto"/>
            <w:noWrap/>
            <w:vAlign w:val="center"/>
            <w:hideMark/>
            <w:tcPrChange w:id="950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EEF40F7" w14:textId="77777777" w:rsidR="00700F63" w:rsidRPr="00700F63" w:rsidRDefault="00700F63">
            <w:pPr>
              <w:spacing w:after="0" w:line="240" w:lineRule="auto"/>
              <w:jc w:val="center"/>
              <w:rPr>
                <w:ins w:id="9510" w:author="Haskamp, Stefan (extern)" w:date="2022-01-29T14:12:00Z"/>
                <w:rFonts w:eastAsia="Times New Roman" w:cs="Arial"/>
                <w:color w:val="000000"/>
                <w:sz w:val="22"/>
                <w:lang w:val="de-DE" w:eastAsia="de-DE"/>
              </w:rPr>
              <w:pPrChange w:id="9511" w:author="Haskamp, Stefan (extern)" w:date="2022-01-29T14:13:00Z">
                <w:pPr>
                  <w:spacing w:after="0" w:line="240" w:lineRule="auto"/>
                  <w:jc w:val="left"/>
                </w:pPr>
              </w:pPrChange>
            </w:pPr>
            <w:ins w:id="9512" w:author="Haskamp, Stefan (extern)" w:date="2022-01-29T14:12:00Z">
              <w:r w:rsidRPr="00700F63">
                <w:rPr>
                  <w:rFonts w:eastAsia="Times New Roman" w:cs="Arial"/>
                  <w:color w:val="000000"/>
                  <w:sz w:val="22"/>
                  <w:lang w:val="de-DE" w:eastAsia="de-DE"/>
                </w:rPr>
                <w:t>RNAseq, RT-qPCR</w:t>
              </w:r>
            </w:ins>
          </w:p>
        </w:tc>
      </w:tr>
      <w:tr w:rsidR="00700F63" w:rsidRPr="00700F63" w14:paraId="5E42C744" w14:textId="77777777" w:rsidTr="00700F63">
        <w:trPr>
          <w:trHeight w:val="300"/>
          <w:ins w:id="9513" w:author="Haskamp, Stefan (extern)" w:date="2022-01-29T14:12:00Z"/>
          <w:trPrChange w:id="9514"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515"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300491C1" w14:textId="77777777" w:rsidR="00700F63" w:rsidRPr="00700F63" w:rsidRDefault="00700F63">
            <w:pPr>
              <w:spacing w:after="0" w:line="240" w:lineRule="auto"/>
              <w:jc w:val="center"/>
              <w:rPr>
                <w:ins w:id="9516" w:author="Haskamp, Stefan (extern)" w:date="2022-01-29T14:12:00Z"/>
                <w:rFonts w:eastAsia="Times New Roman" w:cs="Arial"/>
                <w:color w:val="000000"/>
                <w:sz w:val="22"/>
                <w:lang w:val="de-DE" w:eastAsia="de-DE"/>
              </w:rPr>
              <w:pPrChange w:id="9517" w:author="Haskamp, Stefan (extern)" w:date="2022-01-29T14:13:00Z">
                <w:pPr>
                  <w:spacing w:after="0" w:line="240" w:lineRule="auto"/>
                  <w:jc w:val="left"/>
                </w:pPr>
              </w:pPrChange>
            </w:pPr>
            <w:ins w:id="9518" w:author="Haskamp, Stefan (extern)" w:date="2022-01-29T14:12:00Z">
              <w:r w:rsidRPr="00700F63">
                <w:rPr>
                  <w:rFonts w:eastAsia="Times New Roman" w:cs="Arial"/>
                  <w:color w:val="000000"/>
                  <w:sz w:val="22"/>
                  <w:lang w:val="de-DE" w:eastAsia="de-DE"/>
                </w:rPr>
                <w:t>GPP6_1 &amp; GPP6_2</w:t>
              </w:r>
            </w:ins>
          </w:p>
        </w:tc>
        <w:tc>
          <w:tcPr>
            <w:tcW w:w="1587" w:type="dxa"/>
            <w:tcBorders>
              <w:top w:val="nil"/>
              <w:left w:val="nil"/>
              <w:bottom w:val="single" w:sz="4" w:space="0" w:color="auto"/>
              <w:right w:val="single" w:sz="4" w:space="0" w:color="auto"/>
            </w:tcBorders>
            <w:shd w:val="clear" w:color="auto" w:fill="auto"/>
            <w:noWrap/>
            <w:vAlign w:val="center"/>
            <w:hideMark/>
            <w:tcPrChange w:id="951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A58682A" w14:textId="77777777" w:rsidR="00700F63" w:rsidRPr="00700F63" w:rsidRDefault="00700F63">
            <w:pPr>
              <w:spacing w:after="0" w:line="240" w:lineRule="auto"/>
              <w:jc w:val="center"/>
              <w:rPr>
                <w:ins w:id="9520" w:author="Haskamp, Stefan (extern)" w:date="2022-01-29T14:12:00Z"/>
                <w:rFonts w:eastAsia="Times New Roman" w:cs="Arial"/>
                <w:color w:val="000000"/>
                <w:sz w:val="22"/>
                <w:lang w:val="de-DE" w:eastAsia="de-DE"/>
              </w:rPr>
              <w:pPrChange w:id="9521" w:author="Haskamp, Stefan (extern)" w:date="2022-01-29T14:13:00Z">
                <w:pPr>
                  <w:spacing w:after="0" w:line="240" w:lineRule="auto"/>
                  <w:jc w:val="left"/>
                </w:pPr>
              </w:pPrChange>
            </w:pPr>
            <w:ins w:id="9522" w:author="Haskamp, Stefan (extern)" w:date="2022-01-29T14:12:00Z">
              <w:r w:rsidRPr="00700F63">
                <w:rPr>
                  <w:rFonts w:eastAsia="Times New Roman" w:cs="Arial"/>
                  <w:color w:val="000000"/>
                  <w:sz w:val="22"/>
                  <w:lang w:val="de-DE" w:eastAsia="de-DE"/>
                </w:rPr>
                <w:t>Hautklinik Göttingen, Mößner</w:t>
              </w:r>
            </w:ins>
          </w:p>
        </w:tc>
        <w:tc>
          <w:tcPr>
            <w:tcW w:w="1587" w:type="dxa"/>
            <w:tcBorders>
              <w:top w:val="nil"/>
              <w:left w:val="nil"/>
              <w:bottom w:val="single" w:sz="4" w:space="0" w:color="auto"/>
              <w:right w:val="single" w:sz="4" w:space="0" w:color="auto"/>
            </w:tcBorders>
            <w:shd w:val="clear" w:color="auto" w:fill="auto"/>
            <w:noWrap/>
            <w:vAlign w:val="center"/>
            <w:hideMark/>
            <w:tcPrChange w:id="952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CA0DEEF" w14:textId="77777777" w:rsidR="00700F63" w:rsidRPr="00700F63" w:rsidRDefault="00700F63">
            <w:pPr>
              <w:spacing w:after="0" w:line="240" w:lineRule="auto"/>
              <w:jc w:val="center"/>
              <w:rPr>
                <w:ins w:id="9524" w:author="Haskamp, Stefan (extern)" w:date="2022-01-29T14:12:00Z"/>
                <w:rFonts w:eastAsia="Times New Roman" w:cs="Arial"/>
                <w:color w:val="000000"/>
                <w:sz w:val="22"/>
                <w:lang w:val="de-DE" w:eastAsia="de-DE"/>
              </w:rPr>
              <w:pPrChange w:id="9525" w:author="Haskamp, Stefan (extern)" w:date="2022-01-29T14:13:00Z">
                <w:pPr>
                  <w:spacing w:after="0" w:line="240" w:lineRule="auto"/>
                  <w:jc w:val="left"/>
                </w:pPr>
              </w:pPrChange>
            </w:pPr>
            <w:ins w:id="9526"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52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2956232" w14:textId="77777777" w:rsidR="00700F63" w:rsidRPr="00700F63" w:rsidRDefault="00700F63">
            <w:pPr>
              <w:spacing w:after="0" w:line="240" w:lineRule="auto"/>
              <w:jc w:val="center"/>
              <w:rPr>
                <w:ins w:id="9528" w:author="Haskamp, Stefan (extern)" w:date="2022-01-29T14:12:00Z"/>
                <w:rFonts w:eastAsia="Times New Roman" w:cs="Arial"/>
                <w:color w:val="000000"/>
                <w:sz w:val="22"/>
                <w:lang w:val="de-DE" w:eastAsia="de-DE"/>
              </w:rPr>
              <w:pPrChange w:id="9529" w:author="Haskamp, Stefan (extern)" w:date="2022-01-29T14:13:00Z">
                <w:pPr>
                  <w:spacing w:after="0" w:line="240" w:lineRule="auto"/>
                  <w:jc w:val="left"/>
                </w:pPr>
              </w:pPrChange>
            </w:pPr>
            <w:ins w:id="9530" w:author="Haskamp, Stefan (extern)" w:date="2022-01-29T14:12:00Z">
              <w:r w:rsidRPr="00700F63">
                <w:rPr>
                  <w:rFonts w:eastAsia="Times New Roman" w:cs="Arial"/>
                  <w:color w:val="000000"/>
                  <w:sz w:val="22"/>
                  <w:lang w:val="de-DE" w:eastAsia="de-DE"/>
                </w:rPr>
                <w:t>het. c.2031-2A&gt;C</w:t>
              </w:r>
            </w:ins>
          </w:p>
        </w:tc>
        <w:tc>
          <w:tcPr>
            <w:tcW w:w="1587" w:type="dxa"/>
            <w:tcBorders>
              <w:top w:val="nil"/>
              <w:left w:val="nil"/>
              <w:bottom w:val="single" w:sz="4" w:space="0" w:color="auto"/>
              <w:right w:val="single" w:sz="4" w:space="0" w:color="auto"/>
            </w:tcBorders>
            <w:shd w:val="clear" w:color="auto" w:fill="auto"/>
            <w:noWrap/>
            <w:vAlign w:val="center"/>
            <w:hideMark/>
            <w:tcPrChange w:id="953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7E4FD3D" w14:textId="77777777" w:rsidR="00700F63" w:rsidRPr="00700F63" w:rsidRDefault="00700F63">
            <w:pPr>
              <w:spacing w:after="0" w:line="240" w:lineRule="auto"/>
              <w:jc w:val="center"/>
              <w:rPr>
                <w:ins w:id="9532" w:author="Haskamp, Stefan (extern)" w:date="2022-01-29T14:12:00Z"/>
                <w:rFonts w:eastAsia="Times New Roman" w:cs="Arial"/>
                <w:color w:val="000000"/>
                <w:sz w:val="22"/>
                <w:lang w:val="de-DE" w:eastAsia="de-DE"/>
              </w:rPr>
              <w:pPrChange w:id="9533" w:author="Haskamp, Stefan (extern)" w:date="2022-01-29T14:13:00Z">
                <w:pPr>
                  <w:spacing w:after="0" w:line="240" w:lineRule="auto"/>
                  <w:jc w:val="left"/>
                </w:pPr>
              </w:pPrChange>
            </w:pPr>
            <w:ins w:id="9534"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53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56D40EB6" w14:textId="77777777" w:rsidR="00700F63" w:rsidRPr="00700F63" w:rsidRDefault="00700F63">
            <w:pPr>
              <w:spacing w:after="0" w:line="240" w:lineRule="auto"/>
              <w:jc w:val="center"/>
              <w:rPr>
                <w:ins w:id="9536" w:author="Haskamp, Stefan (extern)" w:date="2022-01-29T14:12:00Z"/>
                <w:rFonts w:eastAsia="Times New Roman" w:cs="Arial"/>
                <w:color w:val="000000"/>
                <w:sz w:val="22"/>
                <w:lang w:val="de-DE" w:eastAsia="de-DE"/>
              </w:rPr>
              <w:pPrChange w:id="9537" w:author="Haskamp, Stefan (extern)" w:date="2022-01-29T14:13:00Z">
                <w:pPr>
                  <w:spacing w:after="0" w:line="240" w:lineRule="auto"/>
                  <w:jc w:val="left"/>
                </w:pPr>
              </w:pPrChange>
            </w:pPr>
            <w:ins w:id="9538" w:author="Haskamp, Stefan (extern)" w:date="2022-01-29T14:12:00Z">
              <w:r w:rsidRPr="00700F63">
                <w:rPr>
                  <w:rFonts w:eastAsia="Times New Roman" w:cs="Arial"/>
                  <w:color w:val="000000"/>
                  <w:sz w:val="22"/>
                  <w:lang w:val="de-DE" w:eastAsia="de-DE"/>
                </w:rPr>
                <w:t>GPP6_1: Golimumab (TNFα inhib.); GPP6_2: Ixekizumab (IL-17A inhib.)</w:t>
              </w:r>
            </w:ins>
          </w:p>
        </w:tc>
        <w:tc>
          <w:tcPr>
            <w:tcW w:w="1587" w:type="dxa"/>
            <w:tcBorders>
              <w:top w:val="nil"/>
              <w:left w:val="nil"/>
              <w:bottom w:val="single" w:sz="4" w:space="0" w:color="auto"/>
              <w:right w:val="single" w:sz="4" w:space="0" w:color="auto"/>
            </w:tcBorders>
            <w:shd w:val="clear" w:color="auto" w:fill="auto"/>
            <w:noWrap/>
            <w:vAlign w:val="center"/>
            <w:hideMark/>
            <w:tcPrChange w:id="953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0453822" w14:textId="77777777" w:rsidR="00700F63" w:rsidRPr="00700F63" w:rsidRDefault="00700F63">
            <w:pPr>
              <w:spacing w:after="0" w:line="240" w:lineRule="auto"/>
              <w:jc w:val="center"/>
              <w:rPr>
                <w:ins w:id="9540" w:author="Haskamp, Stefan (extern)" w:date="2022-01-29T14:12:00Z"/>
                <w:rFonts w:eastAsia="Times New Roman" w:cs="Arial"/>
                <w:color w:val="000000"/>
                <w:sz w:val="22"/>
                <w:lang w:val="de-DE" w:eastAsia="de-DE"/>
              </w:rPr>
              <w:pPrChange w:id="9541" w:author="Haskamp, Stefan (extern)" w:date="2022-01-29T14:13:00Z">
                <w:pPr>
                  <w:spacing w:after="0" w:line="240" w:lineRule="auto"/>
                  <w:jc w:val="left"/>
                </w:pPr>
              </w:pPrChange>
            </w:pPr>
            <w:ins w:id="9542"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54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A8725EE" w14:textId="77777777" w:rsidR="00700F63" w:rsidRPr="00700F63" w:rsidRDefault="00700F63">
            <w:pPr>
              <w:spacing w:after="0" w:line="240" w:lineRule="auto"/>
              <w:jc w:val="center"/>
              <w:rPr>
                <w:ins w:id="9544" w:author="Haskamp, Stefan (extern)" w:date="2022-01-29T14:12:00Z"/>
                <w:rFonts w:eastAsia="Times New Roman" w:cs="Arial"/>
                <w:color w:val="000000"/>
                <w:sz w:val="22"/>
                <w:lang w:val="de-DE" w:eastAsia="de-DE"/>
              </w:rPr>
              <w:pPrChange w:id="9545" w:author="Haskamp, Stefan (extern)" w:date="2022-01-29T14:13:00Z">
                <w:pPr>
                  <w:spacing w:after="0" w:line="240" w:lineRule="auto"/>
                  <w:jc w:val="left"/>
                </w:pPr>
              </w:pPrChange>
            </w:pPr>
            <w:ins w:id="9546" w:author="Haskamp, Stefan (extern)" w:date="2022-01-29T14:12:00Z">
              <w:r w:rsidRPr="00700F63">
                <w:rPr>
                  <w:rFonts w:eastAsia="Times New Roman" w:cs="Arial"/>
                  <w:color w:val="000000"/>
                  <w:sz w:val="22"/>
                  <w:lang w:val="de-DE" w:eastAsia="de-DE"/>
                </w:rPr>
                <w:t>PsV</w:t>
              </w:r>
            </w:ins>
          </w:p>
        </w:tc>
        <w:tc>
          <w:tcPr>
            <w:tcW w:w="1587" w:type="dxa"/>
            <w:tcBorders>
              <w:top w:val="nil"/>
              <w:left w:val="nil"/>
              <w:bottom w:val="single" w:sz="4" w:space="0" w:color="auto"/>
              <w:right w:val="single" w:sz="4" w:space="0" w:color="auto"/>
            </w:tcBorders>
            <w:shd w:val="clear" w:color="auto" w:fill="auto"/>
            <w:noWrap/>
            <w:vAlign w:val="center"/>
            <w:hideMark/>
            <w:tcPrChange w:id="954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DC6CA11" w14:textId="77777777" w:rsidR="00700F63" w:rsidRPr="00700F63" w:rsidRDefault="00700F63">
            <w:pPr>
              <w:spacing w:after="0" w:line="240" w:lineRule="auto"/>
              <w:jc w:val="center"/>
              <w:rPr>
                <w:ins w:id="9548" w:author="Haskamp, Stefan (extern)" w:date="2022-01-29T14:12:00Z"/>
                <w:rFonts w:eastAsia="Times New Roman" w:cs="Arial"/>
                <w:color w:val="000000"/>
                <w:sz w:val="22"/>
                <w:lang w:val="de-DE" w:eastAsia="de-DE"/>
              </w:rPr>
              <w:pPrChange w:id="9549" w:author="Haskamp, Stefan (extern)" w:date="2022-01-29T14:13:00Z">
                <w:pPr>
                  <w:spacing w:after="0" w:line="240" w:lineRule="auto"/>
                  <w:jc w:val="left"/>
                </w:pPr>
              </w:pPrChange>
            </w:pPr>
            <w:ins w:id="9550" w:author="Haskamp, Stefan (extern)" w:date="2022-01-29T14:12:00Z">
              <w:r w:rsidRPr="00700F63">
                <w:rPr>
                  <w:rFonts w:eastAsia="Times New Roman" w:cs="Arial"/>
                  <w:color w:val="000000"/>
                  <w:sz w:val="22"/>
                  <w:lang w:val="de-DE" w:eastAsia="de-DE"/>
                </w:rPr>
                <w:t>RT-qPCR</w:t>
              </w:r>
            </w:ins>
          </w:p>
        </w:tc>
      </w:tr>
      <w:tr w:rsidR="00700F63" w:rsidRPr="00700F63" w14:paraId="5CCE7A32" w14:textId="77777777" w:rsidTr="00700F63">
        <w:trPr>
          <w:trHeight w:val="300"/>
          <w:ins w:id="9551" w:author="Haskamp, Stefan (extern)" w:date="2022-01-29T14:12:00Z"/>
          <w:trPrChange w:id="9552"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553"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2E3546B" w14:textId="77777777" w:rsidR="00700F63" w:rsidRPr="00700F63" w:rsidRDefault="00700F63">
            <w:pPr>
              <w:spacing w:after="0" w:line="240" w:lineRule="auto"/>
              <w:jc w:val="center"/>
              <w:rPr>
                <w:ins w:id="9554" w:author="Haskamp, Stefan (extern)" w:date="2022-01-29T14:12:00Z"/>
                <w:rFonts w:eastAsia="Times New Roman" w:cs="Arial"/>
                <w:color w:val="000000"/>
                <w:sz w:val="22"/>
                <w:lang w:val="de-DE" w:eastAsia="de-DE"/>
              </w:rPr>
              <w:pPrChange w:id="9555" w:author="Haskamp, Stefan (extern)" w:date="2022-01-29T14:13:00Z">
                <w:pPr>
                  <w:spacing w:after="0" w:line="240" w:lineRule="auto"/>
                  <w:jc w:val="left"/>
                </w:pPr>
              </w:pPrChange>
            </w:pPr>
            <w:ins w:id="9556" w:author="Haskamp, Stefan (extern)" w:date="2022-01-29T14:12:00Z">
              <w:r w:rsidRPr="00700F63">
                <w:rPr>
                  <w:rFonts w:eastAsia="Times New Roman" w:cs="Arial"/>
                  <w:color w:val="000000"/>
                  <w:sz w:val="22"/>
                  <w:lang w:val="de-DE" w:eastAsia="de-DE"/>
                </w:rPr>
                <w:t>GPP7 (AGEP)</w:t>
              </w:r>
            </w:ins>
          </w:p>
        </w:tc>
        <w:tc>
          <w:tcPr>
            <w:tcW w:w="1587" w:type="dxa"/>
            <w:tcBorders>
              <w:top w:val="nil"/>
              <w:left w:val="nil"/>
              <w:bottom w:val="single" w:sz="4" w:space="0" w:color="auto"/>
              <w:right w:val="single" w:sz="4" w:space="0" w:color="auto"/>
            </w:tcBorders>
            <w:shd w:val="clear" w:color="auto" w:fill="auto"/>
            <w:noWrap/>
            <w:vAlign w:val="center"/>
            <w:hideMark/>
            <w:tcPrChange w:id="955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62A691C" w14:textId="77777777" w:rsidR="00700F63" w:rsidRPr="00700F63" w:rsidRDefault="00700F63">
            <w:pPr>
              <w:spacing w:after="0" w:line="240" w:lineRule="auto"/>
              <w:jc w:val="center"/>
              <w:rPr>
                <w:ins w:id="9558" w:author="Haskamp, Stefan (extern)" w:date="2022-01-29T14:12:00Z"/>
                <w:rFonts w:eastAsia="Times New Roman" w:cs="Arial"/>
                <w:color w:val="000000"/>
                <w:sz w:val="22"/>
                <w:lang w:val="de-DE" w:eastAsia="de-DE"/>
              </w:rPr>
              <w:pPrChange w:id="9559" w:author="Haskamp, Stefan (extern)" w:date="2022-01-29T14:13:00Z">
                <w:pPr>
                  <w:spacing w:after="0" w:line="240" w:lineRule="auto"/>
                  <w:jc w:val="left"/>
                </w:pPr>
              </w:pPrChange>
            </w:pPr>
            <w:ins w:id="9560" w:author="Haskamp, Stefan (extern)" w:date="2022-01-29T14:12:00Z">
              <w:r w:rsidRPr="00700F63">
                <w:rPr>
                  <w:rFonts w:eastAsia="Times New Roman" w:cs="Arial"/>
                  <w:color w:val="000000"/>
                  <w:sz w:val="22"/>
                  <w:lang w:val="de-DE" w:eastAsia="de-DE"/>
                </w:rPr>
                <w:t>Münster</w:t>
              </w:r>
            </w:ins>
          </w:p>
        </w:tc>
        <w:tc>
          <w:tcPr>
            <w:tcW w:w="1587" w:type="dxa"/>
            <w:tcBorders>
              <w:top w:val="nil"/>
              <w:left w:val="nil"/>
              <w:bottom w:val="single" w:sz="4" w:space="0" w:color="auto"/>
              <w:right w:val="single" w:sz="4" w:space="0" w:color="auto"/>
            </w:tcBorders>
            <w:shd w:val="clear" w:color="auto" w:fill="auto"/>
            <w:noWrap/>
            <w:vAlign w:val="center"/>
            <w:hideMark/>
            <w:tcPrChange w:id="956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40F21A7" w14:textId="77777777" w:rsidR="00700F63" w:rsidRPr="00700F63" w:rsidRDefault="00700F63">
            <w:pPr>
              <w:spacing w:after="0" w:line="240" w:lineRule="auto"/>
              <w:jc w:val="center"/>
              <w:rPr>
                <w:ins w:id="9562" w:author="Haskamp, Stefan (extern)" w:date="2022-01-29T14:12:00Z"/>
                <w:rFonts w:eastAsia="Times New Roman" w:cs="Arial"/>
                <w:color w:val="000000"/>
                <w:sz w:val="22"/>
                <w:lang w:val="de-DE" w:eastAsia="de-DE"/>
              </w:rPr>
              <w:pPrChange w:id="9563" w:author="Haskamp, Stefan (extern)" w:date="2022-01-29T14:13:00Z">
                <w:pPr>
                  <w:spacing w:after="0" w:line="240" w:lineRule="auto"/>
                  <w:jc w:val="left"/>
                </w:pPr>
              </w:pPrChange>
            </w:pPr>
            <w:ins w:id="9564"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56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38ACC47" w14:textId="77777777" w:rsidR="00700F63" w:rsidRPr="004C42DB" w:rsidRDefault="00700F63">
            <w:pPr>
              <w:spacing w:after="0" w:line="240" w:lineRule="auto"/>
              <w:jc w:val="center"/>
              <w:rPr>
                <w:ins w:id="9566" w:author="Haskamp, Stefan (extern)" w:date="2022-01-29T14:12:00Z"/>
                <w:rFonts w:eastAsia="Times New Roman" w:cs="Arial"/>
                <w:color w:val="000000"/>
                <w:sz w:val="22"/>
                <w:lang w:eastAsia="de-DE"/>
                <w:rPrChange w:id="9567" w:author="Stefan" w:date="2022-01-31T14:14:00Z">
                  <w:rPr>
                    <w:ins w:id="9568" w:author="Haskamp, Stefan (extern)" w:date="2022-01-29T14:12:00Z"/>
                    <w:rFonts w:eastAsia="Times New Roman" w:cs="Arial"/>
                    <w:color w:val="000000"/>
                    <w:sz w:val="22"/>
                    <w:lang w:val="de-DE" w:eastAsia="de-DE"/>
                  </w:rPr>
                </w:rPrChange>
              </w:rPr>
              <w:pPrChange w:id="9569" w:author="Haskamp, Stefan (extern)" w:date="2022-01-29T14:13:00Z">
                <w:pPr>
                  <w:spacing w:after="0" w:line="240" w:lineRule="auto"/>
                  <w:jc w:val="left"/>
                </w:pPr>
              </w:pPrChange>
            </w:pPr>
            <w:ins w:id="9570" w:author="Haskamp, Stefan (extern)" w:date="2022-01-29T14:12:00Z">
              <w:r w:rsidRPr="004C42DB">
                <w:rPr>
                  <w:rFonts w:eastAsia="Times New Roman" w:cs="Arial"/>
                  <w:color w:val="000000"/>
                  <w:sz w:val="22"/>
                  <w:lang w:eastAsia="de-DE"/>
                  <w:rPrChange w:id="9571" w:author="Stefan" w:date="2022-01-31T14:14:00Z">
                    <w:rPr>
                      <w:rFonts w:eastAsia="Times New Roman" w:cs="Arial"/>
                      <w:color w:val="000000"/>
                      <w:sz w:val="22"/>
                      <w:lang w:val="de-DE" w:eastAsia="de-DE"/>
                    </w:rPr>
                  </w:rPrChange>
                </w:rPr>
                <w:t>het. c.1555_1568del/(p.Met519Profs*21)</w:t>
              </w:r>
            </w:ins>
          </w:p>
        </w:tc>
        <w:tc>
          <w:tcPr>
            <w:tcW w:w="1587" w:type="dxa"/>
            <w:tcBorders>
              <w:top w:val="nil"/>
              <w:left w:val="nil"/>
              <w:bottom w:val="single" w:sz="4" w:space="0" w:color="auto"/>
              <w:right w:val="single" w:sz="4" w:space="0" w:color="auto"/>
            </w:tcBorders>
            <w:shd w:val="clear" w:color="auto" w:fill="auto"/>
            <w:noWrap/>
            <w:vAlign w:val="center"/>
            <w:hideMark/>
            <w:tcPrChange w:id="9572"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ECB73A5" w14:textId="77777777" w:rsidR="00700F63" w:rsidRPr="00700F63" w:rsidRDefault="00700F63">
            <w:pPr>
              <w:spacing w:after="0" w:line="240" w:lineRule="auto"/>
              <w:jc w:val="center"/>
              <w:rPr>
                <w:ins w:id="9573" w:author="Haskamp, Stefan (extern)" w:date="2022-01-29T14:12:00Z"/>
                <w:rFonts w:eastAsia="Times New Roman" w:cs="Arial"/>
                <w:color w:val="000000"/>
                <w:sz w:val="22"/>
                <w:lang w:val="de-DE" w:eastAsia="de-DE"/>
              </w:rPr>
              <w:pPrChange w:id="9574" w:author="Haskamp, Stefan (extern)" w:date="2022-01-29T14:13:00Z">
                <w:pPr>
                  <w:spacing w:after="0" w:line="240" w:lineRule="auto"/>
                  <w:jc w:val="left"/>
                </w:pPr>
              </w:pPrChange>
            </w:pPr>
            <w:ins w:id="9575"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576"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E204F17" w14:textId="77777777" w:rsidR="00700F63" w:rsidRPr="00700F63" w:rsidRDefault="00700F63">
            <w:pPr>
              <w:spacing w:after="0" w:line="240" w:lineRule="auto"/>
              <w:jc w:val="center"/>
              <w:rPr>
                <w:ins w:id="9577" w:author="Haskamp, Stefan (extern)" w:date="2022-01-29T14:12:00Z"/>
                <w:rFonts w:eastAsia="Times New Roman" w:cs="Arial"/>
                <w:color w:val="000000"/>
                <w:sz w:val="22"/>
                <w:lang w:val="de-DE" w:eastAsia="de-DE"/>
              </w:rPr>
              <w:pPrChange w:id="9578" w:author="Haskamp, Stefan (extern)" w:date="2022-01-29T14:13:00Z">
                <w:pPr>
                  <w:spacing w:after="0" w:line="240" w:lineRule="auto"/>
                  <w:jc w:val="left"/>
                </w:pPr>
              </w:pPrChange>
            </w:pPr>
            <w:ins w:id="9579" w:author="Haskamp, Stefan (extern)" w:date="2022-01-29T14:12:00Z">
              <w:r w:rsidRPr="00700F63">
                <w:rPr>
                  <w:rFonts w:eastAsia="Times New Roman" w:cs="Arial"/>
                  <w:color w:val="000000"/>
                  <w:sz w:val="22"/>
                  <w:lang w:val="de-DE" w:eastAsia="de-DE"/>
                </w:rPr>
                <w:t>no immunsuppressive therapy</w:t>
              </w:r>
            </w:ins>
          </w:p>
        </w:tc>
        <w:tc>
          <w:tcPr>
            <w:tcW w:w="1587" w:type="dxa"/>
            <w:tcBorders>
              <w:top w:val="nil"/>
              <w:left w:val="nil"/>
              <w:bottom w:val="single" w:sz="4" w:space="0" w:color="auto"/>
              <w:right w:val="single" w:sz="4" w:space="0" w:color="auto"/>
            </w:tcBorders>
            <w:shd w:val="clear" w:color="auto" w:fill="auto"/>
            <w:noWrap/>
            <w:vAlign w:val="center"/>
            <w:hideMark/>
            <w:tcPrChange w:id="9580"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8871080" w14:textId="77777777" w:rsidR="00700F63" w:rsidRPr="00700F63" w:rsidRDefault="00700F63">
            <w:pPr>
              <w:spacing w:after="0" w:line="240" w:lineRule="auto"/>
              <w:jc w:val="center"/>
              <w:rPr>
                <w:ins w:id="9581" w:author="Haskamp, Stefan (extern)" w:date="2022-01-29T14:12:00Z"/>
                <w:rFonts w:eastAsia="Times New Roman" w:cs="Arial"/>
                <w:color w:val="000000"/>
                <w:sz w:val="22"/>
                <w:lang w:val="de-DE" w:eastAsia="de-DE"/>
              </w:rPr>
              <w:pPrChange w:id="9582" w:author="Haskamp, Stefan (extern)" w:date="2022-01-29T14:13:00Z">
                <w:pPr>
                  <w:spacing w:after="0" w:line="240" w:lineRule="auto"/>
                  <w:jc w:val="left"/>
                </w:pPr>
              </w:pPrChange>
            </w:pPr>
            <w:ins w:id="9583"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584"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090F51D" w14:textId="77777777" w:rsidR="00700F63" w:rsidRPr="00700F63" w:rsidRDefault="00700F63">
            <w:pPr>
              <w:spacing w:after="0" w:line="240" w:lineRule="auto"/>
              <w:jc w:val="center"/>
              <w:rPr>
                <w:ins w:id="9585" w:author="Haskamp, Stefan (extern)" w:date="2022-01-29T14:12:00Z"/>
                <w:rFonts w:eastAsia="Times New Roman" w:cs="Arial"/>
                <w:color w:val="000000"/>
                <w:sz w:val="22"/>
                <w:lang w:val="de-DE" w:eastAsia="de-DE"/>
              </w:rPr>
              <w:pPrChange w:id="9586" w:author="Haskamp, Stefan (extern)" w:date="2022-01-29T14:13:00Z">
                <w:pPr>
                  <w:spacing w:after="0" w:line="240" w:lineRule="auto"/>
                  <w:jc w:val="left"/>
                </w:pPr>
              </w:pPrChange>
            </w:pPr>
            <w:ins w:id="9587" w:author="Haskamp, Stefan (extern)" w:date="2022-01-29T14:12:00Z">
              <w:r w:rsidRPr="00700F63">
                <w:rPr>
                  <w:rFonts w:eastAsia="Times New Roman" w:cs="Arial"/>
                  <w:color w:val="000000"/>
                  <w:sz w:val="22"/>
                  <w:lang w:val="de-DE" w:eastAsia="de-DE"/>
                </w:rPr>
                <w:t>PPP, geographic tongue</w:t>
              </w:r>
            </w:ins>
          </w:p>
        </w:tc>
        <w:tc>
          <w:tcPr>
            <w:tcW w:w="1587" w:type="dxa"/>
            <w:tcBorders>
              <w:top w:val="nil"/>
              <w:left w:val="nil"/>
              <w:bottom w:val="single" w:sz="4" w:space="0" w:color="auto"/>
              <w:right w:val="single" w:sz="4" w:space="0" w:color="auto"/>
            </w:tcBorders>
            <w:shd w:val="clear" w:color="auto" w:fill="auto"/>
            <w:noWrap/>
            <w:vAlign w:val="center"/>
            <w:hideMark/>
            <w:tcPrChange w:id="9588"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418219D" w14:textId="77777777" w:rsidR="00700F63" w:rsidRPr="00700F63" w:rsidRDefault="00700F63">
            <w:pPr>
              <w:spacing w:after="0" w:line="240" w:lineRule="auto"/>
              <w:jc w:val="center"/>
              <w:rPr>
                <w:ins w:id="9589" w:author="Haskamp, Stefan (extern)" w:date="2022-01-29T14:12:00Z"/>
                <w:rFonts w:eastAsia="Times New Roman" w:cs="Arial"/>
                <w:color w:val="000000"/>
                <w:sz w:val="22"/>
                <w:lang w:val="de-DE" w:eastAsia="de-DE"/>
              </w:rPr>
              <w:pPrChange w:id="9590" w:author="Haskamp, Stefan (extern)" w:date="2022-01-29T14:13:00Z">
                <w:pPr>
                  <w:spacing w:after="0" w:line="240" w:lineRule="auto"/>
                  <w:jc w:val="left"/>
                </w:pPr>
              </w:pPrChange>
            </w:pPr>
            <w:ins w:id="9591" w:author="Haskamp, Stefan (extern)" w:date="2022-01-29T14:12:00Z">
              <w:r w:rsidRPr="00700F63">
                <w:rPr>
                  <w:rFonts w:eastAsia="Times New Roman" w:cs="Arial"/>
                  <w:color w:val="000000"/>
                  <w:sz w:val="22"/>
                  <w:lang w:val="de-DE" w:eastAsia="de-DE"/>
                </w:rPr>
                <w:t>RT-qPCR</w:t>
              </w:r>
            </w:ins>
          </w:p>
        </w:tc>
      </w:tr>
      <w:tr w:rsidR="00700F63" w:rsidRPr="00700F63" w14:paraId="3310A496" w14:textId="77777777" w:rsidTr="00700F63">
        <w:trPr>
          <w:trHeight w:val="300"/>
          <w:ins w:id="9592" w:author="Haskamp, Stefan (extern)" w:date="2022-01-29T14:12:00Z"/>
          <w:trPrChange w:id="9593"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594"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832BB3C" w14:textId="77777777" w:rsidR="00700F63" w:rsidRPr="00700F63" w:rsidRDefault="00700F63">
            <w:pPr>
              <w:spacing w:after="0" w:line="240" w:lineRule="auto"/>
              <w:jc w:val="center"/>
              <w:rPr>
                <w:ins w:id="9595" w:author="Haskamp, Stefan (extern)" w:date="2022-01-29T14:12:00Z"/>
                <w:rFonts w:eastAsia="Times New Roman" w:cs="Arial"/>
                <w:color w:val="000000"/>
                <w:sz w:val="22"/>
                <w:lang w:val="de-DE" w:eastAsia="de-DE"/>
              </w:rPr>
              <w:pPrChange w:id="9596" w:author="Haskamp, Stefan (extern)" w:date="2022-01-29T14:13:00Z">
                <w:pPr>
                  <w:spacing w:after="0" w:line="240" w:lineRule="auto"/>
                  <w:jc w:val="left"/>
                </w:pPr>
              </w:pPrChange>
            </w:pPr>
            <w:ins w:id="9597" w:author="Haskamp, Stefan (extern)" w:date="2022-01-29T14:12:00Z">
              <w:r w:rsidRPr="00700F63">
                <w:rPr>
                  <w:rFonts w:eastAsia="Times New Roman" w:cs="Arial"/>
                  <w:color w:val="000000"/>
                  <w:sz w:val="22"/>
                  <w:lang w:val="de-DE" w:eastAsia="de-DE"/>
                </w:rPr>
                <w:t>GPP8</w:t>
              </w:r>
            </w:ins>
          </w:p>
        </w:tc>
        <w:tc>
          <w:tcPr>
            <w:tcW w:w="1587" w:type="dxa"/>
            <w:tcBorders>
              <w:top w:val="nil"/>
              <w:left w:val="nil"/>
              <w:bottom w:val="single" w:sz="4" w:space="0" w:color="auto"/>
              <w:right w:val="single" w:sz="4" w:space="0" w:color="auto"/>
            </w:tcBorders>
            <w:shd w:val="clear" w:color="auto" w:fill="auto"/>
            <w:noWrap/>
            <w:vAlign w:val="center"/>
            <w:hideMark/>
            <w:tcPrChange w:id="9598"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D45DC4A" w14:textId="77777777" w:rsidR="00700F63" w:rsidRPr="00700F63" w:rsidRDefault="00700F63">
            <w:pPr>
              <w:spacing w:after="0" w:line="240" w:lineRule="auto"/>
              <w:jc w:val="center"/>
              <w:rPr>
                <w:ins w:id="9599" w:author="Haskamp, Stefan (extern)" w:date="2022-01-29T14:12:00Z"/>
                <w:rFonts w:eastAsia="Times New Roman" w:cs="Arial"/>
                <w:color w:val="000000"/>
                <w:sz w:val="22"/>
                <w:lang w:val="de-DE" w:eastAsia="de-DE"/>
              </w:rPr>
              <w:pPrChange w:id="9600" w:author="Haskamp, Stefan (extern)" w:date="2022-01-29T14:13:00Z">
                <w:pPr>
                  <w:spacing w:after="0" w:line="240" w:lineRule="auto"/>
                  <w:jc w:val="left"/>
                </w:pPr>
              </w:pPrChange>
            </w:pPr>
            <w:ins w:id="9601" w:author="Haskamp, Stefan (extern)" w:date="2022-01-29T14:12:00Z">
              <w:r w:rsidRPr="00700F63">
                <w:rPr>
                  <w:rFonts w:eastAsia="Times New Roman" w:cs="Arial"/>
                  <w:color w:val="000000"/>
                  <w:sz w:val="22"/>
                  <w:lang w:val="de-DE" w:eastAsia="de-DE"/>
                </w:rPr>
                <w:t>Klinikum Universität München, Prinz</w:t>
              </w:r>
            </w:ins>
          </w:p>
        </w:tc>
        <w:tc>
          <w:tcPr>
            <w:tcW w:w="1587" w:type="dxa"/>
            <w:tcBorders>
              <w:top w:val="nil"/>
              <w:left w:val="nil"/>
              <w:bottom w:val="single" w:sz="4" w:space="0" w:color="auto"/>
              <w:right w:val="single" w:sz="4" w:space="0" w:color="auto"/>
            </w:tcBorders>
            <w:shd w:val="clear" w:color="auto" w:fill="auto"/>
            <w:noWrap/>
            <w:vAlign w:val="center"/>
            <w:hideMark/>
            <w:tcPrChange w:id="9602"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C20E784" w14:textId="77777777" w:rsidR="00700F63" w:rsidRPr="00700F63" w:rsidRDefault="00700F63">
            <w:pPr>
              <w:spacing w:after="0" w:line="240" w:lineRule="auto"/>
              <w:jc w:val="center"/>
              <w:rPr>
                <w:ins w:id="9603" w:author="Haskamp, Stefan (extern)" w:date="2022-01-29T14:12:00Z"/>
                <w:rFonts w:eastAsia="Times New Roman" w:cs="Arial"/>
                <w:color w:val="000000"/>
                <w:sz w:val="22"/>
                <w:lang w:val="de-DE" w:eastAsia="de-DE"/>
              </w:rPr>
              <w:pPrChange w:id="9604" w:author="Haskamp, Stefan (extern)" w:date="2022-01-29T14:13:00Z">
                <w:pPr>
                  <w:spacing w:after="0" w:line="240" w:lineRule="auto"/>
                  <w:jc w:val="left"/>
                </w:pPr>
              </w:pPrChange>
            </w:pPr>
            <w:ins w:id="9605"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606"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55E6441" w14:textId="77777777" w:rsidR="00700F63" w:rsidRPr="004C42DB" w:rsidRDefault="00700F63">
            <w:pPr>
              <w:spacing w:after="0" w:line="240" w:lineRule="auto"/>
              <w:jc w:val="center"/>
              <w:rPr>
                <w:ins w:id="9607" w:author="Haskamp, Stefan (extern)" w:date="2022-01-29T14:12:00Z"/>
                <w:rFonts w:eastAsia="Times New Roman" w:cs="Arial"/>
                <w:color w:val="000000"/>
                <w:sz w:val="22"/>
                <w:lang w:eastAsia="de-DE"/>
                <w:rPrChange w:id="9608" w:author="Stefan" w:date="2022-01-31T14:14:00Z">
                  <w:rPr>
                    <w:ins w:id="9609" w:author="Haskamp, Stefan (extern)" w:date="2022-01-29T14:12:00Z"/>
                    <w:rFonts w:eastAsia="Times New Roman" w:cs="Arial"/>
                    <w:color w:val="000000"/>
                    <w:sz w:val="22"/>
                    <w:lang w:val="de-DE" w:eastAsia="de-DE"/>
                  </w:rPr>
                </w:rPrChange>
              </w:rPr>
              <w:pPrChange w:id="9610" w:author="Haskamp, Stefan (extern)" w:date="2022-01-29T14:13:00Z">
                <w:pPr>
                  <w:spacing w:after="0" w:line="240" w:lineRule="auto"/>
                  <w:jc w:val="left"/>
                </w:pPr>
              </w:pPrChange>
            </w:pPr>
            <w:ins w:id="9611" w:author="Haskamp, Stefan (extern)" w:date="2022-01-29T14:12:00Z">
              <w:r w:rsidRPr="004C42DB">
                <w:rPr>
                  <w:rFonts w:eastAsia="Times New Roman" w:cs="Arial"/>
                  <w:color w:val="000000"/>
                  <w:sz w:val="22"/>
                  <w:lang w:eastAsia="de-DE"/>
                  <w:rPrChange w:id="9612" w:author="Stefan" w:date="2022-01-31T14:14:00Z">
                    <w:rPr>
                      <w:rFonts w:eastAsia="Times New Roman" w:cs="Arial"/>
                      <w:color w:val="000000"/>
                      <w:sz w:val="22"/>
                      <w:lang w:val="de-DE" w:eastAsia="de-DE"/>
                    </w:rPr>
                  </w:rPrChange>
                </w:rPr>
                <w:t>het. c.T752C/(p.Met251Thr)</w:t>
              </w:r>
            </w:ins>
          </w:p>
        </w:tc>
        <w:tc>
          <w:tcPr>
            <w:tcW w:w="1587" w:type="dxa"/>
            <w:tcBorders>
              <w:top w:val="nil"/>
              <w:left w:val="nil"/>
              <w:bottom w:val="single" w:sz="4" w:space="0" w:color="auto"/>
              <w:right w:val="single" w:sz="4" w:space="0" w:color="auto"/>
            </w:tcBorders>
            <w:shd w:val="clear" w:color="auto" w:fill="auto"/>
            <w:noWrap/>
            <w:vAlign w:val="center"/>
            <w:hideMark/>
            <w:tcPrChange w:id="961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138FF61" w14:textId="77777777" w:rsidR="00700F63" w:rsidRPr="00700F63" w:rsidRDefault="00700F63">
            <w:pPr>
              <w:spacing w:after="0" w:line="240" w:lineRule="auto"/>
              <w:jc w:val="center"/>
              <w:rPr>
                <w:ins w:id="9614" w:author="Haskamp, Stefan (extern)" w:date="2022-01-29T14:12:00Z"/>
                <w:rFonts w:eastAsia="Times New Roman" w:cs="Arial"/>
                <w:color w:val="000000"/>
                <w:sz w:val="22"/>
                <w:lang w:val="de-DE" w:eastAsia="de-DE"/>
              </w:rPr>
              <w:pPrChange w:id="9615" w:author="Haskamp, Stefan (extern)" w:date="2022-01-29T14:13:00Z">
                <w:pPr>
                  <w:spacing w:after="0" w:line="240" w:lineRule="auto"/>
                  <w:jc w:val="left"/>
                </w:pPr>
              </w:pPrChange>
            </w:pPr>
            <w:ins w:id="9616"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61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2AA306A" w14:textId="77777777" w:rsidR="00700F63" w:rsidRPr="00700F63" w:rsidRDefault="00700F63">
            <w:pPr>
              <w:spacing w:after="0" w:line="240" w:lineRule="auto"/>
              <w:jc w:val="center"/>
              <w:rPr>
                <w:ins w:id="9618" w:author="Haskamp, Stefan (extern)" w:date="2022-01-29T14:12:00Z"/>
                <w:rFonts w:eastAsia="Times New Roman" w:cs="Arial"/>
                <w:color w:val="000000"/>
                <w:sz w:val="22"/>
                <w:lang w:val="de-DE" w:eastAsia="de-DE"/>
              </w:rPr>
              <w:pPrChange w:id="9619" w:author="Haskamp, Stefan (extern)" w:date="2022-01-29T14:13:00Z">
                <w:pPr>
                  <w:spacing w:after="0" w:line="240" w:lineRule="auto"/>
                  <w:jc w:val="left"/>
                </w:pPr>
              </w:pPrChange>
            </w:pPr>
            <w:ins w:id="9620" w:author="Haskamp, Stefan (extern)" w:date="2022-01-29T14:12:00Z">
              <w:r w:rsidRPr="00700F63">
                <w:rPr>
                  <w:rFonts w:eastAsia="Times New Roman" w:cs="Arial"/>
                  <w:color w:val="000000"/>
                  <w:sz w:val="22"/>
                  <w:lang w:val="de-DE" w:eastAsia="de-DE"/>
                </w:rPr>
                <w:t>Ustekinumab (IL-12/IL-23 blocker)</w:t>
              </w:r>
            </w:ins>
          </w:p>
        </w:tc>
        <w:tc>
          <w:tcPr>
            <w:tcW w:w="1587" w:type="dxa"/>
            <w:tcBorders>
              <w:top w:val="nil"/>
              <w:left w:val="nil"/>
              <w:bottom w:val="single" w:sz="4" w:space="0" w:color="auto"/>
              <w:right w:val="single" w:sz="4" w:space="0" w:color="auto"/>
            </w:tcBorders>
            <w:shd w:val="clear" w:color="auto" w:fill="auto"/>
            <w:noWrap/>
            <w:vAlign w:val="center"/>
            <w:hideMark/>
            <w:tcPrChange w:id="962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61015DE" w14:textId="77777777" w:rsidR="00700F63" w:rsidRPr="00700F63" w:rsidRDefault="00700F63">
            <w:pPr>
              <w:spacing w:after="0" w:line="240" w:lineRule="auto"/>
              <w:jc w:val="center"/>
              <w:rPr>
                <w:ins w:id="9622" w:author="Haskamp, Stefan (extern)" w:date="2022-01-29T14:12:00Z"/>
                <w:rFonts w:eastAsia="Times New Roman" w:cs="Arial"/>
                <w:color w:val="000000"/>
                <w:sz w:val="22"/>
                <w:lang w:val="de-DE" w:eastAsia="de-DE"/>
              </w:rPr>
              <w:pPrChange w:id="9623" w:author="Haskamp, Stefan (extern)" w:date="2022-01-29T14:13:00Z">
                <w:pPr>
                  <w:spacing w:after="0" w:line="240" w:lineRule="auto"/>
                  <w:jc w:val="left"/>
                </w:pPr>
              </w:pPrChange>
            </w:pPr>
            <w:ins w:id="9624"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62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223CACD" w14:textId="77777777" w:rsidR="00700F63" w:rsidRPr="00700F63" w:rsidRDefault="00700F63">
            <w:pPr>
              <w:spacing w:after="0" w:line="240" w:lineRule="auto"/>
              <w:jc w:val="center"/>
              <w:rPr>
                <w:ins w:id="9626" w:author="Haskamp, Stefan (extern)" w:date="2022-01-29T14:12:00Z"/>
                <w:rFonts w:eastAsia="Times New Roman" w:cs="Arial"/>
                <w:color w:val="000000"/>
                <w:sz w:val="22"/>
                <w:lang w:val="de-DE" w:eastAsia="de-DE"/>
              </w:rPr>
              <w:pPrChange w:id="9627" w:author="Haskamp, Stefan (extern)" w:date="2022-01-29T14:13:00Z">
                <w:pPr>
                  <w:spacing w:after="0" w:line="240" w:lineRule="auto"/>
                  <w:jc w:val="left"/>
                </w:pPr>
              </w:pPrChange>
            </w:pPr>
            <w:ins w:id="9628" w:author="Haskamp, Stefan (extern)" w:date="2022-01-29T14:12:00Z">
              <w:r w:rsidRPr="00700F63">
                <w:rPr>
                  <w:rFonts w:eastAsia="Times New Roman" w:cs="Arial"/>
                  <w:color w:val="000000"/>
                  <w:sz w:val="22"/>
                  <w:lang w:val="de-DE" w:eastAsia="de-DE"/>
                </w:rPr>
                <w:t>PsV, geographic tongue, PsA, polyarthritis</w:t>
              </w:r>
            </w:ins>
          </w:p>
        </w:tc>
        <w:tc>
          <w:tcPr>
            <w:tcW w:w="1587" w:type="dxa"/>
            <w:tcBorders>
              <w:top w:val="nil"/>
              <w:left w:val="nil"/>
              <w:bottom w:val="single" w:sz="4" w:space="0" w:color="auto"/>
              <w:right w:val="single" w:sz="4" w:space="0" w:color="auto"/>
            </w:tcBorders>
            <w:shd w:val="clear" w:color="auto" w:fill="auto"/>
            <w:noWrap/>
            <w:vAlign w:val="center"/>
            <w:hideMark/>
            <w:tcPrChange w:id="962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227FC8D" w14:textId="77777777" w:rsidR="00700F63" w:rsidRPr="00700F63" w:rsidRDefault="00700F63">
            <w:pPr>
              <w:spacing w:after="0" w:line="240" w:lineRule="auto"/>
              <w:jc w:val="center"/>
              <w:rPr>
                <w:ins w:id="9630" w:author="Haskamp, Stefan (extern)" w:date="2022-01-29T14:12:00Z"/>
                <w:rFonts w:eastAsia="Times New Roman" w:cs="Arial"/>
                <w:color w:val="000000"/>
                <w:sz w:val="22"/>
                <w:lang w:val="de-DE" w:eastAsia="de-DE"/>
              </w:rPr>
              <w:pPrChange w:id="9631" w:author="Haskamp, Stefan (extern)" w:date="2022-01-29T14:13:00Z">
                <w:pPr>
                  <w:spacing w:after="0" w:line="240" w:lineRule="auto"/>
                  <w:jc w:val="left"/>
                </w:pPr>
              </w:pPrChange>
            </w:pPr>
            <w:ins w:id="9632" w:author="Haskamp, Stefan (extern)" w:date="2022-01-29T14:12:00Z">
              <w:r w:rsidRPr="00700F63">
                <w:rPr>
                  <w:rFonts w:eastAsia="Times New Roman" w:cs="Arial"/>
                  <w:color w:val="000000"/>
                  <w:sz w:val="22"/>
                  <w:lang w:val="de-DE" w:eastAsia="de-DE"/>
                </w:rPr>
                <w:t>RT-qPCR</w:t>
              </w:r>
            </w:ins>
          </w:p>
        </w:tc>
      </w:tr>
      <w:tr w:rsidR="00700F63" w:rsidRPr="00700F63" w14:paraId="6B4F5D46" w14:textId="77777777" w:rsidTr="00700F63">
        <w:trPr>
          <w:trHeight w:val="300"/>
          <w:ins w:id="9633" w:author="Haskamp, Stefan (extern)" w:date="2022-01-29T14:12:00Z"/>
          <w:trPrChange w:id="9634"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635"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086CF88" w14:textId="77777777" w:rsidR="00700F63" w:rsidRPr="00700F63" w:rsidRDefault="00700F63">
            <w:pPr>
              <w:spacing w:after="0" w:line="240" w:lineRule="auto"/>
              <w:jc w:val="center"/>
              <w:rPr>
                <w:ins w:id="9636" w:author="Haskamp, Stefan (extern)" w:date="2022-01-29T14:12:00Z"/>
                <w:rFonts w:eastAsia="Times New Roman" w:cs="Arial"/>
                <w:color w:val="000000"/>
                <w:sz w:val="22"/>
                <w:lang w:val="de-DE" w:eastAsia="de-DE"/>
              </w:rPr>
              <w:pPrChange w:id="9637" w:author="Haskamp, Stefan (extern)" w:date="2022-01-29T14:13:00Z">
                <w:pPr>
                  <w:spacing w:after="0" w:line="240" w:lineRule="auto"/>
                  <w:jc w:val="left"/>
                </w:pPr>
              </w:pPrChange>
            </w:pPr>
            <w:ins w:id="9638" w:author="Haskamp, Stefan (extern)" w:date="2022-01-29T14:12:00Z">
              <w:r w:rsidRPr="00700F63">
                <w:rPr>
                  <w:rFonts w:eastAsia="Times New Roman" w:cs="Arial"/>
                  <w:color w:val="000000"/>
                  <w:sz w:val="22"/>
                  <w:lang w:val="de-DE" w:eastAsia="de-DE"/>
                </w:rPr>
                <w:t>GPP9 (ACH)</w:t>
              </w:r>
            </w:ins>
          </w:p>
        </w:tc>
        <w:tc>
          <w:tcPr>
            <w:tcW w:w="1587" w:type="dxa"/>
            <w:tcBorders>
              <w:top w:val="nil"/>
              <w:left w:val="nil"/>
              <w:bottom w:val="single" w:sz="4" w:space="0" w:color="auto"/>
              <w:right w:val="single" w:sz="4" w:space="0" w:color="auto"/>
            </w:tcBorders>
            <w:shd w:val="clear" w:color="auto" w:fill="auto"/>
            <w:noWrap/>
            <w:vAlign w:val="center"/>
            <w:hideMark/>
            <w:tcPrChange w:id="963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ED4615B" w14:textId="77777777" w:rsidR="00700F63" w:rsidRPr="00700F63" w:rsidRDefault="00700F63">
            <w:pPr>
              <w:spacing w:after="0" w:line="240" w:lineRule="auto"/>
              <w:jc w:val="center"/>
              <w:rPr>
                <w:ins w:id="9640" w:author="Haskamp, Stefan (extern)" w:date="2022-01-29T14:12:00Z"/>
                <w:rFonts w:eastAsia="Times New Roman" w:cs="Arial"/>
                <w:color w:val="000000"/>
                <w:sz w:val="22"/>
                <w:lang w:val="de-DE" w:eastAsia="de-DE"/>
              </w:rPr>
              <w:pPrChange w:id="9641" w:author="Haskamp, Stefan (extern)" w:date="2022-01-29T14:13:00Z">
                <w:pPr>
                  <w:spacing w:after="0" w:line="240" w:lineRule="auto"/>
                  <w:jc w:val="left"/>
                </w:pPr>
              </w:pPrChange>
            </w:pPr>
            <w:ins w:id="9642" w:author="Haskamp, Stefan (extern)" w:date="2022-01-29T14:12:00Z">
              <w:r w:rsidRPr="00700F63">
                <w:rPr>
                  <w:rFonts w:eastAsia="Times New Roman" w:cs="Arial"/>
                  <w:color w:val="000000"/>
                  <w:sz w:val="22"/>
                  <w:lang w:val="de-DE" w:eastAsia="de-DE"/>
                </w:rPr>
                <w:t>Hautklinik Göttingen, Mößner</w:t>
              </w:r>
            </w:ins>
          </w:p>
        </w:tc>
        <w:tc>
          <w:tcPr>
            <w:tcW w:w="1587" w:type="dxa"/>
            <w:tcBorders>
              <w:top w:val="nil"/>
              <w:left w:val="nil"/>
              <w:bottom w:val="single" w:sz="4" w:space="0" w:color="auto"/>
              <w:right w:val="single" w:sz="4" w:space="0" w:color="auto"/>
            </w:tcBorders>
            <w:shd w:val="clear" w:color="auto" w:fill="auto"/>
            <w:noWrap/>
            <w:vAlign w:val="center"/>
            <w:hideMark/>
            <w:tcPrChange w:id="964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4A7CECD" w14:textId="77777777" w:rsidR="00700F63" w:rsidRPr="00700F63" w:rsidRDefault="00700F63">
            <w:pPr>
              <w:spacing w:after="0" w:line="240" w:lineRule="auto"/>
              <w:jc w:val="center"/>
              <w:rPr>
                <w:ins w:id="9644" w:author="Haskamp, Stefan (extern)" w:date="2022-01-29T14:12:00Z"/>
                <w:rFonts w:eastAsia="Times New Roman" w:cs="Arial"/>
                <w:color w:val="000000"/>
                <w:sz w:val="22"/>
                <w:lang w:val="de-DE" w:eastAsia="de-DE"/>
              </w:rPr>
              <w:pPrChange w:id="9645" w:author="Haskamp, Stefan (extern)" w:date="2022-01-29T14:13:00Z">
                <w:pPr>
                  <w:spacing w:after="0" w:line="240" w:lineRule="auto"/>
                  <w:jc w:val="left"/>
                </w:pPr>
              </w:pPrChange>
            </w:pPr>
            <w:ins w:id="9646" w:author="Haskamp, Stefan (extern)" w:date="2022-01-29T14:12:00Z">
              <w:r w:rsidRPr="00700F63">
                <w:rPr>
                  <w:rFonts w:eastAsia="Times New Roman" w:cs="Arial"/>
                  <w:color w:val="000000"/>
                  <w:sz w:val="22"/>
                  <w:lang w:val="de-DE" w:eastAsia="de-DE"/>
                </w:rPr>
                <w:t>het. c.142C&gt;T/(p.R48W)</w:t>
              </w:r>
            </w:ins>
          </w:p>
        </w:tc>
        <w:tc>
          <w:tcPr>
            <w:tcW w:w="1587" w:type="dxa"/>
            <w:tcBorders>
              <w:top w:val="nil"/>
              <w:left w:val="nil"/>
              <w:bottom w:val="single" w:sz="4" w:space="0" w:color="auto"/>
              <w:right w:val="single" w:sz="4" w:space="0" w:color="auto"/>
            </w:tcBorders>
            <w:shd w:val="clear" w:color="auto" w:fill="auto"/>
            <w:noWrap/>
            <w:vAlign w:val="center"/>
            <w:hideMark/>
            <w:tcPrChange w:id="964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4B57A4C" w14:textId="77777777" w:rsidR="00700F63" w:rsidRPr="00700F63" w:rsidRDefault="00700F63">
            <w:pPr>
              <w:spacing w:after="0" w:line="240" w:lineRule="auto"/>
              <w:jc w:val="center"/>
              <w:rPr>
                <w:ins w:id="9648" w:author="Haskamp, Stefan (extern)" w:date="2022-01-29T14:12:00Z"/>
                <w:rFonts w:eastAsia="Times New Roman" w:cs="Arial"/>
                <w:color w:val="000000"/>
                <w:sz w:val="22"/>
                <w:lang w:val="de-DE" w:eastAsia="de-DE"/>
              </w:rPr>
              <w:pPrChange w:id="9649" w:author="Haskamp, Stefan (extern)" w:date="2022-01-29T14:13:00Z">
                <w:pPr>
                  <w:spacing w:after="0" w:line="240" w:lineRule="auto"/>
                  <w:jc w:val="left"/>
                </w:pPr>
              </w:pPrChange>
            </w:pPr>
            <w:ins w:id="9650"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65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12177B3" w14:textId="77777777" w:rsidR="00700F63" w:rsidRPr="00700F63" w:rsidRDefault="00700F63">
            <w:pPr>
              <w:spacing w:after="0" w:line="240" w:lineRule="auto"/>
              <w:jc w:val="center"/>
              <w:rPr>
                <w:ins w:id="9652" w:author="Haskamp, Stefan (extern)" w:date="2022-01-29T14:12:00Z"/>
                <w:rFonts w:eastAsia="Times New Roman" w:cs="Arial"/>
                <w:color w:val="000000"/>
                <w:sz w:val="22"/>
                <w:lang w:val="de-DE" w:eastAsia="de-DE"/>
              </w:rPr>
              <w:pPrChange w:id="9653" w:author="Haskamp, Stefan (extern)" w:date="2022-01-29T14:13:00Z">
                <w:pPr>
                  <w:spacing w:after="0" w:line="240" w:lineRule="auto"/>
                  <w:jc w:val="left"/>
                </w:pPr>
              </w:pPrChange>
            </w:pPr>
            <w:ins w:id="9654"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65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BF9C972" w14:textId="77777777" w:rsidR="00700F63" w:rsidRPr="00700F63" w:rsidRDefault="00700F63">
            <w:pPr>
              <w:spacing w:after="0" w:line="240" w:lineRule="auto"/>
              <w:jc w:val="center"/>
              <w:rPr>
                <w:ins w:id="9656" w:author="Haskamp, Stefan (extern)" w:date="2022-01-29T14:12:00Z"/>
                <w:rFonts w:eastAsia="Times New Roman" w:cs="Arial"/>
                <w:color w:val="000000"/>
                <w:sz w:val="22"/>
                <w:lang w:val="de-DE" w:eastAsia="de-DE"/>
              </w:rPr>
              <w:pPrChange w:id="9657" w:author="Haskamp, Stefan (extern)" w:date="2022-01-29T14:13:00Z">
                <w:pPr>
                  <w:spacing w:after="0" w:line="240" w:lineRule="auto"/>
                  <w:jc w:val="left"/>
                </w:pPr>
              </w:pPrChange>
            </w:pPr>
            <w:ins w:id="9658" w:author="Haskamp, Stefan (extern)" w:date="2022-01-29T14:12:00Z">
              <w:r w:rsidRPr="00700F63">
                <w:rPr>
                  <w:rFonts w:eastAsia="Times New Roman" w:cs="Arial"/>
                  <w:color w:val="000000"/>
                  <w:sz w:val="22"/>
                  <w:lang w:val="de-DE" w:eastAsia="de-DE"/>
                </w:rPr>
                <w:t>Adalimumab (TNFα inhib.), Methotrexate</w:t>
              </w:r>
            </w:ins>
          </w:p>
        </w:tc>
        <w:tc>
          <w:tcPr>
            <w:tcW w:w="1587" w:type="dxa"/>
            <w:tcBorders>
              <w:top w:val="nil"/>
              <w:left w:val="nil"/>
              <w:bottom w:val="single" w:sz="4" w:space="0" w:color="auto"/>
              <w:right w:val="single" w:sz="4" w:space="0" w:color="auto"/>
            </w:tcBorders>
            <w:shd w:val="clear" w:color="auto" w:fill="auto"/>
            <w:noWrap/>
            <w:vAlign w:val="center"/>
            <w:hideMark/>
            <w:tcPrChange w:id="965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8B1F5D4" w14:textId="77777777" w:rsidR="00700F63" w:rsidRPr="00700F63" w:rsidRDefault="00700F63">
            <w:pPr>
              <w:spacing w:after="0" w:line="240" w:lineRule="auto"/>
              <w:jc w:val="center"/>
              <w:rPr>
                <w:ins w:id="9660" w:author="Haskamp, Stefan (extern)" w:date="2022-01-29T14:12:00Z"/>
                <w:rFonts w:eastAsia="Times New Roman" w:cs="Arial"/>
                <w:color w:val="000000"/>
                <w:sz w:val="22"/>
                <w:lang w:val="de-DE" w:eastAsia="de-DE"/>
              </w:rPr>
              <w:pPrChange w:id="9661" w:author="Haskamp, Stefan (extern)" w:date="2022-01-29T14:13:00Z">
                <w:pPr>
                  <w:spacing w:after="0" w:line="240" w:lineRule="auto"/>
                  <w:jc w:val="left"/>
                </w:pPr>
              </w:pPrChange>
            </w:pPr>
            <w:ins w:id="9662"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66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E309091" w14:textId="77777777" w:rsidR="00700F63" w:rsidRPr="00700F63" w:rsidRDefault="00700F63">
            <w:pPr>
              <w:spacing w:after="0" w:line="240" w:lineRule="auto"/>
              <w:jc w:val="center"/>
              <w:rPr>
                <w:ins w:id="9664" w:author="Haskamp, Stefan (extern)" w:date="2022-01-29T14:12:00Z"/>
                <w:rFonts w:eastAsia="Times New Roman" w:cs="Arial"/>
                <w:color w:val="000000"/>
                <w:sz w:val="22"/>
                <w:lang w:val="de-DE" w:eastAsia="de-DE"/>
              </w:rPr>
              <w:pPrChange w:id="9665" w:author="Haskamp, Stefan (extern)" w:date="2022-01-29T14:13:00Z">
                <w:pPr>
                  <w:spacing w:after="0" w:line="240" w:lineRule="auto"/>
                  <w:jc w:val="left"/>
                </w:pPr>
              </w:pPrChange>
            </w:pPr>
            <w:ins w:id="9666" w:author="Haskamp, Stefan (extern)" w:date="2022-01-29T14:12:00Z">
              <w:r w:rsidRPr="00700F63">
                <w:rPr>
                  <w:rFonts w:eastAsia="Times New Roman" w:cs="Arial"/>
                  <w:color w:val="000000"/>
                  <w:sz w:val="22"/>
                  <w:lang w:val="de-DE" w:eastAsia="de-DE"/>
                </w:rPr>
                <w:t>PsA</w:t>
              </w:r>
            </w:ins>
          </w:p>
        </w:tc>
        <w:tc>
          <w:tcPr>
            <w:tcW w:w="1587" w:type="dxa"/>
            <w:tcBorders>
              <w:top w:val="nil"/>
              <w:left w:val="nil"/>
              <w:bottom w:val="single" w:sz="4" w:space="0" w:color="auto"/>
              <w:right w:val="single" w:sz="4" w:space="0" w:color="auto"/>
            </w:tcBorders>
            <w:shd w:val="clear" w:color="auto" w:fill="auto"/>
            <w:noWrap/>
            <w:vAlign w:val="center"/>
            <w:hideMark/>
            <w:tcPrChange w:id="966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5827009D" w14:textId="77777777" w:rsidR="00700F63" w:rsidRPr="00700F63" w:rsidRDefault="00700F63">
            <w:pPr>
              <w:spacing w:after="0" w:line="240" w:lineRule="auto"/>
              <w:jc w:val="center"/>
              <w:rPr>
                <w:ins w:id="9668" w:author="Haskamp, Stefan (extern)" w:date="2022-01-29T14:12:00Z"/>
                <w:rFonts w:eastAsia="Times New Roman" w:cs="Arial"/>
                <w:color w:val="000000"/>
                <w:sz w:val="22"/>
                <w:lang w:val="de-DE" w:eastAsia="de-DE"/>
              </w:rPr>
              <w:pPrChange w:id="9669" w:author="Haskamp, Stefan (extern)" w:date="2022-01-29T14:13:00Z">
                <w:pPr>
                  <w:spacing w:after="0" w:line="240" w:lineRule="auto"/>
                  <w:jc w:val="left"/>
                </w:pPr>
              </w:pPrChange>
            </w:pPr>
            <w:ins w:id="9670" w:author="Haskamp, Stefan (extern)" w:date="2022-01-29T14:12:00Z">
              <w:r w:rsidRPr="00700F63">
                <w:rPr>
                  <w:rFonts w:eastAsia="Times New Roman" w:cs="Arial"/>
                  <w:color w:val="000000"/>
                  <w:sz w:val="22"/>
                  <w:lang w:val="de-DE" w:eastAsia="de-DE"/>
                </w:rPr>
                <w:t>RT-qPCR</w:t>
              </w:r>
            </w:ins>
          </w:p>
        </w:tc>
      </w:tr>
      <w:tr w:rsidR="00700F63" w:rsidRPr="00700F63" w14:paraId="11CF75AB" w14:textId="77777777" w:rsidTr="00700F63">
        <w:trPr>
          <w:trHeight w:val="300"/>
          <w:ins w:id="9671" w:author="Haskamp, Stefan (extern)" w:date="2022-01-29T14:12:00Z"/>
          <w:trPrChange w:id="9672"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673"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EBA4941" w14:textId="77777777" w:rsidR="00700F63" w:rsidRPr="00700F63" w:rsidRDefault="00700F63">
            <w:pPr>
              <w:spacing w:after="0" w:line="240" w:lineRule="auto"/>
              <w:jc w:val="center"/>
              <w:rPr>
                <w:ins w:id="9674" w:author="Haskamp, Stefan (extern)" w:date="2022-01-29T14:12:00Z"/>
                <w:rFonts w:eastAsia="Times New Roman" w:cs="Arial"/>
                <w:color w:val="000000"/>
                <w:sz w:val="22"/>
                <w:lang w:val="de-DE" w:eastAsia="de-DE"/>
              </w:rPr>
              <w:pPrChange w:id="9675" w:author="Haskamp, Stefan (extern)" w:date="2022-01-29T14:13:00Z">
                <w:pPr>
                  <w:spacing w:after="0" w:line="240" w:lineRule="auto"/>
                  <w:jc w:val="left"/>
                </w:pPr>
              </w:pPrChange>
            </w:pPr>
            <w:ins w:id="9676" w:author="Haskamp, Stefan (extern)" w:date="2022-01-29T14:12:00Z">
              <w:r w:rsidRPr="00700F63">
                <w:rPr>
                  <w:rFonts w:eastAsia="Times New Roman" w:cs="Arial"/>
                  <w:color w:val="000000"/>
                  <w:sz w:val="22"/>
                  <w:lang w:val="de-DE" w:eastAsia="de-DE"/>
                </w:rPr>
                <w:t>GPP10</w:t>
              </w:r>
            </w:ins>
          </w:p>
        </w:tc>
        <w:tc>
          <w:tcPr>
            <w:tcW w:w="1587" w:type="dxa"/>
            <w:tcBorders>
              <w:top w:val="nil"/>
              <w:left w:val="nil"/>
              <w:bottom w:val="single" w:sz="4" w:space="0" w:color="auto"/>
              <w:right w:val="single" w:sz="4" w:space="0" w:color="auto"/>
            </w:tcBorders>
            <w:shd w:val="clear" w:color="auto" w:fill="auto"/>
            <w:noWrap/>
            <w:vAlign w:val="center"/>
            <w:hideMark/>
            <w:tcPrChange w:id="967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B992226" w14:textId="77777777" w:rsidR="00700F63" w:rsidRPr="00700F63" w:rsidRDefault="00700F63">
            <w:pPr>
              <w:spacing w:after="0" w:line="240" w:lineRule="auto"/>
              <w:jc w:val="center"/>
              <w:rPr>
                <w:ins w:id="9678" w:author="Haskamp, Stefan (extern)" w:date="2022-01-29T14:12:00Z"/>
                <w:rFonts w:eastAsia="Times New Roman" w:cs="Arial"/>
                <w:color w:val="000000"/>
                <w:sz w:val="22"/>
                <w:lang w:val="de-DE" w:eastAsia="de-DE"/>
              </w:rPr>
              <w:pPrChange w:id="9679" w:author="Haskamp, Stefan (extern)" w:date="2022-01-29T14:13:00Z">
                <w:pPr>
                  <w:spacing w:after="0" w:line="240" w:lineRule="auto"/>
                  <w:jc w:val="left"/>
                </w:pPr>
              </w:pPrChange>
            </w:pPr>
            <w:ins w:id="9680" w:author="Haskamp, Stefan (extern)" w:date="2022-01-29T14:12:00Z">
              <w:r w:rsidRPr="00700F63">
                <w:rPr>
                  <w:rFonts w:eastAsia="Times New Roman" w:cs="Arial"/>
                  <w:color w:val="000000"/>
                  <w:sz w:val="22"/>
                  <w:lang w:val="de-DE" w:eastAsia="de-DE"/>
                </w:rPr>
                <w:t>Hautklinik Bonn, Wilsmann-Theis</w:t>
              </w:r>
            </w:ins>
          </w:p>
        </w:tc>
        <w:tc>
          <w:tcPr>
            <w:tcW w:w="1587" w:type="dxa"/>
            <w:tcBorders>
              <w:top w:val="nil"/>
              <w:left w:val="nil"/>
              <w:bottom w:val="single" w:sz="4" w:space="0" w:color="auto"/>
              <w:right w:val="single" w:sz="4" w:space="0" w:color="auto"/>
            </w:tcBorders>
            <w:shd w:val="clear" w:color="auto" w:fill="auto"/>
            <w:noWrap/>
            <w:vAlign w:val="center"/>
            <w:hideMark/>
            <w:tcPrChange w:id="968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CBFD5FC" w14:textId="77777777" w:rsidR="00700F63" w:rsidRPr="00700F63" w:rsidRDefault="00700F63">
            <w:pPr>
              <w:spacing w:after="0" w:line="240" w:lineRule="auto"/>
              <w:jc w:val="center"/>
              <w:rPr>
                <w:ins w:id="9682" w:author="Haskamp, Stefan (extern)" w:date="2022-01-29T14:12:00Z"/>
                <w:rFonts w:eastAsia="Times New Roman" w:cs="Arial"/>
                <w:color w:val="000000"/>
                <w:sz w:val="22"/>
                <w:lang w:val="de-DE" w:eastAsia="de-DE"/>
              </w:rPr>
              <w:pPrChange w:id="9683" w:author="Haskamp, Stefan (extern)" w:date="2022-01-29T14:13:00Z">
                <w:pPr>
                  <w:spacing w:after="0" w:line="240" w:lineRule="auto"/>
                  <w:jc w:val="left"/>
                </w:pPr>
              </w:pPrChange>
            </w:pPr>
            <w:ins w:id="9684"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68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5680F7A4" w14:textId="77777777" w:rsidR="00700F63" w:rsidRPr="00700F63" w:rsidRDefault="00700F63">
            <w:pPr>
              <w:spacing w:after="0" w:line="240" w:lineRule="auto"/>
              <w:jc w:val="center"/>
              <w:rPr>
                <w:ins w:id="9686" w:author="Haskamp, Stefan (extern)" w:date="2022-01-29T14:12:00Z"/>
                <w:rFonts w:eastAsia="Times New Roman" w:cs="Arial"/>
                <w:color w:val="000000"/>
                <w:sz w:val="22"/>
                <w:lang w:val="de-DE" w:eastAsia="de-DE"/>
              </w:rPr>
              <w:pPrChange w:id="9687" w:author="Haskamp, Stefan (extern)" w:date="2022-01-29T14:13:00Z">
                <w:pPr>
                  <w:spacing w:after="0" w:line="240" w:lineRule="auto"/>
                  <w:jc w:val="left"/>
                </w:pPr>
              </w:pPrChange>
            </w:pPr>
            <w:ins w:id="9688"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68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CA93947" w14:textId="77777777" w:rsidR="00700F63" w:rsidRPr="00700F63" w:rsidRDefault="00700F63">
            <w:pPr>
              <w:spacing w:after="0" w:line="240" w:lineRule="auto"/>
              <w:jc w:val="center"/>
              <w:rPr>
                <w:ins w:id="9690" w:author="Haskamp, Stefan (extern)" w:date="2022-01-29T14:12:00Z"/>
                <w:rFonts w:eastAsia="Times New Roman" w:cs="Arial"/>
                <w:color w:val="000000"/>
                <w:sz w:val="22"/>
                <w:lang w:val="de-DE" w:eastAsia="de-DE"/>
              </w:rPr>
              <w:pPrChange w:id="9691" w:author="Haskamp, Stefan (extern)" w:date="2022-01-29T14:13:00Z">
                <w:pPr>
                  <w:spacing w:after="0" w:line="240" w:lineRule="auto"/>
                  <w:jc w:val="left"/>
                </w:pPr>
              </w:pPrChange>
            </w:pPr>
            <w:ins w:id="9692"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69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3072571" w14:textId="77777777" w:rsidR="00700F63" w:rsidRPr="004C42DB" w:rsidRDefault="00700F63">
            <w:pPr>
              <w:spacing w:after="0" w:line="240" w:lineRule="auto"/>
              <w:jc w:val="center"/>
              <w:rPr>
                <w:ins w:id="9694" w:author="Haskamp, Stefan (extern)" w:date="2022-01-29T14:12:00Z"/>
                <w:rFonts w:eastAsia="Times New Roman" w:cs="Arial"/>
                <w:color w:val="000000"/>
                <w:sz w:val="22"/>
                <w:lang w:eastAsia="de-DE"/>
                <w:rPrChange w:id="9695" w:author="Stefan" w:date="2022-01-31T14:14:00Z">
                  <w:rPr>
                    <w:ins w:id="9696" w:author="Haskamp, Stefan (extern)" w:date="2022-01-29T14:12:00Z"/>
                    <w:rFonts w:eastAsia="Times New Roman" w:cs="Arial"/>
                    <w:color w:val="000000"/>
                    <w:sz w:val="22"/>
                    <w:lang w:val="de-DE" w:eastAsia="de-DE"/>
                  </w:rPr>
                </w:rPrChange>
              </w:rPr>
              <w:pPrChange w:id="9697" w:author="Haskamp, Stefan (extern)" w:date="2022-01-29T14:13:00Z">
                <w:pPr>
                  <w:spacing w:after="0" w:line="240" w:lineRule="auto"/>
                  <w:jc w:val="left"/>
                </w:pPr>
              </w:pPrChange>
            </w:pPr>
            <w:ins w:id="9698" w:author="Haskamp, Stefan (extern)" w:date="2022-01-29T14:12:00Z">
              <w:r w:rsidRPr="004C42DB">
                <w:rPr>
                  <w:rFonts w:eastAsia="Times New Roman" w:cs="Arial"/>
                  <w:color w:val="000000"/>
                  <w:sz w:val="22"/>
                  <w:lang w:eastAsia="de-DE"/>
                  <w:rPrChange w:id="9699" w:author="Stefan" w:date="2022-01-31T14:14:00Z">
                    <w:rPr>
                      <w:rFonts w:eastAsia="Times New Roman" w:cs="Arial"/>
                      <w:color w:val="000000"/>
                      <w:sz w:val="22"/>
                      <w:lang w:val="de-DE" w:eastAsia="de-DE"/>
                    </w:rPr>
                  </w:rPrChange>
                </w:rPr>
                <w:t>Mycophenolat Mofetil (inhibits activated lymphocytes)</w:t>
              </w:r>
            </w:ins>
          </w:p>
        </w:tc>
        <w:tc>
          <w:tcPr>
            <w:tcW w:w="1587" w:type="dxa"/>
            <w:tcBorders>
              <w:top w:val="nil"/>
              <w:left w:val="nil"/>
              <w:bottom w:val="single" w:sz="4" w:space="0" w:color="auto"/>
              <w:right w:val="single" w:sz="4" w:space="0" w:color="auto"/>
            </w:tcBorders>
            <w:shd w:val="clear" w:color="auto" w:fill="auto"/>
            <w:noWrap/>
            <w:vAlign w:val="center"/>
            <w:hideMark/>
            <w:tcPrChange w:id="9700"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4345948" w14:textId="77777777" w:rsidR="00700F63" w:rsidRPr="00700F63" w:rsidRDefault="00700F63">
            <w:pPr>
              <w:spacing w:after="0" w:line="240" w:lineRule="auto"/>
              <w:jc w:val="center"/>
              <w:rPr>
                <w:ins w:id="9701" w:author="Haskamp, Stefan (extern)" w:date="2022-01-29T14:12:00Z"/>
                <w:rFonts w:eastAsia="Times New Roman" w:cs="Arial"/>
                <w:color w:val="000000"/>
                <w:sz w:val="22"/>
                <w:lang w:val="de-DE" w:eastAsia="de-DE"/>
              </w:rPr>
              <w:pPrChange w:id="9702" w:author="Haskamp, Stefan (extern)" w:date="2022-01-29T14:13:00Z">
                <w:pPr>
                  <w:spacing w:after="0" w:line="240" w:lineRule="auto"/>
                  <w:jc w:val="left"/>
                </w:pPr>
              </w:pPrChange>
            </w:pPr>
            <w:ins w:id="9703"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704"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7521B77" w14:textId="77777777" w:rsidR="00700F63" w:rsidRPr="00700F63" w:rsidRDefault="00700F63">
            <w:pPr>
              <w:spacing w:after="0" w:line="240" w:lineRule="auto"/>
              <w:jc w:val="center"/>
              <w:rPr>
                <w:ins w:id="9705" w:author="Haskamp, Stefan (extern)" w:date="2022-01-29T14:12:00Z"/>
                <w:rFonts w:eastAsia="Times New Roman" w:cs="Arial"/>
                <w:color w:val="000000"/>
                <w:sz w:val="22"/>
                <w:lang w:val="de-DE" w:eastAsia="de-DE"/>
              </w:rPr>
              <w:pPrChange w:id="9706" w:author="Haskamp, Stefan (extern)" w:date="2022-01-29T14:13:00Z">
                <w:pPr>
                  <w:spacing w:after="0" w:line="240" w:lineRule="auto"/>
                  <w:jc w:val="left"/>
                </w:pPr>
              </w:pPrChange>
            </w:pPr>
            <w:ins w:id="9707"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708"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3F464E5" w14:textId="77777777" w:rsidR="00700F63" w:rsidRPr="00700F63" w:rsidRDefault="00700F63">
            <w:pPr>
              <w:spacing w:after="0" w:line="240" w:lineRule="auto"/>
              <w:jc w:val="center"/>
              <w:rPr>
                <w:ins w:id="9709" w:author="Haskamp, Stefan (extern)" w:date="2022-01-29T14:12:00Z"/>
                <w:rFonts w:eastAsia="Times New Roman" w:cs="Arial"/>
                <w:color w:val="000000"/>
                <w:sz w:val="22"/>
                <w:lang w:val="de-DE" w:eastAsia="de-DE"/>
              </w:rPr>
              <w:pPrChange w:id="9710" w:author="Haskamp, Stefan (extern)" w:date="2022-01-29T14:13:00Z">
                <w:pPr>
                  <w:spacing w:after="0" w:line="240" w:lineRule="auto"/>
                  <w:jc w:val="left"/>
                </w:pPr>
              </w:pPrChange>
            </w:pPr>
            <w:ins w:id="9711" w:author="Haskamp, Stefan (extern)" w:date="2022-01-29T14:12:00Z">
              <w:r w:rsidRPr="00700F63">
                <w:rPr>
                  <w:rFonts w:eastAsia="Times New Roman" w:cs="Arial"/>
                  <w:color w:val="000000"/>
                  <w:sz w:val="22"/>
                  <w:lang w:val="de-DE" w:eastAsia="de-DE"/>
                </w:rPr>
                <w:t>RT-qPCR</w:t>
              </w:r>
            </w:ins>
          </w:p>
        </w:tc>
      </w:tr>
      <w:tr w:rsidR="00700F63" w:rsidRPr="00700F63" w14:paraId="2106472B" w14:textId="77777777" w:rsidTr="00700F63">
        <w:trPr>
          <w:trHeight w:val="300"/>
          <w:ins w:id="9712" w:author="Haskamp, Stefan (extern)" w:date="2022-01-29T14:12:00Z"/>
          <w:trPrChange w:id="9713"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714"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EE1D7BE" w14:textId="77777777" w:rsidR="00700F63" w:rsidRPr="00700F63" w:rsidRDefault="00700F63">
            <w:pPr>
              <w:spacing w:after="0" w:line="240" w:lineRule="auto"/>
              <w:jc w:val="center"/>
              <w:rPr>
                <w:ins w:id="9715" w:author="Haskamp, Stefan (extern)" w:date="2022-01-29T14:12:00Z"/>
                <w:rFonts w:eastAsia="Times New Roman" w:cs="Arial"/>
                <w:color w:val="000000"/>
                <w:sz w:val="22"/>
                <w:lang w:val="de-DE" w:eastAsia="de-DE"/>
              </w:rPr>
              <w:pPrChange w:id="9716" w:author="Haskamp, Stefan (extern)" w:date="2022-01-29T14:13:00Z">
                <w:pPr>
                  <w:spacing w:after="0" w:line="240" w:lineRule="auto"/>
                  <w:jc w:val="left"/>
                </w:pPr>
              </w:pPrChange>
            </w:pPr>
            <w:ins w:id="9717" w:author="Haskamp, Stefan (extern)" w:date="2022-01-29T14:12:00Z">
              <w:r w:rsidRPr="00700F63">
                <w:rPr>
                  <w:rFonts w:eastAsia="Times New Roman" w:cs="Arial"/>
                  <w:color w:val="000000"/>
                  <w:sz w:val="22"/>
                  <w:lang w:val="de-DE" w:eastAsia="de-DE"/>
                </w:rPr>
                <w:t>GPP11</w:t>
              </w:r>
            </w:ins>
          </w:p>
        </w:tc>
        <w:tc>
          <w:tcPr>
            <w:tcW w:w="1587" w:type="dxa"/>
            <w:tcBorders>
              <w:top w:val="nil"/>
              <w:left w:val="nil"/>
              <w:bottom w:val="single" w:sz="4" w:space="0" w:color="auto"/>
              <w:right w:val="single" w:sz="4" w:space="0" w:color="auto"/>
            </w:tcBorders>
            <w:shd w:val="clear" w:color="auto" w:fill="auto"/>
            <w:noWrap/>
            <w:vAlign w:val="center"/>
            <w:hideMark/>
            <w:tcPrChange w:id="9718"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91E7DD3" w14:textId="77777777" w:rsidR="00700F63" w:rsidRPr="00700F63" w:rsidRDefault="00700F63">
            <w:pPr>
              <w:spacing w:after="0" w:line="240" w:lineRule="auto"/>
              <w:jc w:val="center"/>
              <w:rPr>
                <w:ins w:id="9719" w:author="Haskamp, Stefan (extern)" w:date="2022-01-29T14:12:00Z"/>
                <w:rFonts w:eastAsia="Times New Roman" w:cs="Arial"/>
                <w:color w:val="000000"/>
                <w:sz w:val="22"/>
                <w:lang w:val="de-DE" w:eastAsia="de-DE"/>
              </w:rPr>
              <w:pPrChange w:id="9720" w:author="Haskamp, Stefan (extern)" w:date="2022-01-29T14:13:00Z">
                <w:pPr>
                  <w:spacing w:after="0" w:line="240" w:lineRule="auto"/>
                  <w:jc w:val="left"/>
                </w:pPr>
              </w:pPrChange>
            </w:pPr>
            <w:ins w:id="9721" w:author="Haskamp, Stefan (extern)" w:date="2022-01-29T14:12:00Z">
              <w:r w:rsidRPr="00700F63">
                <w:rPr>
                  <w:rFonts w:eastAsia="Times New Roman" w:cs="Arial"/>
                  <w:color w:val="000000"/>
                  <w:sz w:val="22"/>
                  <w:lang w:val="de-DE" w:eastAsia="de-DE"/>
                </w:rPr>
                <w:t>Hautklinik Göttingen</w:t>
              </w:r>
            </w:ins>
          </w:p>
        </w:tc>
        <w:tc>
          <w:tcPr>
            <w:tcW w:w="1587" w:type="dxa"/>
            <w:tcBorders>
              <w:top w:val="nil"/>
              <w:left w:val="nil"/>
              <w:bottom w:val="single" w:sz="4" w:space="0" w:color="auto"/>
              <w:right w:val="single" w:sz="4" w:space="0" w:color="auto"/>
            </w:tcBorders>
            <w:shd w:val="clear" w:color="auto" w:fill="auto"/>
            <w:noWrap/>
            <w:vAlign w:val="center"/>
            <w:hideMark/>
            <w:tcPrChange w:id="9722"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1CDCD69" w14:textId="77777777" w:rsidR="00700F63" w:rsidRPr="00700F63" w:rsidRDefault="00700F63">
            <w:pPr>
              <w:spacing w:after="0" w:line="240" w:lineRule="auto"/>
              <w:jc w:val="center"/>
              <w:rPr>
                <w:ins w:id="9723" w:author="Haskamp, Stefan (extern)" w:date="2022-01-29T14:12:00Z"/>
                <w:rFonts w:eastAsia="Times New Roman" w:cs="Arial"/>
                <w:color w:val="000000"/>
                <w:sz w:val="22"/>
                <w:lang w:val="de-DE" w:eastAsia="de-DE"/>
              </w:rPr>
              <w:pPrChange w:id="9724" w:author="Haskamp, Stefan (extern)" w:date="2022-01-29T14:13:00Z">
                <w:pPr>
                  <w:spacing w:after="0" w:line="240" w:lineRule="auto"/>
                  <w:jc w:val="left"/>
                </w:pPr>
              </w:pPrChange>
            </w:pPr>
            <w:ins w:id="9725"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726"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F4E131C" w14:textId="77777777" w:rsidR="00700F63" w:rsidRPr="00700F63" w:rsidRDefault="00700F63">
            <w:pPr>
              <w:spacing w:after="0" w:line="240" w:lineRule="auto"/>
              <w:jc w:val="center"/>
              <w:rPr>
                <w:ins w:id="9727" w:author="Haskamp, Stefan (extern)" w:date="2022-01-29T14:12:00Z"/>
                <w:rFonts w:eastAsia="Times New Roman" w:cs="Arial"/>
                <w:color w:val="000000"/>
                <w:sz w:val="22"/>
                <w:lang w:val="de-DE" w:eastAsia="de-DE"/>
              </w:rPr>
              <w:pPrChange w:id="9728" w:author="Haskamp, Stefan (extern)" w:date="2022-01-29T14:13:00Z">
                <w:pPr>
                  <w:spacing w:after="0" w:line="240" w:lineRule="auto"/>
                  <w:jc w:val="left"/>
                </w:pPr>
              </w:pPrChange>
            </w:pPr>
            <w:ins w:id="9729"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730"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13FC41B" w14:textId="77777777" w:rsidR="00700F63" w:rsidRPr="00700F63" w:rsidRDefault="00700F63">
            <w:pPr>
              <w:spacing w:after="0" w:line="240" w:lineRule="auto"/>
              <w:jc w:val="center"/>
              <w:rPr>
                <w:ins w:id="9731" w:author="Haskamp, Stefan (extern)" w:date="2022-01-29T14:12:00Z"/>
                <w:rFonts w:eastAsia="Times New Roman" w:cs="Arial"/>
                <w:color w:val="000000"/>
                <w:sz w:val="22"/>
                <w:lang w:val="de-DE" w:eastAsia="de-DE"/>
              </w:rPr>
              <w:pPrChange w:id="9732" w:author="Haskamp, Stefan (extern)" w:date="2022-01-29T14:13:00Z">
                <w:pPr>
                  <w:spacing w:after="0" w:line="240" w:lineRule="auto"/>
                  <w:jc w:val="left"/>
                </w:pPr>
              </w:pPrChange>
            </w:pPr>
            <w:ins w:id="9733"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734"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6531CB8" w14:textId="361CFE88" w:rsidR="00700F63" w:rsidRPr="00700F63" w:rsidRDefault="00700F63">
            <w:pPr>
              <w:spacing w:after="0" w:line="240" w:lineRule="auto"/>
              <w:jc w:val="center"/>
              <w:rPr>
                <w:ins w:id="9735" w:author="Haskamp, Stefan (extern)" w:date="2022-01-29T14:12:00Z"/>
                <w:rFonts w:eastAsia="Times New Roman" w:cs="Arial"/>
                <w:color w:val="000000"/>
                <w:sz w:val="22"/>
                <w:lang w:val="de-DE" w:eastAsia="de-DE"/>
              </w:rPr>
              <w:pPrChange w:id="9736" w:author="Haskamp, Stefan (extern)" w:date="2022-01-29T14:13:00Z">
                <w:pPr>
                  <w:spacing w:after="0" w:line="240" w:lineRule="auto"/>
                  <w:jc w:val="left"/>
                </w:pPr>
              </w:pPrChange>
            </w:pPr>
            <w:ins w:id="9737" w:author="Haskamp, Stefan (extern)" w:date="2022-01-29T14:12:00Z">
              <w:r w:rsidRPr="00700F63">
                <w:rPr>
                  <w:rFonts w:eastAsia="Times New Roman" w:cs="Arial"/>
                  <w:color w:val="000000"/>
                  <w:sz w:val="22"/>
                  <w:lang w:val="de-DE" w:eastAsia="de-DE"/>
                </w:rPr>
                <w:t>Immunosporin, Secukinumab (IL-17A inhib.)</w:t>
              </w:r>
            </w:ins>
          </w:p>
        </w:tc>
        <w:tc>
          <w:tcPr>
            <w:tcW w:w="1587" w:type="dxa"/>
            <w:tcBorders>
              <w:top w:val="nil"/>
              <w:left w:val="nil"/>
              <w:bottom w:val="single" w:sz="4" w:space="0" w:color="auto"/>
              <w:right w:val="single" w:sz="4" w:space="0" w:color="auto"/>
            </w:tcBorders>
            <w:shd w:val="clear" w:color="auto" w:fill="auto"/>
            <w:noWrap/>
            <w:vAlign w:val="center"/>
            <w:hideMark/>
            <w:tcPrChange w:id="9738"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D81A1AC" w14:textId="77777777" w:rsidR="00700F63" w:rsidRPr="00700F63" w:rsidRDefault="00700F63">
            <w:pPr>
              <w:spacing w:after="0" w:line="240" w:lineRule="auto"/>
              <w:jc w:val="center"/>
              <w:rPr>
                <w:ins w:id="9739" w:author="Haskamp, Stefan (extern)" w:date="2022-01-29T14:12:00Z"/>
                <w:rFonts w:eastAsia="Times New Roman" w:cs="Arial"/>
                <w:color w:val="000000"/>
                <w:sz w:val="22"/>
                <w:lang w:val="de-DE" w:eastAsia="de-DE"/>
              </w:rPr>
              <w:pPrChange w:id="9740" w:author="Haskamp, Stefan (extern)" w:date="2022-01-29T14:13:00Z">
                <w:pPr>
                  <w:spacing w:after="0" w:line="240" w:lineRule="auto"/>
                  <w:jc w:val="left"/>
                </w:pPr>
              </w:pPrChange>
            </w:pPr>
            <w:ins w:id="9741"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742"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12433B9" w14:textId="77777777" w:rsidR="00700F63" w:rsidRPr="004C42DB" w:rsidRDefault="00700F63">
            <w:pPr>
              <w:spacing w:after="0" w:line="240" w:lineRule="auto"/>
              <w:jc w:val="center"/>
              <w:rPr>
                <w:ins w:id="9743" w:author="Haskamp, Stefan (extern)" w:date="2022-01-29T14:12:00Z"/>
                <w:rFonts w:eastAsia="Times New Roman" w:cs="Arial"/>
                <w:color w:val="000000"/>
                <w:sz w:val="22"/>
                <w:lang w:eastAsia="de-DE"/>
                <w:rPrChange w:id="9744" w:author="Stefan" w:date="2022-01-31T14:14:00Z">
                  <w:rPr>
                    <w:ins w:id="9745" w:author="Haskamp, Stefan (extern)" w:date="2022-01-29T14:12:00Z"/>
                    <w:rFonts w:eastAsia="Times New Roman" w:cs="Arial"/>
                    <w:color w:val="000000"/>
                    <w:sz w:val="22"/>
                    <w:lang w:val="de-DE" w:eastAsia="de-DE"/>
                  </w:rPr>
                </w:rPrChange>
              </w:rPr>
              <w:pPrChange w:id="9746" w:author="Haskamp, Stefan (extern)" w:date="2022-01-29T14:13:00Z">
                <w:pPr>
                  <w:spacing w:after="0" w:line="240" w:lineRule="auto"/>
                  <w:jc w:val="left"/>
                </w:pPr>
              </w:pPrChange>
            </w:pPr>
            <w:ins w:id="9747" w:author="Haskamp, Stefan (extern)" w:date="2022-01-29T14:12:00Z">
              <w:r w:rsidRPr="004C42DB">
                <w:rPr>
                  <w:rFonts w:eastAsia="Times New Roman" w:cs="Arial"/>
                  <w:color w:val="000000"/>
                  <w:sz w:val="22"/>
                  <w:lang w:eastAsia="de-DE"/>
                  <w:rPrChange w:id="9748" w:author="Stefan" w:date="2022-01-31T14:14:00Z">
                    <w:rPr>
                      <w:rFonts w:eastAsia="Times New Roman" w:cs="Arial"/>
                      <w:color w:val="000000"/>
                      <w:sz w:val="22"/>
                      <w:lang w:val="de-DE" w:eastAsia="de-DE"/>
                    </w:rPr>
                  </w:rPrChange>
                </w:rPr>
                <w:t>recurrent Herpes, M. Basedow, renal insufficiency, hypertension, drug allergy, nail dystrophy</w:t>
              </w:r>
            </w:ins>
          </w:p>
        </w:tc>
        <w:tc>
          <w:tcPr>
            <w:tcW w:w="1587" w:type="dxa"/>
            <w:tcBorders>
              <w:top w:val="nil"/>
              <w:left w:val="nil"/>
              <w:bottom w:val="single" w:sz="4" w:space="0" w:color="auto"/>
              <w:right w:val="single" w:sz="4" w:space="0" w:color="auto"/>
            </w:tcBorders>
            <w:shd w:val="clear" w:color="auto" w:fill="auto"/>
            <w:noWrap/>
            <w:vAlign w:val="center"/>
            <w:hideMark/>
            <w:tcPrChange w:id="974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4E1444F" w14:textId="77777777" w:rsidR="00700F63" w:rsidRPr="00700F63" w:rsidRDefault="00700F63">
            <w:pPr>
              <w:spacing w:after="0" w:line="240" w:lineRule="auto"/>
              <w:jc w:val="center"/>
              <w:rPr>
                <w:ins w:id="9750" w:author="Haskamp, Stefan (extern)" w:date="2022-01-29T14:12:00Z"/>
                <w:rFonts w:eastAsia="Times New Roman" w:cs="Arial"/>
                <w:color w:val="000000"/>
                <w:sz w:val="22"/>
                <w:lang w:val="de-DE" w:eastAsia="de-DE"/>
              </w:rPr>
              <w:pPrChange w:id="9751" w:author="Haskamp, Stefan (extern)" w:date="2022-01-29T14:13:00Z">
                <w:pPr>
                  <w:spacing w:after="0" w:line="240" w:lineRule="auto"/>
                  <w:jc w:val="left"/>
                </w:pPr>
              </w:pPrChange>
            </w:pPr>
            <w:ins w:id="9752" w:author="Haskamp, Stefan (extern)" w:date="2022-01-29T14:12:00Z">
              <w:r w:rsidRPr="00700F63">
                <w:rPr>
                  <w:rFonts w:eastAsia="Times New Roman" w:cs="Arial"/>
                  <w:color w:val="000000"/>
                  <w:sz w:val="22"/>
                  <w:lang w:val="de-DE" w:eastAsia="de-DE"/>
                </w:rPr>
                <w:t>RT-qPCR</w:t>
              </w:r>
            </w:ins>
          </w:p>
        </w:tc>
      </w:tr>
      <w:tr w:rsidR="00700F63" w:rsidRPr="00700F63" w14:paraId="4B041AFA" w14:textId="77777777" w:rsidTr="00700F63">
        <w:trPr>
          <w:trHeight w:val="300"/>
          <w:ins w:id="9753" w:author="Haskamp, Stefan (extern)" w:date="2022-01-29T14:12:00Z"/>
          <w:trPrChange w:id="9754"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755"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8E50681" w14:textId="77777777" w:rsidR="00700F63" w:rsidRPr="00700F63" w:rsidRDefault="00700F63">
            <w:pPr>
              <w:spacing w:after="0" w:line="240" w:lineRule="auto"/>
              <w:jc w:val="center"/>
              <w:rPr>
                <w:ins w:id="9756" w:author="Haskamp, Stefan (extern)" w:date="2022-01-29T14:12:00Z"/>
                <w:rFonts w:eastAsia="Times New Roman" w:cs="Arial"/>
                <w:color w:val="000000"/>
                <w:sz w:val="22"/>
                <w:lang w:val="de-DE" w:eastAsia="de-DE"/>
              </w:rPr>
              <w:pPrChange w:id="9757" w:author="Haskamp, Stefan (extern)" w:date="2022-01-29T14:13:00Z">
                <w:pPr>
                  <w:spacing w:after="0" w:line="240" w:lineRule="auto"/>
                  <w:jc w:val="left"/>
                </w:pPr>
              </w:pPrChange>
            </w:pPr>
            <w:ins w:id="9758" w:author="Haskamp, Stefan (extern)" w:date="2022-01-29T14:12:00Z">
              <w:r w:rsidRPr="00700F63">
                <w:rPr>
                  <w:rFonts w:eastAsia="Times New Roman" w:cs="Arial"/>
                  <w:color w:val="000000"/>
                  <w:sz w:val="22"/>
                  <w:lang w:val="de-DE" w:eastAsia="de-DE"/>
                </w:rPr>
                <w:t>GPP12</w:t>
              </w:r>
            </w:ins>
          </w:p>
        </w:tc>
        <w:tc>
          <w:tcPr>
            <w:tcW w:w="1587" w:type="dxa"/>
            <w:tcBorders>
              <w:top w:val="nil"/>
              <w:left w:val="nil"/>
              <w:bottom w:val="single" w:sz="4" w:space="0" w:color="auto"/>
              <w:right w:val="single" w:sz="4" w:space="0" w:color="auto"/>
            </w:tcBorders>
            <w:shd w:val="clear" w:color="auto" w:fill="auto"/>
            <w:noWrap/>
            <w:vAlign w:val="center"/>
            <w:hideMark/>
            <w:tcPrChange w:id="975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55373A16" w14:textId="77777777" w:rsidR="00700F63" w:rsidRPr="00700F63" w:rsidRDefault="00700F63">
            <w:pPr>
              <w:spacing w:after="0" w:line="240" w:lineRule="auto"/>
              <w:jc w:val="center"/>
              <w:rPr>
                <w:ins w:id="9760" w:author="Haskamp, Stefan (extern)" w:date="2022-01-29T14:12:00Z"/>
                <w:rFonts w:eastAsia="Times New Roman" w:cs="Arial"/>
                <w:color w:val="000000"/>
                <w:sz w:val="22"/>
                <w:lang w:val="de-DE" w:eastAsia="de-DE"/>
              </w:rPr>
              <w:pPrChange w:id="9761" w:author="Haskamp, Stefan (extern)" w:date="2022-01-29T14:13:00Z">
                <w:pPr>
                  <w:spacing w:after="0" w:line="240" w:lineRule="auto"/>
                  <w:jc w:val="left"/>
                </w:pPr>
              </w:pPrChange>
            </w:pPr>
            <w:ins w:id="9762" w:author="Haskamp, Stefan (extern)" w:date="2022-01-29T14:12:00Z">
              <w:r w:rsidRPr="00700F63">
                <w:rPr>
                  <w:rFonts w:eastAsia="Times New Roman" w:cs="Arial"/>
                  <w:color w:val="000000"/>
                  <w:sz w:val="22"/>
                  <w:lang w:val="de-DE" w:eastAsia="de-DE"/>
                </w:rPr>
                <w:t>Hautklinik Göttingen, Mößner</w:t>
              </w:r>
            </w:ins>
          </w:p>
        </w:tc>
        <w:tc>
          <w:tcPr>
            <w:tcW w:w="1587" w:type="dxa"/>
            <w:tcBorders>
              <w:top w:val="nil"/>
              <w:left w:val="nil"/>
              <w:bottom w:val="single" w:sz="4" w:space="0" w:color="auto"/>
              <w:right w:val="single" w:sz="4" w:space="0" w:color="auto"/>
            </w:tcBorders>
            <w:shd w:val="clear" w:color="auto" w:fill="auto"/>
            <w:noWrap/>
            <w:vAlign w:val="center"/>
            <w:hideMark/>
            <w:tcPrChange w:id="976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2BC32D0" w14:textId="77777777" w:rsidR="00700F63" w:rsidRPr="00700F63" w:rsidRDefault="00700F63">
            <w:pPr>
              <w:spacing w:after="0" w:line="240" w:lineRule="auto"/>
              <w:jc w:val="center"/>
              <w:rPr>
                <w:ins w:id="9764" w:author="Haskamp, Stefan (extern)" w:date="2022-01-29T14:12:00Z"/>
                <w:rFonts w:eastAsia="Times New Roman" w:cs="Arial"/>
                <w:color w:val="000000"/>
                <w:sz w:val="22"/>
                <w:lang w:val="de-DE" w:eastAsia="de-DE"/>
              </w:rPr>
              <w:pPrChange w:id="9765" w:author="Haskamp, Stefan (extern)" w:date="2022-01-29T14:13:00Z">
                <w:pPr>
                  <w:spacing w:after="0" w:line="240" w:lineRule="auto"/>
                  <w:jc w:val="left"/>
                </w:pPr>
              </w:pPrChange>
            </w:pPr>
            <w:ins w:id="9766"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76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8F620B7" w14:textId="77777777" w:rsidR="00700F63" w:rsidRPr="00700F63" w:rsidRDefault="00700F63">
            <w:pPr>
              <w:spacing w:after="0" w:line="240" w:lineRule="auto"/>
              <w:jc w:val="center"/>
              <w:rPr>
                <w:ins w:id="9768" w:author="Haskamp, Stefan (extern)" w:date="2022-01-29T14:12:00Z"/>
                <w:rFonts w:eastAsia="Times New Roman" w:cs="Arial"/>
                <w:color w:val="000000"/>
                <w:sz w:val="22"/>
                <w:lang w:val="de-DE" w:eastAsia="de-DE"/>
              </w:rPr>
              <w:pPrChange w:id="9769" w:author="Haskamp, Stefan (extern)" w:date="2022-01-29T14:13:00Z">
                <w:pPr>
                  <w:spacing w:after="0" w:line="240" w:lineRule="auto"/>
                  <w:jc w:val="left"/>
                </w:pPr>
              </w:pPrChange>
            </w:pPr>
            <w:ins w:id="9770"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77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551ED71" w14:textId="77777777" w:rsidR="00700F63" w:rsidRPr="00700F63" w:rsidRDefault="00700F63">
            <w:pPr>
              <w:spacing w:after="0" w:line="240" w:lineRule="auto"/>
              <w:jc w:val="center"/>
              <w:rPr>
                <w:ins w:id="9772" w:author="Haskamp, Stefan (extern)" w:date="2022-01-29T14:12:00Z"/>
                <w:rFonts w:eastAsia="Times New Roman" w:cs="Arial"/>
                <w:color w:val="000000"/>
                <w:sz w:val="22"/>
                <w:lang w:val="de-DE" w:eastAsia="de-DE"/>
              </w:rPr>
              <w:pPrChange w:id="9773" w:author="Haskamp, Stefan (extern)" w:date="2022-01-29T14:13:00Z">
                <w:pPr>
                  <w:spacing w:after="0" w:line="240" w:lineRule="auto"/>
                  <w:jc w:val="left"/>
                </w:pPr>
              </w:pPrChange>
            </w:pPr>
            <w:ins w:id="9774"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77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530EBD2D" w14:textId="77777777" w:rsidR="00700F63" w:rsidRPr="00700F63" w:rsidRDefault="00700F63">
            <w:pPr>
              <w:spacing w:after="0" w:line="240" w:lineRule="auto"/>
              <w:jc w:val="center"/>
              <w:rPr>
                <w:ins w:id="9776" w:author="Haskamp, Stefan (extern)" w:date="2022-01-29T14:12:00Z"/>
                <w:rFonts w:eastAsia="Times New Roman" w:cs="Arial"/>
                <w:color w:val="000000"/>
                <w:sz w:val="22"/>
                <w:lang w:val="de-DE" w:eastAsia="de-DE"/>
              </w:rPr>
              <w:pPrChange w:id="9777" w:author="Haskamp, Stefan (extern)" w:date="2022-01-29T14:13:00Z">
                <w:pPr>
                  <w:spacing w:after="0" w:line="240" w:lineRule="auto"/>
                  <w:jc w:val="left"/>
                </w:pPr>
              </w:pPrChange>
            </w:pPr>
            <w:ins w:id="9778" w:author="Haskamp, Stefan (extern)" w:date="2022-01-29T14:12:00Z">
              <w:r w:rsidRPr="00700F63">
                <w:rPr>
                  <w:rFonts w:eastAsia="Times New Roman" w:cs="Arial"/>
                  <w:color w:val="000000"/>
                  <w:sz w:val="22"/>
                  <w:lang w:val="de-DE" w:eastAsia="de-DE"/>
                </w:rPr>
                <w:t>Ixekizumab (IL-17A inhib.)</w:t>
              </w:r>
            </w:ins>
          </w:p>
        </w:tc>
        <w:tc>
          <w:tcPr>
            <w:tcW w:w="1587" w:type="dxa"/>
            <w:tcBorders>
              <w:top w:val="nil"/>
              <w:left w:val="nil"/>
              <w:bottom w:val="single" w:sz="4" w:space="0" w:color="auto"/>
              <w:right w:val="single" w:sz="4" w:space="0" w:color="auto"/>
            </w:tcBorders>
            <w:shd w:val="clear" w:color="auto" w:fill="auto"/>
            <w:noWrap/>
            <w:vAlign w:val="center"/>
            <w:hideMark/>
            <w:tcPrChange w:id="977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77C38DE" w14:textId="77777777" w:rsidR="00700F63" w:rsidRPr="00700F63" w:rsidRDefault="00700F63">
            <w:pPr>
              <w:spacing w:after="0" w:line="240" w:lineRule="auto"/>
              <w:jc w:val="center"/>
              <w:rPr>
                <w:ins w:id="9780" w:author="Haskamp, Stefan (extern)" w:date="2022-01-29T14:12:00Z"/>
                <w:rFonts w:eastAsia="Times New Roman" w:cs="Arial"/>
                <w:color w:val="000000"/>
                <w:sz w:val="22"/>
                <w:lang w:val="de-DE" w:eastAsia="de-DE"/>
              </w:rPr>
              <w:pPrChange w:id="9781" w:author="Haskamp, Stefan (extern)" w:date="2022-01-29T14:13:00Z">
                <w:pPr>
                  <w:spacing w:after="0" w:line="240" w:lineRule="auto"/>
                  <w:jc w:val="left"/>
                </w:pPr>
              </w:pPrChange>
            </w:pPr>
            <w:ins w:id="9782"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78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39E8E76" w14:textId="77777777" w:rsidR="00700F63" w:rsidRPr="00700F63" w:rsidRDefault="00700F63">
            <w:pPr>
              <w:spacing w:after="0" w:line="240" w:lineRule="auto"/>
              <w:jc w:val="center"/>
              <w:rPr>
                <w:ins w:id="9784" w:author="Haskamp, Stefan (extern)" w:date="2022-01-29T14:12:00Z"/>
                <w:rFonts w:eastAsia="Times New Roman" w:cs="Arial"/>
                <w:color w:val="000000"/>
                <w:sz w:val="22"/>
                <w:lang w:val="de-DE" w:eastAsia="de-DE"/>
              </w:rPr>
              <w:pPrChange w:id="9785" w:author="Haskamp, Stefan (extern)" w:date="2022-01-29T14:13:00Z">
                <w:pPr>
                  <w:spacing w:after="0" w:line="240" w:lineRule="auto"/>
                  <w:jc w:val="left"/>
                </w:pPr>
              </w:pPrChange>
            </w:pPr>
            <w:ins w:id="9786" w:author="Haskamp, Stefan (extern)" w:date="2022-01-29T14:12:00Z">
              <w:r w:rsidRPr="00700F63">
                <w:rPr>
                  <w:rFonts w:eastAsia="Times New Roman" w:cs="Arial"/>
                  <w:color w:val="000000"/>
                  <w:sz w:val="22"/>
                  <w:lang w:val="de-DE" w:eastAsia="de-DE"/>
                </w:rPr>
                <w:t>U</w:t>
              </w:r>
            </w:ins>
          </w:p>
        </w:tc>
        <w:tc>
          <w:tcPr>
            <w:tcW w:w="1587" w:type="dxa"/>
            <w:tcBorders>
              <w:top w:val="nil"/>
              <w:left w:val="nil"/>
              <w:bottom w:val="single" w:sz="4" w:space="0" w:color="auto"/>
              <w:right w:val="single" w:sz="4" w:space="0" w:color="auto"/>
            </w:tcBorders>
            <w:shd w:val="clear" w:color="auto" w:fill="auto"/>
            <w:noWrap/>
            <w:vAlign w:val="center"/>
            <w:hideMark/>
            <w:tcPrChange w:id="978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4CC41C6" w14:textId="77777777" w:rsidR="00700F63" w:rsidRPr="00700F63" w:rsidRDefault="00700F63">
            <w:pPr>
              <w:spacing w:after="0" w:line="240" w:lineRule="auto"/>
              <w:jc w:val="center"/>
              <w:rPr>
                <w:ins w:id="9788" w:author="Haskamp, Stefan (extern)" w:date="2022-01-29T14:12:00Z"/>
                <w:rFonts w:eastAsia="Times New Roman" w:cs="Arial"/>
                <w:color w:val="000000"/>
                <w:sz w:val="22"/>
                <w:lang w:val="de-DE" w:eastAsia="de-DE"/>
              </w:rPr>
              <w:pPrChange w:id="9789" w:author="Haskamp, Stefan (extern)" w:date="2022-01-29T14:13:00Z">
                <w:pPr>
                  <w:spacing w:after="0" w:line="240" w:lineRule="auto"/>
                  <w:jc w:val="left"/>
                </w:pPr>
              </w:pPrChange>
            </w:pPr>
            <w:ins w:id="9790" w:author="Haskamp, Stefan (extern)" w:date="2022-01-29T14:12:00Z">
              <w:r w:rsidRPr="00700F63">
                <w:rPr>
                  <w:rFonts w:eastAsia="Times New Roman" w:cs="Arial"/>
                  <w:color w:val="000000"/>
                  <w:sz w:val="22"/>
                  <w:lang w:val="de-DE" w:eastAsia="de-DE"/>
                </w:rPr>
                <w:t>RT-qPCR</w:t>
              </w:r>
            </w:ins>
          </w:p>
        </w:tc>
      </w:tr>
      <w:tr w:rsidR="00700F63" w:rsidRPr="00700F63" w14:paraId="648210FF" w14:textId="77777777" w:rsidTr="00700F63">
        <w:trPr>
          <w:trHeight w:val="300"/>
          <w:ins w:id="9791" w:author="Haskamp, Stefan (extern)" w:date="2022-01-29T14:12:00Z"/>
          <w:trPrChange w:id="9792"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793"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78BBEAF" w14:textId="77777777" w:rsidR="00700F63" w:rsidRPr="00700F63" w:rsidRDefault="00700F63">
            <w:pPr>
              <w:spacing w:after="0" w:line="240" w:lineRule="auto"/>
              <w:jc w:val="center"/>
              <w:rPr>
                <w:ins w:id="9794" w:author="Haskamp, Stefan (extern)" w:date="2022-01-29T14:12:00Z"/>
                <w:rFonts w:eastAsia="Times New Roman" w:cs="Arial"/>
                <w:color w:val="000000"/>
                <w:sz w:val="22"/>
                <w:lang w:val="de-DE" w:eastAsia="de-DE"/>
              </w:rPr>
              <w:pPrChange w:id="9795" w:author="Haskamp, Stefan (extern)" w:date="2022-01-29T14:13:00Z">
                <w:pPr>
                  <w:spacing w:after="0" w:line="240" w:lineRule="auto"/>
                  <w:jc w:val="left"/>
                </w:pPr>
              </w:pPrChange>
            </w:pPr>
            <w:ins w:id="9796" w:author="Haskamp, Stefan (extern)" w:date="2022-01-29T14:12:00Z">
              <w:r w:rsidRPr="00700F63">
                <w:rPr>
                  <w:rFonts w:eastAsia="Times New Roman" w:cs="Arial"/>
                  <w:color w:val="000000"/>
                  <w:sz w:val="22"/>
                  <w:lang w:val="de-DE" w:eastAsia="de-DE"/>
                </w:rPr>
                <w:t>GPP13</w:t>
              </w:r>
            </w:ins>
          </w:p>
        </w:tc>
        <w:tc>
          <w:tcPr>
            <w:tcW w:w="1587" w:type="dxa"/>
            <w:tcBorders>
              <w:top w:val="nil"/>
              <w:left w:val="nil"/>
              <w:bottom w:val="single" w:sz="4" w:space="0" w:color="auto"/>
              <w:right w:val="single" w:sz="4" w:space="0" w:color="auto"/>
            </w:tcBorders>
            <w:shd w:val="clear" w:color="auto" w:fill="auto"/>
            <w:noWrap/>
            <w:vAlign w:val="center"/>
            <w:hideMark/>
            <w:tcPrChange w:id="979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71F45EC" w14:textId="77777777" w:rsidR="00700F63" w:rsidRPr="00700F63" w:rsidRDefault="00700F63">
            <w:pPr>
              <w:spacing w:after="0" w:line="240" w:lineRule="auto"/>
              <w:jc w:val="center"/>
              <w:rPr>
                <w:ins w:id="9798" w:author="Haskamp, Stefan (extern)" w:date="2022-01-29T14:12:00Z"/>
                <w:rFonts w:eastAsia="Times New Roman" w:cs="Arial"/>
                <w:color w:val="000000"/>
                <w:sz w:val="22"/>
                <w:lang w:val="de-DE" w:eastAsia="de-DE"/>
              </w:rPr>
              <w:pPrChange w:id="9799" w:author="Haskamp, Stefan (extern)" w:date="2022-01-29T14:13:00Z">
                <w:pPr>
                  <w:spacing w:after="0" w:line="240" w:lineRule="auto"/>
                  <w:jc w:val="left"/>
                </w:pPr>
              </w:pPrChange>
            </w:pPr>
            <w:ins w:id="9800" w:author="Haskamp, Stefan (extern)" w:date="2022-01-29T14:12:00Z">
              <w:r w:rsidRPr="00700F63">
                <w:rPr>
                  <w:rFonts w:eastAsia="Times New Roman" w:cs="Arial"/>
                  <w:color w:val="000000"/>
                  <w:sz w:val="22"/>
                  <w:lang w:val="de-DE" w:eastAsia="de-DE"/>
                </w:rPr>
                <w:t>Heidelberg Hautklinik Schäkel</w:t>
              </w:r>
            </w:ins>
          </w:p>
        </w:tc>
        <w:tc>
          <w:tcPr>
            <w:tcW w:w="1587" w:type="dxa"/>
            <w:tcBorders>
              <w:top w:val="nil"/>
              <w:left w:val="nil"/>
              <w:bottom w:val="single" w:sz="4" w:space="0" w:color="auto"/>
              <w:right w:val="single" w:sz="4" w:space="0" w:color="auto"/>
            </w:tcBorders>
            <w:shd w:val="clear" w:color="auto" w:fill="auto"/>
            <w:noWrap/>
            <w:vAlign w:val="center"/>
            <w:hideMark/>
            <w:tcPrChange w:id="980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5CA3C70" w14:textId="77777777" w:rsidR="00700F63" w:rsidRPr="00700F63" w:rsidRDefault="00700F63">
            <w:pPr>
              <w:spacing w:after="0" w:line="240" w:lineRule="auto"/>
              <w:jc w:val="center"/>
              <w:rPr>
                <w:ins w:id="9802" w:author="Haskamp, Stefan (extern)" w:date="2022-01-29T14:12:00Z"/>
                <w:rFonts w:eastAsia="Times New Roman" w:cs="Arial"/>
                <w:color w:val="000000"/>
                <w:sz w:val="22"/>
                <w:lang w:val="de-DE" w:eastAsia="de-DE"/>
              </w:rPr>
              <w:pPrChange w:id="9803" w:author="Haskamp, Stefan (extern)" w:date="2022-01-29T14:13:00Z">
                <w:pPr>
                  <w:spacing w:after="0" w:line="240" w:lineRule="auto"/>
                  <w:jc w:val="left"/>
                </w:pPr>
              </w:pPrChange>
            </w:pPr>
            <w:ins w:id="9804" w:author="Haskamp, Stefan (extern)" w:date="2022-01-29T14:12:00Z">
              <w:r w:rsidRPr="00700F63">
                <w:rPr>
                  <w:rFonts w:eastAsia="Times New Roman" w:cs="Arial"/>
                  <w:color w:val="000000"/>
                  <w:sz w:val="22"/>
                  <w:lang w:val="de-DE" w:eastAsia="de-DE"/>
                </w:rPr>
                <w:t>c.het. c.142C&gt;T/(p.R48W), c.338C&gt;T/(p.S113L)</w:t>
              </w:r>
            </w:ins>
          </w:p>
        </w:tc>
        <w:tc>
          <w:tcPr>
            <w:tcW w:w="1587" w:type="dxa"/>
            <w:tcBorders>
              <w:top w:val="nil"/>
              <w:left w:val="nil"/>
              <w:bottom w:val="single" w:sz="4" w:space="0" w:color="auto"/>
              <w:right w:val="single" w:sz="4" w:space="0" w:color="auto"/>
            </w:tcBorders>
            <w:shd w:val="clear" w:color="auto" w:fill="auto"/>
            <w:noWrap/>
            <w:vAlign w:val="center"/>
            <w:hideMark/>
            <w:tcPrChange w:id="980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A7D5607" w14:textId="77777777" w:rsidR="00700F63" w:rsidRPr="00700F63" w:rsidRDefault="00700F63">
            <w:pPr>
              <w:spacing w:after="0" w:line="240" w:lineRule="auto"/>
              <w:jc w:val="center"/>
              <w:rPr>
                <w:ins w:id="9806" w:author="Haskamp, Stefan (extern)" w:date="2022-01-29T14:12:00Z"/>
                <w:rFonts w:eastAsia="Times New Roman" w:cs="Arial"/>
                <w:color w:val="000000"/>
                <w:sz w:val="22"/>
                <w:lang w:val="de-DE" w:eastAsia="de-DE"/>
              </w:rPr>
              <w:pPrChange w:id="9807" w:author="Haskamp, Stefan (extern)" w:date="2022-01-29T14:13:00Z">
                <w:pPr>
                  <w:spacing w:after="0" w:line="240" w:lineRule="auto"/>
                  <w:jc w:val="left"/>
                </w:pPr>
              </w:pPrChange>
            </w:pPr>
            <w:ins w:id="9808"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80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055A0D02" w14:textId="77777777" w:rsidR="00700F63" w:rsidRPr="00700F63" w:rsidRDefault="00700F63">
            <w:pPr>
              <w:spacing w:after="0" w:line="240" w:lineRule="auto"/>
              <w:jc w:val="center"/>
              <w:rPr>
                <w:ins w:id="9810" w:author="Haskamp, Stefan (extern)" w:date="2022-01-29T14:12:00Z"/>
                <w:rFonts w:eastAsia="Times New Roman" w:cs="Arial"/>
                <w:color w:val="000000"/>
                <w:sz w:val="22"/>
                <w:lang w:val="de-DE" w:eastAsia="de-DE"/>
              </w:rPr>
              <w:pPrChange w:id="9811" w:author="Haskamp, Stefan (extern)" w:date="2022-01-29T14:13:00Z">
                <w:pPr>
                  <w:spacing w:after="0" w:line="240" w:lineRule="auto"/>
                  <w:jc w:val="left"/>
                </w:pPr>
              </w:pPrChange>
            </w:pPr>
            <w:ins w:id="9812"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81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AB1BD9F" w14:textId="77777777" w:rsidR="00700F63" w:rsidRPr="00700F63" w:rsidRDefault="00700F63">
            <w:pPr>
              <w:spacing w:after="0" w:line="240" w:lineRule="auto"/>
              <w:jc w:val="center"/>
              <w:rPr>
                <w:ins w:id="9814" w:author="Haskamp, Stefan (extern)" w:date="2022-01-29T14:12:00Z"/>
                <w:rFonts w:eastAsia="Times New Roman" w:cs="Arial"/>
                <w:color w:val="000000"/>
                <w:sz w:val="22"/>
                <w:lang w:val="de-DE" w:eastAsia="de-DE"/>
              </w:rPr>
              <w:pPrChange w:id="9815" w:author="Haskamp, Stefan (extern)" w:date="2022-01-29T14:13:00Z">
                <w:pPr>
                  <w:spacing w:after="0" w:line="240" w:lineRule="auto"/>
                  <w:jc w:val="left"/>
                </w:pPr>
              </w:pPrChange>
            </w:pPr>
            <w:ins w:id="9816" w:author="Haskamp, Stefan (extern)" w:date="2022-01-29T14:12:00Z">
              <w:r w:rsidRPr="00700F63">
                <w:rPr>
                  <w:rFonts w:eastAsia="Times New Roman" w:cs="Arial"/>
                  <w:color w:val="000000"/>
                  <w:sz w:val="22"/>
                  <w:lang w:val="de-DE" w:eastAsia="de-DE"/>
                </w:rPr>
                <w:t>Secukinumab (IL-17A inhib.)</w:t>
              </w:r>
            </w:ins>
          </w:p>
        </w:tc>
        <w:tc>
          <w:tcPr>
            <w:tcW w:w="1587" w:type="dxa"/>
            <w:tcBorders>
              <w:top w:val="nil"/>
              <w:left w:val="nil"/>
              <w:bottom w:val="single" w:sz="4" w:space="0" w:color="auto"/>
              <w:right w:val="single" w:sz="4" w:space="0" w:color="auto"/>
            </w:tcBorders>
            <w:shd w:val="clear" w:color="auto" w:fill="auto"/>
            <w:noWrap/>
            <w:vAlign w:val="center"/>
            <w:hideMark/>
            <w:tcPrChange w:id="981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FC469EF" w14:textId="77777777" w:rsidR="00700F63" w:rsidRPr="00700F63" w:rsidRDefault="00700F63">
            <w:pPr>
              <w:spacing w:after="0" w:line="240" w:lineRule="auto"/>
              <w:jc w:val="center"/>
              <w:rPr>
                <w:ins w:id="9818" w:author="Haskamp, Stefan (extern)" w:date="2022-01-29T14:12:00Z"/>
                <w:rFonts w:eastAsia="Times New Roman" w:cs="Arial"/>
                <w:color w:val="000000"/>
                <w:sz w:val="22"/>
                <w:lang w:val="de-DE" w:eastAsia="de-DE"/>
              </w:rPr>
              <w:pPrChange w:id="9819" w:author="Haskamp, Stefan (extern)" w:date="2022-01-29T14:13:00Z">
                <w:pPr>
                  <w:spacing w:after="0" w:line="240" w:lineRule="auto"/>
                  <w:jc w:val="left"/>
                </w:pPr>
              </w:pPrChange>
            </w:pPr>
            <w:ins w:id="9820"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82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D20C240" w14:textId="77777777" w:rsidR="00700F63" w:rsidRPr="00700F63" w:rsidRDefault="00700F63">
            <w:pPr>
              <w:spacing w:after="0" w:line="240" w:lineRule="auto"/>
              <w:jc w:val="center"/>
              <w:rPr>
                <w:ins w:id="9822" w:author="Haskamp, Stefan (extern)" w:date="2022-01-29T14:12:00Z"/>
                <w:rFonts w:eastAsia="Times New Roman" w:cs="Arial"/>
                <w:color w:val="000000"/>
                <w:sz w:val="22"/>
                <w:lang w:val="de-DE" w:eastAsia="de-DE"/>
              </w:rPr>
              <w:pPrChange w:id="9823" w:author="Haskamp, Stefan (extern)" w:date="2022-01-29T14:13:00Z">
                <w:pPr>
                  <w:spacing w:after="0" w:line="240" w:lineRule="auto"/>
                  <w:jc w:val="left"/>
                </w:pPr>
              </w:pPrChange>
            </w:pPr>
            <w:ins w:id="9824" w:author="Haskamp, Stefan (extern)" w:date="2022-01-29T14:12:00Z">
              <w:r w:rsidRPr="00700F63">
                <w:rPr>
                  <w:rFonts w:eastAsia="Times New Roman" w:cs="Arial"/>
                  <w:color w:val="000000"/>
                  <w:sz w:val="22"/>
                  <w:lang w:val="de-DE" w:eastAsia="de-DE"/>
                </w:rPr>
                <w:t>PsV, PsA, polyarthritis</w:t>
              </w:r>
            </w:ins>
          </w:p>
        </w:tc>
        <w:tc>
          <w:tcPr>
            <w:tcW w:w="1587" w:type="dxa"/>
            <w:tcBorders>
              <w:top w:val="nil"/>
              <w:left w:val="nil"/>
              <w:bottom w:val="single" w:sz="4" w:space="0" w:color="auto"/>
              <w:right w:val="single" w:sz="4" w:space="0" w:color="auto"/>
            </w:tcBorders>
            <w:shd w:val="clear" w:color="auto" w:fill="auto"/>
            <w:noWrap/>
            <w:vAlign w:val="center"/>
            <w:hideMark/>
            <w:tcPrChange w:id="982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CC8F595" w14:textId="77777777" w:rsidR="00700F63" w:rsidRPr="00700F63" w:rsidRDefault="00700F63">
            <w:pPr>
              <w:spacing w:after="0" w:line="240" w:lineRule="auto"/>
              <w:jc w:val="center"/>
              <w:rPr>
                <w:ins w:id="9826" w:author="Haskamp, Stefan (extern)" w:date="2022-01-29T14:12:00Z"/>
                <w:rFonts w:eastAsia="Times New Roman" w:cs="Arial"/>
                <w:color w:val="000000"/>
                <w:sz w:val="22"/>
                <w:lang w:val="de-DE" w:eastAsia="de-DE"/>
              </w:rPr>
              <w:pPrChange w:id="9827" w:author="Haskamp, Stefan (extern)" w:date="2022-01-29T14:13:00Z">
                <w:pPr>
                  <w:spacing w:after="0" w:line="240" w:lineRule="auto"/>
                  <w:jc w:val="left"/>
                </w:pPr>
              </w:pPrChange>
            </w:pPr>
            <w:ins w:id="9828" w:author="Haskamp, Stefan (extern)" w:date="2022-01-29T14:12:00Z">
              <w:r w:rsidRPr="00700F63">
                <w:rPr>
                  <w:rFonts w:eastAsia="Times New Roman" w:cs="Arial"/>
                  <w:color w:val="000000"/>
                  <w:sz w:val="22"/>
                  <w:lang w:val="de-DE" w:eastAsia="de-DE"/>
                </w:rPr>
                <w:t>RT-qPCR</w:t>
              </w:r>
            </w:ins>
          </w:p>
        </w:tc>
      </w:tr>
      <w:tr w:rsidR="00700F63" w:rsidRPr="00700F63" w14:paraId="59C7512D" w14:textId="77777777" w:rsidTr="00700F63">
        <w:trPr>
          <w:trHeight w:val="300"/>
          <w:ins w:id="9829" w:author="Haskamp, Stefan (extern)" w:date="2022-01-29T14:12:00Z"/>
          <w:trPrChange w:id="9830"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831"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6CD2E57E" w14:textId="77777777" w:rsidR="00700F63" w:rsidRPr="00700F63" w:rsidRDefault="00700F63">
            <w:pPr>
              <w:spacing w:after="0" w:line="240" w:lineRule="auto"/>
              <w:jc w:val="center"/>
              <w:rPr>
                <w:ins w:id="9832" w:author="Haskamp, Stefan (extern)" w:date="2022-01-29T14:12:00Z"/>
                <w:rFonts w:eastAsia="Times New Roman" w:cs="Arial"/>
                <w:color w:val="000000"/>
                <w:sz w:val="22"/>
                <w:lang w:val="de-DE" w:eastAsia="de-DE"/>
              </w:rPr>
              <w:pPrChange w:id="9833" w:author="Haskamp, Stefan (extern)" w:date="2022-01-29T14:13:00Z">
                <w:pPr>
                  <w:spacing w:after="0" w:line="240" w:lineRule="auto"/>
                  <w:jc w:val="left"/>
                </w:pPr>
              </w:pPrChange>
            </w:pPr>
            <w:ins w:id="9834" w:author="Haskamp, Stefan (extern)" w:date="2022-01-29T14:12:00Z">
              <w:r w:rsidRPr="00700F63">
                <w:rPr>
                  <w:rFonts w:eastAsia="Times New Roman" w:cs="Arial"/>
                  <w:color w:val="000000"/>
                  <w:sz w:val="22"/>
                  <w:lang w:val="de-DE" w:eastAsia="de-DE"/>
                </w:rPr>
                <w:t>GPP14</w:t>
              </w:r>
            </w:ins>
          </w:p>
        </w:tc>
        <w:tc>
          <w:tcPr>
            <w:tcW w:w="1587" w:type="dxa"/>
            <w:tcBorders>
              <w:top w:val="nil"/>
              <w:left w:val="nil"/>
              <w:bottom w:val="single" w:sz="4" w:space="0" w:color="auto"/>
              <w:right w:val="single" w:sz="4" w:space="0" w:color="auto"/>
            </w:tcBorders>
            <w:shd w:val="clear" w:color="auto" w:fill="auto"/>
            <w:noWrap/>
            <w:vAlign w:val="center"/>
            <w:hideMark/>
            <w:tcPrChange w:id="983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1BB1153" w14:textId="77777777" w:rsidR="00700F63" w:rsidRPr="00700F63" w:rsidRDefault="00700F63">
            <w:pPr>
              <w:spacing w:after="0" w:line="240" w:lineRule="auto"/>
              <w:jc w:val="center"/>
              <w:rPr>
                <w:ins w:id="9836" w:author="Haskamp, Stefan (extern)" w:date="2022-01-29T14:12:00Z"/>
                <w:rFonts w:eastAsia="Times New Roman" w:cs="Arial"/>
                <w:color w:val="000000"/>
                <w:sz w:val="22"/>
                <w:lang w:val="de-DE" w:eastAsia="de-DE"/>
              </w:rPr>
              <w:pPrChange w:id="9837" w:author="Haskamp, Stefan (extern)" w:date="2022-01-29T14:13:00Z">
                <w:pPr>
                  <w:spacing w:after="0" w:line="240" w:lineRule="auto"/>
                  <w:jc w:val="left"/>
                </w:pPr>
              </w:pPrChange>
            </w:pPr>
            <w:ins w:id="9838" w:author="Haskamp, Stefan (extern)" w:date="2022-01-29T14:12:00Z">
              <w:r w:rsidRPr="00700F63">
                <w:rPr>
                  <w:rFonts w:eastAsia="Times New Roman" w:cs="Arial"/>
                  <w:color w:val="000000"/>
                  <w:sz w:val="22"/>
                  <w:lang w:val="de-DE" w:eastAsia="de-DE"/>
                </w:rPr>
                <w:t>Göttingen Hautklinik Mössner</w:t>
              </w:r>
            </w:ins>
          </w:p>
        </w:tc>
        <w:tc>
          <w:tcPr>
            <w:tcW w:w="1587" w:type="dxa"/>
            <w:tcBorders>
              <w:top w:val="nil"/>
              <w:left w:val="nil"/>
              <w:bottom w:val="single" w:sz="4" w:space="0" w:color="auto"/>
              <w:right w:val="single" w:sz="4" w:space="0" w:color="auto"/>
            </w:tcBorders>
            <w:shd w:val="clear" w:color="auto" w:fill="auto"/>
            <w:noWrap/>
            <w:vAlign w:val="center"/>
            <w:hideMark/>
            <w:tcPrChange w:id="983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094956A" w14:textId="77777777" w:rsidR="00700F63" w:rsidRPr="00700F63" w:rsidRDefault="00700F63">
            <w:pPr>
              <w:spacing w:after="0" w:line="240" w:lineRule="auto"/>
              <w:jc w:val="center"/>
              <w:rPr>
                <w:ins w:id="9840" w:author="Haskamp, Stefan (extern)" w:date="2022-01-29T14:12:00Z"/>
                <w:rFonts w:eastAsia="Times New Roman" w:cs="Arial"/>
                <w:color w:val="000000"/>
                <w:sz w:val="22"/>
                <w:lang w:val="de-DE" w:eastAsia="de-DE"/>
              </w:rPr>
              <w:pPrChange w:id="9841" w:author="Haskamp, Stefan (extern)" w:date="2022-01-29T14:13:00Z">
                <w:pPr>
                  <w:spacing w:after="0" w:line="240" w:lineRule="auto"/>
                  <w:jc w:val="left"/>
                </w:pPr>
              </w:pPrChange>
            </w:pPr>
            <w:ins w:id="9842"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84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F34CB83" w14:textId="77777777" w:rsidR="00700F63" w:rsidRPr="00700F63" w:rsidRDefault="00700F63">
            <w:pPr>
              <w:spacing w:after="0" w:line="240" w:lineRule="auto"/>
              <w:jc w:val="center"/>
              <w:rPr>
                <w:ins w:id="9844" w:author="Haskamp, Stefan (extern)" w:date="2022-01-29T14:12:00Z"/>
                <w:rFonts w:eastAsia="Times New Roman" w:cs="Arial"/>
                <w:color w:val="000000"/>
                <w:sz w:val="22"/>
                <w:lang w:val="de-DE" w:eastAsia="de-DE"/>
              </w:rPr>
              <w:pPrChange w:id="9845" w:author="Haskamp, Stefan (extern)" w:date="2022-01-29T14:13:00Z">
                <w:pPr>
                  <w:spacing w:after="0" w:line="240" w:lineRule="auto"/>
                  <w:jc w:val="left"/>
                </w:pPr>
              </w:pPrChange>
            </w:pPr>
            <w:ins w:id="9846"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84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7704FC9" w14:textId="77777777" w:rsidR="00700F63" w:rsidRPr="00700F63" w:rsidRDefault="00700F63">
            <w:pPr>
              <w:spacing w:after="0" w:line="240" w:lineRule="auto"/>
              <w:jc w:val="center"/>
              <w:rPr>
                <w:ins w:id="9848" w:author="Haskamp, Stefan (extern)" w:date="2022-01-29T14:12:00Z"/>
                <w:rFonts w:eastAsia="Times New Roman" w:cs="Arial"/>
                <w:color w:val="000000"/>
                <w:sz w:val="22"/>
                <w:lang w:val="de-DE" w:eastAsia="de-DE"/>
              </w:rPr>
              <w:pPrChange w:id="9849" w:author="Haskamp, Stefan (extern)" w:date="2022-01-29T14:13:00Z">
                <w:pPr>
                  <w:spacing w:after="0" w:line="240" w:lineRule="auto"/>
                  <w:jc w:val="left"/>
                </w:pPr>
              </w:pPrChange>
            </w:pPr>
            <w:ins w:id="9850"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85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AB19AC6" w14:textId="77777777" w:rsidR="00700F63" w:rsidRPr="00700F63" w:rsidRDefault="00700F63">
            <w:pPr>
              <w:spacing w:after="0" w:line="240" w:lineRule="auto"/>
              <w:jc w:val="center"/>
              <w:rPr>
                <w:ins w:id="9852" w:author="Haskamp, Stefan (extern)" w:date="2022-01-29T14:12:00Z"/>
                <w:rFonts w:eastAsia="Times New Roman" w:cs="Arial"/>
                <w:color w:val="000000"/>
                <w:sz w:val="22"/>
                <w:lang w:val="de-DE" w:eastAsia="de-DE"/>
              </w:rPr>
              <w:pPrChange w:id="9853" w:author="Haskamp, Stefan (extern)" w:date="2022-01-29T14:13:00Z">
                <w:pPr>
                  <w:spacing w:after="0" w:line="240" w:lineRule="auto"/>
                  <w:jc w:val="left"/>
                </w:pPr>
              </w:pPrChange>
            </w:pPr>
            <w:ins w:id="9854" w:author="Haskamp, Stefan (extern)" w:date="2022-01-29T14:12:00Z">
              <w:r w:rsidRPr="00700F63">
                <w:rPr>
                  <w:rFonts w:eastAsia="Times New Roman" w:cs="Arial"/>
                  <w:color w:val="000000"/>
                  <w:sz w:val="22"/>
                  <w:lang w:val="de-DE" w:eastAsia="de-DE"/>
                </w:rPr>
                <w:t>no immunsuppressive therapy</w:t>
              </w:r>
            </w:ins>
          </w:p>
        </w:tc>
        <w:tc>
          <w:tcPr>
            <w:tcW w:w="1587" w:type="dxa"/>
            <w:tcBorders>
              <w:top w:val="nil"/>
              <w:left w:val="nil"/>
              <w:bottom w:val="single" w:sz="4" w:space="0" w:color="auto"/>
              <w:right w:val="single" w:sz="4" w:space="0" w:color="auto"/>
            </w:tcBorders>
            <w:shd w:val="clear" w:color="auto" w:fill="auto"/>
            <w:noWrap/>
            <w:vAlign w:val="center"/>
            <w:hideMark/>
            <w:tcPrChange w:id="985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A8B8615" w14:textId="77777777" w:rsidR="00700F63" w:rsidRPr="00700F63" w:rsidRDefault="00700F63">
            <w:pPr>
              <w:spacing w:after="0" w:line="240" w:lineRule="auto"/>
              <w:jc w:val="center"/>
              <w:rPr>
                <w:ins w:id="9856" w:author="Haskamp, Stefan (extern)" w:date="2022-01-29T14:12:00Z"/>
                <w:rFonts w:eastAsia="Times New Roman" w:cs="Arial"/>
                <w:color w:val="000000"/>
                <w:sz w:val="22"/>
                <w:lang w:val="de-DE" w:eastAsia="de-DE"/>
              </w:rPr>
              <w:pPrChange w:id="9857" w:author="Haskamp, Stefan (extern)" w:date="2022-01-29T14:13:00Z">
                <w:pPr>
                  <w:spacing w:after="0" w:line="240" w:lineRule="auto"/>
                  <w:jc w:val="left"/>
                </w:pPr>
              </w:pPrChange>
            </w:pPr>
            <w:ins w:id="9858"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85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5A3998A" w14:textId="77777777" w:rsidR="00700F63" w:rsidRPr="00700F63" w:rsidRDefault="00700F63">
            <w:pPr>
              <w:spacing w:after="0" w:line="240" w:lineRule="auto"/>
              <w:jc w:val="center"/>
              <w:rPr>
                <w:ins w:id="9860" w:author="Haskamp, Stefan (extern)" w:date="2022-01-29T14:12:00Z"/>
                <w:rFonts w:eastAsia="Times New Roman" w:cs="Arial"/>
                <w:color w:val="000000"/>
                <w:sz w:val="22"/>
                <w:lang w:val="de-DE" w:eastAsia="de-DE"/>
              </w:rPr>
              <w:pPrChange w:id="9861" w:author="Haskamp, Stefan (extern)" w:date="2022-01-29T14:13:00Z">
                <w:pPr>
                  <w:spacing w:after="0" w:line="240" w:lineRule="auto"/>
                  <w:jc w:val="left"/>
                </w:pPr>
              </w:pPrChange>
            </w:pPr>
            <w:ins w:id="9862" w:author="Haskamp, Stefan (extern)" w:date="2022-01-29T14:12:00Z">
              <w:r w:rsidRPr="00700F63">
                <w:rPr>
                  <w:rFonts w:eastAsia="Times New Roman" w:cs="Arial"/>
                  <w:color w:val="000000"/>
                  <w:sz w:val="22"/>
                  <w:lang w:val="de-DE" w:eastAsia="de-DE"/>
                </w:rPr>
                <w:t>PsV, PPP</w:t>
              </w:r>
            </w:ins>
          </w:p>
        </w:tc>
        <w:tc>
          <w:tcPr>
            <w:tcW w:w="1587" w:type="dxa"/>
            <w:tcBorders>
              <w:top w:val="nil"/>
              <w:left w:val="nil"/>
              <w:bottom w:val="single" w:sz="4" w:space="0" w:color="auto"/>
              <w:right w:val="single" w:sz="4" w:space="0" w:color="auto"/>
            </w:tcBorders>
            <w:shd w:val="clear" w:color="auto" w:fill="auto"/>
            <w:noWrap/>
            <w:vAlign w:val="center"/>
            <w:hideMark/>
            <w:tcPrChange w:id="986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404608AB" w14:textId="77777777" w:rsidR="00700F63" w:rsidRPr="00700F63" w:rsidRDefault="00700F63">
            <w:pPr>
              <w:spacing w:after="0" w:line="240" w:lineRule="auto"/>
              <w:jc w:val="center"/>
              <w:rPr>
                <w:ins w:id="9864" w:author="Haskamp, Stefan (extern)" w:date="2022-01-29T14:12:00Z"/>
                <w:rFonts w:eastAsia="Times New Roman" w:cs="Arial"/>
                <w:color w:val="000000"/>
                <w:sz w:val="22"/>
                <w:lang w:val="de-DE" w:eastAsia="de-DE"/>
              </w:rPr>
              <w:pPrChange w:id="9865" w:author="Haskamp, Stefan (extern)" w:date="2022-01-29T14:13:00Z">
                <w:pPr>
                  <w:spacing w:after="0" w:line="240" w:lineRule="auto"/>
                  <w:jc w:val="left"/>
                </w:pPr>
              </w:pPrChange>
            </w:pPr>
            <w:ins w:id="9866" w:author="Haskamp, Stefan (extern)" w:date="2022-01-29T14:12:00Z">
              <w:r w:rsidRPr="00700F63">
                <w:rPr>
                  <w:rFonts w:eastAsia="Times New Roman" w:cs="Arial"/>
                  <w:color w:val="000000"/>
                  <w:sz w:val="22"/>
                  <w:lang w:val="de-DE" w:eastAsia="de-DE"/>
                </w:rPr>
                <w:t>RT-qPCR</w:t>
              </w:r>
            </w:ins>
          </w:p>
        </w:tc>
      </w:tr>
      <w:tr w:rsidR="00700F63" w:rsidRPr="00700F63" w14:paraId="288BF93B" w14:textId="77777777" w:rsidTr="00700F63">
        <w:trPr>
          <w:trHeight w:val="300"/>
          <w:ins w:id="9867" w:author="Haskamp, Stefan (extern)" w:date="2022-01-29T14:12:00Z"/>
          <w:trPrChange w:id="9868" w:author="Haskamp, Stefan (extern)" w:date="2022-01-29T14:13:00Z">
            <w:trPr>
              <w:trHeight w:val="300"/>
            </w:trPr>
          </w:trPrChange>
        </w:trPr>
        <w:tc>
          <w:tcPr>
            <w:tcW w:w="1587" w:type="dxa"/>
            <w:tcBorders>
              <w:top w:val="nil"/>
              <w:left w:val="single" w:sz="4" w:space="0" w:color="auto"/>
              <w:bottom w:val="single" w:sz="4" w:space="0" w:color="auto"/>
              <w:right w:val="single" w:sz="4" w:space="0" w:color="auto"/>
            </w:tcBorders>
            <w:shd w:val="clear" w:color="auto" w:fill="auto"/>
            <w:noWrap/>
            <w:vAlign w:val="center"/>
            <w:hideMark/>
            <w:tcPrChange w:id="9869" w:author="Haskamp, Stefan (extern)" w:date="2022-01-29T14:13:00Z">
              <w:tcPr>
                <w:tcW w:w="1814"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E820902" w14:textId="77777777" w:rsidR="00700F63" w:rsidRPr="00700F63" w:rsidRDefault="00700F63">
            <w:pPr>
              <w:spacing w:after="0" w:line="240" w:lineRule="auto"/>
              <w:jc w:val="center"/>
              <w:rPr>
                <w:ins w:id="9870" w:author="Haskamp, Stefan (extern)" w:date="2022-01-29T14:12:00Z"/>
                <w:rFonts w:eastAsia="Times New Roman" w:cs="Arial"/>
                <w:color w:val="000000"/>
                <w:sz w:val="22"/>
                <w:lang w:val="de-DE" w:eastAsia="de-DE"/>
              </w:rPr>
              <w:pPrChange w:id="9871" w:author="Haskamp, Stefan (extern)" w:date="2022-01-29T14:13:00Z">
                <w:pPr>
                  <w:spacing w:after="0" w:line="240" w:lineRule="auto"/>
                  <w:jc w:val="left"/>
                </w:pPr>
              </w:pPrChange>
            </w:pPr>
            <w:ins w:id="9872" w:author="Haskamp, Stefan (extern)" w:date="2022-01-29T14:12:00Z">
              <w:r w:rsidRPr="00700F63">
                <w:rPr>
                  <w:rFonts w:eastAsia="Times New Roman" w:cs="Arial"/>
                  <w:color w:val="000000"/>
                  <w:sz w:val="22"/>
                  <w:lang w:val="de-DE" w:eastAsia="de-DE"/>
                </w:rPr>
                <w:t>GPP15</w:t>
              </w:r>
            </w:ins>
          </w:p>
        </w:tc>
        <w:tc>
          <w:tcPr>
            <w:tcW w:w="1587" w:type="dxa"/>
            <w:tcBorders>
              <w:top w:val="nil"/>
              <w:left w:val="nil"/>
              <w:bottom w:val="single" w:sz="4" w:space="0" w:color="auto"/>
              <w:right w:val="single" w:sz="4" w:space="0" w:color="auto"/>
            </w:tcBorders>
            <w:shd w:val="clear" w:color="auto" w:fill="auto"/>
            <w:noWrap/>
            <w:vAlign w:val="center"/>
            <w:hideMark/>
            <w:tcPrChange w:id="987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6DA06D83" w14:textId="77777777" w:rsidR="00700F63" w:rsidRPr="00700F63" w:rsidRDefault="00700F63">
            <w:pPr>
              <w:spacing w:after="0" w:line="240" w:lineRule="auto"/>
              <w:jc w:val="center"/>
              <w:rPr>
                <w:ins w:id="9874" w:author="Haskamp, Stefan (extern)" w:date="2022-01-29T14:12:00Z"/>
                <w:rFonts w:eastAsia="Times New Roman" w:cs="Arial"/>
                <w:color w:val="000000"/>
                <w:sz w:val="22"/>
                <w:lang w:val="de-DE" w:eastAsia="de-DE"/>
              </w:rPr>
              <w:pPrChange w:id="9875" w:author="Haskamp, Stefan (extern)" w:date="2022-01-29T14:13:00Z">
                <w:pPr>
                  <w:spacing w:after="0" w:line="240" w:lineRule="auto"/>
                  <w:jc w:val="left"/>
                </w:pPr>
              </w:pPrChange>
            </w:pPr>
            <w:ins w:id="9876" w:author="Haskamp, Stefan (extern)" w:date="2022-01-29T14:12:00Z">
              <w:r w:rsidRPr="00700F63">
                <w:rPr>
                  <w:rFonts w:eastAsia="Times New Roman" w:cs="Arial"/>
                  <w:color w:val="000000"/>
                  <w:sz w:val="22"/>
                  <w:lang w:val="de-DE" w:eastAsia="de-DE"/>
                </w:rPr>
                <w:t>Göttingen Hautklinik Prof. Mössner</w:t>
              </w:r>
            </w:ins>
          </w:p>
        </w:tc>
        <w:tc>
          <w:tcPr>
            <w:tcW w:w="1587" w:type="dxa"/>
            <w:tcBorders>
              <w:top w:val="nil"/>
              <w:left w:val="nil"/>
              <w:bottom w:val="single" w:sz="4" w:space="0" w:color="auto"/>
              <w:right w:val="single" w:sz="4" w:space="0" w:color="auto"/>
            </w:tcBorders>
            <w:shd w:val="clear" w:color="auto" w:fill="auto"/>
            <w:noWrap/>
            <w:vAlign w:val="center"/>
            <w:hideMark/>
            <w:tcPrChange w:id="987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3E9627FC" w14:textId="77777777" w:rsidR="00700F63" w:rsidRPr="00700F63" w:rsidRDefault="00700F63">
            <w:pPr>
              <w:spacing w:after="0" w:line="240" w:lineRule="auto"/>
              <w:jc w:val="center"/>
              <w:rPr>
                <w:ins w:id="9878" w:author="Haskamp, Stefan (extern)" w:date="2022-01-29T14:12:00Z"/>
                <w:rFonts w:eastAsia="Times New Roman" w:cs="Arial"/>
                <w:color w:val="000000"/>
                <w:sz w:val="22"/>
                <w:lang w:val="de-DE" w:eastAsia="de-DE"/>
              </w:rPr>
              <w:pPrChange w:id="9879" w:author="Haskamp, Stefan (extern)" w:date="2022-01-29T14:13:00Z">
                <w:pPr>
                  <w:spacing w:after="0" w:line="240" w:lineRule="auto"/>
                  <w:jc w:val="left"/>
                </w:pPr>
              </w:pPrChange>
            </w:pPr>
            <w:ins w:id="9880"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88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188CFE2" w14:textId="77777777" w:rsidR="00700F63" w:rsidRPr="00700F63" w:rsidRDefault="00700F63">
            <w:pPr>
              <w:spacing w:after="0" w:line="240" w:lineRule="auto"/>
              <w:jc w:val="center"/>
              <w:rPr>
                <w:ins w:id="9882" w:author="Haskamp, Stefan (extern)" w:date="2022-01-29T14:12:00Z"/>
                <w:rFonts w:eastAsia="Times New Roman" w:cs="Arial"/>
                <w:color w:val="000000"/>
                <w:sz w:val="22"/>
                <w:lang w:val="de-DE" w:eastAsia="de-DE"/>
              </w:rPr>
              <w:pPrChange w:id="9883" w:author="Haskamp, Stefan (extern)" w:date="2022-01-29T14:13:00Z">
                <w:pPr>
                  <w:spacing w:after="0" w:line="240" w:lineRule="auto"/>
                  <w:jc w:val="left"/>
                </w:pPr>
              </w:pPrChange>
            </w:pPr>
            <w:ins w:id="9884" w:author="Haskamp, Stefan (extern)" w:date="2022-01-29T14:12:00Z">
              <w:r w:rsidRPr="00700F63">
                <w:rPr>
                  <w:rFonts w:eastAsia="Times New Roman" w:cs="Arial"/>
                  <w:color w:val="000000"/>
                  <w:sz w:val="22"/>
                  <w:lang w:val="de-DE" w:eastAsia="de-DE"/>
                </w:rPr>
                <w:t>none</w:t>
              </w:r>
            </w:ins>
          </w:p>
        </w:tc>
        <w:tc>
          <w:tcPr>
            <w:tcW w:w="1587" w:type="dxa"/>
            <w:tcBorders>
              <w:top w:val="nil"/>
              <w:left w:val="nil"/>
              <w:bottom w:val="single" w:sz="4" w:space="0" w:color="auto"/>
              <w:right w:val="single" w:sz="4" w:space="0" w:color="auto"/>
            </w:tcBorders>
            <w:shd w:val="clear" w:color="auto" w:fill="auto"/>
            <w:noWrap/>
            <w:vAlign w:val="center"/>
            <w:hideMark/>
            <w:tcPrChange w:id="9885"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189BC2B5" w14:textId="77777777" w:rsidR="00700F63" w:rsidRPr="00700F63" w:rsidRDefault="00700F63">
            <w:pPr>
              <w:spacing w:after="0" w:line="240" w:lineRule="auto"/>
              <w:jc w:val="center"/>
              <w:rPr>
                <w:ins w:id="9886" w:author="Haskamp, Stefan (extern)" w:date="2022-01-29T14:12:00Z"/>
                <w:rFonts w:eastAsia="Times New Roman" w:cs="Arial"/>
                <w:color w:val="000000"/>
                <w:sz w:val="22"/>
                <w:lang w:val="de-DE" w:eastAsia="de-DE"/>
              </w:rPr>
              <w:pPrChange w:id="9887" w:author="Haskamp, Stefan (extern)" w:date="2022-01-29T14:13:00Z">
                <w:pPr>
                  <w:spacing w:after="0" w:line="240" w:lineRule="auto"/>
                  <w:jc w:val="left"/>
                </w:pPr>
              </w:pPrChange>
            </w:pPr>
            <w:ins w:id="9888"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889"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A8956AC" w14:textId="77777777" w:rsidR="00700F63" w:rsidRPr="00700F63" w:rsidRDefault="00700F63">
            <w:pPr>
              <w:spacing w:after="0" w:line="240" w:lineRule="auto"/>
              <w:jc w:val="center"/>
              <w:rPr>
                <w:ins w:id="9890" w:author="Haskamp, Stefan (extern)" w:date="2022-01-29T14:12:00Z"/>
                <w:rFonts w:eastAsia="Times New Roman" w:cs="Arial"/>
                <w:color w:val="000000"/>
                <w:sz w:val="22"/>
                <w:lang w:val="de-DE" w:eastAsia="de-DE"/>
              </w:rPr>
              <w:pPrChange w:id="9891" w:author="Haskamp, Stefan (extern)" w:date="2022-01-29T14:13:00Z">
                <w:pPr>
                  <w:spacing w:after="0" w:line="240" w:lineRule="auto"/>
                  <w:jc w:val="left"/>
                </w:pPr>
              </w:pPrChange>
            </w:pPr>
            <w:ins w:id="9892" w:author="Haskamp, Stefan (extern)" w:date="2022-01-29T14:12:00Z">
              <w:r w:rsidRPr="00700F63">
                <w:rPr>
                  <w:rFonts w:eastAsia="Times New Roman" w:cs="Arial"/>
                  <w:color w:val="000000"/>
                  <w:sz w:val="22"/>
                  <w:lang w:val="de-DE" w:eastAsia="de-DE"/>
                </w:rPr>
                <w:t>Infliximab (TNFα inhib.)</w:t>
              </w:r>
            </w:ins>
          </w:p>
        </w:tc>
        <w:tc>
          <w:tcPr>
            <w:tcW w:w="1587" w:type="dxa"/>
            <w:tcBorders>
              <w:top w:val="nil"/>
              <w:left w:val="nil"/>
              <w:bottom w:val="single" w:sz="4" w:space="0" w:color="auto"/>
              <w:right w:val="single" w:sz="4" w:space="0" w:color="auto"/>
            </w:tcBorders>
            <w:shd w:val="clear" w:color="auto" w:fill="auto"/>
            <w:noWrap/>
            <w:vAlign w:val="center"/>
            <w:hideMark/>
            <w:tcPrChange w:id="9893"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1CED1CF" w14:textId="77777777" w:rsidR="00700F63" w:rsidRPr="00700F63" w:rsidRDefault="00700F63">
            <w:pPr>
              <w:spacing w:after="0" w:line="240" w:lineRule="auto"/>
              <w:jc w:val="center"/>
              <w:rPr>
                <w:ins w:id="9894" w:author="Haskamp, Stefan (extern)" w:date="2022-01-29T14:12:00Z"/>
                <w:rFonts w:eastAsia="Times New Roman" w:cs="Arial"/>
                <w:color w:val="000000"/>
                <w:sz w:val="22"/>
                <w:lang w:val="de-DE" w:eastAsia="de-DE"/>
              </w:rPr>
              <w:pPrChange w:id="9895" w:author="Haskamp, Stefan (extern)" w:date="2022-01-29T14:13:00Z">
                <w:pPr>
                  <w:spacing w:after="0" w:line="240" w:lineRule="auto"/>
                  <w:jc w:val="left"/>
                </w:pPr>
              </w:pPrChange>
            </w:pPr>
            <w:ins w:id="9896" w:author="Haskamp, Stefan (extern)" w:date="2022-01-29T14:12:00Z">
              <w:r w:rsidRPr="00700F63">
                <w:rPr>
                  <w:rFonts w:eastAsia="Times New Roman" w:cs="Arial"/>
                  <w:color w:val="000000"/>
                  <w:sz w:val="22"/>
                  <w:lang w:val="de-DE" w:eastAsia="de-DE"/>
                </w:rPr>
                <w:t>-</w:t>
              </w:r>
            </w:ins>
          </w:p>
        </w:tc>
        <w:tc>
          <w:tcPr>
            <w:tcW w:w="1587" w:type="dxa"/>
            <w:tcBorders>
              <w:top w:val="nil"/>
              <w:left w:val="nil"/>
              <w:bottom w:val="single" w:sz="4" w:space="0" w:color="auto"/>
              <w:right w:val="single" w:sz="4" w:space="0" w:color="auto"/>
            </w:tcBorders>
            <w:shd w:val="clear" w:color="auto" w:fill="auto"/>
            <w:noWrap/>
            <w:vAlign w:val="center"/>
            <w:hideMark/>
            <w:tcPrChange w:id="9897"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2653DD6C" w14:textId="77777777" w:rsidR="00700F63" w:rsidRPr="00700F63" w:rsidRDefault="00700F63">
            <w:pPr>
              <w:spacing w:after="0" w:line="240" w:lineRule="auto"/>
              <w:jc w:val="center"/>
              <w:rPr>
                <w:ins w:id="9898" w:author="Haskamp, Stefan (extern)" w:date="2022-01-29T14:12:00Z"/>
                <w:rFonts w:eastAsia="Times New Roman" w:cs="Arial"/>
                <w:color w:val="000000"/>
                <w:sz w:val="22"/>
                <w:lang w:val="de-DE" w:eastAsia="de-DE"/>
              </w:rPr>
              <w:pPrChange w:id="9899" w:author="Haskamp, Stefan (extern)" w:date="2022-01-29T14:13:00Z">
                <w:pPr>
                  <w:spacing w:after="0" w:line="240" w:lineRule="auto"/>
                  <w:jc w:val="left"/>
                </w:pPr>
              </w:pPrChange>
            </w:pPr>
            <w:ins w:id="9900" w:author="Haskamp, Stefan (extern)" w:date="2022-01-29T14:12:00Z">
              <w:r w:rsidRPr="00700F63">
                <w:rPr>
                  <w:rFonts w:eastAsia="Times New Roman" w:cs="Arial"/>
                  <w:color w:val="000000"/>
                  <w:sz w:val="22"/>
                  <w:lang w:val="de-DE" w:eastAsia="de-DE"/>
                </w:rPr>
                <w:t>U</w:t>
              </w:r>
            </w:ins>
          </w:p>
        </w:tc>
        <w:tc>
          <w:tcPr>
            <w:tcW w:w="1587" w:type="dxa"/>
            <w:tcBorders>
              <w:top w:val="nil"/>
              <w:left w:val="nil"/>
              <w:bottom w:val="single" w:sz="4" w:space="0" w:color="auto"/>
              <w:right w:val="single" w:sz="4" w:space="0" w:color="auto"/>
            </w:tcBorders>
            <w:shd w:val="clear" w:color="auto" w:fill="auto"/>
            <w:noWrap/>
            <w:vAlign w:val="center"/>
            <w:hideMark/>
            <w:tcPrChange w:id="9901" w:author="Haskamp, Stefan (extern)" w:date="2022-01-29T14:13:00Z">
              <w:tcPr>
                <w:tcW w:w="1814" w:type="dxa"/>
                <w:tcBorders>
                  <w:top w:val="nil"/>
                  <w:left w:val="nil"/>
                  <w:bottom w:val="single" w:sz="4" w:space="0" w:color="auto"/>
                  <w:right w:val="single" w:sz="4" w:space="0" w:color="auto"/>
                </w:tcBorders>
                <w:shd w:val="clear" w:color="auto" w:fill="auto"/>
                <w:noWrap/>
                <w:vAlign w:val="bottom"/>
                <w:hideMark/>
              </w:tcPr>
            </w:tcPrChange>
          </w:tcPr>
          <w:p w14:paraId="7A624F5F" w14:textId="77777777" w:rsidR="00700F63" w:rsidRPr="00700F63" w:rsidRDefault="00700F63">
            <w:pPr>
              <w:spacing w:after="0" w:line="240" w:lineRule="auto"/>
              <w:jc w:val="center"/>
              <w:rPr>
                <w:ins w:id="9902" w:author="Haskamp, Stefan (extern)" w:date="2022-01-29T14:12:00Z"/>
                <w:rFonts w:eastAsia="Times New Roman" w:cs="Arial"/>
                <w:color w:val="000000"/>
                <w:sz w:val="22"/>
                <w:lang w:val="de-DE" w:eastAsia="de-DE"/>
              </w:rPr>
              <w:pPrChange w:id="9903" w:author="Haskamp, Stefan (extern)" w:date="2022-01-29T14:13:00Z">
                <w:pPr>
                  <w:spacing w:after="0" w:line="240" w:lineRule="auto"/>
                  <w:jc w:val="left"/>
                </w:pPr>
              </w:pPrChange>
            </w:pPr>
            <w:ins w:id="9904" w:author="Haskamp, Stefan (extern)" w:date="2022-01-29T14:12:00Z">
              <w:r w:rsidRPr="00700F63">
                <w:rPr>
                  <w:rFonts w:eastAsia="Times New Roman" w:cs="Arial"/>
                  <w:color w:val="000000"/>
                  <w:sz w:val="22"/>
                  <w:lang w:val="de-DE" w:eastAsia="de-DE"/>
                </w:rPr>
                <w:t>RT-qPCR</w:t>
              </w:r>
            </w:ins>
          </w:p>
        </w:tc>
      </w:tr>
    </w:tbl>
    <w:p w14:paraId="1BCCC706" w14:textId="69355C2E" w:rsidR="00700F63" w:rsidRPr="00AE34A4" w:rsidRDefault="00700F63">
      <w:pPr>
        <w:pStyle w:val="Untertitel"/>
        <w:pPrChange w:id="9905" w:author="Haskamp, Stefan (extern)" w:date="2022-01-29T14:15:00Z">
          <w:pPr>
            <w:tabs>
              <w:tab w:val="left" w:pos="7811"/>
            </w:tabs>
            <w:spacing w:line="480" w:lineRule="auto"/>
          </w:pPr>
        </w:pPrChange>
      </w:pPr>
      <w:ins w:id="9906" w:author="Haskamp, Stefan (extern)" w:date="2022-01-29T14:15:00Z">
        <w:r w:rsidRPr="00700F63">
          <w:t>c.het.= compound heterozygous; GPP= generalized pustular psoriasis; het.= heterozygous; hom.= homozygous; U= unkown; PsV= psoriasis vulgaris; PsA= psoriasis arthritis; PPP= palmoplantar pustular psoriasis</w:t>
        </w:r>
      </w:ins>
    </w:p>
    <w:sectPr w:rsidR="00700F63" w:rsidRPr="00AE34A4" w:rsidSect="00700F63">
      <w:pgSz w:w="16838" w:h="11906" w:orient="landscape"/>
      <w:pgMar w:top="1417" w:right="1417" w:bottom="1417" w:left="1134" w:header="708" w:footer="708" w:gutter="0"/>
      <w:cols w:space="708"/>
      <w:docGrid w:linePitch="360"/>
      <w:sectPrChange w:id="9907" w:author="Haskamp, Stefan (extern)" w:date="2022-01-29T14:08:00Z">
        <w:sectPr w:rsidR="00700F63" w:rsidRPr="00AE34A4" w:rsidSect="00700F63">
          <w:pgSz w:w="11906" w:h="16838" w:orient="portrait"/>
          <w:pgMar w:top="1417" w:right="1417" w:bottom="1134" w:left="1417"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Hüffmeier, Ulrike" w:date="2021-11-19T10:54:00Z" w:initials="HU">
    <w:p w14:paraId="09516D10" w14:textId="18458A55" w:rsidR="00F17CEC" w:rsidRPr="00400AAE" w:rsidRDefault="00F17CEC">
      <w:pPr>
        <w:pStyle w:val="Kommentartext"/>
        <w:rPr>
          <w:lang w:val="de-DE"/>
        </w:rPr>
      </w:pPr>
      <w:r>
        <w:rPr>
          <w:rStyle w:val="Kommentarzeichen"/>
        </w:rPr>
        <w:annotationRef/>
      </w:r>
      <w:r>
        <w:rPr>
          <w:lang w:val="de-DE"/>
        </w:rPr>
        <w:t>Formulierung</w:t>
      </w:r>
      <w:r w:rsidRPr="00400AAE">
        <w:rPr>
          <w:lang w:val="de-DE"/>
        </w:rPr>
        <w:t xml:space="preserve"> </w:t>
      </w:r>
      <w:r>
        <w:rPr>
          <w:lang w:val="de-DE"/>
        </w:rPr>
        <w:t>ist un</w:t>
      </w:r>
      <w:r w:rsidRPr="00400AAE">
        <w:rPr>
          <w:lang w:val="de-DE"/>
        </w:rPr>
        <w:t xml:space="preserve">glücklich. </w:t>
      </w:r>
      <w:r>
        <w:rPr>
          <w:lang w:val="de-DE"/>
        </w:rPr>
        <w:t>Molekulare Mechanismen bezieht sich auf die Risikofaktoren? Das kommt nicht raus.</w:t>
      </w:r>
    </w:p>
  </w:comment>
  <w:comment w:id="11" w:author="Hüffmeier, Ulrike" w:date="2021-11-25T09:45:00Z" w:initials="HU">
    <w:p w14:paraId="098A6A0B" w14:textId="4500C75E" w:rsidR="00F17CEC" w:rsidRDefault="00F17CEC">
      <w:pPr>
        <w:pStyle w:val="Kommentartext"/>
        <w:rPr>
          <w:lang w:val="de-DE"/>
        </w:rPr>
      </w:pPr>
      <w:r>
        <w:rPr>
          <w:rStyle w:val="Kommentarzeichen"/>
        </w:rPr>
        <w:annotationRef/>
      </w:r>
      <w:r w:rsidRPr="0001172A">
        <w:rPr>
          <w:lang w:val="de-DE"/>
        </w:rPr>
        <w:t>Unüblich, dass D</w:t>
      </w:r>
      <w:r>
        <w:rPr>
          <w:lang w:val="de-DE"/>
        </w:rPr>
        <w:t>u einen zweiten Punkt bei 3.1. z.B. verwendest. Üblich ist 3.1 und 3.1.1</w:t>
      </w:r>
    </w:p>
    <w:p w14:paraId="49ED2C14" w14:textId="73CE5089" w:rsidR="00F17CEC" w:rsidRPr="0001172A" w:rsidRDefault="00F17CEC">
      <w:pPr>
        <w:pStyle w:val="Kommentartext"/>
        <w:rPr>
          <w:lang w:val="de-DE"/>
        </w:rPr>
      </w:pPr>
      <w:r>
        <w:rPr>
          <w:lang w:val="de-DE"/>
        </w:rPr>
        <w:t>Auch sind im Englischen die meisten Worte klein geschrieben oder folgen bei Überschriften einer sehr systematischen Großschreibung, was nicht empfehlenswert ist. Für eine Form entscheiden und systematisch ändern.</w:t>
      </w:r>
    </w:p>
  </w:comment>
  <w:comment w:id="16" w:author="Hüffmeier, Ulrike" w:date="2021-11-19T11:26:00Z" w:initials="HU">
    <w:p w14:paraId="442F9E89" w14:textId="0DE2EB1F" w:rsidR="00F17CEC" w:rsidRDefault="00F17CEC">
      <w:pPr>
        <w:pStyle w:val="Kommentartext"/>
        <w:rPr>
          <w:lang w:val="de-DE"/>
        </w:rPr>
      </w:pPr>
      <w:r>
        <w:rPr>
          <w:rStyle w:val="Kommentarzeichen"/>
        </w:rPr>
        <w:annotationRef/>
      </w:r>
      <w:r w:rsidRPr="005528C8">
        <w:rPr>
          <w:lang w:val="de-DE"/>
        </w:rPr>
        <w:t>Schreibweise in 1 W</w:t>
      </w:r>
      <w:r>
        <w:rPr>
          <w:lang w:val="de-DE"/>
        </w:rPr>
        <w:t>ort</w:t>
      </w:r>
    </w:p>
    <w:p w14:paraId="5562C8E5" w14:textId="0933706F" w:rsidR="00F17CEC" w:rsidRPr="005528C8" w:rsidRDefault="00F17CEC">
      <w:pPr>
        <w:pStyle w:val="Kommentartext"/>
        <w:rPr>
          <w:lang w:val="de-DE"/>
        </w:rPr>
      </w:pPr>
      <w:r>
        <w:rPr>
          <w:lang w:val="de-DE"/>
        </w:rPr>
        <w:t>Bitte Schreibweisen der Erkrankungen in gesamter Arbeit ausbessern.</w:t>
      </w:r>
    </w:p>
  </w:comment>
  <w:comment w:id="14" w:author="Hüffmeier, Ulrike" w:date="2021-11-19T11:18:00Z" w:initials="HU">
    <w:p w14:paraId="5362E281" w14:textId="419A5B8D" w:rsidR="00F17CEC" w:rsidRDefault="00F17CEC">
      <w:pPr>
        <w:pStyle w:val="Kommentartext"/>
        <w:rPr>
          <w:lang w:val="de-DE"/>
        </w:rPr>
      </w:pPr>
      <w:r>
        <w:rPr>
          <w:rStyle w:val="Kommentarzeichen"/>
        </w:rPr>
        <w:annotationRef/>
      </w:r>
      <w:r w:rsidRPr="005528C8">
        <w:rPr>
          <w:lang w:val="de-DE"/>
        </w:rPr>
        <w:t>M</w:t>
      </w:r>
      <w:r>
        <w:rPr>
          <w:lang w:val="de-DE"/>
        </w:rPr>
        <w:t>issverständlic</w:t>
      </w:r>
      <w:r w:rsidRPr="005528C8">
        <w:rPr>
          <w:lang w:val="de-DE"/>
        </w:rPr>
        <w:t>h</w:t>
      </w:r>
    </w:p>
    <w:p w14:paraId="2F3B627D" w14:textId="41C91A1D" w:rsidR="00F17CEC" w:rsidRPr="005528C8" w:rsidRDefault="00F17CEC">
      <w:pPr>
        <w:pStyle w:val="Kommentartext"/>
        <w:rPr>
          <w:lang w:val="de-DE"/>
        </w:rPr>
      </w:pPr>
      <w:r>
        <w:rPr>
          <w:lang w:val="de-DE"/>
        </w:rPr>
        <w:t>Müsste in diesem Abschnitt genetische Ursachen heißen; multifaktoriell heißt nicht, dass viele Faktoren bekannt sind?! Viele Faktoren kennt man bei dem komplexen Pso.-Formen noch nicht.</w:t>
      </w:r>
    </w:p>
  </w:comment>
  <w:comment w:id="25" w:author="Hüffmeier, Ulrike" w:date="2021-11-19T11:20:00Z" w:initials="HU">
    <w:p w14:paraId="14A6B226" w14:textId="1A59B98D" w:rsidR="00F17CEC" w:rsidRPr="005528C8" w:rsidRDefault="00F17CEC">
      <w:pPr>
        <w:pStyle w:val="Kommentartext"/>
        <w:rPr>
          <w:lang w:val="de-DE"/>
        </w:rPr>
      </w:pPr>
      <w:r>
        <w:rPr>
          <w:rStyle w:val="Kommentarzeichen"/>
        </w:rPr>
        <w:annotationRef/>
      </w:r>
      <w:r w:rsidRPr="005528C8">
        <w:rPr>
          <w:lang w:val="de-DE"/>
        </w:rPr>
        <w:t>unsystematisch</w:t>
      </w:r>
      <w:r>
        <w:rPr>
          <w:lang w:val="de-DE"/>
        </w:rPr>
        <w:t>, manche genannten Details sind nicht so wichtig, wichtig wäre aber die Häufigkeit der pustösen anzureißen.</w:t>
      </w:r>
    </w:p>
  </w:comment>
  <w:comment w:id="45" w:author="Hüffmeier, Ulrike" w:date="2021-11-19T11:19:00Z" w:initials="HU">
    <w:p w14:paraId="724F180B" w14:textId="6B66D043" w:rsidR="00F17CEC" w:rsidRPr="005528C8" w:rsidRDefault="00F17CEC">
      <w:pPr>
        <w:pStyle w:val="Kommentartext"/>
        <w:rPr>
          <w:lang w:val="de-DE"/>
        </w:rPr>
      </w:pPr>
      <w:r>
        <w:rPr>
          <w:rStyle w:val="Kommentarzeichen"/>
        </w:rPr>
        <w:annotationRef/>
      </w:r>
      <w:r w:rsidRPr="005528C8">
        <w:rPr>
          <w:lang w:val="de-DE"/>
        </w:rPr>
        <w:t>?unsere Studien sagen doch etwas anderes</w:t>
      </w:r>
      <w:r>
        <w:rPr>
          <w:lang w:val="de-DE"/>
        </w:rPr>
        <w:t>, auch frühere?!</w:t>
      </w:r>
    </w:p>
  </w:comment>
  <w:comment w:id="47" w:author="Hüffmeier, Ulrike" w:date="2021-11-19T11:20:00Z" w:initials="HU">
    <w:p w14:paraId="2AEBFF8A" w14:textId="01DBFDF8" w:rsidR="00F17CEC" w:rsidRPr="005528C8" w:rsidRDefault="00F17CEC">
      <w:pPr>
        <w:pStyle w:val="Kommentartext"/>
        <w:rPr>
          <w:lang w:val="de-DE"/>
        </w:rPr>
      </w:pPr>
      <w:r>
        <w:rPr>
          <w:rStyle w:val="Kommentarzeichen"/>
        </w:rPr>
        <w:annotationRef/>
      </w:r>
      <w:r w:rsidRPr="005528C8">
        <w:rPr>
          <w:lang w:val="de-DE"/>
        </w:rPr>
        <w:t xml:space="preserve">Das sind doch Details, </w:t>
      </w:r>
      <w:r>
        <w:rPr>
          <w:lang w:val="de-DE"/>
        </w:rPr>
        <w:t>irrelevant für Zusammenfassung.</w:t>
      </w:r>
    </w:p>
  </w:comment>
  <w:comment w:id="51" w:author="Hüffmeier, Ulrike" w:date="2021-11-19T11:29:00Z" w:initials="HU">
    <w:p w14:paraId="413C88D5" w14:textId="3263AD14" w:rsidR="00F17CEC" w:rsidRPr="000F396C" w:rsidRDefault="00F17CEC">
      <w:pPr>
        <w:pStyle w:val="Kommentartext"/>
        <w:rPr>
          <w:lang w:val="de-DE"/>
        </w:rPr>
      </w:pPr>
      <w:r>
        <w:rPr>
          <w:rStyle w:val="Kommentarzeichen"/>
        </w:rPr>
        <w:annotationRef/>
      </w:r>
      <w:r w:rsidRPr="000F396C">
        <w:rPr>
          <w:lang w:val="de-DE"/>
        </w:rPr>
        <w:t xml:space="preserve">Das </w:t>
      </w:r>
      <w:r>
        <w:rPr>
          <w:lang w:val="de-DE"/>
        </w:rPr>
        <w:t>ist</w:t>
      </w:r>
      <w:r w:rsidRPr="000F396C">
        <w:rPr>
          <w:lang w:val="de-DE"/>
        </w:rPr>
        <w:t xml:space="preserve"> übertrieben. mehrere</w:t>
      </w:r>
    </w:p>
  </w:comment>
  <w:comment w:id="54" w:author="Hüffmeier, Ulrike" w:date="2021-11-19T11:21:00Z" w:initials="HU">
    <w:p w14:paraId="296A43A8" w14:textId="7962B158" w:rsidR="00F17CEC" w:rsidRPr="005528C8" w:rsidRDefault="00F17CEC">
      <w:pPr>
        <w:pStyle w:val="Kommentartext"/>
        <w:rPr>
          <w:lang w:val="de-DE"/>
        </w:rPr>
      </w:pPr>
      <w:r>
        <w:rPr>
          <w:rStyle w:val="Kommentarzeichen"/>
        </w:rPr>
        <w:annotationRef/>
      </w:r>
      <w:r w:rsidRPr="005528C8">
        <w:rPr>
          <w:lang w:val="de-DE"/>
        </w:rPr>
        <w:t>Ungünstig; im  D</w:t>
      </w:r>
      <w:r>
        <w:rPr>
          <w:lang w:val="de-DE"/>
        </w:rPr>
        <w:t>eutschen eher funktionell</w:t>
      </w:r>
    </w:p>
  </w:comment>
  <w:comment w:id="60" w:author="Hüffmeier, Ulrike" w:date="2021-11-19T11:21:00Z" w:initials="HU">
    <w:p w14:paraId="48620A40" w14:textId="1A0D147E" w:rsidR="00F17CEC" w:rsidRPr="005528C8" w:rsidRDefault="00F17CEC">
      <w:pPr>
        <w:pStyle w:val="Kommentartext"/>
        <w:rPr>
          <w:lang w:val="de-DE"/>
        </w:rPr>
      </w:pPr>
      <w:r>
        <w:rPr>
          <w:rStyle w:val="Kommentarzeichen"/>
        </w:rPr>
        <w:annotationRef/>
      </w:r>
      <w:r w:rsidRPr="005528C8">
        <w:rPr>
          <w:lang w:val="de-DE"/>
        </w:rPr>
        <w:t>geringerem Grad/ Ausmaß</w:t>
      </w:r>
    </w:p>
  </w:comment>
  <w:comment w:id="67" w:author="Hüffmeier, Ulrike" w:date="2021-11-19T11:23:00Z" w:initials="HU">
    <w:p w14:paraId="214FE060" w14:textId="71EAE830" w:rsidR="00F17CEC" w:rsidRPr="005528C8" w:rsidRDefault="00F17CEC">
      <w:pPr>
        <w:pStyle w:val="Kommentartext"/>
        <w:rPr>
          <w:lang w:val="de-DE"/>
        </w:rPr>
      </w:pPr>
      <w:r>
        <w:rPr>
          <w:rStyle w:val="Kommentarzeichen"/>
        </w:rPr>
        <w:annotationRef/>
      </w:r>
      <w:r w:rsidRPr="005528C8">
        <w:rPr>
          <w:lang w:val="de-DE"/>
        </w:rPr>
        <w:t xml:space="preserve">Das GEschlecht finde ich </w:t>
      </w:r>
      <w:r>
        <w:rPr>
          <w:lang w:val="de-DE"/>
        </w:rPr>
        <w:t>auch überflüssig hier.</w:t>
      </w:r>
    </w:p>
  </w:comment>
  <w:comment w:id="74" w:author="Hüffmeier, Ulrike" w:date="2021-11-25T09:03:00Z" w:initials="HU">
    <w:p w14:paraId="1A609F4E" w14:textId="0B942C6D" w:rsidR="00F17CEC" w:rsidRPr="00CE4CC7" w:rsidRDefault="00F17CEC">
      <w:pPr>
        <w:pStyle w:val="Kommentartext"/>
        <w:rPr>
          <w:lang w:val="de-DE"/>
        </w:rPr>
      </w:pPr>
      <w:r>
        <w:rPr>
          <w:rStyle w:val="Kommentarzeichen"/>
        </w:rPr>
        <w:annotationRef/>
      </w:r>
      <w:r w:rsidRPr="00CE4CC7">
        <w:rPr>
          <w:lang w:val="de-DE"/>
        </w:rPr>
        <w:t xml:space="preserve">Hier fehlt eine Aussage zum </w:t>
      </w:r>
      <w:r>
        <w:rPr>
          <w:lang w:val="de-DE"/>
        </w:rPr>
        <w:t>Krankheitsmodell nach Analyse von MPO bzw. mit IL36RN-Varianten zusammen.</w:t>
      </w:r>
    </w:p>
  </w:comment>
  <w:comment w:id="93" w:author="ulrike.hueffmeier@gmail.com" w:date="2021-11-26T19:51:00Z" w:initials="u">
    <w:p w14:paraId="0BFBEA9F" w14:textId="08CF4237" w:rsidR="00F17CEC" w:rsidRPr="0023782E" w:rsidRDefault="00F17CEC">
      <w:pPr>
        <w:pStyle w:val="Kommentartext"/>
        <w:rPr>
          <w:lang w:val="de-DE"/>
        </w:rPr>
      </w:pPr>
      <w:r>
        <w:rPr>
          <w:rStyle w:val="Kommentarzeichen"/>
        </w:rPr>
        <w:annotationRef/>
      </w:r>
      <w:r w:rsidRPr="0023782E">
        <w:rPr>
          <w:lang w:val="de-DE"/>
        </w:rPr>
        <w:t>D</w:t>
      </w:r>
      <w:r>
        <w:rPr>
          <w:lang w:val="de-DE"/>
        </w:rPr>
        <w:t>as 1. Mal genannt, bitte ausschreiben.</w:t>
      </w:r>
    </w:p>
  </w:comment>
  <w:comment w:id="87" w:author="Hüffmeier, Ulrike" w:date="2021-11-19T11:25:00Z" w:initials="HU">
    <w:p w14:paraId="7925CFDD" w14:textId="48C82C9A" w:rsidR="00F17CEC" w:rsidRPr="005528C8" w:rsidRDefault="00F17CEC">
      <w:pPr>
        <w:pStyle w:val="Kommentartext"/>
        <w:rPr>
          <w:lang w:val="de-DE"/>
        </w:rPr>
      </w:pPr>
      <w:r>
        <w:rPr>
          <w:rStyle w:val="Kommentarzeichen"/>
        </w:rPr>
        <w:annotationRef/>
      </w:r>
      <w:r w:rsidRPr="005528C8">
        <w:rPr>
          <w:lang w:val="de-DE"/>
        </w:rPr>
        <w:t>Achtung ab hier andere Z</w:t>
      </w:r>
      <w:r>
        <w:rPr>
          <w:lang w:val="de-DE"/>
        </w:rPr>
        <w:t>eitstufe, nicht passend.</w:t>
      </w:r>
    </w:p>
  </w:comment>
  <w:comment w:id="107" w:author="Hüffmeier, Ulrike" w:date="2021-11-19T11:27:00Z" w:initials="HU">
    <w:p w14:paraId="081EADED" w14:textId="5A82C8E7" w:rsidR="00F17CEC" w:rsidRPr="005528C8" w:rsidRDefault="00F17CEC">
      <w:pPr>
        <w:pStyle w:val="Kommentartext"/>
        <w:rPr>
          <w:lang w:val="de-DE"/>
        </w:rPr>
      </w:pPr>
      <w:r>
        <w:rPr>
          <w:rStyle w:val="Kommentarzeichen"/>
        </w:rPr>
        <w:annotationRef/>
      </w:r>
      <w:r w:rsidRPr="005528C8">
        <w:rPr>
          <w:lang w:val="de-DE"/>
        </w:rPr>
        <w:t>Das ist eine zusätzliche psoriatische Manifestation</w:t>
      </w:r>
      <w:r>
        <w:rPr>
          <w:lang w:val="de-DE"/>
        </w:rPr>
        <w:t>, keine Begleiterkrankung</w:t>
      </w:r>
    </w:p>
  </w:comment>
  <w:comment w:id="134" w:author="Hüffmeier, Ulrike" w:date="2021-11-19T11:28:00Z" w:initials="HU">
    <w:p w14:paraId="50A37942" w14:textId="79387B31" w:rsidR="00F17CEC" w:rsidRPr="005528C8" w:rsidRDefault="00F17CEC">
      <w:pPr>
        <w:pStyle w:val="Kommentartext"/>
        <w:rPr>
          <w:lang w:val="de-DE"/>
        </w:rPr>
      </w:pPr>
      <w:r>
        <w:rPr>
          <w:rStyle w:val="Kommentarzeichen"/>
        </w:rPr>
        <w:annotationRef/>
      </w:r>
      <w:r w:rsidRPr="005528C8">
        <w:rPr>
          <w:lang w:val="de-DE"/>
        </w:rPr>
        <w:t xml:space="preserve">Hier nennst Du nur noch ein </w:t>
      </w:r>
      <w:r>
        <w:rPr>
          <w:lang w:val="de-DE"/>
        </w:rPr>
        <w:t>Geschlecht der Patienten? Das ist inkonsequent. Würde mich auf neutrale Form in Zusammenfassung und auch insgesamt beschränken.</w:t>
      </w:r>
    </w:p>
  </w:comment>
  <w:comment w:id="139" w:author="Hüffmeier, Ulrike" w:date="2021-11-19T11:30:00Z" w:initials="HU">
    <w:p w14:paraId="3BB3D9F9" w14:textId="7F8295CE" w:rsidR="00F17CEC" w:rsidRPr="000F396C" w:rsidRDefault="00F17CEC">
      <w:pPr>
        <w:pStyle w:val="Kommentartext"/>
        <w:rPr>
          <w:lang w:val="de-DE"/>
        </w:rPr>
      </w:pPr>
      <w:r>
        <w:rPr>
          <w:rStyle w:val="Kommentarzeichen"/>
        </w:rPr>
        <w:annotationRef/>
      </w:r>
      <w:r w:rsidRPr="000F396C">
        <w:rPr>
          <w:lang w:val="de-DE"/>
        </w:rPr>
        <w:t>Dieser Befund wurde nicht bestätigt!</w:t>
      </w:r>
    </w:p>
  </w:comment>
  <w:comment w:id="148" w:author="Hüffmeier, Ulrike" w:date="2021-11-19T11:33:00Z" w:initials="HU">
    <w:p w14:paraId="458E8A16" w14:textId="0996F5D5" w:rsidR="00F17CEC" w:rsidRPr="00302146" w:rsidRDefault="00F17CEC">
      <w:pPr>
        <w:pStyle w:val="Kommentartext"/>
        <w:rPr>
          <w:lang w:val="de-DE"/>
        </w:rPr>
      </w:pPr>
      <w:r>
        <w:rPr>
          <w:rStyle w:val="Kommentarzeichen"/>
        </w:rPr>
        <w:annotationRef/>
      </w:r>
      <w:r w:rsidRPr="00302146">
        <w:rPr>
          <w:lang w:val="de-DE"/>
        </w:rPr>
        <w:t xml:space="preserve">Was heißt das? Meinst Du im </w:t>
      </w:r>
      <w:r>
        <w:rPr>
          <w:lang w:val="de-DE"/>
        </w:rPr>
        <w:t>Untersuchungszeitraum?</w:t>
      </w:r>
    </w:p>
  </w:comment>
  <w:comment w:id="149" w:author="Hüffmeier, Ulrike" w:date="2021-11-19T11:39:00Z" w:initials="HU">
    <w:p w14:paraId="03E7863F" w14:textId="2E2ABD05" w:rsidR="00F17CEC" w:rsidRPr="000C68F8" w:rsidRDefault="00F17CEC">
      <w:pPr>
        <w:pStyle w:val="Kommentartext"/>
        <w:rPr>
          <w:lang w:val="de-DE"/>
        </w:rPr>
      </w:pPr>
      <w:r>
        <w:rPr>
          <w:rStyle w:val="Kommentarzeichen"/>
        </w:rPr>
        <w:annotationRef/>
      </w:r>
      <w:r w:rsidRPr="000C68F8">
        <w:rPr>
          <w:lang w:val="de-DE"/>
        </w:rPr>
        <w:t xml:space="preserve">Hier würde ich </w:t>
      </w:r>
      <w:r>
        <w:rPr>
          <w:lang w:val="de-DE"/>
        </w:rPr>
        <w:t>mit einem Stichwort kurz charakterisieren, wofür dieser Signalweg eine Rolle spielt.</w:t>
      </w:r>
    </w:p>
  </w:comment>
  <w:comment w:id="160" w:author="Hüffmeier, Ulrike" w:date="2021-11-19T11:32:00Z" w:initials="HU">
    <w:p w14:paraId="58B21B41" w14:textId="21686FA1" w:rsidR="00F17CEC" w:rsidRDefault="00F17CEC">
      <w:pPr>
        <w:pStyle w:val="Kommentartext"/>
        <w:rPr>
          <w:lang w:val="de-DE"/>
        </w:rPr>
      </w:pPr>
      <w:r>
        <w:rPr>
          <w:rStyle w:val="Kommentarzeichen"/>
        </w:rPr>
        <w:annotationRef/>
      </w:r>
      <w:r>
        <w:rPr>
          <w:lang w:val="de-DE"/>
        </w:rPr>
        <w:t>Zusammenfassung in Zusammenfassung?</w:t>
      </w:r>
    </w:p>
    <w:p w14:paraId="4397A372" w14:textId="3CB680C6" w:rsidR="00F17CEC" w:rsidRPr="000F396C" w:rsidRDefault="00F17CEC">
      <w:pPr>
        <w:pStyle w:val="Kommentartext"/>
        <w:rPr>
          <w:lang w:val="de-DE"/>
        </w:rPr>
      </w:pPr>
      <w:r>
        <w:rPr>
          <w:lang w:val="de-DE"/>
        </w:rPr>
        <w:t>Teils lässt Du hier etwas weg, z.B. Krankheitsmodell, Einfluss auf NETosis, Komplementsystem etc. Das ist Willkür.</w:t>
      </w:r>
    </w:p>
  </w:comment>
  <w:comment w:id="185" w:author="Hüffmeier, Ulrike" w:date="2021-06-14T12:22:00Z" w:initials="HU">
    <w:p w14:paraId="5D5BFD67" w14:textId="77777777" w:rsidR="00F17CEC" w:rsidRDefault="00F17CEC" w:rsidP="00622A7F">
      <w:pPr>
        <w:pStyle w:val="Kommentartext"/>
        <w:rPr>
          <w:lang w:val="de-DE"/>
        </w:rPr>
      </w:pPr>
      <w:r>
        <w:rPr>
          <w:rStyle w:val="Kommentarzeichen"/>
        </w:rPr>
        <w:annotationRef/>
      </w:r>
      <w:r w:rsidRPr="00A30FA1">
        <w:rPr>
          <w:lang w:val="de-DE"/>
        </w:rPr>
        <w:t xml:space="preserve">Die Überschrift passt gar nicht zum </w:t>
      </w:r>
      <w:r>
        <w:rPr>
          <w:lang w:val="de-DE"/>
        </w:rPr>
        <w:t>Inhalt des dann folgenden Absatzes, das irritiert.</w:t>
      </w:r>
    </w:p>
    <w:p w14:paraId="2D154D29" w14:textId="77777777" w:rsidR="00F17CEC" w:rsidRPr="00A30FA1" w:rsidRDefault="00F17CEC" w:rsidP="00622A7F">
      <w:pPr>
        <w:pStyle w:val="Kommentartext"/>
        <w:rPr>
          <w:lang w:val="de-DE"/>
        </w:rPr>
      </w:pPr>
      <w:r>
        <w:rPr>
          <w:lang w:val="de-DE"/>
        </w:rPr>
        <w:t xml:space="preserve">Für diesen ersten Absatz gibt es recht viele allgemeine Floskeln, aber ohne, dass Du sie mit Zitaten belegt hast. </w:t>
      </w:r>
    </w:p>
  </w:comment>
  <w:comment w:id="188" w:author="Hüffmeier, Ulrike" w:date="2021-06-14T12:22:00Z" w:initials="HU">
    <w:p w14:paraId="253DE83A" w14:textId="77777777" w:rsidR="00F17CEC" w:rsidRDefault="00F17CEC">
      <w:pPr>
        <w:pStyle w:val="Kommentartext"/>
        <w:rPr>
          <w:lang w:val="de-DE"/>
        </w:rPr>
      </w:pPr>
      <w:r>
        <w:rPr>
          <w:rStyle w:val="Kommentarzeichen"/>
        </w:rPr>
        <w:annotationRef/>
      </w:r>
      <w:r w:rsidRPr="00A30FA1">
        <w:rPr>
          <w:lang w:val="de-DE"/>
        </w:rPr>
        <w:t xml:space="preserve">Die Überschrift passt gar nicht zum </w:t>
      </w:r>
      <w:r>
        <w:rPr>
          <w:lang w:val="de-DE"/>
        </w:rPr>
        <w:t>Inhalt des dann folgenden Absatzes, das irritiert.</w:t>
      </w:r>
    </w:p>
    <w:p w14:paraId="5302B3BD" w14:textId="77777777" w:rsidR="00F17CEC" w:rsidRPr="00A30FA1" w:rsidRDefault="00F17CEC">
      <w:pPr>
        <w:pStyle w:val="Kommentartext"/>
        <w:rPr>
          <w:lang w:val="de-DE"/>
        </w:rPr>
      </w:pPr>
      <w:r>
        <w:rPr>
          <w:lang w:val="de-DE"/>
        </w:rPr>
        <w:t xml:space="preserve">Für diesen ersten Absatz gibt es recht viele allgemeine Floskeln, aber ohne, dass Du sie mit Zitaten belegt hast. </w:t>
      </w:r>
    </w:p>
  </w:comment>
  <w:comment w:id="189" w:author="Hüffmeier, Ulrike" w:date="2021-11-25T08:59:00Z" w:initials="HU">
    <w:p w14:paraId="144DBB0C" w14:textId="61F1F1E2" w:rsidR="00F17CEC" w:rsidRPr="00CE4CC7" w:rsidRDefault="00F17CEC">
      <w:pPr>
        <w:pStyle w:val="Kommentartext"/>
        <w:rPr>
          <w:lang w:val="de-DE"/>
        </w:rPr>
      </w:pPr>
      <w:r>
        <w:rPr>
          <w:rStyle w:val="Kommentarzeichen"/>
        </w:rPr>
        <w:annotationRef/>
      </w:r>
      <w:r w:rsidRPr="00CE4CC7">
        <w:rPr>
          <w:lang w:val="de-DE"/>
        </w:rPr>
        <w:t>Das ist wirklich griechisch, nicht lateinisch</w:t>
      </w:r>
      <w:r>
        <w:rPr>
          <w:lang w:val="de-DE"/>
        </w:rPr>
        <w:t>!</w:t>
      </w:r>
    </w:p>
  </w:comment>
  <w:comment w:id="195" w:author="Hüffmeier, Ulrike" w:date="2021-06-14T12:23:00Z" w:initials="HU">
    <w:p w14:paraId="29B63C1E" w14:textId="77777777" w:rsidR="00F17CEC" w:rsidRPr="00A30FA1" w:rsidRDefault="00F17CEC">
      <w:pPr>
        <w:pStyle w:val="Kommentartext"/>
        <w:rPr>
          <w:lang w:val="de-DE"/>
        </w:rPr>
      </w:pPr>
      <w:r>
        <w:rPr>
          <w:rStyle w:val="Kommentarzeichen"/>
        </w:rPr>
        <w:annotationRef/>
      </w:r>
      <w:r w:rsidRPr="00A30FA1">
        <w:rPr>
          <w:lang w:val="de-DE"/>
        </w:rPr>
        <w:t>Was für eine Arbeit ist das</w:t>
      </w:r>
      <w:r>
        <w:rPr>
          <w:lang w:val="de-DE"/>
        </w:rPr>
        <w:t>? Finde Sie im Anhang nicht.</w:t>
      </w:r>
    </w:p>
  </w:comment>
  <w:comment w:id="196" w:author="Hüffmeier, Ulrike" w:date="2021-11-25T09:12:00Z" w:initials="HU">
    <w:p w14:paraId="4DBE15E7" w14:textId="0CC227C3" w:rsidR="00F17CEC" w:rsidRPr="00FD4905" w:rsidRDefault="00F17CEC">
      <w:pPr>
        <w:pStyle w:val="Kommentartext"/>
        <w:rPr>
          <w:lang w:val="de-DE"/>
        </w:rPr>
      </w:pPr>
      <w:r>
        <w:rPr>
          <w:rStyle w:val="Kommentarzeichen"/>
        </w:rPr>
        <w:annotationRef/>
      </w:r>
      <w:r w:rsidRPr="00FD4905">
        <w:rPr>
          <w:lang w:val="de-DE"/>
        </w:rPr>
        <w:t xml:space="preserve">Was Du als Referenz angibst, ist nicht geeignet für </w:t>
      </w:r>
      <w:r>
        <w:rPr>
          <w:lang w:val="de-DE"/>
        </w:rPr>
        <w:t>eine wissenschaftliche Arbeit. Die WHO führt solche Studien ja nicht durch. Stattdessen die wissenschaftliche Arbeit, auf der die Zahl basiert, nennen, ist adäquat.</w:t>
      </w:r>
    </w:p>
  </w:comment>
  <w:comment w:id="199" w:author="Hüffmeier, Ulrike" w:date="2021-06-14T11:43:00Z" w:initials="HU">
    <w:p w14:paraId="4F2D184C" w14:textId="77777777" w:rsidR="00F17CEC" w:rsidRPr="00252EF3" w:rsidRDefault="00F17CEC">
      <w:pPr>
        <w:pStyle w:val="Kommentartext"/>
        <w:rPr>
          <w:lang w:val="de-DE"/>
        </w:rPr>
      </w:pPr>
      <w:r>
        <w:rPr>
          <w:rStyle w:val="Kommentarzeichen"/>
        </w:rPr>
        <w:annotationRef/>
      </w:r>
      <w:r w:rsidRPr="00252EF3">
        <w:rPr>
          <w:rStyle w:val="Kommentarzeichen"/>
          <w:lang w:val="de-DE"/>
        </w:rPr>
        <w:t xml:space="preserve">Einer der Begriffe reicht in dem </w:t>
      </w:r>
      <w:r>
        <w:rPr>
          <w:rStyle w:val="Kommentarzeichen"/>
          <w:lang w:val="de-DE"/>
        </w:rPr>
        <w:t>Zusammenhang.</w:t>
      </w:r>
    </w:p>
  </w:comment>
  <w:comment w:id="202" w:author="Hüffmeier, Ulrike" w:date="2021-06-14T11:44:00Z" w:initials="HU">
    <w:p w14:paraId="100A0DCE" w14:textId="77777777" w:rsidR="00F17CEC" w:rsidRPr="00252EF3" w:rsidRDefault="00F17CEC" w:rsidP="00622A7F">
      <w:pPr>
        <w:pStyle w:val="Kommentartext"/>
        <w:rPr>
          <w:lang w:val="de-DE"/>
        </w:rPr>
      </w:pPr>
      <w:r>
        <w:rPr>
          <w:rStyle w:val="Kommentarzeichen"/>
        </w:rPr>
        <w:annotationRef/>
      </w:r>
      <w:r w:rsidRPr="00252EF3">
        <w:rPr>
          <w:lang w:val="de-DE"/>
        </w:rPr>
        <w:t>D</w:t>
      </w:r>
      <w:r>
        <w:rPr>
          <w:lang w:val="de-DE"/>
        </w:rPr>
        <w:t>ieser Satz hat wenig Bedeutung, was ist der Einfluss?</w:t>
      </w:r>
    </w:p>
  </w:comment>
  <w:comment w:id="203" w:author="Hüffmeier, Ulrike" w:date="2021-06-14T12:25:00Z" w:initials="HU">
    <w:p w14:paraId="6CC0446A" w14:textId="77777777" w:rsidR="00F17CEC" w:rsidRPr="00A30FA1" w:rsidRDefault="00F17CEC" w:rsidP="00622A7F">
      <w:pPr>
        <w:pStyle w:val="Kommentartext"/>
        <w:rPr>
          <w:lang w:val="de-DE"/>
        </w:rPr>
      </w:pPr>
      <w:r>
        <w:rPr>
          <w:rStyle w:val="Kommentarzeichen"/>
        </w:rPr>
        <w:annotationRef/>
      </w:r>
      <w:r w:rsidRPr="00A30FA1">
        <w:rPr>
          <w:lang w:val="de-DE"/>
        </w:rPr>
        <w:t xml:space="preserve">Hier fehlt ein Zitat. Ich denke, es gibt größere </w:t>
      </w:r>
      <w:r>
        <w:rPr>
          <w:lang w:val="de-DE"/>
        </w:rPr>
        <w:t>aussagekräftigere Studien zu Depressionen als eine so kleine mit nur 127 Patienten.</w:t>
      </w:r>
    </w:p>
  </w:comment>
  <w:comment w:id="205" w:author="Hüffmeier, Ulrike" w:date="2021-06-14T12:25:00Z" w:initials="HU">
    <w:p w14:paraId="270D99A2" w14:textId="77777777" w:rsidR="00F17CEC" w:rsidRPr="00A30FA1" w:rsidRDefault="00F17CEC">
      <w:pPr>
        <w:pStyle w:val="Kommentartext"/>
        <w:rPr>
          <w:lang w:val="de-DE"/>
        </w:rPr>
      </w:pPr>
      <w:r>
        <w:rPr>
          <w:rStyle w:val="Kommentarzeichen"/>
        </w:rPr>
        <w:annotationRef/>
      </w:r>
      <w:r w:rsidRPr="00A30FA1">
        <w:rPr>
          <w:lang w:val="de-DE"/>
        </w:rPr>
        <w:t xml:space="preserve">Hier fehlt ein Zitat. Ich denke, es gibt größere </w:t>
      </w:r>
      <w:r>
        <w:rPr>
          <w:lang w:val="de-DE"/>
        </w:rPr>
        <w:t>aussagekräftigere Studien zu Depressionen als eine so kleine mit nur 127 Patienten.</w:t>
      </w:r>
    </w:p>
  </w:comment>
  <w:comment w:id="216" w:author="Hüffmeier, Ulrike" w:date="2021-06-14T12:26:00Z" w:initials="HU">
    <w:p w14:paraId="4FCBB0E5" w14:textId="77777777" w:rsidR="00F17CEC" w:rsidRPr="0070686F" w:rsidRDefault="00F17CEC">
      <w:pPr>
        <w:pStyle w:val="Kommentartext"/>
        <w:rPr>
          <w:lang w:val="de-DE"/>
        </w:rPr>
      </w:pPr>
      <w:r>
        <w:rPr>
          <w:rStyle w:val="Kommentarzeichen"/>
        </w:rPr>
        <w:annotationRef/>
      </w:r>
      <w:r w:rsidRPr="0070686F">
        <w:rPr>
          <w:lang w:val="de-DE"/>
        </w:rPr>
        <w:t>Economic prize – wofür?</w:t>
      </w:r>
    </w:p>
  </w:comment>
  <w:comment w:id="218" w:author="Hüffmeier, Ulrike" w:date="2021-06-14T12:45:00Z" w:initials="HU">
    <w:p w14:paraId="544E2140" w14:textId="77777777" w:rsidR="00F17CEC" w:rsidRPr="0018541B" w:rsidRDefault="00F17CEC" w:rsidP="00622A7F">
      <w:pPr>
        <w:pStyle w:val="Kommentartext"/>
        <w:rPr>
          <w:lang w:val="de-DE"/>
        </w:rPr>
      </w:pPr>
      <w:r>
        <w:rPr>
          <w:rStyle w:val="Kommentarzeichen"/>
        </w:rPr>
        <w:annotationRef/>
      </w:r>
      <w:r w:rsidRPr="0018541B">
        <w:rPr>
          <w:lang w:val="de-DE"/>
        </w:rPr>
        <w:t xml:space="preserve">Für die Plaquepsoriasis ist da die </w:t>
      </w:r>
      <w:r>
        <w:rPr>
          <w:lang w:val="de-DE"/>
        </w:rPr>
        <w:t xml:space="preserve">Fachansicht inzwischen anders. Daher gibt es auch viel mehr Interesse an pustulösen Formen, </w:t>
      </w:r>
    </w:p>
  </w:comment>
  <w:comment w:id="220" w:author="Hüffmeier, Ulrike" w:date="2021-06-14T12:40:00Z" w:initials="HU">
    <w:p w14:paraId="545E68D8" w14:textId="77777777" w:rsidR="00F17CEC" w:rsidRPr="0018541B" w:rsidRDefault="00F17CEC" w:rsidP="00622A7F">
      <w:pPr>
        <w:pStyle w:val="Kommentartext"/>
        <w:rPr>
          <w:lang w:val="de-DE"/>
        </w:rPr>
      </w:pPr>
      <w:r>
        <w:rPr>
          <w:rStyle w:val="Kommentarzeichen"/>
        </w:rPr>
        <w:annotationRef/>
      </w:r>
      <w:r w:rsidRPr="0018541B">
        <w:rPr>
          <w:lang w:val="de-DE"/>
        </w:rPr>
        <w:t xml:space="preserve">Das kommt sehr unvermittelt, wenn man über die </w:t>
      </w:r>
      <w:r>
        <w:rPr>
          <w:lang w:val="de-DE"/>
        </w:rPr>
        <w:t>genetischen Faktoren bei anderen Manifestationen noch gar nichts weiß. So einen Satz braucht es an der Stelle auch nicht.</w:t>
      </w:r>
    </w:p>
  </w:comment>
  <w:comment w:id="221" w:author="Hüffmeier, Ulrike" w:date="2021-11-25T09:25:00Z" w:initials="HU">
    <w:p w14:paraId="4ED75539" w14:textId="23ABF9A2" w:rsidR="00F17CEC" w:rsidRPr="00FD4FF0" w:rsidRDefault="00F17CEC">
      <w:pPr>
        <w:pStyle w:val="Kommentartext"/>
        <w:rPr>
          <w:lang w:val="de-DE"/>
        </w:rPr>
      </w:pPr>
      <w:r>
        <w:rPr>
          <w:rStyle w:val="Kommentarzeichen"/>
        </w:rPr>
        <w:annotationRef/>
      </w:r>
      <w:r w:rsidRPr="00FD4FF0">
        <w:rPr>
          <w:lang w:val="de-DE"/>
        </w:rPr>
        <w:t>So ganz klar wird an der St</w:t>
      </w:r>
      <w:r>
        <w:rPr>
          <w:lang w:val="de-DE"/>
        </w:rPr>
        <w:t xml:space="preserve">elle nicht, warum Du so viel über die Belastung durch die Erkrankung bei der Plaquepsoriasis bringst. Eine Überleitung zu GPP und was es für die Manifestation bedeutet, würde ich erwarten. </w:t>
      </w:r>
    </w:p>
  </w:comment>
  <w:comment w:id="226" w:author="Hüffmeier, Ulrike" w:date="2021-11-25T09:01:00Z" w:initials="HU">
    <w:p w14:paraId="65DAB3C1" w14:textId="5FC1ACD0" w:rsidR="00F17CEC" w:rsidRDefault="00F17CEC">
      <w:pPr>
        <w:pStyle w:val="Kommentartext"/>
        <w:rPr>
          <w:lang w:val="de-DE"/>
        </w:rPr>
      </w:pPr>
      <w:r>
        <w:rPr>
          <w:rStyle w:val="Kommentarzeichen"/>
        </w:rPr>
        <w:annotationRef/>
      </w:r>
      <w:r w:rsidRPr="00CE4CC7">
        <w:rPr>
          <w:lang w:val="de-DE"/>
        </w:rPr>
        <w:t xml:space="preserve">Das ist sehr umgangssprachlich. </w:t>
      </w:r>
      <w:r>
        <w:rPr>
          <w:lang w:val="de-DE"/>
        </w:rPr>
        <w:t>Besser: manifestation oder subtype</w:t>
      </w:r>
    </w:p>
    <w:p w14:paraId="240FA119" w14:textId="7A055D41" w:rsidR="00F17CEC" w:rsidRPr="00CE4CC7" w:rsidRDefault="00F17CEC">
      <w:pPr>
        <w:pStyle w:val="Kommentartext"/>
        <w:rPr>
          <w:lang w:val="de-DE"/>
        </w:rPr>
      </w:pPr>
      <w:r>
        <w:rPr>
          <w:lang w:val="de-DE"/>
        </w:rPr>
        <w:t>Überscrhriften sind oft wenigsagend, prägnantere Formulierungen wählen</w:t>
      </w:r>
    </w:p>
  </w:comment>
  <w:comment w:id="228" w:author="Hüffmeier, Ulrike" w:date="2021-06-14T13:10:00Z" w:initials="HU">
    <w:p w14:paraId="44E90315" w14:textId="77777777" w:rsidR="00F17CEC" w:rsidRPr="00234F57" w:rsidRDefault="00F17CEC">
      <w:pPr>
        <w:pStyle w:val="Kommentartext"/>
        <w:rPr>
          <w:lang w:val="de-DE"/>
        </w:rPr>
      </w:pPr>
      <w:r>
        <w:rPr>
          <w:rStyle w:val="Kommentarzeichen"/>
        </w:rPr>
        <w:annotationRef/>
      </w:r>
      <w:r w:rsidRPr="00234F57">
        <w:rPr>
          <w:lang w:val="de-DE"/>
        </w:rPr>
        <w:t xml:space="preserve">Das entspricht nicht einer Zahl, so einem Range. </w:t>
      </w:r>
    </w:p>
  </w:comment>
  <w:comment w:id="229" w:author="Hüffmeier, Ulrike" w:date="2021-06-14T13:07:00Z" w:initials="HU">
    <w:p w14:paraId="3A280396" w14:textId="77777777" w:rsidR="00F17CEC" w:rsidRPr="00234F57" w:rsidRDefault="00F17CEC">
      <w:pPr>
        <w:pStyle w:val="Kommentartext"/>
        <w:rPr>
          <w:lang w:val="de-DE"/>
        </w:rPr>
      </w:pPr>
      <w:r>
        <w:rPr>
          <w:rStyle w:val="Kommentarzeichen"/>
        </w:rPr>
        <w:annotationRef/>
      </w:r>
      <w:r w:rsidRPr="00234F57">
        <w:rPr>
          <w:lang w:val="de-DE"/>
        </w:rPr>
        <w:t>In diesem Zusammenhang eher patients</w:t>
      </w:r>
    </w:p>
  </w:comment>
  <w:comment w:id="235" w:author="Hüffmeier, Ulrike" w:date="2021-06-14T13:28:00Z" w:initials="HU">
    <w:p w14:paraId="2C1E6BDB" w14:textId="77777777" w:rsidR="00F17CEC" w:rsidRPr="00C14097" w:rsidRDefault="00F17CEC">
      <w:pPr>
        <w:pStyle w:val="Kommentartext"/>
        <w:rPr>
          <w:lang w:val="de-DE"/>
        </w:rPr>
      </w:pPr>
      <w:r>
        <w:rPr>
          <w:rStyle w:val="Kommentarzeichen"/>
        </w:rPr>
        <w:annotationRef/>
      </w:r>
      <w:r w:rsidRPr="00C14097">
        <w:rPr>
          <w:lang w:val="de-DE"/>
        </w:rPr>
        <w:t>Welche Bereiche der Haut?</w:t>
      </w:r>
    </w:p>
  </w:comment>
  <w:comment w:id="236" w:author="Hüffmeier, Ulrike" w:date="2021-06-14T13:29:00Z" w:initials="HU">
    <w:p w14:paraId="261C8CA6" w14:textId="77777777" w:rsidR="00F17CEC" w:rsidRPr="00C14097" w:rsidRDefault="00F17CEC">
      <w:pPr>
        <w:pStyle w:val="Kommentartext"/>
        <w:rPr>
          <w:lang w:val="de-DE"/>
        </w:rPr>
      </w:pPr>
      <w:r>
        <w:rPr>
          <w:rStyle w:val="Kommentarzeichen"/>
        </w:rPr>
        <w:annotationRef/>
      </w:r>
      <w:r>
        <w:rPr>
          <w:lang w:val="de-DE"/>
        </w:rPr>
        <w:t>Hier fehlt das Zitat der Definition.</w:t>
      </w:r>
    </w:p>
  </w:comment>
  <w:comment w:id="237" w:author="Hüffmeier, Ulrike" w:date="2021-06-14T13:31:00Z" w:initials="HU">
    <w:p w14:paraId="304C78D9" w14:textId="77777777" w:rsidR="00F17CEC" w:rsidRPr="00C14097" w:rsidRDefault="00F17CEC">
      <w:pPr>
        <w:pStyle w:val="Kommentartext"/>
        <w:rPr>
          <w:lang w:val="de-DE"/>
        </w:rPr>
      </w:pPr>
      <w:r>
        <w:rPr>
          <w:rStyle w:val="Kommentarzeichen"/>
        </w:rPr>
        <w:annotationRef/>
      </w:r>
      <w:r w:rsidRPr="00C14097">
        <w:rPr>
          <w:lang w:val="de-DE"/>
        </w:rPr>
        <w:t xml:space="preserve">Das </w:t>
      </w:r>
      <w:r>
        <w:rPr>
          <w:lang w:val="de-DE"/>
        </w:rPr>
        <w:t xml:space="preserve">gleiche </w:t>
      </w:r>
      <w:r w:rsidRPr="00C14097">
        <w:rPr>
          <w:lang w:val="de-DE"/>
        </w:rPr>
        <w:t xml:space="preserve">gilt auch für </w:t>
      </w:r>
      <w:r>
        <w:rPr>
          <w:lang w:val="de-DE"/>
        </w:rPr>
        <w:t>CARD14 und AP1S3.</w:t>
      </w:r>
    </w:p>
  </w:comment>
  <w:comment w:id="240" w:author="Hüffmeier, Ulrike" w:date="2021-06-14T13:27:00Z" w:initials="HU">
    <w:p w14:paraId="00C4EDAF" w14:textId="77777777" w:rsidR="00F17CEC" w:rsidRPr="00C14097" w:rsidRDefault="00F17CEC" w:rsidP="00622A7F">
      <w:pPr>
        <w:pStyle w:val="Kommentartext"/>
        <w:rPr>
          <w:lang w:val="de-DE"/>
        </w:rPr>
      </w:pPr>
      <w:r>
        <w:rPr>
          <w:rStyle w:val="Kommentarzeichen"/>
        </w:rPr>
        <w:annotationRef/>
      </w:r>
      <w:r w:rsidRPr="00C14097">
        <w:rPr>
          <w:lang w:val="de-DE"/>
        </w:rPr>
        <w:t>Hier sind doch konkrete</w:t>
      </w:r>
      <w:r>
        <w:rPr>
          <w:lang w:val="de-DE"/>
        </w:rPr>
        <w:t xml:space="preserve"> Zahlen sehr viel anschaulicher und Zahlen aus wenigstens einer weiteren größeren Studie.</w:t>
      </w:r>
    </w:p>
  </w:comment>
  <w:comment w:id="275" w:author="Hüffmeier, Ulrike" w:date="2021-06-14T13:35:00Z" w:initials="HU">
    <w:p w14:paraId="1DDF05AD" w14:textId="77777777" w:rsidR="00F17CEC" w:rsidRPr="00C14097" w:rsidRDefault="00F17CEC">
      <w:pPr>
        <w:pStyle w:val="Kommentartext"/>
        <w:rPr>
          <w:lang w:val="de-DE"/>
        </w:rPr>
      </w:pPr>
      <w:r>
        <w:rPr>
          <w:rStyle w:val="Kommentarzeichen"/>
        </w:rPr>
        <w:annotationRef/>
      </w:r>
      <w:r w:rsidRPr="00C14097">
        <w:rPr>
          <w:lang w:val="de-DE"/>
        </w:rPr>
        <w:t xml:space="preserve">Das ist nicht nur overlapping, sondern entspricht den </w:t>
      </w:r>
      <w:r>
        <w:rPr>
          <w:lang w:val="de-DE"/>
        </w:rPr>
        <w:t>Manifestationen. Pustular bitte eingrenzen.</w:t>
      </w:r>
    </w:p>
  </w:comment>
  <w:comment w:id="274" w:author="Hüffmeier, Ulrike" w:date="2021-06-14T13:34:00Z" w:initials="HU">
    <w:p w14:paraId="0FE9930C" w14:textId="77777777" w:rsidR="00F17CEC" w:rsidRPr="00C14097" w:rsidRDefault="00F17CEC">
      <w:pPr>
        <w:pStyle w:val="Kommentartext"/>
        <w:rPr>
          <w:lang w:val="de-DE"/>
        </w:rPr>
      </w:pPr>
      <w:r>
        <w:rPr>
          <w:rStyle w:val="Kommentarzeichen"/>
        </w:rPr>
        <w:annotationRef/>
      </w:r>
      <w:r w:rsidRPr="00C14097">
        <w:rPr>
          <w:lang w:val="de-DE"/>
        </w:rPr>
        <w:t xml:space="preserve">Hier wäre gut zu erwähnen, dass es ein </w:t>
      </w:r>
      <w:r>
        <w:rPr>
          <w:lang w:val="de-DE"/>
        </w:rPr>
        <w:t>Akronym ist, dass die Symptome variabel sind und welches die häufigsten Manifestationen sind.</w:t>
      </w:r>
    </w:p>
  </w:comment>
  <w:comment w:id="276" w:author="Hüffmeier, Ulrike" w:date="2021-06-14T13:33:00Z" w:initials="HU">
    <w:p w14:paraId="0EBAE022" w14:textId="77777777" w:rsidR="00F17CEC" w:rsidRPr="00C14097" w:rsidRDefault="00F17CEC">
      <w:pPr>
        <w:pStyle w:val="Kommentartext"/>
        <w:rPr>
          <w:lang w:val="de-DE"/>
        </w:rPr>
      </w:pPr>
      <w:r>
        <w:rPr>
          <w:rStyle w:val="Kommentarzeichen"/>
        </w:rPr>
        <w:annotationRef/>
      </w:r>
      <w:r w:rsidRPr="00C14097">
        <w:rPr>
          <w:lang w:val="de-DE"/>
        </w:rPr>
        <w:t xml:space="preserve">Gelenkbeteiligung kann wie PsA </w:t>
      </w:r>
      <w:r>
        <w:rPr>
          <w:lang w:val="de-DE"/>
        </w:rPr>
        <w:t>ausfallen, Spondylarthritis.</w:t>
      </w:r>
    </w:p>
  </w:comment>
  <w:comment w:id="277" w:author="Hüffmeier, Ulrike" w:date="2021-11-25T09:29:00Z" w:initials="HU">
    <w:p w14:paraId="42C1A6C3" w14:textId="4FB60107" w:rsidR="00F17CEC" w:rsidRPr="00FD4FF0" w:rsidRDefault="00F17CEC">
      <w:pPr>
        <w:pStyle w:val="Kommentartext"/>
        <w:rPr>
          <w:lang w:val="de-DE"/>
        </w:rPr>
      </w:pPr>
      <w:r>
        <w:rPr>
          <w:rStyle w:val="Kommentarzeichen"/>
        </w:rPr>
        <w:annotationRef/>
      </w:r>
      <w:r>
        <w:rPr>
          <w:lang w:val="de-DE"/>
        </w:rPr>
        <w:t xml:space="preserve">Hier </w:t>
      </w:r>
      <w:r w:rsidRPr="00FD4FF0">
        <w:rPr>
          <w:lang w:val="de-DE"/>
        </w:rPr>
        <w:t>fehlt immer noch der B</w:t>
      </w:r>
      <w:r>
        <w:rPr>
          <w:lang w:val="de-DE"/>
        </w:rPr>
        <w:t>ezug zu den Hautmanifestationen bei SAPHO. Auch Zitate wären angebracht.</w:t>
      </w:r>
    </w:p>
  </w:comment>
  <w:comment w:id="286" w:author="Hüffmeier, Ulrike" w:date="2021-06-14T13:47:00Z" w:initials="HU">
    <w:p w14:paraId="32352CFD" w14:textId="77777777" w:rsidR="00F17CEC" w:rsidRPr="00233942" w:rsidRDefault="00F17CEC">
      <w:pPr>
        <w:pStyle w:val="Kommentartext"/>
        <w:rPr>
          <w:lang w:val="de-DE"/>
        </w:rPr>
      </w:pPr>
      <w:r>
        <w:rPr>
          <w:rStyle w:val="Kommentarzeichen"/>
        </w:rPr>
        <w:annotationRef/>
      </w:r>
      <w:r w:rsidRPr="00233942">
        <w:rPr>
          <w:lang w:val="de-DE"/>
        </w:rPr>
        <w:t>Wirklich?</w:t>
      </w:r>
    </w:p>
  </w:comment>
  <w:comment w:id="285" w:author="Hüffmeier, Ulrike" w:date="2021-06-14T13:47:00Z" w:initials="HU">
    <w:p w14:paraId="3D0BC3AF" w14:textId="77777777" w:rsidR="00F17CEC" w:rsidRPr="00233942" w:rsidRDefault="00F17CEC">
      <w:pPr>
        <w:pStyle w:val="Kommentartext"/>
        <w:rPr>
          <w:lang w:val="de-DE"/>
        </w:rPr>
      </w:pPr>
      <w:r>
        <w:rPr>
          <w:rStyle w:val="Kommentarzeichen"/>
        </w:rPr>
        <w:annotationRef/>
      </w:r>
      <w:r>
        <w:rPr>
          <w:lang w:val="de-DE"/>
        </w:rPr>
        <w:t>Hier fehlt das Zitat der Arbeit.</w:t>
      </w:r>
    </w:p>
  </w:comment>
  <w:comment w:id="288" w:author="Hüffmeier, Ulrike" w:date="2021-06-14T13:41:00Z" w:initials="HU">
    <w:p w14:paraId="075EE3A3" w14:textId="77777777" w:rsidR="00F17CEC" w:rsidRPr="00233942" w:rsidRDefault="00F17CEC">
      <w:pPr>
        <w:pStyle w:val="Kommentartext"/>
        <w:rPr>
          <w:lang w:val="de-DE"/>
        </w:rPr>
      </w:pPr>
      <w:r>
        <w:rPr>
          <w:rStyle w:val="Kommentarzeichen"/>
        </w:rPr>
        <w:annotationRef/>
      </w:r>
      <w:r w:rsidRPr="00233942">
        <w:rPr>
          <w:lang w:val="de-DE"/>
        </w:rPr>
        <w:t>Wieviele?</w:t>
      </w:r>
    </w:p>
  </w:comment>
  <w:comment w:id="289" w:author="Haskamp, Stefan (extern)" w:date="2021-06-16T15:35:00Z" w:initials="HS">
    <w:p w14:paraId="5E4F91EB" w14:textId="77777777" w:rsidR="00F17CEC" w:rsidRPr="00F83C00" w:rsidRDefault="00F17CEC">
      <w:pPr>
        <w:pStyle w:val="Kommentartext"/>
        <w:rPr>
          <w:lang w:val="de-DE"/>
        </w:rPr>
      </w:pPr>
      <w:r>
        <w:rPr>
          <w:rStyle w:val="Kommentarzeichen"/>
        </w:rPr>
        <w:annotationRef/>
      </w:r>
      <w:r w:rsidRPr="00F83C00">
        <w:rPr>
          <w:lang w:val="de-DE"/>
        </w:rPr>
        <w:t>unbekannt</w:t>
      </w:r>
    </w:p>
  </w:comment>
  <w:comment w:id="292" w:author="Hüffmeier, Ulrike" w:date="2021-06-14T13:48:00Z" w:initials="HU">
    <w:p w14:paraId="2D9DDCEF" w14:textId="77777777" w:rsidR="00F17CEC" w:rsidRPr="00233942" w:rsidRDefault="00F17CEC">
      <w:pPr>
        <w:pStyle w:val="Kommentartext"/>
        <w:rPr>
          <w:lang w:val="de-DE"/>
        </w:rPr>
      </w:pPr>
      <w:r>
        <w:rPr>
          <w:rStyle w:val="Kommentarzeichen"/>
        </w:rPr>
        <w:annotationRef/>
      </w:r>
      <w:r w:rsidRPr="00233942">
        <w:rPr>
          <w:lang w:val="de-DE"/>
        </w:rPr>
        <w:t xml:space="preserve">Was </w:t>
      </w:r>
      <w:r>
        <w:rPr>
          <w:lang w:val="de-DE"/>
        </w:rPr>
        <w:t>an</w:t>
      </w:r>
      <w:r w:rsidRPr="00233942">
        <w:rPr>
          <w:lang w:val="de-DE"/>
        </w:rPr>
        <w:t xml:space="preserve"> AGEP ist der GPP ähnlich</w:t>
      </w:r>
      <w:r>
        <w:rPr>
          <w:lang w:val="de-DE"/>
        </w:rPr>
        <w:t>?</w:t>
      </w:r>
    </w:p>
  </w:comment>
  <w:comment w:id="295" w:author="Hüffmeier, Ulrike" w:date="2021-06-14T13:49:00Z" w:initials="HU">
    <w:p w14:paraId="1C317A45" w14:textId="77777777" w:rsidR="00F17CEC" w:rsidRPr="00233942" w:rsidRDefault="00F17CEC">
      <w:pPr>
        <w:pStyle w:val="Kommentartext"/>
        <w:rPr>
          <w:lang w:val="de-DE"/>
        </w:rPr>
      </w:pPr>
      <w:r>
        <w:rPr>
          <w:rStyle w:val="Kommentarzeichen"/>
        </w:rPr>
        <w:annotationRef/>
      </w:r>
      <w:r w:rsidRPr="00233942">
        <w:rPr>
          <w:lang w:val="de-DE"/>
        </w:rPr>
        <w:t xml:space="preserve">Die Patienten </w:t>
      </w:r>
      <w:r>
        <w:rPr>
          <w:lang w:val="de-DE"/>
        </w:rPr>
        <w:t>we</w:t>
      </w:r>
      <w:r w:rsidRPr="00233942">
        <w:rPr>
          <w:lang w:val="de-DE"/>
        </w:rPr>
        <w:t>rden hier nicht charakterisiert</w:t>
      </w:r>
      <w:r>
        <w:rPr>
          <w:lang w:val="de-DE"/>
        </w:rPr>
        <w:t>…</w:t>
      </w:r>
    </w:p>
  </w:comment>
  <w:comment w:id="296" w:author="Hüffmeier, Ulrike" w:date="2021-06-14T13:50:00Z" w:initials="HU">
    <w:p w14:paraId="312C5A72" w14:textId="77777777" w:rsidR="00F17CEC" w:rsidRPr="00E2719B" w:rsidRDefault="00F17CEC">
      <w:pPr>
        <w:pStyle w:val="Kommentartext"/>
        <w:rPr>
          <w:lang w:val="de-DE"/>
        </w:rPr>
      </w:pPr>
      <w:r>
        <w:rPr>
          <w:rStyle w:val="Kommentarzeichen"/>
        </w:rPr>
        <w:annotationRef/>
      </w:r>
      <w:r w:rsidRPr="00E2719B">
        <w:rPr>
          <w:lang w:val="de-DE"/>
        </w:rPr>
        <w:t>Welche sind das genau?</w:t>
      </w:r>
    </w:p>
  </w:comment>
  <w:comment w:id="303" w:author="Hüffmeier, Ulrike" w:date="2021-06-14T14:07:00Z" w:initials="HU">
    <w:p w14:paraId="0D9695CB" w14:textId="77777777" w:rsidR="00F17CEC" w:rsidRPr="00E2719B" w:rsidRDefault="00F17CEC">
      <w:pPr>
        <w:pStyle w:val="Kommentartext"/>
        <w:rPr>
          <w:lang w:val="de-DE"/>
        </w:rPr>
      </w:pPr>
      <w:r>
        <w:rPr>
          <w:rStyle w:val="Kommentarzeichen"/>
        </w:rPr>
        <w:annotationRef/>
      </w:r>
      <w:r w:rsidRPr="00E2719B">
        <w:rPr>
          <w:lang w:val="de-DE"/>
        </w:rPr>
        <w:t>Die R</w:t>
      </w:r>
      <w:r>
        <w:rPr>
          <w:lang w:val="de-DE"/>
        </w:rPr>
        <w:t>eihenfolge ist doch umgekehrt. Aufgrund der Varianten hat man die Gene identifiziert…</w:t>
      </w:r>
    </w:p>
  </w:comment>
  <w:comment w:id="307" w:author="Hüffmeier, Ulrike" w:date="2021-06-14T14:08:00Z" w:initials="HU">
    <w:p w14:paraId="64FD4012" w14:textId="77777777" w:rsidR="00F17CEC" w:rsidRPr="00D860CB" w:rsidRDefault="00F17CEC">
      <w:pPr>
        <w:pStyle w:val="Kommentartext"/>
        <w:rPr>
          <w:lang w:val="de-DE"/>
        </w:rPr>
      </w:pPr>
      <w:r>
        <w:rPr>
          <w:rStyle w:val="Kommentarzeichen"/>
        </w:rPr>
        <w:annotationRef/>
      </w:r>
      <w:r w:rsidRPr="00D860CB">
        <w:rPr>
          <w:lang w:val="de-DE"/>
        </w:rPr>
        <w:t xml:space="preserve">Wichtig ist hier doch, dass es </w:t>
      </w:r>
      <w:r>
        <w:rPr>
          <w:lang w:val="de-DE"/>
        </w:rPr>
        <w:t>Varianten auf beiden Genkopien sind.</w:t>
      </w:r>
    </w:p>
  </w:comment>
  <w:comment w:id="308" w:author="Hüffmeier, Ulrike" w:date="2021-06-14T14:10:00Z" w:initials="HU">
    <w:p w14:paraId="628FDCA3" w14:textId="77777777" w:rsidR="00F17CEC" w:rsidRPr="00D860CB" w:rsidRDefault="00F17CEC">
      <w:pPr>
        <w:pStyle w:val="Kommentartext"/>
        <w:rPr>
          <w:lang w:val="de-DE"/>
        </w:rPr>
      </w:pPr>
      <w:r>
        <w:rPr>
          <w:rStyle w:val="Kommentarzeichen"/>
        </w:rPr>
        <w:annotationRef/>
      </w:r>
      <w:r w:rsidRPr="00D860CB">
        <w:rPr>
          <w:lang w:val="de-DE"/>
        </w:rPr>
        <w:t xml:space="preserve">Bitte auch </w:t>
      </w:r>
      <w:r>
        <w:rPr>
          <w:lang w:val="de-DE"/>
        </w:rPr>
        <w:t>parallele</w:t>
      </w:r>
      <w:r w:rsidRPr="00D860CB">
        <w:rPr>
          <w:lang w:val="de-DE"/>
        </w:rPr>
        <w:t xml:space="preserve"> Studie </w:t>
      </w:r>
      <w:r>
        <w:rPr>
          <w:lang w:val="de-DE"/>
        </w:rPr>
        <w:t xml:space="preserve">dazu </w:t>
      </w:r>
      <w:r w:rsidRPr="00D860CB">
        <w:rPr>
          <w:lang w:val="de-DE"/>
        </w:rPr>
        <w:t>nennen.</w:t>
      </w:r>
    </w:p>
  </w:comment>
  <w:comment w:id="311" w:author="Hüffmeier, Ulrike" w:date="2021-06-14T14:07:00Z" w:initials="HU">
    <w:p w14:paraId="44103AD9" w14:textId="77777777" w:rsidR="00F17CEC" w:rsidRPr="00D860CB" w:rsidRDefault="00F17CEC">
      <w:pPr>
        <w:pStyle w:val="Kommentartext"/>
        <w:rPr>
          <w:lang w:val="de-DE"/>
        </w:rPr>
      </w:pPr>
      <w:r>
        <w:rPr>
          <w:rStyle w:val="Kommentarzeichen"/>
        </w:rPr>
        <w:annotationRef/>
      </w:r>
      <w:r w:rsidRPr="00D860CB">
        <w:rPr>
          <w:lang w:val="de-DE"/>
        </w:rPr>
        <w:t xml:space="preserve">Bitte hier exakte Spanne </w:t>
      </w:r>
      <w:r>
        <w:rPr>
          <w:lang w:val="de-DE"/>
        </w:rPr>
        <w:t xml:space="preserve">bzw. konkrete Zahlen für Ethnizitäten </w:t>
      </w:r>
      <w:r w:rsidRPr="00D860CB">
        <w:rPr>
          <w:lang w:val="de-DE"/>
        </w:rPr>
        <w:t>nennen</w:t>
      </w:r>
      <w:r>
        <w:rPr>
          <w:lang w:val="de-DE"/>
        </w:rPr>
        <w:t xml:space="preserve"> bzw. genauer beschreiben</w:t>
      </w:r>
      <w:r w:rsidRPr="00D860CB">
        <w:rPr>
          <w:lang w:val="de-DE"/>
        </w:rPr>
        <w:t>.</w:t>
      </w:r>
    </w:p>
  </w:comment>
  <w:comment w:id="312" w:author="Hüffmeier, Ulrike" w:date="2021-06-14T14:30:00Z" w:initials="HU">
    <w:p w14:paraId="3DAE644F" w14:textId="77777777" w:rsidR="00F17CEC" w:rsidRPr="00F90B11" w:rsidRDefault="00F17CEC">
      <w:pPr>
        <w:pStyle w:val="Kommentartext"/>
        <w:rPr>
          <w:lang w:val="de-DE"/>
        </w:rPr>
      </w:pPr>
      <w:r>
        <w:rPr>
          <w:rStyle w:val="Kommentarzeichen"/>
        </w:rPr>
        <w:annotationRef/>
      </w:r>
      <w:r w:rsidRPr="00F90B11">
        <w:rPr>
          <w:lang w:val="de-DE"/>
        </w:rPr>
        <w:t>Welche Form der PP?</w:t>
      </w:r>
    </w:p>
  </w:comment>
  <w:comment w:id="313" w:author="Haskamp, Stefan (extern)" w:date="2021-06-17T11:01:00Z" w:initials="HS">
    <w:p w14:paraId="664AFD7E" w14:textId="77777777" w:rsidR="00F17CEC" w:rsidRPr="00A72868" w:rsidRDefault="00F17CEC">
      <w:pPr>
        <w:pStyle w:val="Kommentartext"/>
        <w:rPr>
          <w:lang w:val="de-DE"/>
        </w:rPr>
      </w:pPr>
      <w:r>
        <w:rPr>
          <w:rStyle w:val="Kommentarzeichen"/>
        </w:rPr>
        <w:annotationRef/>
      </w:r>
      <w:r w:rsidRPr="00A72868">
        <w:rPr>
          <w:lang w:val="de-DE"/>
        </w:rPr>
        <w:t>Leider nicht näher erläutert</w:t>
      </w:r>
    </w:p>
  </w:comment>
  <w:comment w:id="328" w:author="Hüffmeier, Ulrike" w:date="2021-06-14T14:41:00Z" w:initials="HU">
    <w:p w14:paraId="65EBBFF6" w14:textId="77777777" w:rsidR="00F17CEC" w:rsidRPr="00C9221C" w:rsidRDefault="00F17CEC" w:rsidP="00622A7F">
      <w:pPr>
        <w:pStyle w:val="Kommentartext"/>
        <w:rPr>
          <w:lang w:val="de-DE"/>
        </w:rPr>
      </w:pPr>
      <w:r>
        <w:rPr>
          <w:rStyle w:val="Kommentarzeichen"/>
        </w:rPr>
        <w:annotationRef/>
      </w:r>
      <w:r w:rsidRPr="00C9221C">
        <w:rPr>
          <w:lang w:val="de-DE"/>
        </w:rPr>
        <w:t xml:space="preserve">In welchem Molekül fehlt die caspase cleavage </w:t>
      </w:r>
      <w:r>
        <w:rPr>
          <w:lang w:val="de-DE"/>
        </w:rPr>
        <w:t>site?</w:t>
      </w:r>
    </w:p>
  </w:comment>
  <w:comment w:id="330" w:author="Hüffmeier, Ulrike" w:date="2021-11-25T09:40:00Z" w:initials="HU">
    <w:p w14:paraId="18EC13B8" w14:textId="4CA25A72" w:rsidR="00F17CEC" w:rsidRPr="0001172A" w:rsidRDefault="00F17CEC">
      <w:pPr>
        <w:pStyle w:val="Kommentartext"/>
        <w:rPr>
          <w:lang w:val="de-DE"/>
        </w:rPr>
      </w:pPr>
      <w:r>
        <w:rPr>
          <w:rStyle w:val="Kommentarzeichen"/>
        </w:rPr>
        <w:annotationRef/>
      </w:r>
      <w:r w:rsidRPr="0001172A">
        <w:rPr>
          <w:lang w:val="de-DE"/>
        </w:rPr>
        <w:t xml:space="preserve">Ich verstehe </w:t>
      </w:r>
      <w:r>
        <w:rPr>
          <w:lang w:val="de-DE"/>
        </w:rPr>
        <w:t>die Kausalität von Sezernierung und Cleavage Site hier nicht. Sezernieren kommt doch vor Cleavage?</w:t>
      </w:r>
    </w:p>
  </w:comment>
  <w:comment w:id="332" w:author="Hüffmeier, Ulrike" w:date="2021-06-14T14:42:00Z" w:initials="HU">
    <w:p w14:paraId="20301D81" w14:textId="77777777" w:rsidR="00F17CEC" w:rsidRPr="00C9221C" w:rsidRDefault="00F17CEC">
      <w:pPr>
        <w:pStyle w:val="Kommentartext"/>
        <w:rPr>
          <w:lang w:val="de-DE"/>
        </w:rPr>
      </w:pPr>
      <w:r>
        <w:rPr>
          <w:rStyle w:val="Kommentarzeichen"/>
        </w:rPr>
        <w:annotationRef/>
      </w:r>
      <w:r w:rsidRPr="00C9221C">
        <w:rPr>
          <w:lang w:val="de-DE"/>
        </w:rPr>
        <w:t xml:space="preserve">Das sind ja keine in vivo </w:t>
      </w:r>
      <w:r>
        <w:rPr>
          <w:lang w:val="de-DE"/>
        </w:rPr>
        <w:t>E</w:t>
      </w:r>
      <w:r w:rsidRPr="00C9221C">
        <w:rPr>
          <w:lang w:val="de-DE"/>
        </w:rPr>
        <w:t>xperimente, das fehlt hier.</w:t>
      </w:r>
      <w:r>
        <w:rPr>
          <w:lang w:val="de-DE"/>
        </w:rPr>
        <w:t xml:space="preserve"> </w:t>
      </w:r>
    </w:p>
  </w:comment>
  <w:comment w:id="340" w:author="Hüffmeier, Ulrike" w:date="2021-06-14T14:44:00Z" w:initials="HU">
    <w:p w14:paraId="70E8AF3C" w14:textId="77777777" w:rsidR="00F17CEC" w:rsidRPr="00C9221C" w:rsidRDefault="00F17CEC">
      <w:pPr>
        <w:pStyle w:val="Kommentartext"/>
        <w:rPr>
          <w:lang w:val="de-DE"/>
        </w:rPr>
      </w:pPr>
      <w:r>
        <w:rPr>
          <w:rStyle w:val="Kommentarzeichen"/>
        </w:rPr>
        <w:annotationRef/>
      </w:r>
      <w:r w:rsidRPr="00C9221C">
        <w:rPr>
          <w:lang w:val="de-DE"/>
        </w:rPr>
        <w:t>Wer ist der Agonist?</w:t>
      </w:r>
    </w:p>
  </w:comment>
  <w:comment w:id="341" w:author="Haskamp, Stefan (extern)" w:date="2021-08-16T13:01:00Z" w:initials="HS">
    <w:p w14:paraId="299774AE" w14:textId="77777777" w:rsidR="00F17CEC" w:rsidRPr="00B83B01" w:rsidRDefault="00F17CEC">
      <w:pPr>
        <w:pStyle w:val="Kommentartext"/>
        <w:rPr>
          <w:lang w:val="de-DE"/>
        </w:rPr>
      </w:pPr>
      <w:r>
        <w:rPr>
          <w:rStyle w:val="Kommentarzeichen"/>
        </w:rPr>
        <w:annotationRef/>
      </w:r>
      <w:r w:rsidRPr="00B83B01">
        <w:rPr>
          <w:lang w:val="de-DE"/>
        </w:rPr>
        <w:t>Die IL-36 cytokine</w:t>
      </w:r>
    </w:p>
  </w:comment>
  <w:comment w:id="343" w:author="Hüffmeier, Ulrike" w:date="2021-06-14T14:44:00Z" w:initials="HU">
    <w:p w14:paraId="3263EFA2" w14:textId="77777777" w:rsidR="00F17CEC" w:rsidRPr="00C9221C" w:rsidRDefault="00F17CEC">
      <w:pPr>
        <w:pStyle w:val="Kommentartext"/>
        <w:rPr>
          <w:lang w:val="de-DE"/>
        </w:rPr>
      </w:pPr>
      <w:r>
        <w:rPr>
          <w:rStyle w:val="Kommentarzeichen"/>
        </w:rPr>
        <w:annotationRef/>
      </w:r>
      <w:r w:rsidRPr="00C9221C">
        <w:rPr>
          <w:lang w:val="de-DE"/>
        </w:rPr>
        <w:t xml:space="preserve">Expression von </w:t>
      </w:r>
      <w:r>
        <w:rPr>
          <w:lang w:val="de-DE"/>
        </w:rPr>
        <w:t>IL-38?</w:t>
      </w:r>
    </w:p>
  </w:comment>
  <w:comment w:id="347" w:author="Hüffmeier, Ulrike" w:date="2021-11-25T09:48:00Z" w:initials="HU">
    <w:p w14:paraId="3B73382A" w14:textId="7CBFC4D6" w:rsidR="00F17CEC" w:rsidRPr="0001172A" w:rsidRDefault="00F17CEC">
      <w:pPr>
        <w:pStyle w:val="Kommentartext"/>
        <w:rPr>
          <w:lang w:val="de-DE"/>
        </w:rPr>
      </w:pPr>
      <w:r>
        <w:rPr>
          <w:rStyle w:val="Kommentarzeichen"/>
        </w:rPr>
        <w:annotationRef/>
      </w:r>
      <w:r w:rsidRPr="0001172A">
        <w:rPr>
          <w:lang w:val="de-DE"/>
        </w:rPr>
        <w:t xml:space="preserve">Das ist ja noch nicht das </w:t>
      </w:r>
      <w:r>
        <w:rPr>
          <w:lang w:val="de-DE"/>
        </w:rPr>
        <w:t>Ende, sondern eine Folge der Rezeptoraktivierung. Gibt ja noch einige Konsequenzen, die auf NFKB-Aktivierung etc. folgen.</w:t>
      </w:r>
    </w:p>
  </w:comment>
  <w:comment w:id="352" w:author="Hüffmeier, Ulrike" w:date="2021-06-15T10:54:00Z" w:initials="HU">
    <w:p w14:paraId="3EECEB13" w14:textId="77777777" w:rsidR="00F17CEC" w:rsidRPr="00A645F4" w:rsidRDefault="00F17CEC">
      <w:pPr>
        <w:pStyle w:val="Kommentartext"/>
        <w:rPr>
          <w:lang w:val="de-DE"/>
        </w:rPr>
      </w:pPr>
      <w:r>
        <w:rPr>
          <w:rStyle w:val="Kommentarzeichen"/>
        </w:rPr>
        <w:annotationRef/>
      </w:r>
      <w:r w:rsidRPr="00A645F4">
        <w:rPr>
          <w:lang w:val="de-DE"/>
        </w:rPr>
        <w:t xml:space="preserve">Wüsste nicht, dass es </w:t>
      </w:r>
      <w:r w:rsidRPr="00A645F4">
        <w:rPr>
          <w:i/>
          <w:lang w:val="de-DE"/>
        </w:rPr>
        <w:t>in vivo</w:t>
      </w:r>
      <w:r w:rsidRPr="00A645F4">
        <w:rPr>
          <w:lang w:val="de-DE"/>
        </w:rPr>
        <w:t xml:space="preserve"> so klar gezeigt ist. </w:t>
      </w:r>
      <w:r>
        <w:rPr>
          <w:lang w:val="de-DE"/>
        </w:rPr>
        <w:t>Daher etwas zurückhaltender als Modell formulieren.</w:t>
      </w:r>
    </w:p>
  </w:comment>
  <w:comment w:id="357" w:author="Hüffmeier, Ulrike" w:date="2021-11-25T09:44:00Z" w:initials="HU">
    <w:p w14:paraId="1815A884" w14:textId="68C3A98F" w:rsidR="00F17CEC" w:rsidRPr="0001172A" w:rsidRDefault="00F17CEC">
      <w:pPr>
        <w:pStyle w:val="Kommentartext"/>
        <w:rPr>
          <w:lang w:val="de-DE"/>
        </w:rPr>
      </w:pPr>
      <w:r>
        <w:rPr>
          <w:lang w:val="de-DE"/>
        </w:rPr>
        <w:t xml:space="preserve">Formulierung nicht korrekt: </w:t>
      </w:r>
      <w:r>
        <w:rPr>
          <w:rStyle w:val="Kommentarzeichen"/>
        </w:rPr>
        <w:annotationRef/>
      </w:r>
      <w:r w:rsidRPr="0001172A">
        <w:rPr>
          <w:lang w:val="de-DE"/>
        </w:rPr>
        <w:t xml:space="preserve">Der Antikörper kann nicht behandeln, </w:t>
      </w:r>
      <w:r>
        <w:rPr>
          <w:lang w:val="de-DE"/>
        </w:rPr>
        <w:t>Patienten werden mit einem Medikament behandelt.</w:t>
      </w:r>
    </w:p>
  </w:comment>
  <w:comment w:id="373" w:author="Hüffmeier, Ulrike" w:date="2021-06-15T11:01:00Z" w:initials="HU">
    <w:p w14:paraId="22030DD9" w14:textId="77777777" w:rsidR="00F17CEC" w:rsidRPr="00A645F4" w:rsidRDefault="00F17CEC">
      <w:pPr>
        <w:pStyle w:val="Kommentartext"/>
        <w:rPr>
          <w:lang w:val="de-DE"/>
        </w:rPr>
      </w:pPr>
      <w:r>
        <w:rPr>
          <w:rStyle w:val="Kommentarzeichen"/>
        </w:rPr>
        <w:annotationRef/>
      </w:r>
      <w:r w:rsidRPr="00A645F4">
        <w:rPr>
          <w:lang w:val="de-DE"/>
        </w:rPr>
        <w:t xml:space="preserve">Was meinst Du mit </w:t>
      </w:r>
      <w:r>
        <w:rPr>
          <w:lang w:val="de-DE"/>
        </w:rPr>
        <w:t>„</w:t>
      </w:r>
      <w:r w:rsidRPr="00A645F4">
        <w:rPr>
          <w:lang w:val="de-DE"/>
        </w:rPr>
        <w:t>it</w:t>
      </w:r>
      <w:r>
        <w:rPr>
          <w:lang w:val="de-DE"/>
        </w:rPr>
        <w:t>“</w:t>
      </w:r>
      <w:r w:rsidRPr="00A645F4">
        <w:rPr>
          <w:lang w:val="de-DE"/>
        </w:rPr>
        <w:t>?</w:t>
      </w:r>
    </w:p>
  </w:comment>
  <w:comment w:id="362" w:author="Hüffmeier, Ulrike" w:date="2021-06-15T11:13:00Z" w:initials="HU">
    <w:p w14:paraId="6A36FE6B" w14:textId="77777777" w:rsidR="00F17CEC" w:rsidRPr="00AE6E10" w:rsidRDefault="00F17CEC">
      <w:pPr>
        <w:pStyle w:val="Kommentartext"/>
        <w:rPr>
          <w:lang w:val="de-DE"/>
        </w:rPr>
      </w:pPr>
      <w:r>
        <w:rPr>
          <w:rStyle w:val="Kommentarzeichen"/>
        </w:rPr>
        <w:annotationRef/>
      </w:r>
      <w:r w:rsidRPr="00AE6E10">
        <w:rPr>
          <w:lang w:val="de-DE"/>
        </w:rPr>
        <w:t xml:space="preserve">Hier fehlt so eine Idee, warum </w:t>
      </w:r>
      <w:r>
        <w:rPr>
          <w:lang w:val="de-DE"/>
        </w:rPr>
        <w:t>Du diese Dinge beschreibst.</w:t>
      </w:r>
    </w:p>
  </w:comment>
  <w:comment w:id="378" w:author="Hüffmeier, Ulrike" w:date="2021-06-14T14:37:00Z" w:initials="HU">
    <w:p w14:paraId="5ACB3EBD" w14:textId="77777777" w:rsidR="00F17CEC" w:rsidRDefault="00F17CEC">
      <w:pPr>
        <w:pStyle w:val="Kommentartext"/>
        <w:rPr>
          <w:lang w:val="de-DE"/>
        </w:rPr>
      </w:pPr>
      <w:r>
        <w:rPr>
          <w:rStyle w:val="Kommentarzeichen"/>
        </w:rPr>
        <w:annotationRef/>
      </w:r>
      <w:r>
        <w:rPr>
          <w:lang w:val="de-DE"/>
        </w:rPr>
        <w:t>Wieso Figure 2? Welches ist die 1.?</w:t>
      </w:r>
    </w:p>
    <w:p w14:paraId="4232B9C4" w14:textId="77777777" w:rsidR="00F17CEC" w:rsidRDefault="00F17CEC">
      <w:pPr>
        <w:pStyle w:val="Kommentartext"/>
        <w:rPr>
          <w:lang w:val="de-DE"/>
        </w:rPr>
      </w:pPr>
      <w:r w:rsidRPr="00C9221C">
        <w:rPr>
          <w:lang w:val="de-DE"/>
        </w:rPr>
        <w:t xml:space="preserve">Aus dieser Abbildung geht nicht hervor, dass es ein </w:t>
      </w:r>
      <w:r>
        <w:rPr>
          <w:lang w:val="de-DE"/>
        </w:rPr>
        <w:t xml:space="preserve">Modell ist. </w:t>
      </w:r>
    </w:p>
    <w:p w14:paraId="2F0D7DA1" w14:textId="77777777" w:rsidR="00F17CEC" w:rsidRPr="00C9221C" w:rsidRDefault="00F17CEC">
      <w:pPr>
        <w:pStyle w:val="Kommentartext"/>
        <w:rPr>
          <w:lang w:val="de-DE"/>
        </w:rPr>
      </w:pPr>
      <w:r>
        <w:rPr>
          <w:lang w:val="de-DE"/>
        </w:rPr>
        <w:t>Worauf basiert die Abbildung, angelehnt an eine oder mehrere andere Arbeiten?</w:t>
      </w:r>
    </w:p>
  </w:comment>
  <w:comment w:id="379" w:author="Hüffmeier, Ulrike" w:date="2021-11-25T10:54:00Z" w:initials="HU">
    <w:p w14:paraId="63CEE3F3" w14:textId="5434E318" w:rsidR="00F17CEC" w:rsidRPr="00FC0FB9" w:rsidRDefault="00F17CEC">
      <w:pPr>
        <w:pStyle w:val="Kommentartext"/>
        <w:rPr>
          <w:lang w:val="de-DE"/>
        </w:rPr>
      </w:pPr>
      <w:r>
        <w:rPr>
          <w:rStyle w:val="Kommentarzeichen"/>
        </w:rPr>
        <w:annotationRef/>
      </w:r>
      <w:r>
        <w:rPr>
          <w:lang w:val="de-DE"/>
        </w:rPr>
        <w:t>Dieses Modell bzw. Abbildung erwähnst Du im Text nicht. Bitte ändern!</w:t>
      </w:r>
    </w:p>
  </w:comment>
  <w:comment w:id="383" w:author="Hüffmeier, Ulrike" w:date="2021-11-25T10:57:00Z" w:initials="HU">
    <w:p w14:paraId="6DFC8295" w14:textId="6CACA508" w:rsidR="00F17CEC" w:rsidRPr="00FC0FB9" w:rsidRDefault="00F17CEC">
      <w:pPr>
        <w:pStyle w:val="Kommentartext"/>
        <w:rPr>
          <w:lang w:val="de-DE"/>
        </w:rPr>
      </w:pPr>
      <w:r>
        <w:rPr>
          <w:rStyle w:val="Kommentarzeichen"/>
        </w:rPr>
        <w:annotationRef/>
      </w:r>
      <w:r w:rsidRPr="00FC0FB9">
        <w:rPr>
          <w:lang w:val="de-DE"/>
        </w:rPr>
        <w:t xml:space="preserve">Nichtssagend. </w:t>
      </w:r>
      <w:r>
        <w:rPr>
          <w:lang w:val="de-DE"/>
        </w:rPr>
        <w:t>Genenamen kursiv.</w:t>
      </w:r>
    </w:p>
  </w:comment>
  <w:comment w:id="385" w:author="Hüffmeier, Ulrike" w:date="2021-11-25T10:55:00Z" w:initials="HU">
    <w:p w14:paraId="24A75660" w14:textId="0EF6352C" w:rsidR="00F17CEC" w:rsidRPr="00FC0FB9" w:rsidRDefault="00F17CEC">
      <w:pPr>
        <w:pStyle w:val="Kommentartext"/>
        <w:rPr>
          <w:lang w:val="de-DE"/>
        </w:rPr>
      </w:pPr>
      <w:r>
        <w:rPr>
          <w:rStyle w:val="Kommentarzeichen"/>
        </w:rPr>
        <w:annotationRef/>
      </w:r>
      <w:r w:rsidRPr="00FC0FB9">
        <w:rPr>
          <w:lang w:val="de-DE"/>
        </w:rPr>
        <w:t xml:space="preserve">Du meinst an dieser </w:t>
      </w:r>
      <w:r>
        <w:rPr>
          <w:lang w:val="de-DE"/>
        </w:rPr>
        <w:t xml:space="preserve">Stelle keine Linkage, sondern Association? Für Linkage wären es andere Zitate, die auch PSORS2 inkludieren. Nicht alle Loci kennen wir aus GWAS. </w:t>
      </w:r>
    </w:p>
  </w:comment>
  <w:comment w:id="390" w:author="Hüffmeier, Ulrike" w:date="2021-06-15T11:14:00Z" w:initials="HU">
    <w:p w14:paraId="339952C5" w14:textId="77777777" w:rsidR="00F17CEC" w:rsidRPr="002D5BBA" w:rsidRDefault="00F17CEC">
      <w:pPr>
        <w:pStyle w:val="Kommentartext"/>
        <w:rPr>
          <w:lang w:val="de-DE"/>
        </w:rPr>
      </w:pPr>
      <w:r>
        <w:rPr>
          <w:rStyle w:val="Kommentarzeichen"/>
        </w:rPr>
        <w:annotationRef/>
      </w:r>
      <w:r w:rsidRPr="002D5BBA">
        <w:rPr>
          <w:lang w:val="de-DE"/>
        </w:rPr>
        <w:t>Das sind inzwischen mehr…</w:t>
      </w:r>
    </w:p>
    <w:p w14:paraId="1C091BC5" w14:textId="77777777" w:rsidR="00F17CEC" w:rsidRPr="005F7806" w:rsidRDefault="00F17CEC">
      <w:pPr>
        <w:pStyle w:val="Kommentartext"/>
        <w:rPr>
          <w:lang w:val="de-DE"/>
        </w:rPr>
      </w:pPr>
      <w:r w:rsidRPr="005F7806">
        <w:rPr>
          <w:lang w:val="de-DE"/>
        </w:rPr>
        <w:t>Das Zitat ist ziemlich alt.</w:t>
      </w:r>
    </w:p>
  </w:comment>
  <w:comment w:id="395" w:author="Hüffmeier, Ulrike" w:date="2021-11-25T11:01:00Z" w:initials="HU">
    <w:p w14:paraId="5741F5E5" w14:textId="0BE8D804" w:rsidR="00F17CEC" w:rsidRPr="00FC0FB9" w:rsidRDefault="00F17CEC">
      <w:pPr>
        <w:pStyle w:val="Kommentartext"/>
        <w:rPr>
          <w:lang w:val="de-DE"/>
        </w:rPr>
      </w:pPr>
      <w:r>
        <w:rPr>
          <w:rStyle w:val="Kommentarzeichen"/>
        </w:rPr>
        <w:annotationRef/>
      </w:r>
      <w:r w:rsidRPr="00FC0FB9">
        <w:rPr>
          <w:lang w:val="de-DE"/>
        </w:rPr>
        <w:t>Nur dieses Z</w:t>
      </w:r>
      <w:r>
        <w:rPr>
          <w:lang w:val="de-DE"/>
        </w:rPr>
        <w:t>itat ist für die Aussage im Satz relevant.</w:t>
      </w:r>
    </w:p>
  </w:comment>
  <w:comment w:id="400" w:author="Hüffmeier, Ulrike" w:date="2021-06-15T11:27:00Z" w:initials="HU">
    <w:p w14:paraId="247B23FE" w14:textId="77777777" w:rsidR="00F17CEC" w:rsidRPr="00C127DF" w:rsidRDefault="00F17CEC">
      <w:pPr>
        <w:pStyle w:val="Kommentartext"/>
        <w:rPr>
          <w:lang w:val="de-DE"/>
        </w:rPr>
      </w:pPr>
      <w:r>
        <w:rPr>
          <w:rStyle w:val="Kommentarzeichen"/>
        </w:rPr>
        <w:annotationRef/>
      </w:r>
      <w:r w:rsidRPr="00C127DF">
        <w:rPr>
          <w:lang w:val="de-DE"/>
        </w:rPr>
        <w:t>Das geht in beide Richtungen einer NF</w:t>
      </w:r>
      <w:r>
        <w:rPr>
          <w:lang w:val="de-DE"/>
        </w:rPr>
        <w:t xml:space="preserve">-kb-Regulation, nicht nur Aktivierung. </w:t>
      </w:r>
    </w:p>
  </w:comment>
  <w:comment w:id="401" w:author="Hüffmeier, Ulrike" w:date="2021-11-25T11:00:00Z" w:initials="HU">
    <w:p w14:paraId="69FBD8D8" w14:textId="110AB9E8" w:rsidR="00F17CEC" w:rsidRPr="00FC0FB9" w:rsidRDefault="00F17CEC">
      <w:pPr>
        <w:pStyle w:val="Kommentartext"/>
        <w:rPr>
          <w:lang w:val="de-DE"/>
        </w:rPr>
      </w:pPr>
      <w:r>
        <w:rPr>
          <w:rStyle w:val="Kommentarzeichen"/>
        </w:rPr>
        <w:annotationRef/>
      </w:r>
      <w:r w:rsidRPr="00FC0FB9">
        <w:rPr>
          <w:lang w:val="de-DE"/>
        </w:rPr>
        <w:t>Du schreibst NFKB mal mit B</w:t>
      </w:r>
      <w:r>
        <w:rPr>
          <w:lang w:val="de-DE"/>
        </w:rPr>
        <w:t>indestrich, mal ohne. Bitte korrekt und einheitlich.</w:t>
      </w:r>
    </w:p>
  </w:comment>
  <w:comment w:id="404" w:author="Hüffmeier, Ulrike" w:date="2021-06-15T11:29:00Z" w:initials="HU">
    <w:p w14:paraId="23208F6E" w14:textId="77777777" w:rsidR="00F17CEC" w:rsidRPr="00C127DF" w:rsidRDefault="00F17CEC">
      <w:pPr>
        <w:pStyle w:val="Kommentartext"/>
        <w:rPr>
          <w:lang w:val="de-DE"/>
        </w:rPr>
      </w:pPr>
      <w:r>
        <w:rPr>
          <w:rStyle w:val="Kommentarzeichen"/>
        </w:rPr>
        <w:annotationRef/>
      </w:r>
      <w:r w:rsidRPr="00C127DF">
        <w:rPr>
          <w:lang w:val="de-DE"/>
        </w:rPr>
        <w:t xml:space="preserve">Hier wird sehr viel vermischt. </w:t>
      </w:r>
      <w:r>
        <w:rPr>
          <w:lang w:val="de-DE"/>
        </w:rPr>
        <w:t xml:space="preserve">PPP ist etwas anderes als die Kohorte in der Berki-Arbeit. Bitte exakter beschreiben. </w:t>
      </w:r>
    </w:p>
  </w:comment>
  <w:comment w:id="406" w:author="Hüffmeier, Ulrike" w:date="2021-06-15T11:28:00Z" w:initials="HU">
    <w:p w14:paraId="332B45BB" w14:textId="77777777" w:rsidR="00F17CEC" w:rsidRPr="00C127DF" w:rsidRDefault="00F17CEC">
      <w:pPr>
        <w:pStyle w:val="Kommentartext"/>
        <w:rPr>
          <w:lang w:val="de-DE"/>
        </w:rPr>
      </w:pPr>
      <w:r>
        <w:rPr>
          <w:rStyle w:val="Kommentarzeichen"/>
        </w:rPr>
        <w:annotationRef/>
      </w:r>
      <w:r w:rsidRPr="00C127DF">
        <w:rPr>
          <w:lang w:val="de-DE"/>
        </w:rPr>
        <w:t xml:space="preserve">Unsere Ergebnisse 2015 basieren auf einer nicht funktionellen </w:t>
      </w:r>
      <w:r>
        <w:rPr>
          <w:lang w:val="de-DE"/>
        </w:rPr>
        <w:t>Variante, Mossner et al. 2018 bestätigt das nicht.</w:t>
      </w:r>
    </w:p>
  </w:comment>
  <w:comment w:id="407" w:author="Haskamp, Stefan (extern)" w:date="2021-05-25T16:00:00Z" w:initials="HS">
    <w:p w14:paraId="1E1ED773" w14:textId="77777777" w:rsidR="00F17CEC" w:rsidRPr="00417D95" w:rsidRDefault="00F17CEC">
      <w:pPr>
        <w:pStyle w:val="Kommentartext"/>
      </w:pPr>
      <w:r>
        <w:rPr>
          <w:rStyle w:val="Kommentarzeichen"/>
        </w:rPr>
        <w:annotationRef/>
      </w:r>
      <w:r w:rsidRPr="00417D95">
        <w:t xml:space="preserve">3variants in 61 patients </w:t>
      </w:r>
    </w:p>
    <w:p w14:paraId="203C1951" w14:textId="77777777" w:rsidR="00F17CEC" w:rsidRPr="00417D95" w:rsidRDefault="00F17CEC">
      <w:pPr>
        <w:pStyle w:val="Kommentartext"/>
      </w:pPr>
      <w:r w:rsidRPr="00417D95">
        <w:t xml:space="preserve">3variants in 251 patients </w:t>
      </w:r>
    </w:p>
  </w:comment>
  <w:comment w:id="413" w:author="Hüffmeier, Ulrike" w:date="2021-11-25T11:00:00Z" w:initials="HU">
    <w:p w14:paraId="2CAAC6CE" w14:textId="262CF612" w:rsidR="00F17CEC" w:rsidRPr="000A40BB" w:rsidRDefault="00F17CEC">
      <w:pPr>
        <w:pStyle w:val="Kommentartext"/>
        <w:rPr>
          <w:lang w:val="de-DE"/>
        </w:rPr>
      </w:pPr>
      <w:r>
        <w:rPr>
          <w:rStyle w:val="Kommentarzeichen"/>
        </w:rPr>
        <w:annotationRef/>
      </w:r>
      <w:r w:rsidRPr="000A40BB">
        <w:rPr>
          <w:lang w:val="de-DE"/>
        </w:rPr>
        <w:t>s.o.</w:t>
      </w:r>
    </w:p>
  </w:comment>
  <w:comment w:id="415" w:author="Hüffmeier, Ulrike" w:date="2021-06-15T11:31:00Z" w:initials="HU">
    <w:p w14:paraId="3CA3F74B" w14:textId="77777777" w:rsidR="00F17CEC" w:rsidRPr="00C127DF" w:rsidRDefault="00F17CEC">
      <w:pPr>
        <w:pStyle w:val="Kommentartext"/>
        <w:rPr>
          <w:lang w:val="de-DE"/>
        </w:rPr>
      </w:pPr>
      <w:r>
        <w:rPr>
          <w:rStyle w:val="Kommentarzeichen"/>
        </w:rPr>
        <w:annotationRef/>
      </w:r>
      <w:r w:rsidRPr="00C127DF">
        <w:rPr>
          <w:lang w:val="de-DE"/>
        </w:rPr>
        <w:t xml:space="preserve">Dieses Gen ist initial bei ACH </w:t>
      </w:r>
      <w:r>
        <w:rPr>
          <w:lang w:val="de-DE"/>
        </w:rPr>
        <w:t>beschrieben, erst in 2. Linie bei GPP und PPP.</w:t>
      </w:r>
    </w:p>
  </w:comment>
  <w:comment w:id="418" w:author="Hüffmeier, Ulrike" w:date="2021-11-25T11:04:00Z" w:initials="HU">
    <w:p w14:paraId="601C2E43" w14:textId="465953C9" w:rsidR="00F17CEC" w:rsidRPr="000A40BB" w:rsidRDefault="00F17CEC">
      <w:pPr>
        <w:pStyle w:val="Kommentartext"/>
        <w:rPr>
          <w:lang w:val="de-DE"/>
        </w:rPr>
      </w:pPr>
      <w:r>
        <w:rPr>
          <w:rStyle w:val="Kommentarzeichen"/>
        </w:rPr>
        <w:annotationRef/>
      </w:r>
      <w:r w:rsidRPr="000A40BB">
        <w:rPr>
          <w:lang w:val="de-DE"/>
        </w:rPr>
        <w:t>Heterozygot?</w:t>
      </w:r>
    </w:p>
  </w:comment>
  <w:comment w:id="427" w:author="Hüffmeier, Ulrike" w:date="2021-06-15T11:31:00Z" w:initials="HU">
    <w:p w14:paraId="7952BAEE" w14:textId="77777777" w:rsidR="00F17CEC" w:rsidRPr="001E458B" w:rsidRDefault="00F17CEC" w:rsidP="00622A7F">
      <w:pPr>
        <w:pStyle w:val="Kommentartext"/>
        <w:rPr>
          <w:lang w:val="de-DE"/>
        </w:rPr>
      </w:pPr>
      <w:r>
        <w:rPr>
          <w:rStyle w:val="Kommentarzeichen"/>
        </w:rPr>
        <w:annotationRef/>
      </w:r>
      <w:r w:rsidRPr="001E458B">
        <w:rPr>
          <w:lang w:val="de-DE"/>
        </w:rPr>
        <w:t xml:space="preserve">Welche Studie ist das? </w:t>
      </w:r>
    </w:p>
  </w:comment>
  <w:comment w:id="428" w:author="Hüffmeier, Ulrike" w:date="2021-06-15T11:31:00Z" w:initials="HU">
    <w:p w14:paraId="75DA2F9F" w14:textId="77777777" w:rsidR="00F17CEC" w:rsidRPr="002D5BBA" w:rsidRDefault="00F17CEC">
      <w:pPr>
        <w:pStyle w:val="Kommentartext"/>
        <w:rPr>
          <w:lang w:val="de-DE"/>
        </w:rPr>
      </w:pPr>
      <w:r>
        <w:rPr>
          <w:rStyle w:val="Kommentarzeichen"/>
        </w:rPr>
        <w:annotationRef/>
      </w:r>
      <w:r w:rsidRPr="002D5BBA">
        <w:rPr>
          <w:lang w:val="de-DE"/>
        </w:rPr>
        <w:t xml:space="preserve">Welche Studie ist das? </w:t>
      </w:r>
    </w:p>
  </w:comment>
  <w:comment w:id="429" w:author="Hüffmeier, Ulrike" w:date="2021-06-15T11:33:00Z" w:initials="HU">
    <w:p w14:paraId="4E61EE02" w14:textId="77777777" w:rsidR="00F17CEC" w:rsidRPr="00C127DF" w:rsidRDefault="00F17CEC">
      <w:pPr>
        <w:pStyle w:val="Kommentartext"/>
        <w:rPr>
          <w:lang w:val="de-DE"/>
        </w:rPr>
      </w:pPr>
      <w:r>
        <w:rPr>
          <w:rStyle w:val="Kommentarzeichen"/>
        </w:rPr>
        <w:annotationRef/>
      </w:r>
      <w:r w:rsidRPr="00C127DF">
        <w:rPr>
          <w:lang w:val="de-DE"/>
        </w:rPr>
        <w:t xml:space="preserve">Das ist definitiv keine Mutation im klassischen </w:t>
      </w:r>
      <w:r>
        <w:rPr>
          <w:lang w:val="de-DE"/>
        </w:rPr>
        <w:t>Sinn.</w:t>
      </w:r>
    </w:p>
  </w:comment>
  <w:comment w:id="431" w:author="Hüffmeier, Ulrike" w:date="2021-06-15T11:32:00Z" w:initials="HU">
    <w:p w14:paraId="1DF49753" w14:textId="77777777" w:rsidR="00F17CEC" w:rsidRPr="00C127DF" w:rsidRDefault="00F17CEC" w:rsidP="00622A7F">
      <w:pPr>
        <w:pStyle w:val="Kommentartext"/>
        <w:rPr>
          <w:lang w:val="de-DE"/>
        </w:rPr>
      </w:pPr>
      <w:r>
        <w:rPr>
          <w:rStyle w:val="Kommentarzeichen"/>
        </w:rPr>
        <w:annotationRef/>
      </w:r>
      <w:r w:rsidRPr="00C127DF">
        <w:rPr>
          <w:lang w:val="de-DE"/>
        </w:rPr>
        <w:t xml:space="preserve">Gibt ja noch andere Studien aus </w:t>
      </w:r>
      <w:r>
        <w:rPr>
          <w:lang w:val="de-DE"/>
        </w:rPr>
        <w:t>Mausmodellen…</w:t>
      </w:r>
    </w:p>
  </w:comment>
  <w:comment w:id="437" w:author="Hüffmeier, Ulrike" w:date="2021-06-15T11:38:00Z" w:initials="HU">
    <w:p w14:paraId="4B5E0166" w14:textId="77777777" w:rsidR="00F17CEC" w:rsidRPr="000624D4" w:rsidRDefault="00F17CEC">
      <w:pPr>
        <w:pStyle w:val="Kommentartext"/>
        <w:rPr>
          <w:lang w:val="de-DE"/>
        </w:rPr>
      </w:pPr>
      <w:r>
        <w:rPr>
          <w:rStyle w:val="Kommentarzeichen"/>
        </w:rPr>
        <w:annotationRef/>
      </w:r>
      <w:r w:rsidRPr="000624D4">
        <w:rPr>
          <w:lang w:val="de-DE"/>
        </w:rPr>
        <w:t>Wir haben mehr als 25 untersucht!</w:t>
      </w:r>
    </w:p>
  </w:comment>
  <w:comment w:id="438" w:author="Hüffmeier, Ulrike" w:date="2021-11-25T11:43:00Z" w:initials="HU">
    <w:p w14:paraId="7790A1EB" w14:textId="00E0B65C" w:rsidR="00F17CEC" w:rsidRPr="00A6082D" w:rsidRDefault="00F17CEC">
      <w:pPr>
        <w:pStyle w:val="Kommentartext"/>
        <w:rPr>
          <w:lang w:val="de-DE"/>
        </w:rPr>
      </w:pPr>
      <w:r>
        <w:rPr>
          <w:rStyle w:val="Kommentarzeichen"/>
        </w:rPr>
        <w:annotationRef/>
      </w:r>
      <w:r w:rsidRPr="00A6082D">
        <w:rPr>
          <w:lang w:val="de-DE"/>
        </w:rPr>
        <w:t>Wäre sinnvoll, wenn Du PPP oben nennst, auch zu b</w:t>
      </w:r>
      <w:r>
        <w:rPr>
          <w:lang w:val="de-DE"/>
        </w:rPr>
        <w:t>e</w:t>
      </w:r>
      <w:r w:rsidRPr="00A6082D">
        <w:rPr>
          <w:lang w:val="de-DE"/>
        </w:rPr>
        <w:t xml:space="preserve">schreiben, </w:t>
      </w:r>
      <w:r>
        <w:rPr>
          <w:lang w:val="de-DE"/>
        </w:rPr>
        <w:t>wieviele PPPs untersucht wurden.</w:t>
      </w:r>
    </w:p>
  </w:comment>
  <w:comment w:id="449" w:author="Hüffmeier, Ulrike" w:date="2021-11-25T12:38:00Z" w:initials="HU">
    <w:p w14:paraId="4BAEE827" w14:textId="638798D1" w:rsidR="00F17CEC" w:rsidRPr="008A2914" w:rsidRDefault="00F17CEC">
      <w:pPr>
        <w:pStyle w:val="Kommentartext"/>
        <w:rPr>
          <w:lang w:val="de-DE"/>
        </w:rPr>
      </w:pPr>
      <w:r>
        <w:rPr>
          <w:rStyle w:val="Kommentarzeichen"/>
        </w:rPr>
        <w:annotationRef/>
      </w:r>
      <w:r w:rsidRPr="008A2914">
        <w:rPr>
          <w:lang w:val="de-DE"/>
        </w:rPr>
        <w:t xml:space="preserve">Ich würde auch hier das Modell einer oligogenen </w:t>
      </w:r>
      <w:r>
        <w:rPr>
          <w:lang w:val="de-DE"/>
        </w:rPr>
        <w:t>Vererbung nennen. Das wissen wir ja nicht nur von unseren Patienten, sondern auch aus Arbeiten anderer Arbeitsgruppen.</w:t>
      </w:r>
    </w:p>
  </w:comment>
  <w:comment w:id="472" w:author="Hüffmeier, Ulrike" w:date="2021-06-15T11:43:00Z" w:initials="HU">
    <w:p w14:paraId="7068935F" w14:textId="77777777" w:rsidR="00F17CEC" w:rsidRPr="000624D4" w:rsidRDefault="00F17CEC" w:rsidP="00622A7F">
      <w:pPr>
        <w:pStyle w:val="Kommentartext"/>
        <w:rPr>
          <w:lang w:val="de-DE"/>
        </w:rPr>
      </w:pPr>
      <w:r>
        <w:rPr>
          <w:rStyle w:val="Kommentarzeichen"/>
        </w:rPr>
        <w:annotationRef/>
      </w:r>
      <w:r w:rsidRPr="000624D4">
        <w:rPr>
          <w:lang w:val="de-DE"/>
        </w:rPr>
        <w:t xml:space="preserve">Das klingt so, als würden andere </w:t>
      </w:r>
      <w:r>
        <w:rPr>
          <w:lang w:val="de-DE"/>
        </w:rPr>
        <w:t>Zellen nicht dafür in Frage kommen. So einfach ist es aber eher nicht…</w:t>
      </w:r>
    </w:p>
  </w:comment>
  <w:comment w:id="473" w:author="Hüffmeier, Ulrike" w:date="2021-06-15T11:42:00Z" w:initials="HU">
    <w:p w14:paraId="76EAA43C" w14:textId="77777777" w:rsidR="00F17CEC" w:rsidRPr="000624D4" w:rsidRDefault="00F17CEC" w:rsidP="00622A7F">
      <w:pPr>
        <w:pStyle w:val="Kommentartext"/>
        <w:rPr>
          <w:lang w:val="de-DE"/>
        </w:rPr>
      </w:pPr>
      <w:r>
        <w:rPr>
          <w:rStyle w:val="Kommentarzeichen"/>
        </w:rPr>
        <w:annotationRef/>
      </w:r>
      <w:r w:rsidRPr="000624D4">
        <w:rPr>
          <w:lang w:val="de-DE"/>
        </w:rPr>
        <w:t>Warum das Twelves-Zitat hier? Pas</w:t>
      </w:r>
      <w:r>
        <w:rPr>
          <w:lang w:val="de-DE"/>
        </w:rPr>
        <w:t>s</w:t>
      </w:r>
      <w:r w:rsidRPr="000624D4">
        <w:rPr>
          <w:lang w:val="de-DE"/>
        </w:rPr>
        <w:t>t doch nicht.</w:t>
      </w:r>
    </w:p>
  </w:comment>
  <w:comment w:id="479" w:author="Hüffmeier, Ulrike" w:date="2021-06-15T11:43:00Z" w:initials="HU">
    <w:p w14:paraId="22AB9466" w14:textId="77777777" w:rsidR="00F17CEC" w:rsidRPr="000624D4" w:rsidRDefault="00F17CEC" w:rsidP="00622A7F">
      <w:pPr>
        <w:pStyle w:val="Kommentartext"/>
        <w:rPr>
          <w:lang w:val="de-DE"/>
        </w:rPr>
      </w:pPr>
      <w:r>
        <w:rPr>
          <w:rStyle w:val="Kommentarzeichen"/>
        </w:rPr>
        <w:annotationRef/>
      </w:r>
      <w:r w:rsidRPr="000624D4">
        <w:rPr>
          <w:lang w:val="de-DE"/>
        </w:rPr>
        <w:t xml:space="preserve">Das klingt so, als würden andere </w:t>
      </w:r>
      <w:r>
        <w:rPr>
          <w:lang w:val="de-DE"/>
        </w:rPr>
        <w:t>Zellen nicht dafür in Frage kommen. So einfach ist es aber eher nicht…</w:t>
      </w:r>
    </w:p>
  </w:comment>
  <w:comment w:id="488" w:author="Hüffmeier, Ulrike" w:date="2021-06-15T11:42:00Z" w:initials="HU">
    <w:p w14:paraId="2B68D79C" w14:textId="77777777" w:rsidR="00F17CEC" w:rsidRPr="000624D4" w:rsidRDefault="00F17CEC" w:rsidP="00622A7F">
      <w:pPr>
        <w:pStyle w:val="Kommentartext"/>
        <w:rPr>
          <w:lang w:val="de-DE"/>
        </w:rPr>
      </w:pPr>
      <w:r>
        <w:rPr>
          <w:rStyle w:val="Kommentarzeichen"/>
        </w:rPr>
        <w:annotationRef/>
      </w:r>
      <w:r w:rsidRPr="000624D4">
        <w:rPr>
          <w:lang w:val="de-DE"/>
        </w:rPr>
        <w:t>Warum das Twelves-Zitat hier? Pas</w:t>
      </w:r>
      <w:r>
        <w:rPr>
          <w:lang w:val="de-DE"/>
        </w:rPr>
        <w:t>s</w:t>
      </w:r>
      <w:r w:rsidRPr="000624D4">
        <w:rPr>
          <w:lang w:val="de-DE"/>
        </w:rPr>
        <w:t>t doch nicht.</w:t>
      </w:r>
    </w:p>
  </w:comment>
  <w:comment w:id="490" w:author="Hüffmeier, Ulrike" w:date="2021-11-25T11:47:00Z" w:initials="HU">
    <w:p w14:paraId="7DD4654C" w14:textId="3AFB5F09" w:rsidR="00F17CEC" w:rsidRPr="00A6082D" w:rsidRDefault="00F17CEC">
      <w:pPr>
        <w:pStyle w:val="Kommentartext"/>
        <w:rPr>
          <w:lang w:val="de-DE"/>
        </w:rPr>
      </w:pPr>
      <w:r>
        <w:rPr>
          <w:rStyle w:val="Kommentarzeichen"/>
        </w:rPr>
        <w:annotationRef/>
      </w:r>
      <w:r w:rsidRPr="00A6082D">
        <w:rPr>
          <w:lang w:val="de-DE"/>
        </w:rPr>
        <w:t xml:space="preserve">Ist das dann </w:t>
      </w:r>
      <w:r>
        <w:rPr>
          <w:lang w:val="de-DE"/>
        </w:rPr>
        <w:t xml:space="preserve">noch </w:t>
      </w:r>
      <w:r w:rsidRPr="00A6082D">
        <w:rPr>
          <w:lang w:val="de-DE"/>
        </w:rPr>
        <w:t>innate immunity?</w:t>
      </w:r>
    </w:p>
  </w:comment>
  <w:comment w:id="505" w:author="Hüffmeier, Ulrike" w:date="2021-06-14T12:40:00Z" w:initials="HU">
    <w:p w14:paraId="70244B3E" w14:textId="77777777" w:rsidR="00F17CEC" w:rsidRPr="0018541B" w:rsidRDefault="00F17CEC" w:rsidP="00622A7F">
      <w:pPr>
        <w:pStyle w:val="Kommentartext"/>
        <w:rPr>
          <w:lang w:val="de-DE"/>
        </w:rPr>
      </w:pPr>
      <w:r>
        <w:rPr>
          <w:rStyle w:val="Kommentarzeichen"/>
        </w:rPr>
        <w:annotationRef/>
      </w:r>
      <w:r w:rsidRPr="0018541B">
        <w:rPr>
          <w:lang w:val="de-DE"/>
        </w:rPr>
        <w:t xml:space="preserve">Das kommt sehr unvermittelt, wenn man über die </w:t>
      </w:r>
      <w:r>
        <w:rPr>
          <w:lang w:val="de-DE"/>
        </w:rPr>
        <w:t>genetischen Faktoren bei anderen Manifestationen noch gar nichts weiß. So einen Satz braucht es an der Stelle auch nicht.</w:t>
      </w:r>
    </w:p>
  </w:comment>
  <w:comment w:id="506" w:author="Haskamp, Stefan (extern)" w:date="2021-08-16T13:18:00Z" w:initials="HS">
    <w:p w14:paraId="3B6785FB" w14:textId="77777777" w:rsidR="00F17CEC" w:rsidRPr="00354E36" w:rsidRDefault="00F17CEC" w:rsidP="00622A7F">
      <w:pPr>
        <w:pStyle w:val="Kommentartext"/>
        <w:rPr>
          <w:lang w:val="de-DE"/>
        </w:rPr>
      </w:pPr>
      <w:r>
        <w:rPr>
          <w:rStyle w:val="Kommentarzeichen"/>
        </w:rPr>
        <w:annotationRef/>
      </w:r>
      <w:r w:rsidRPr="00354E36">
        <w:rPr>
          <w:lang w:val="de-DE"/>
        </w:rPr>
        <w:t xml:space="preserve">Der Absatz stand vorher in der </w:t>
      </w:r>
      <w:r>
        <w:rPr>
          <w:lang w:val="de-DE"/>
        </w:rPr>
        <w:t xml:space="preserve">Einleitung ganz zu Anfang. Der passt denke ich hier besser hin </w:t>
      </w:r>
    </w:p>
  </w:comment>
  <w:comment w:id="507" w:author="ulrike.hueffmeier@gmail.com" w:date="2021-11-28T20:58:00Z" w:initials="u">
    <w:p w14:paraId="427D1141" w14:textId="1E81F1BC" w:rsidR="00F17CEC" w:rsidRPr="001E7AAF" w:rsidRDefault="00F17CEC">
      <w:pPr>
        <w:pStyle w:val="Kommentartext"/>
        <w:rPr>
          <w:lang w:val="de-DE"/>
        </w:rPr>
      </w:pPr>
      <w:r>
        <w:rPr>
          <w:rStyle w:val="Kommentarzeichen"/>
        </w:rPr>
        <w:annotationRef/>
      </w:r>
      <w:r w:rsidRPr="001E7AAF">
        <w:rPr>
          <w:lang w:val="de-DE"/>
        </w:rPr>
        <w:t>Nun wirkt dieser Satz am Anfang auch sehr prominent</w:t>
      </w:r>
      <w:r>
        <w:rPr>
          <w:lang w:val="de-DE"/>
        </w:rPr>
        <w:t xml:space="preserve"> und weckt Erwartungen</w:t>
      </w:r>
      <w:r w:rsidRPr="001E7AAF">
        <w:rPr>
          <w:lang w:val="de-DE"/>
        </w:rPr>
        <w:t>, zum</w:t>
      </w:r>
      <w:r>
        <w:rPr>
          <w:lang w:val="de-DE"/>
        </w:rPr>
        <w:t>al am Ende ja wenig entsprechendes raus kommt.</w:t>
      </w:r>
    </w:p>
  </w:comment>
  <w:comment w:id="514" w:author="Hüffmeier, Ulrike" w:date="2021-06-15T11:44:00Z" w:initials="HU">
    <w:p w14:paraId="0D8BBCC9" w14:textId="77777777" w:rsidR="00F17CEC" w:rsidRPr="000624D4" w:rsidRDefault="00F17CEC" w:rsidP="00622A7F">
      <w:pPr>
        <w:pStyle w:val="Kommentartext"/>
        <w:rPr>
          <w:lang w:val="de-DE"/>
        </w:rPr>
      </w:pPr>
      <w:r>
        <w:rPr>
          <w:rStyle w:val="Kommentarzeichen"/>
        </w:rPr>
        <w:annotationRef/>
      </w:r>
      <w:r w:rsidRPr="000624D4">
        <w:rPr>
          <w:lang w:val="de-DE"/>
        </w:rPr>
        <w:t>Die Bachelez-Pionierarbeit ist doch sehr vielversprechend</w:t>
      </w:r>
      <w:r>
        <w:rPr>
          <w:lang w:val="de-DE"/>
        </w:rPr>
        <w:t xml:space="preserve">?! </w:t>
      </w:r>
    </w:p>
  </w:comment>
  <w:comment w:id="515" w:author="Hüffmeier, Ulrike" w:date="2021-11-25T12:37:00Z" w:initials="HU">
    <w:p w14:paraId="7367C230" w14:textId="071D10C6" w:rsidR="00F17CEC" w:rsidRPr="008A2914" w:rsidRDefault="00F17CEC">
      <w:pPr>
        <w:pStyle w:val="Kommentartext"/>
        <w:rPr>
          <w:lang w:val="de-DE"/>
        </w:rPr>
      </w:pPr>
      <w:r>
        <w:rPr>
          <w:rStyle w:val="Kommentarzeichen"/>
        </w:rPr>
        <w:annotationRef/>
      </w:r>
      <w:r w:rsidRPr="008A2914">
        <w:rPr>
          <w:lang w:val="de-DE"/>
        </w:rPr>
        <w:t xml:space="preserve">Das ist sehr grob. </w:t>
      </w:r>
      <w:r>
        <w:rPr>
          <w:lang w:val="de-DE"/>
        </w:rPr>
        <w:t xml:space="preserve">2011 und wenige Jahre danach war das noch tragbar, aber das trifft ja nicht auf Deine Arbeit zu. </w:t>
      </w:r>
    </w:p>
  </w:comment>
  <w:comment w:id="524" w:author="Hüffmeier, Ulrike" w:date="2021-06-15T12:18:00Z" w:initials="HU">
    <w:p w14:paraId="44D63340" w14:textId="77777777" w:rsidR="00F17CEC" w:rsidRPr="007508B2" w:rsidRDefault="00F17CEC">
      <w:pPr>
        <w:pStyle w:val="Kommentartext"/>
        <w:rPr>
          <w:lang w:val="de-DE"/>
        </w:rPr>
      </w:pPr>
      <w:r>
        <w:rPr>
          <w:rStyle w:val="Kommentarzeichen"/>
        </w:rPr>
        <w:annotationRef/>
      </w:r>
      <w:r w:rsidRPr="007508B2">
        <w:rPr>
          <w:lang w:val="de-DE"/>
        </w:rPr>
        <w:t xml:space="preserve">Ist ja nicht </w:t>
      </w:r>
      <w:r>
        <w:rPr>
          <w:lang w:val="de-DE"/>
        </w:rPr>
        <w:t>i</w:t>
      </w:r>
      <w:r w:rsidRPr="007508B2">
        <w:rPr>
          <w:lang w:val="de-DE"/>
        </w:rPr>
        <w:t>mmer</w:t>
      </w:r>
      <w:r>
        <w:rPr>
          <w:lang w:val="de-DE"/>
        </w:rPr>
        <w:t xml:space="preserve"> so</w:t>
      </w:r>
      <w:r w:rsidRPr="007508B2">
        <w:rPr>
          <w:lang w:val="de-DE"/>
        </w:rPr>
        <w:t xml:space="preserve">, dass der </w:t>
      </w:r>
      <w:r>
        <w:rPr>
          <w:lang w:val="de-DE"/>
        </w:rPr>
        <w:t>Pathway so stark betroffen ist. Modify vielleicht passender.</w:t>
      </w:r>
    </w:p>
  </w:comment>
  <w:comment w:id="528" w:author="Hüffmeier, Ulrike" w:date="2021-06-15T12:19:00Z" w:initials="HU">
    <w:p w14:paraId="6878FBFC" w14:textId="77777777" w:rsidR="00F17CEC" w:rsidRPr="007508B2" w:rsidRDefault="00F17CEC" w:rsidP="00622A7F">
      <w:pPr>
        <w:pStyle w:val="Kommentartext"/>
        <w:rPr>
          <w:lang w:val="de-DE"/>
        </w:rPr>
      </w:pPr>
      <w:r>
        <w:rPr>
          <w:rStyle w:val="Kommentarzeichen"/>
        </w:rPr>
        <w:annotationRef/>
      </w:r>
      <w:r w:rsidRPr="007508B2">
        <w:rPr>
          <w:lang w:val="de-DE"/>
        </w:rPr>
        <w:t>Das ist Umgangssprache.</w:t>
      </w:r>
    </w:p>
  </w:comment>
  <w:comment w:id="532" w:author="Hüffmeier, Ulrike" w:date="2021-06-15T12:21:00Z" w:initials="HU">
    <w:p w14:paraId="0467D54E" w14:textId="77777777" w:rsidR="00F17CEC" w:rsidRPr="007508B2" w:rsidRDefault="00F17CEC" w:rsidP="00622A7F">
      <w:pPr>
        <w:pStyle w:val="Kommentartext"/>
        <w:rPr>
          <w:lang w:val="de-DE"/>
        </w:rPr>
      </w:pPr>
      <w:r>
        <w:rPr>
          <w:rStyle w:val="Kommentarzeichen"/>
        </w:rPr>
        <w:annotationRef/>
      </w:r>
      <w:r w:rsidRPr="007508B2">
        <w:rPr>
          <w:lang w:val="de-DE"/>
        </w:rPr>
        <w:t xml:space="preserve">Warum verwendest Du hier die </w:t>
      </w:r>
      <w:r>
        <w:rPr>
          <w:lang w:val="de-DE"/>
        </w:rPr>
        <w:t xml:space="preserve">eingeführten </w:t>
      </w:r>
      <w:r w:rsidRPr="007508B2">
        <w:rPr>
          <w:lang w:val="de-DE"/>
        </w:rPr>
        <w:t>A</w:t>
      </w:r>
      <w:r>
        <w:rPr>
          <w:lang w:val="de-DE"/>
        </w:rPr>
        <w:t>bkürzungen nicht?</w:t>
      </w:r>
    </w:p>
  </w:comment>
  <w:comment w:id="535" w:author="Hüffmeier, Ulrike" w:date="2021-11-25T12:40:00Z" w:initials="HU">
    <w:p w14:paraId="0939F68F" w14:textId="1553A1B1" w:rsidR="00F17CEC" w:rsidRPr="008A2914" w:rsidRDefault="00F17CEC">
      <w:pPr>
        <w:pStyle w:val="Kommentartext"/>
        <w:rPr>
          <w:lang w:val="de-DE"/>
        </w:rPr>
      </w:pPr>
      <w:r>
        <w:rPr>
          <w:rStyle w:val="Kommentarzeichen"/>
        </w:rPr>
        <w:annotationRef/>
      </w:r>
      <w:r w:rsidRPr="008A2914">
        <w:rPr>
          <w:lang w:val="de-DE"/>
        </w:rPr>
        <w:t>Hier nun andere Z</w:t>
      </w:r>
      <w:r>
        <w:rPr>
          <w:lang w:val="de-DE"/>
        </w:rPr>
        <w:t>eitstufe? Mehr als ungünstig.</w:t>
      </w:r>
    </w:p>
  </w:comment>
  <w:comment w:id="553" w:author="Hüffmeier, Ulrike" w:date="2021-08-03T13:35:00Z" w:initials="HU">
    <w:p w14:paraId="30565156" w14:textId="77777777" w:rsidR="00F17CEC" w:rsidRPr="0012162B" w:rsidRDefault="00F17CEC" w:rsidP="007C5D97">
      <w:pPr>
        <w:pStyle w:val="Kommentartext"/>
        <w:rPr>
          <w:lang w:val="de-DE"/>
        </w:rPr>
      </w:pPr>
      <w:r>
        <w:rPr>
          <w:rStyle w:val="Kommentarzeichen"/>
        </w:rPr>
        <w:annotationRef/>
      </w:r>
      <w:r w:rsidRPr="0012162B">
        <w:rPr>
          <w:lang w:val="de-DE"/>
        </w:rPr>
        <w:t>Es waren doch 31 nicht 32?</w:t>
      </w:r>
    </w:p>
  </w:comment>
  <w:comment w:id="564" w:author="Hüffmeier, Ulrike" w:date="2021-08-03T10:45:00Z" w:initials="HU">
    <w:p w14:paraId="7A7B171F" w14:textId="77777777" w:rsidR="00F17CEC" w:rsidRPr="00BF48F6" w:rsidRDefault="00F17CEC" w:rsidP="007C5D97">
      <w:pPr>
        <w:pStyle w:val="Kommentartext"/>
        <w:rPr>
          <w:lang w:val="de-DE"/>
        </w:rPr>
      </w:pPr>
      <w:r>
        <w:rPr>
          <w:rStyle w:val="Kommentarzeichen"/>
        </w:rPr>
        <w:annotationRef/>
      </w:r>
      <w:r w:rsidRPr="00BF48F6">
        <w:rPr>
          <w:lang w:val="de-DE"/>
        </w:rPr>
        <w:t xml:space="preserve">Hier fehlt </w:t>
      </w:r>
      <w:r>
        <w:rPr>
          <w:lang w:val="de-DE"/>
        </w:rPr>
        <w:t>eine P</w:t>
      </w:r>
      <w:r w:rsidRPr="00BF48F6">
        <w:rPr>
          <w:lang w:val="de-DE"/>
        </w:rPr>
        <w:t>rozentangabe, so würde es 10</w:t>
      </w:r>
      <w:r>
        <w:rPr>
          <w:lang w:val="de-DE"/>
        </w:rPr>
        <w:t>% entsprechen.</w:t>
      </w:r>
    </w:p>
  </w:comment>
  <w:comment w:id="569" w:author="Hüffmeier, Ulrike" w:date="2021-08-03T11:07:00Z" w:initials="HU">
    <w:p w14:paraId="5F32FA05" w14:textId="77777777" w:rsidR="00F17CEC" w:rsidRPr="00CC3C1B" w:rsidRDefault="00F17CEC" w:rsidP="007C5D97">
      <w:pPr>
        <w:pStyle w:val="Kommentartext"/>
        <w:rPr>
          <w:lang w:val="de-DE"/>
        </w:rPr>
      </w:pPr>
      <w:r>
        <w:rPr>
          <w:rStyle w:val="Kommentarzeichen"/>
        </w:rPr>
        <w:annotationRef/>
      </w:r>
      <w:r w:rsidRPr="00CC3C1B">
        <w:rPr>
          <w:lang w:val="de-DE"/>
        </w:rPr>
        <w:t xml:space="preserve">Was hat das </w:t>
      </w:r>
      <w:r>
        <w:rPr>
          <w:lang w:val="de-DE"/>
        </w:rPr>
        <w:t xml:space="preserve">IL36RN-Gen </w:t>
      </w:r>
      <w:r w:rsidRPr="00CC3C1B">
        <w:rPr>
          <w:lang w:val="de-DE"/>
        </w:rPr>
        <w:t xml:space="preserve">mit </w:t>
      </w:r>
      <w:r>
        <w:rPr>
          <w:lang w:val="de-DE"/>
        </w:rPr>
        <w:t>neuen Genen</w:t>
      </w:r>
      <w:r w:rsidRPr="00CC3C1B">
        <w:rPr>
          <w:lang w:val="de-DE"/>
        </w:rPr>
        <w:t xml:space="preserve"> zu tun</w:t>
      </w:r>
      <w:r>
        <w:rPr>
          <w:lang w:val="de-DE"/>
        </w:rPr>
        <w:t>? Das verstehe ich nicht. Der Grund ist doch ein anderer.</w:t>
      </w:r>
    </w:p>
  </w:comment>
  <w:comment w:id="581" w:author="Hüffmeier, Ulrike" w:date="2021-11-25T12:44:00Z" w:initials="HU">
    <w:p w14:paraId="41AE7219" w14:textId="77777777" w:rsidR="00F17CEC" w:rsidRPr="008A2914" w:rsidRDefault="00F17CEC" w:rsidP="007C5D97">
      <w:pPr>
        <w:pStyle w:val="Kommentartext"/>
        <w:rPr>
          <w:lang w:val="de-DE"/>
        </w:rPr>
      </w:pPr>
      <w:r>
        <w:rPr>
          <w:rStyle w:val="Kommentarzeichen"/>
        </w:rPr>
        <w:annotationRef/>
      </w:r>
      <w:r w:rsidRPr="008A2914">
        <w:rPr>
          <w:lang w:val="de-DE"/>
        </w:rPr>
        <w:t>Woher wissen wir, dass es Ar</w:t>
      </w:r>
      <w:r>
        <w:rPr>
          <w:lang w:val="de-DE"/>
        </w:rPr>
        <w:t>tefakte sind?</w:t>
      </w:r>
    </w:p>
  </w:comment>
  <w:comment w:id="582" w:author="Hüffmeier, Ulrike" w:date="2021-08-03T11:11:00Z" w:initials="HU">
    <w:p w14:paraId="5C5C1294" w14:textId="77777777" w:rsidR="00F17CEC" w:rsidRPr="00CC3C1B" w:rsidRDefault="00F17CEC" w:rsidP="007C5D97">
      <w:pPr>
        <w:pStyle w:val="Kommentartext"/>
        <w:rPr>
          <w:lang w:val="de-DE"/>
        </w:rPr>
      </w:pPr>
      <w:r>
        <w:rPr>
          <w:rStyle w:val="Kommentarzeichen"/>
        </w:rPr>
        <w:annotationRef/>
      </w:r>
      <w:r w:rsidRPr="00CC3C1B">
        <w:rPr>
          <w:lang w:val="de-DE"/>
        </w:rPr>
        <w:t xml:space="preserve">Es gibt hier noch eine weitere </w:t>
      </w:r>
      <w:r>
        <w:rPr>
          <w:lang w:val="de-DE"/>
        </w:rPr>
        <w:t>Publikation.</w:t>
      </w:r>
    </w:p>
  </w:comment>
  <w:comment w:id="583" w:author="Haskamp, Stefan (extern)" w:date="2021-08-13T14:25:00Z" w:initials="HS">
    <w:p w14:paraId="5341AE60" w14:textId="77777777" w:rsidR="00F17CEC" w:rsidRPr="002E2565" w:rsidRDefault="00F17CEC" w:rsidP="007C5D97">
      <w:pPr>
        <w:pStyle w:val="Kommentartext"/>
        <w:rPr>
          <w:lang w:val="de-DE"/>
        </w:rPr>
      </w:pPr>
      <w:r>
        <w:rPr>
          <w:rStyle w:val="Kommentarzeichen"/>
        </w:rPr>
        <w:annotationRef/>
      </w:r>
      <w:r w:rsidRPr="002E2565">
        <w:rPr>
          <w:noProof/>
          <w:lang w:val="de-DE"/>
        </w:rPr>
        <w:t>Nguyen and Katner hinzugefügt</w:t>
      </w:r>
    </w:p>
  </w:comment>
  <w:comment w:id="585" w:author="Hüffmeier, Ulrike" w:date="2021-11-25T16:49:00Z" w:initials="HU">
    <w:p w14:paraId="19CB8752" w14:textId="77777777" w:rsidR="00F17CEC" w:rsidRPr="00ED6C0E" w:rsidRDefault="00F17CEC" w:rsidP="007C5D97">
      <w:pPr>
        <w:pStyle w:val="Kommentartext"/>
        <w:rPr>
          <w:lang w:val="de-DE"/>
        </w:rPr>
      </w:pPr>
      <w:r>
        <w:rPr>
          <w:rStyle w:val="Kommentarzeichen"/>
        </w:rPr>
        <w:annotationRef/>
      </w:r>
      <w:r w:rsidRPr="00ED6C0E">
        <w:rPr>
          <w:lang w:val="de-DE"/>
        </w:rPr>
        <w:t>Das ist ja teils eine R</w:t>
      </w:r>
      <w:r>
        <w:rPr>
          <w:lang w:val="de-DE"/>
        </w:rPr>
        <w:t>e-Analyse der WES gewesen, teils Sanger. Bitte konkreter.</w:t>
      </w:r>
    </w:p>
  </w:comment>
  <w:comment w:id="589" w:author="Hüffmeier, Ulrike" w:date="2021-08-03T13:37:00Z" w:initials="HU">
    <w:p w14:paraId="30132497" w14:textId="77777777" w:rsidR="00F17CEC" w:rsidRDefault="00F17CEC" w:rsidP="007C5D97">
      <w:pPr>
        <w:pStyle w:val="Kommentartext"/>
        <w:rPr>
          <w:lang w:val="de-DE"/>
        </w:rPr>
      </w:pPr>
      <w:r>
        <w:rPr>
          <w:rStyle w:val="Kommentarzeichen"/>
        </w:rPr>
        <w:annotationRef/>
      </w:r>
      <w:r w:rsidRPr="004D2AAC">
        <w:rPr>
          <w:lang w:val="de-DE"/>
        </w:rPr>
        <w:t>Welches Krankheitsbild hatten die anderen?</w:t>
      </w:r>
    </w:p>
    <w:p w14:paraId="696F797D" w14:textId="77777777" w:rsidR="00F17CEC" w:rsidRPr="004D2AAC" w:rsidRDefault="00F17CEC" w:rsidP="007C5D97">
      <w:pPr>
        <w:pStyle w:val="Kommentartext"/>
        <w:rPr>
          <w:lang w:val="de-DE"/>
        </w:rPr>
      </w:pPr>
      <w:r>
        <w:rPr>
          <w:lang w:val="de-DE"/>
        </w:rPr>
        <w:t>Hier fehlen allgemeine Angaben für das Kollektiv, Alter bei 1. Manifestation, Rekrutierung, Geschlechtsverteilung etc.</w:t>
      </w:r>
    </w:p>
  </w:comment>
  <w:comment w:id="594" w:author="Hüffmeier, Ulrike" w:date="2021-08-03T11:11:00Z" w:initials="HU">
    <w:p w14:paraId="749498EF" w14:textId="77777777" w:rsidR="00F17CEC" w:rsidRPr="00CC3C1B" w:rsidRDefault="00F17CEC" w:rsidP="007C5D97">
      <w:pPr>
        <w:pStyle w:val="Kommentartext"/>
        <w:rPr>
          <w:lang w:val="de-DE"/>
        </w:rPr>
      </w:pPr>
      <w:r>
        <w:rPr>
          <w:rStyle w:val="Kommentarzeichen"/>
        </w:rPr>
        <w:annotationRef/>
      </w:r>
      <w:r w:rsidRPr="00CC3C1B">
        <w:rPr>
          <w:lang w:val="de-DE"/>
        </w:rPr>
        <w:t xml:space="preserve">Warum heißen sie dann nicht GPP? </w:t>
      </w:r>
      <w:r>
        <w:rPr>
          <w:lang w:val="de-DE"/>
        </w:rPr>
        <w:t>ACH ist klinisch ziemlich anders als GPP. Wir fassen die Krankheitsbilder doch aus anderen Gründen für genetische Studien zusammen. S. ältere Publikationen.</w:t>
      </w:r>
    </w:p>
  </w:comment>
  <w:comment w:id="611" w:author="Hüffmeier, Ulrike" w:date="2021-11-25T12:45:00Z" w:initials="HU">
    <w:p w14:paraId="03BBF194" w14:textId="77777777" w:rsidR="00F17CEC" w:rsidRPr="008A2914" w:rsidRDefault="00F17CEC" w:rsidP="007C5D97">
      <w:pPr>
        <w:pStyle w:val="Kommentartext"/>
        <w:rPr>
          <w:lang w:val="de-DE"/>
        </w:rPr>
      </w:pPr>
      <w:r>
        <w:rPr>
          <w:rStyle w:val="Kommentarzeichen"/>
        </w:rPr>
        <w:annotationRef/>
      </w:r>
      <w:r w:rsidRPr="008A2914">
        <w:rPr>
          <w:lang w:val="de-DE"/>
        </w:rPr>
        <w:t>Wofür stehen die beiden Z</w:t>
      </w:r>
      <w:r>
        <w:rPr>
          <w:lang w:val="de-DE"/>
        </w:rPr>
        <w:t>itate hier?</w:t>
      </w:r>
    </w:p>
  </w:comment>
  <w:comment w:id="612" w:author="Haskamp, Stefan" w:date="2021-12-30T15:43:00Z" w:initials="HS">
    <w:p w14:paraId="5C2F6BD8" w14:textId="77777777" w:rsidR="00F17CEC" w:rsidRPr="004C42DB" w:rsidRDefault="00F17CEC" w:rsidP="007C5D97">
      <w:pPr>
        <w:pStyle w:val="Kommentartext"/>
        <w:rPr>
          <w:lang w:val="de-DE"/>
        </w:rPr>
      </w:pPr>
      <w:r>
        <w:rPr>
          <w:rStyle w:val="Kommentarzeichen"/>
        </w:rPr>
        <w:annotationRef/>
      </w:r>
      <w:r w:rsidRPr="004C42DB">
        <w:rPr>
          <w:rFonts w:cs="Arial"/>
          <w:lang w:val="de-DE"/>
        </w:rPr>
        <w:t>Das sind die ersten Arbeiten die ACH und AGEP mit IL36RN in verbindung bringen. Navarini zeigt IL36RN varianten in AGEP patienten 2013, Setta-Kaffetzi beschreibt ACH Patienten mit varianten</w:t>
      </w:r>
    </w:p>
  </w:comment>
  <w:comment w:id="622" w:author="Hüffmeier, Ulrike" w:date="2021-08-03T13:37:00Z" w:initials="HU">
    <w:p w14:paraId="22491656" w14:textId="77777777" w:rsidR="00F17CEC" w:rsidRPr="00094327" w:rsidRDefault="00F17CEC" w:rsidP="007C5D97">
      <w:pPr>
        <w:pStyle w:val="Kommentartext"/>
        <w:rPr>
          <w:lang w:val="de-DE"/>
        </w:rPr>
      </w:pPr>
      <w:r>
        <w:rPr>
          <w:rStyle w:val="Kommentarzeichen"/>
        </w:rPr>
        <w:annotationRef/>
      </w:r>
      <w:r w:rsidRPr="00094327">
        <w:rPr>
          <w:lang w:val="de-DE"/>
        </w:rPr>
        <w:t xml:space="preserve">Wieder eine andere Zahl? Oben </w:t>
      </w:r>
      <w:r>
        <w:rPr>
          <w:lang w:val="de-DE"/>
        </w:rPr>
        <w:t>sin</w:t>
      </w:r>
      <w:r w:rsidRPr="00094327">
        <w:rPr>
          <w:lang w:val="de-DE"/>
        </w:rPr>
        <w:t>d</w:t>
      </w:r>
      <w:r>
        <w:rPr>
          <w:lang w:val="de-DE"/>
        </w:rPr>
        <w:t xml:space="preserve"> </w:t>
      </w:r>
      <w:r w:rsidRPr="00094327">
        <w:rPr>
          <w:lang w:val="de-DE"/>
        </w:rPr>
        <w:t xml:space="preserve">es 82 </w:t>
      </w:r>
      <w:r>
        <w:rPr>
          <w:lang w:val="de-DE"/>
        </w:rPr>
        <w:t>Patienten, d.h. 164 Allele?!</w:t>
      </w:r>
    </w:p>
  </w:comment>
  <w:comment w:id="644" w:author="Hüffmeier, Ulrike" w:date="2021-11-25T16:50:00Z" w:initials="HU">
    <w:p w14:paraId="68EAA50D" w14:textId="77777777" w:rsidR="00F17CEC" w:rsidRPr="00ED6C0E" w:rsidRDefault="00F17CEC" w:rsidP="007C5D97">
      <w:pPr>
        <w:pStyle w:val="Kommentartext"/>
        <w:rPr>
          <w:lang w:val="de-DE"/>
        </w:rPr>
      </w:pPr>
      <w:r>
        <w:rPr>
          <w:rStyle w:val="Kommentarzeichen"/>
        </w:rPr>
        <w:annotationRef/>
      </w:r>
      <w:r w:rsidRPr="00ED6C0E">
        <w:rPr>
          <w:lang w:val="de-DE"/>
        </w:rPr>
        <w:t xml:space="preserve">Das sind ja auch compound heterozygote, </w:t>
      </w:r>
      <w:r>
        <w:rPr>
          <w:lang w:val="de-DE"/>
        </w:rPr>
        <w:t>gezeigt durch Testung der Eltern.</w:t>
      </w:r>
    </w:p>
  </w:comment>
  <w:comment w:id="647" w:author="Hüffmeier, Ulrike" w:date="2021-11-25T16:53:00Z" w:initials="HU">
    <w:p w14:paraId="0CCACC53" w14:textId="77777777" w:rsidR="00F17CEC" w:rsidRPr="000A40BB" w:rsidRDefault="00F17CEC" w:rsidP="007C5D97">
      <w:pPr>
        <w:pStyle w:val="Kommentartext"/>
        <w:rPr>
          <w:lang w:val="de-DE"/>
        </w:rPr>
      </w:pPr>
      <w:r>
        <w:rPr>
          <w:rStyle w:val="Kommentarzeichen"/>
        </w:rPr>
        <w:annotationRef/>
      </w:r>
      <w:r w:rsidRPr="000A40BB">
        <w:rPr>
          <w:lang w:val="de-DE"/>
        </w:rPr>
        <w:t>Das sind doch 13?!</w:t>
      </w:r>
    </w:p>
  </w:comment>
  <w:comment w:id="643" w:author="Hüffmeier, Ulrike" w:date="2021-08-03T13:17:00Z" w:initials="HU">
    <w:p w14:paraId="5B0D5581" w14:textId="77777777" w:rsidR="00F17CEC" w:rsidRPr="00C70D90" w:rsidRDefault="00F17CEC" w:rsidP="007C5D97">
      <w:pPr>
        <w:pStyle w:val="Kommentartext"/>
        <w:rPr>
          <w:lang w:val="de-DE"/>
        </w:rPr>
      </w:pPr>
      <w:r>
        <w:rPr>
          <w:rStyle w:val="Kommentarzeichen"/>
        </w:rPr>
        <w:annotationRef/>
      </w:r>
      <w:r w:rsidRPr="00C70D90">
        <w:rPr>
          <w:lang w:val="de-DE"/>
        </w:rPr>
        <w:t>Die Patienten hatte</w:t>
      </w:r>
      <w:r>
        <w:rPr>
          <w:lang w:val="de-DE"/>
        </w:rPr>
        <w:t>n</w:t>
      </w:r>
      <w:r w:rsidRPr="00C70D90">
        <w:rPr>
          <w:lang w:val="de-DE"/>
        </w:rPr>
        <w:t xml:space="preserve"> ja nicht alle </w:t>
      </w:r>
      <w:r>
        <w:rPr>
          <w:lang w:val="de-DE"/>
        </w:rPr>
        <w:t>GPP.</w:t>
      </w:r>
    </w:p>
  </w:comment>
  <w:comment w:id="663" w:author="Hüffmeier, Ulrike" w:date="2021-11-25T16:53:00Z" w:initials="HU">
    <w:p w14:paraId="3D19CFD6" w14:textId="03CABBB7" w:rsidR="00F17CEC" w:rsidRPr="00ED6C0E" w:rsidRDefault="00F17CEC">
      <w:pPr>
        <w:pStyle w:val="Kommentartext"/>
        <w:rPr>
          <w:lang w:val="de-DE"/>
        </w:rPr>
      </w:pPr>
      <w:r>
        <w:rPr>
          <w:rStyle w:val="Kommentarzeichen"/>
        </w:rPr>
        <w:annotationRef/>
      </w:r>
      <w:r w:rsidRPr="00ED6C0E">
        <w:rPr>
          <w:lang w:val="de-DE"/>
        </w:rPr>
        <w:t>s.o.</w:t>
      </w:r>
    </w:p>
  </w:comment>
  <w:comment w:id="667" w:author="Hüffmeier, Ulrike" w:date="2021-11-25T16:53:00Z" w:initials="HU">
    <w:p w14:paraId="5A056FB8" w14:textId="2F992B7C" w:rsidR="00F17CEC" w:rsidRPr="00ED6C0E" w:rsidRDefault="00F17CEC">
      <w:pPr>
        <w:pStyle w:val="Kommentartext"/>
        <w:rPr>
          <w:lang w:val="de-DE"/>
        </w:rPr>
      </w:pPr>
      <w:r w:rsidRPr="00ED6C0E">
        <w:rPr>
          <w:lang w:val="de-DE"/>
        </w:rPr>
        <w:t xml:space="preserve">zweideutig, </w:t>
      </w:r>
      <w:r>
        <w:rPr>
          <w:rStyle w:val="Kommentarzeichen"/>
        </w:rPr>
        <w:annotationRef/>
      </w:r>
      <w:r w:rsidRPr="00ED6C0E">
        <w:rPr>
          <w:lang w:val="de-DE"/>
        </w:rPr>
        <w:t xml:space="preserve">darunter versteht man </w:t>
      </w:r>
      <w:r>
        <w:rPr>
          <w:lang w:val="de-DE"/>
        </w:rPr>
        <w:t>vor allem eine Testung gesunder Angehöriger. Ungünstig. Eher als strukturelle Modellierung benennen.</w:t>
      </w:r>
    </w:p>
  </w:comment>
  <w:comment w:id="679" w:author="Hüffmeier, Ulrike" w:date="2021-11-25T16:56:00Z" w:initials="HU">
    <w:p w14:paraId="28309E6C" w14:textId="3A5E562A" w:rsidR="00F17CEC" w:rsidRPr="000A40BB" w:rsidRDefault="00F17CEC">
      <w:pPr>
        <w:pStyle w:val="Kommentartext"/>
        <w:rPr>
          <w:lang w:val="de-DE"/>
        </w:rPr>
      </w:pPr>
      <w:r>
        <w:rPr>
          <w:rStyle w:val="Kommentarzeichen"/>
        </w:rPr>
        <w:annotationRef/>
      </w:r>
      <w:r w:rsidRPr="000A40BB">
        <w:rPr>
          <w:lang w:val="de-DE"/>
        </w:rPr>
        <w:t>??</w:t>
      </w:r>
    </w:p>
  </w:comment>
  <w:comment w:id="683" w:author="Hüffmeier, Ulrike" w:date="2021-08-03T13:26:00Z" w:initials="HU">
    <w:p w14:paraId="2A490847" w14:textId="77777777" w:rsidR="00F17CEC" w:rsidRPr="00260B99" w:rsidRDefault="00F17CEC">
      <w:pPr>
        <w:pStyle w:val="Kommentartext"/>
        <w:rPr>
          <w:lang w:val="de-DE"/>
        </w:rPr>
      </w:pPr>
      <w:r>
        <w:rPr>
          <w:rStyle w:val="Kommentarzeichen"/>
        </w:rPr>
        <w:annotationRef/>
      </w:r>
      <w:r w:rsidRPr="00260B99">
        <w:rPr>
          <w:lang w:val="de-DE"/>
        </w:rPr>
        <w:t xml:space="preserve">Die Abbildungen sind sehr klein und </w:t>
      </w:r>
      <w:r>
        <w:rPr>
          <w:lang w:val="de-DE"/>
        </w:rPr>
        <w:t>Details z.B. Pfeil, die beschrieben werden, nicht erkennbar.</w:t>
      </w:r>
    </w:p>
  </w:comment>
  <w:comment w:id="687" w:author="Hüffmeier, Ulrike" w:date="2021-08-03T13:31:00Z" w:initials="HU">
    <w:p w14:paraId="4ECF60B0" w14:textId="77777777" w:rsidR="00F17CEC" w:rsidRDefault="00F17CEC">
      <w:pPr>
        <w:pStyle w:val="Kommentartext"/>
        <w:rPr>
          <w:lang w:val="de-DE"/>
        </w:rPr>
      </w:pPr>
      <w:r>
        <w:rPr>
          <w:rStyle w:val="Kommentarzeichen"/>
        </w:rPr>
        <w:annotationRef/>
      </w:r>
      <w:r w:rsidRPr="004D2AAC">
        <w:rPr>
          <w:lang w:val="de-DE"/>
        </w:rPr>
        <w:t xml:space="preserve">In diesem Absatz fehlen </w:t>
      </w:r>
      <w:r>
        <w:rPr>
          <w:lang w:val="de-DE"/>
        </w:rPr>
        <w:t xml:space="preserve">alle </w:t>
      </w:r>
      <w:r w:rsidRPr="004D2AAC">
        <w:rPr>
          <w:lang w:val="de-DE"/>
        </w:rPr>
        <w:t>V</w:t>
      </w:r>
      <w:r>
        <w:rPr>
          <w:lang w:val="de-DE"/>
        </w:rPr>
        <w:t>erweise für die folgende Figure.</w:t>
      </w:r>
    </w:p>
    <w:p w14:paraId="04BD1210" w14:textId="77777777" w:rsidR="00F17CEC" w:rsidRPr="004D2AAC" w:rsidRDefault="00F17CEC">
      <w:pPr>
        <w:pStyle w:val="Kommentartext"/>
        <w:rPr>
          <w:lang w:val="de-DE"/>
        </w:rPr>
      </w:pPr>
      <w:r>
        <w:rPr>
          <w:lang w:val="de-DE"/>
        </w:rPr>
        <w:t>Das zieht sich an vielen Stellen auch so weiter durch, dass auf Figures gar nicht verwiesen wird.</w:t>
      </w:r>
    </w:p>
  </w:comment>
  <w:comment w:id="700" w:author="Hüffmeier, Ulrike" w:date="2021-08-03T13:27:00Z" w:initials="HU">
    <w:p w14:paraId="646AA649" w14:textId="77777777" w:rsidR="00F17CEC" w:rsidRPr="004D2AAC" w:rsidRDefault="00F17CEC">
      <w:pPr>
        <w:pStyle w:val="Kommentartext"/>
        <w:rPr>
          <w:lang w:val="de-DE"/>
        </w:rPr>
      </w:pPr>
      <w:r>
        <w:rPr>
          <w:rStyle w:val="Kommentarzeichen"/>
        </w:rPr>
        <w:annotationRef/>
      </w:r>
      <w:r w:rsidRPr="004D2AAC">
        <w:rPr>
          <w:lang w:val="de-DE"/>
        </w:rPr>
        <w:t xml:space="preserve">Wörter verloren gegangen oder mehrere Sätze </w:t>
      </w:r>
      <w:r>
        <w:rPr>
          <w:lang w:val="de-DE"/>
        </w:rPr>
        <w:t>ungünstig zusammengestellt?!</w:t>
      </w:r>
    </w:p>
  </w:comment>
  <w:comment w:id="708" w:author="Hüffmeier, Ulrike" w:date="2021-11-25T16:57:00Z" w:initials="HU">
    <w:p w14:paraId="0E7552D4" w14:textId="72AA3ECF" w:rsidR="00F17CEC" w:rsidRPr="00ED6C0E" w:rsidRDefault="00F17CEC">
      <w:pPr>
        <w:pStyle w:val="Kommentartext"/>
        <w:rPr>
          <w:lang w:val="de-DE"/>
        </w:rPr>
      </w:pPr>
      <w:r>
        <w:rPr>
          <w:rStyle w:val="Kommentarzeichen"/>
        </w:rPr>
        <w:annotationRef/>
      </w:r>
      <w:r w:rsidRPr="00ED6C0E">
        <w:rPr>
          <w:lang w:val="de-DE"/>
        </w:rPr>
        <w:t>Ist das so wichtig? R</w:t>
      </w:r>
      <w:r>
        <w:rPr>
          <w:lang w:val="de-DE"/>
        </w:rPr>
        <w:t>eicht doch in Methods.</w:t>
      </w:r>
    </w:p>
  </w:comment>
  <w:comment w:id="713" w:author="Hüffmeier, Ulrike" w:date="2021-08-03T13:32:00Z" w:initials="HU">
    <w:p w14:paraId="6A7A1A61" w14:textId="77777777" w:rsidR="00F17CEC" w:rsidRPr="004D2AAC" w:rsidRDefault="00F17CEC">
      <w:pPr>
        <w:pStyle w:val="Kommentartext"/>
        <w:rPr>
          <w:lang w:val="de-DE"/>
        </w:rPr>
      </w:pPr>
      <w:r>
        <w:rPr>
          <w:rStyle w:val="Kommentarzeichen"/>
        </w:rPr>
        <w:annotationRef/>
      </w:r>
      <w:r w:rsidRPr="004D2AAC">
        <w:rPr>
          <w:lang w:val="de-DE"/>
        </w:rPr>
        <w:t xml:space="preserve">Laut Abbildung sieht es </w:t>
      </w:r>
      <w:r>
        <w:rPr>
          <w:lang w:val="de-DE"/>
        </w:rPr>
        <w:t xml:space="preserve">nicht </w:t>
      </w:r>
      <w:r w:rsidRPr="004D2AAC">
        <w:rPr>
          <w:lang w:val="de-DE"/>
        </w:rPr>
        <w:t xml:space="preserve">nach </w:t>
      </w:r>
      <w:r>
        <w:rPr>
          <w:lang w:val="de-DE"/>
        </w:rPr>
        <w:t xml:space="preserve">20 bzw. 30%, sondern nach </w:t>
      </w:r>
      <w:r w:rsidRPr="004D2AAC">
        <w:rPr>
          <w:lang w:val="de-DE"/>
        </w:rPr>
        <w:t xml:space="preserve">anderen </w:t>
      </w:r>
      <w:r>
        <w:rPr>
          <w:lang w:val="de-DE"/>
        </w:rPr>
        <w:t>Werten aus.</w:t>
      </w:r>
    </w:p>
  </w:comment>
  <w:comment w:id="730" w:author="Hüffmeier, Ulrike" w:date="2021-08-03T13:59:00Z" w:initials="HU">
    <w:p w14:paraId="6952EF9A" w14:textId="77777777" w:rsidR="00F17CEC" w:rsidRPr="004106E7" w:rsidRDefault="00F17CEC">
      <w:pPr>
        <w:pStyle w:val="Kommentartext"/>
        <w:rPr>
          <w:lang w:val="de-DE"/>
        </w:rPr>
      </w:pPr>
      <w:r>
        <w:rPr>
          <w:rStyle w:val="Kommentarzeichen"/>
        </w:rPr>
        <w:annotationRef/>
      </w:r>
      <w:r w:rsidRPr="004106E7">
        <w:rPr>
          <w:lang w:val="de-DE"/>
        </w:rPr>
        <w:t>Das Verb gibt es nicht</w:t>
      </w:r>
      <w:r>
        <w:rPr>
          <w:lang w:val="de-DE"/>
        </w:rPr>
        <w:t xml:space="preserve"> bzw. nicht mit der Bedeutung, die Du meinst</w:t>
      </w:r>
      <w:r w:rsidRPr="004106E7">
        <w:rPr>
          <w:lang w:val="de-DE"/>
        </w:rPr>
        <w:t>.</w:t>
      </w:r>
    </w:p>
  </w:comment>
  <w:comment w:id="738" w:author="Hüffmeier, Ulrike" w:date="2021-08-03T14:01:00Z" w:initials="HU">
    <w:p w14:paraId="2DBEC428" w14:textId="77777777" w:rsidR="00F17CEC" w:rsidRPr="004106E7" w:rsidRDefault="00F17CEC">
      <w:pPr>
        <w:pStyle w:val="Kommentartext"/>
        <w:rPr>
          <w:lang w:val="de-DE"/>
        </w:rPr>
      </w:pPr>
      <w:r>
        <w:rPr>
          <w:rStyle w:val="Kommentarzeichen"/>
        </w:rPr>
        <w:annotationRef/>
      </w:r>
      <w:r w:rsidRPr="004106E7">
        <w:rPr>
          <w:lang w:val="de-DE"/>
        </w:rPr>
        <w:t xml:space="preserve">Passt nicht zu Frequencies und grammatikalisch nicht. </w:t>
      </w:r>
      <w:r>
        <w:rPr>
          <w:lang w:val="de-DE"/>
        </w:rPr>
        <w:t>Auch hier fehlt Verweis auf die Tabelle 3.</w:t>
      </w:r>
    </w:p>
  </w:comment>
  <w:comment w:id="745" w:author="Hüffmeier, Ulrike" w:date="2021-08-03T14:02:00Z" w:initials="HU">
    <w:p w14:paraId="0A780AE0" w14:textId="77777777" w:rsidR="00F17CEC" w:rsidRPr="004106E7" w:rsidRDefault="00F17CEC">
      <w:pPr>
        <w:pStyle w:val="Kommentartext"/>
        <w:rPr>
          <w:lang w:val="de-DE"/>
        </w:rPr>
      </w:pPr>
      <w:r>
        <w:rPr>
          <w:rStyle w:val="Kommentarzeichen"/>
        </w:rPr>
        <w:annotationRef/>
      </w:r>
      <w:r w:rsidRPr="004106E7">
        <w:rPr>
          <w:lang w:val="de-DE"/>
        </w:rPr>
        <w:t xml:space="preserve">Bei der Formulierung würde ich einen </w:t>
      </w:r>
      <w:r>
        <w:rPr>
          <w:lang w:val="de-DE"/>
        </w:rPr>
        <w:t>P-Wert erwarten.</w:t>
      </w:r>
    </w:p>
  </w:comment>
  <w:comment w:id="765" w:author="Hüffmeier, Ulrike" w:date="2021-11-25T17:17:00Z" w:initials="HU">
    <w:p w14:paraId="68777721" w14:textId="121CF3A2" w:rsidR="00F17CEC" w:rsidRPr="009E18EC" w:rsidRDefault="00F17CEC">
      <w:pPr>
        <w:pStyle w:val="Kommentartext"/>
        <w:rPr>
          <w:lang w:val="de-DE"/>
        </w:rPr>
      </w:pPr>
      <w:r>
        <w:rPr>
          <w:rStyle w:val="Kommentarzeichen"/>
        </w:rPr>
        <w:annotationRef/>
      </w:r>
      <w:r w:rsidRPr="009E18EC">
        <w:rPr>
          <w:lang w:val="de-DE"/>
        </w:rPr>
        <w:t xml:space="preserve">Die Überschrift past nicht zum 2. </w:t>
      </w:r>
      <w:r>
        <w:rPr>
          <w:lang w:val="de-DE"/>
        </w:rPr>
        <w:t>Absatz.</w:t>
      </w:r>
    </w:p>
  </w:comment>
  <w:comment w:id="766" w:author="Haskamp, Stefan" w:date="2021-12-30T16:59:00Z" w:initials="HS">
    <w:p w14:paraId="2F23FCEA" w14:textId="69809D34" w:rsidR="00F17CEC" w:rsidRPr="004C42DB" w:rsidRDefault="00F17CEC">
      <w:pPr>
        <w:pStyle w:val="Kommentartext"/>
        <w:rPr>
          <w:lang w:val="de-DE"/>
        </w:rPr>
      </w:pPr>
      <w:r>
        <w:rPr>
          <w:rStyle w:val="Kommentarzeichen"/>
        </w:rPr>
        <w:annotationRef/>
      </w:r>
      <w:r w:rsidRPr="004C42DB">
        <w:rPr>
          <w:lang w:val="de-DE"/>
        </w:rPr>
        <w:t>Habe ein neues Kapitel angelegt</w:t>
      </w:r>
    </w:p>
  </w:comment>
  <w:comment w:id="767" w:author="Hüffmeier, Ulrike" w:date="2021-11-25T08:57:00Z" w:initials="HU">
    <w:p w14:paraId="69F005D0" w14:textId="0F6ED69F" w:rsidR="00F17CEC" w:rsidRPr="000A40BB" w:rsidRDefault="00F17CEC">
      <w:pPr>
        <w:pStyle w:val="Kommentartext"/>
        <w:rPr>
          <w:lang w:val="de-DE"/>
        </w:rPr>
      </w:pPr>
      <w:r>
        <w:rPr>
          <w:rStyle w:val="Kommentarzeichen"/>
        </w:rPr>
        <w:annotationRef/>
      </w:r>
      <w:r w:rsidRPr="000A40BB">
        <w:rPr>
          <w:lang w:val="de-DE"/>
        </w:rPr>
        <w:t>Falscher Bezug!</w:t>
      </w:r>
    </w:p>
  </w:comment>
  <w:comment w:id="777" w:author="Hüffmeier, Ulrike" w:date="2021-11-25T08:56:00Z" w:initials="HU">
    <w:p w14:paraId="12F99E0D" w14:textId="03078AEF" w:rsidR="00F17CEC" w:rsidRPr="00CE4CC7" w:rsidRDefault="00F17CEC">
      <w:pPr>
        <w:pStyle w:val="Kommentartext"/>
        <w:rPr>
          <w:lang w:val="de-DE"/>
        </w:rPr>
      </w:pPr>
      <w:r>
        <w:rPr>
          <w:rStyle w:val="Kommentarzeichen"/>
        </w:rPr>
        <w:annotationRef/>
      </w:r>
      <w:r w:rsidRPr="000A40BB">
        <w:rPr>
          <w:lang w:val="de-DE"/>
        </w:rPr>
        <w:t>?</w:t>
      </w:r>
    </w:p>
  </w:comment>
  <w:comment w:id="772" w:author="Hüffmeier, Ulrike" w:date="2021-08-03T14:39:00Z" w:initials="HU">
    <w:p w14:paraId="3A45ECC5" w14:textId="77777777" w:rsidR="00F17CEC" w:rsidRPr="002D3968" w:rsidRDefault="00F17CEC">
      <w:pPr>
        <w:pStyle w:val="Kommentartext"/>
        <w:rPr>
          <w:lang w:val="de-DE"/>
        </w:rPr>
      </w:pPr>
      <w:r>
        <w:rPr>
          <w:rStyle w:val="Kommentarzeichen"/>
        </w:rPr>
        <w:annotationRef/>
      </w:r>
      <w:r w:rsidRPr="002D3968">
        <w:rPr>
          <w:lang w:val="de-DE"/>
        </w:rPr>
        <w:t xml:space="preserve">Die Tabelle zeigt doch wesentlich kompliziertere </w:t>
      </w:r>
      <w:r>
        <w:rPr>
          <w:lang w:val="de-DE"/>
        </w:rPr>
        <w:t>Daten, auf die Du in der Beschreibung nicht eingehst.</w:t>
      </w:r>
    </w:p>
  </w:comment>
  <w:comment w:id="821" w:author="Hüffmeier, Ulrike" w:date="2021-08-03T14:37:00Z" w:initials="HU">
    <w:p w14:paraId="279920A7" w14:textId="77777777" w:rsidR="00F17CEC" w:rsidRDefault="00F17CEC">
      <w:pPr>
        <w:pStyle w:val="Kommentartext"/>
        <w:rPr>
          <w:lang w:val="de-DE"/>
        </w:rPr>
      </w:pPr>
      <w:r>
        <w:rPr>
          <w:rStyle w:val="Kommentarzeichen"/>
        </w:rPr>
        <w:annotationRef/>
      </w:r>
      <w:r w:rsidRPr="007D5D65">
        <w:rPr>
          <w:lang w:val="de-DE"/>
        </w:rPr>
        <w:t>Das sind doch mehr als OR</w:t>
      </w:r>
      <w:r>
        <w:rPr>
          <w:lang w:val="de-DE"/>
        </w:rPr>
        <w:t xml:space="preserve">s? </w:t>
      </w:r>
    </w:p>
    <w:p w14:paraId="38866D67" w14:textId="77777777" w:rsidR="00F17CEC" w:rsidRPr="007D5D65" w:rsidRDefault="00F17CEC">
      <w:pPr>
        <w:pStyle w:val="Kommentartext"/>
        <w:rPr>
          <w:lang w:val="de-DE"/>
        </w:rPr>
      </w:pPr>
      <w:r>
        <w:rPr>
          <w:lang w:val="de-DE"/>
        </w:rPr>
        <w:t>Warum sind die Zahlen, Frequenzen und stat. Parameter anders als in der Publikation?</w:t>
      </w:r>
    </w:p>
  </w:comment>
  <w:comment w:id="822" w:author="Hüffmeier, Ulrike" w:date="2021-11-25T17:02:00Z" w:initials="HU">
    <w:p w14:paraId="06B44C1D" w14:textId="042D0EDE" w:rsidR="00F17CEC" w:rsidRPr="00E83D34" w:rsidRDefault="00F17CEC">
      <w:pPr>
        <w:pStyle w:val="Kommentartext"/>
        <w:rPr>
          <w:lang w:val="de-DE"/>
        </w:rPr>
      </w:pPr>
      <w:r>
        <w:rPr>
          <w:rStyle w:val="Kommentarzeichen"/>
        </w:rPr>
        <w:annotationRef/>
      </w:r>
      <w:r w:rsidRPr="00E83D34">
        <w:rPr>
          <w:lang w:val="de-DE"/>
        </w:rPr>
        <w:t>Wieso sind die E</w:t>
      </w:r>
      <w:r>
        <w:rPr>
          <w:lang w:val="de-DE"/>
        </w:rPr>
        <w:t>r</w:t>
      </w:r>
      <w:r w:rsidRPr="00E83D34">
        <w:rPr>
          <w:lang w:val="de-DE"/>
        </w:rPr>
        <w:t>gebnisse hier anders als die publizierten</w:t>
      </w:r>
      <w:r>
        <w:rPr>
          <w:lang w:val="de-DE"/>
        </w:rPr>
        <w:t>?</w:t>
      </w:r>
    </w:p>
  </w:comment>
  <w:comment w:id="823" w:author="Haskamp, Stefan" w:date="2021-12-30T16:47:00Z" w:initials="HS">
    <w:p w14:paraId="3E1DEE76" w14:textId="5431D432" w:rsidR="00F17CEC" w:rsidRPr="004C42DB" w:rsidRDefault="00F17CEC">
      <w:pPr>
        <w:pStyle w:val="Kommentartext"/>
        <w:rPr>
          <w:lang w:val="de-DE"/>
        </w:rPr>
      </w:pPr>
      <w:r>
        <w:rPr>
          <w:rStyle w:val="Kommentarzeichen"/>
        </w:rPr>
        <w:annotationRef/>
      </w:r>
      <w:r w:rsidRPr="004C42DB">
        <w:rPr>
          <w:lang w:val="de-DE"/>
        </w:rPr>
        <w:t>Weil die publizierten falsch sind. Die Splice variante wurde damals nicht erhoben bei den 1000g daten und den exomen</w:t>
      </w:r>
    </w:p>
  </w:comment>
  <w:comment w:id="833" w:author="Hüffmeier, Ulrike" w:date="2021-08-03T15:14:00Z" w:initials="HU">
    <w:p w14:paraId="181FCDE1" w14:textId="77777777" w:rsidR="00F17CEC" w:rsidRPr="000616AC" w:rsidRDefault="00F17CEC">
      <w:pPr>
        <w:pStyle w:val="Kommentartext"/>
        <w:rPr>
          <w:lang w:val="de-DE"/>
        </w:rPr>
      </w:pPr>
      <w:r>
        <w:rPr>
          <w:rStyle w:val="Kommentarzeichen"/>
        </w:rPr>
        <w:annotationRef/>
      </w:r>
      <w:r w:rsidRPr="000616AC">
        <w:rPr>
          <w:lang w:val="de-DE"/>
        </w:rPr>
        <w:t xml:space="preserve">Nicht nur die, s. auch 2 </w:t>
      </w:r>
      <w:r>
        <w:rPr>
          <w:lang w:val="de-DE"/>
        </w:rPr>
        <w:t>Spalten davor.</w:t>
      </w:r>
    </w:p>
  </w:comment>
  <w:comment w:id="853" w:author="Hüffmeier, Ulrike" w:date="2021-11-25T17:04:00Z" w:initials="HU">
    <w:p w14:paraId="52A2E4A1" w14:textId="1185F565" w:rsidR="00F17CEC" w:rsidRPr="00E83D34" w:rsidRDefault="00F17CEC">
      <w:pPr>
        <w:pStyle w:val="Kommentartext"/>
        <w:rPr>
          <w:lang w:val="de-DE"/>
        </w:rPr>
      </w:pPr>
      <w:r>
        <w:rPr>
          <w:rStyle w:val="Kommentarzeichen"/>
        </w:rPr>
        <w:annotationRef/>
      </w:r>
      <w:r w:rsidRPr="00E83D34">
        <w:rPr>
          <w:lang w:val="de-DE"/>
        </w:rPr>
        <w:t>Das kann ich nicht nachvollziehen!</w:t>
      </w:r>
    </w:p>
  </w:comment>
  <w:comment w:id="882" w:author="Hüffmeier, Ulrike" w:date="2021-11-25T17:14:00Z" w:initials="HU">
    <w:p w14:paraId="751F7C93" w14:textId="657D6916" w:rsidR="00F17CEC" w:rsidRPr="009E18EC" w:rsidRDefault="00F17CEC">
      <w:pPr>
        <w:pStyle w:val="Kommentartext"/>
        <w:rPr>
          <w:lang w:val="de-DE"/>
        </w:rPr>
      </w:pPr>
      <w:r>
        <w:rPr>
          <w:rStyle w:val="Kommentarzeichen"/>
        </w:rPr>
        <w:annotationRef/>
      </w:r>
      <w:r w:rsidRPr="009E18EC">
        <w:rPr>
          <w:lang w:val="de-DE"/>
        </w:rPr>
        <w:t>Schließt das Patienten mit zwei IL</w:t>
      </w:r>
      <w:r>
        <w:rPr>
          <w:lang w:val="de-DE"/>
        </w:rPr>
        <w:t>36RN-Mutationen mit ein oder nicht?</w:t>
      </w:r>
    </w:p>
  </w:comment>
  <w:comment w:id="883" w:author="Haskamp, Stefan (extern)" w:date="2022-01-29T15:15:00Z" w:initials="HS(">
    <w:p w14:paraId="2D0A7CA8" w14:textId="44D46717" w:rsidR="00440FFA" w:rsidRPr="004C42DB" w:rsidRDefault="00440FFA">
      <w:pPr>
        <w:pStyle w:val="Kommentartext"/>
        <w:rPr>
          <w:lang w:val="de-DE"/>
        </w:rPr>
      </w:pPr>
      <w:r>
        <w:rPr>
          <w:rStyle w:val="Kommentarzeichen"/>
        </w:rPr>
        <w:annotationRef/>
      </w:r>
      <w:r w:rsidRPr="004C42DB">
        <w:rPr>
          <w:lang w:val="de-DE"/>
        </w:rPr>
        <w:t>Ja. Mit eingeschlossen</w:t>
      </w:r>
    </w:p>
  </w:comment>
  <w:comment w:id="890" w:author="Hüffmeier, Ulrike" w:date="2021-11-25T17:15:00Z" w:initials="HU">
    <w:p w14:paraId="6200052A" w14:textId="516C3569" w:rsidR="00F17CEC" w:rsidRPr="009E18EC" w:rsidRDefault="00F17CEC">
      <w:pPr>
        <w:pStyle w:val="Kommentartext"/>
        <w:rPr>
          <w:lang w:val="de-DE"/>
        </w:rPr>
      </w:pPr>
      <w:r>
        <w:rPr>
          <w:rStyle w:val="Kommentarzeichen"/>
        </w:rPr>
        <w:annotationRef/>
      </w:r>
      <w:r w:rsidRPr="009E18EC">
        <w:rPr>
          <w:lang w:val="de-DE"/>
        </w:rPr>
        <w:t xml:space="preserve">Das ist sehr schwammig, Varianten haben die sicher viel mehr auch in </w:t>
      </w:r>
      <w:r>
        <w:rPr>
          <w:lang w:val="de-DE"/>
        </w:rPr>
        <w:t>IL36RN, du meinst Krankheitsallele oder bekannte funktionelle Varianten in den Genen hier.</w:t>
      </w:r>
    </w:p>
  </w:comment>
  <w:comment w:id="959" w:author="Hüffmeier, Ulrike" w:date="2021-11-25T08:56:00Z" w:initials="HU">
    <w:p w14:paraId="7BEC1805" w14:textId="77777777" w:rsidR="00F17CEC" w:rsidRPr="00CE4CC7" w:rsidRDefault="00F17CEC" w:rsidP="009B33AD">
      <w:pPr>
        <w:pStyle w:val="Kommentartext"/>
        <w:rPr>
          <w:lang w:val="de-DE"/>
        </w:rPr>
      </w:pPr>
      <w:r>
        <w:rPr>
          <w:rStyle w:val="Kommentarzeichen"/>
        </w:rPr>
        <w:annotationRef/>
      </w:r>
      <w:r w:rsidRPr="000A40BB">
        <w:rPr>
          <w:lang w:val="de-DE"/>
        </w:rPr>
        <w:t>?</w:t>
      </w:r>
    </w:p>
  </w:comment>
  <w:comment w:id="958" w:author="Hüffmeier, Ulrike" w:date="2021-08-03T14:39:00Z" w:initials="HU">
    <w:p w14:paraId="2B62776C" w14:textId="77777777" w:rsidR="00F17CEC" w:rsidRPr="002D3968" w:rsidRDefault="00F17CEC" w:rsidP="009B33AD">
      <w:pPr>
        <w:pStyle w:val="Kommentartext"/>
        <w:rPr>
          <w:lang w:val="de-DE"/>
        </w:rPr>
      </w:pPr>
      <w:r>
        <w:rPr>
          <w:rStyle w:val="Kommentarzeichen"/>
        </w:rPr>
        <w:annotationRef/>
      </w:r>
      <w:r w:rsidRPr="002D3968">
        <w:rPr>
          <w:lang w:val="de-DE"/>
        </w:rPr>
        <w:t xml:space="preserve">Die Tabelle zeigt doch wesentlich kompliziertere </w:t>
      </w:r>
      <w:r>
        <w:rPr>
          <w:lang w:val="de-DE"/>
        </w:rPr>
        <w:t>Daten, auf die Du in der Beschreibung nicht eingehst.</w:t>
      </w:r>
    </w:p>
  </w:comment>
  <w:comment w:id="975" w:author="Hüffmeier, Ulrike" w:date="2021-08-03T15:14:00Z" w:initials="HU">
    <w:p w14:paraId="5F06EE54" w14:textId="77777777" w:rsidR="00F17CEC" w:rsidRPr="000616AC" w:rsidRDefault="00F17CEC" w:rsidP="009B33AD">
      <w:pPr>
        <w:pStyle w:val="Kommentartext"/>
        <w:rPr>
          <w:lang w:val="de-DE"/>
        </w:rPr>
      </w:pPr>
      <w:r>
        <w:rPr>
          <w:rStyle w:val="Kommentarzeichen"/>
        </w:rPr>
        <w:annotationRef/>
      </w:r>
      <w:r w:rsidRPr="000616AC">
        <w:rPr>
          <w:lang w:val="de-DE"/>
        </w:rPr>
        <w:t xml:space="preserve">Nicht nur die, s. auch 2 </w:t>
      </w:r>
      <w:r>
        <w:rPr>
          <w:lang w:val="de-DE"/>
        </w:rPr>
        <w:t>Spalten davor.</w:t>
      </w:r>
    </w:p>
  </w:comment>
  <w:comment w:id="1407" w:author="Hüffmeier, Ulrike" w:date="2021-08-03T15:02:00Z" w:initials="HU">
    <w:p w14:paraId="1729F2D4" w14:textId="77777777" w:rsidR="00F17CEC" w:rsidRPr="006B61F6" w:rsidRDefault="00F17CEC">
      <w:pPr>
        <w:pStyle w:val="Kommentartext"/>
        <w:rPr>
          <w:lang w:val="de-DE"/>
        </w:rPr>
      </w:pPr>
      <w:r>
        <w:rPr>
          <w:rStyle w:val="Kommentarzeichen"/>
        </w:rPr>
        <w:annotationRef/>
      </w:r>
      <w:r w:rsidRPr="006B61F6">
        <w:rPr>
          <w:lang w:val="de-DE"/>
        </w:rPr>
        <w:t xml:space="preserve">Das ist kein Ergebnis, sondern steht schon in der </w:t>
      </w:r>
      <w:r>
        <w:rPr>
          <w:lang w:val="de-DE"/>
        </w:rPr>
        <w:t xml:space="preserve">Einleitung. </w:t>
      </w:r>
    </w:p>
  </w:comment>
  <w:comment w:id="1408" w:author="Hüffmeier, Ulrike" w:date="2021-08-03T15:02:00Z" w:initials="HU">
    <w:p w14:paraId="3F556A6F" w14:textId="77777777" w:rsidR="00F17CEC" w:rsidRPr="006B61F6" w:rsidRDefault="00F17CEC">
      <w:pPr>
        <w:pStyle w:val="Kommentartext"/>
        <w:rPr>
          <w:lang w:val="de-DE"/>
        </w:rPr>
      </w:pPr>
      <w:r>
        <w:rPr>
          <w:rStyle w:val="Kommentarzeichen"/>
        </w:rPr>
        <w:annotationRef/>
      </w:r>
      <w:r w:rsidRPr="006B61F6">
        <w:rPr>
          <w:lang w:val="de-DE"/>
        </w:rPr>
        <w:t>Das ist kein E</w:t>
      </w:r>
      <w:r>
        <w:rPr>
          <w:lang w:val="de-DE"/>
        </w:rPr>
        <w:t>rgebnis, sondern Diskussion.</w:t>
      </w:r>
    </w:p>
  </w:comment>
  <w:comment w:id="1429" w:author="Hüffmeier, Ulrike" w:date="2021-11-25T17:20:00Z" w:initials="HU">
    <w:p w14:paraId="53337186" w14:textId="2F082B19" w:rsidR="00F17CEC" w:rsidRPr="0032221A" w:rsidRDefault="00F17CEC">
      <w:pPr>
        <w:pStyle w:val="Kommentartext"/>
        <w:rPr>
          <w:lang w:val="de-DE"/>
        </w:rPr>
      </w:pPr>
      <w:r>
        <w:rPr>
          <w:rStyle w:val="Kommentarzeichen"/>
        </w:rPr>
        <w:annotationRef/>
      </w:r>
      <w:r w:rsidRPr="0032221A">
        <w:rPr>
          <w:lang w:val="de-DE"/>
        </w:rPr>
        <w:t xml:space="preserve">Warum nennst Du einen Wert? </w:t>
      </w:r>
      <w:r>
        <w:rPr>
          <w:lang w:val="de-DE"/>
        </w:rPr>
        <w:t>Entweder alle oder keinen.</w:t>
      </w:r>
    </w:p>
  </w:comment>
  <w:comment w:id="1431" w:author="Hüffmeier, Ulrike" w:date="2021-08-03T15:08:00Z" w:initials="HU">
    <w:p w14:paraId="4AE0FFBD" w14:textId="77777777" w:rsidR="00F17CEC" w:rsidRPr="006B61F6" w:rsidRDefault="00F17CEC">
      <w:pPr>
        <w:pStyle w:val="Kommentartext"/>
        <w:rPr>
          <w:lang w:val="de-DE"/>
        </w:rPr>
      </w:pPr>
      <w:r>
        <w:rPr>
          <w:rStyle w:val="Kommentarzeichen"/>
        </w:rPr>
        <w:annotationRef/>
      </w:r>
      <w:r>
        <w:rPr>
          <w:lang w:val="de-DE"/>
        </w:rPr>
        <w:t>F</w:t>
      </w:r>
      <w:r w:rsidRPr="006B61F6">
        <w:rPr>
          <w:lang w:val="de-DE"/>
        </w:rPr>
        <w:t xml:space="preserve">inde ich recht viel </w:t>
      </w:r>
      <w:r>
        <w:rPr>
          <w:lang w:val="de-DE"/>
        </w:rPr>
        <w:t>Spekulation und hätte ich vorsichtiger formuliert. Es sind ja nicht so viele Datenpunkte, die im Vergleich zu den anderen Korrelationen differenzieren.</w:t>
      </w:r>
    </w:p>
  </w:comment>
  <w:comment w:id="1442" w:author="Hüffmeier, Ulrike" w:date="2021-08-03T15:05:00Z" w:initials="HU">
    <w:p w14:paraId="34BFC037" w14:textId="77777777" w:rsidR="00F17CEC" w:rsidRPr="006B61F6" w:rsidRDefault="00F17CEC">
      <w:pPr>
        <w:pStyle w:val="Kommentartext"/>
        <w:rPr>
          <w:lang w:val="de-DE"/>
        </w:rPr>
      </w:pPr>
      <w:r>
        <w:rPr>
          <w:rStyle w:val="Kommentarzeichen"/>
        </w:rPr>
        <w:annotationRef/>
      </w:r>
      <w:r w:rsidRPr="006B61F6">
        <w:rPr>
          <w:lang w:val="de-DE"/>
        </w:rPr>
        <w:t xml:space="preserve">Legende zu b müsst heißen </w:t>
      </w:r>
      <w:r>
        <w:rPr>
          <w:lang w:val="de-DE"/>
        </w:rPr>
        <w:t xml:space="preserve">„one </w:t>
      </w:r>
      <w:r w:rsidRPr="006B61F6">
        <w:rPr>
          <w:i/>
          <w:lang w:val="de-DE"/>
        </w:rPr>
        <w:t>MPO</w:t>
      </w:r>
      <w:r>
        <w:rPr>
          <w:lang w:val="de-DE"/>
        </w:rPr>
        <w:t xml:space="preserve"> mutation“ oder „two </w:t>
      </w:r>
      <w:r w:rsidRPr="006B61F6">
        <w:rPr>
          <w:i/>
          <w:lang w:val="de-DE"/>
        </w:rPr>
        <w:t>MPO</w:t>
      </w:r>
      <w:r>
        <w:rPr>
          <w:lang w:val="de-DE"/>
        </w:rPr>
        <w:t xml:space="preserve"> mutations“.</w:t>
      </w:r>
    </w:p>
  </w:comment>
  <w:comment w:id="1462" w:author="Hüffmeier, Ulrike" w:date="2021-08-03T15:10:00Z" w:initials="HU">
    <w:p w14:paraId="3B3DCD8E" w14:textId="77777777" w:rsidR="00F17CEC" w:rsidRPr="000616AC" w:rsidRDefault="00F17CEC">
      <w:pPr>
        <w:pStyle w:val="Kommentartext"/>
        <w:rPr>
          <w:lang w:val="de-DE"/>
        </w:rPr>
      </w:pPr>
      <w:r>
        <w:rPr>
          <w:rStyle w:val="Kommentarzeichen"/>
        </w:rPr>
        <w:annotationRef/>
      </w:r>
      <w:r w:rsidRPr="000616AC">
        <w:rPr>
          <w:lang w:val="de-DE"/>
        </w:rPr>
        <w:t xml:space="preserve">Das ist schon Diskussion. </w:t>
      </w:r>
      <w:r>
        <w:rPr>
          <w:lang w:val="de-DE"/>
        </w:rPr>
        <w:t>B</w:t>
      </w:r>
      <w:r w:rsidRPr="000616AC">
        <w:rPr>
          <w:lang w:val="de-DE"/>
        </w:rPr>
        <w:t xml:space="preserve">eschreiben, dass 2 </w:t>
      </w:r>
      <w:r>
        <w:rPr>
          <w:lang w:val="de-DE"/>
        </w:rPr>
        <w:t>Pathways untersucht und bei einem Unterschiede entdeckt wurden.</w:t>
      </w:r>
    </w:p>
  </w:comment>
  <w:comment w:id="1470" w:author="Hüffmeier, Ulrike" w:date="2021-08-03T15:18:00Z" w:initials="HU">
    <w:p w14:paraId="4D0396AE" w14:textId="77777777" w:rsidR="00F17CEC" w:rsidRPr="0012162B" w:rsidRDefault="00F17CEC">
      <w:pPr>
        <w:pStyle w:val="Kommentartext"/>
        <w:rPr>
          <w:lang w:val="de-DE"/>
        </w:rPr>
      </w:pPr>
      <w:r>
        <w:rPr>
          <w:rStyle w:val="Kommentarzeichen"/>
        </w:rPr>
        <w:annotationRef/>
      </w:r>
      <w:r w:rsidRPr="0012162B">
        <w:rPr>
          <w:lang w:val="de-DE"/>
        </w:rPr>
        <w:t>Figure-Panels benennen</w:t>
      </w:r>
    </w:p>
  </w:comment>
  <w:comment w:id="1506" w:author="Hüffmeier, Ulrike" w:date="2021-08-03T15:26:00Z" w:initials="HU">
    <w:p w14:paraId="1DB85FBD" w14:textId="77777777" w:rsidR="00F17CEC" w:rsidRPr="009A3FA3" w:rsidRDefault="00F17CEC">
      <w:pPr>
        <w:pStyle w:val="Kommentartext"/>
        <w:rPr>
          <w:lang w:val="de-DE"/>
        </w:rPr>
      </w:pPr>
      <w:r>
        <w:rPr>
          <w:rStyle w:val="Kommentarzeichen"/>
        </w:rPr>
        <w:annotationRef/>
      </w:r>
      <w:r w:rsidRPr="009A3FA3">
        <w:rPr>
          <w:lang w:val="de-DE"/>
        </w:rPr>
        <w:t>Du könntest statt Erkläru</w:t>
      </w:r>
      <w:r>
        <w:rPr>
          <w:lang w:val="de-DE"/>
        </w:rPr>
        <w:t>ng</w:t>
      </w:r>
      <w:r w:rsidRPr="009A3FA3">
        <w:rPr>
          <w:lang w:val="de-DE"/>
        </w:rPr>
        <w:t xml:space="preserve"> </w:t>
      </w:r>
      <w:r>
        <w:rPr>
          <w:lang w:val="de-DE"/>
        </w:rPr>
        <w:t xml:space="preserve">(entspricht schon Diskussion) </w:t>
      </w:r>
      <w:r w:rsidRPr="009A3FA3">
        <w:rPr>
          <w:lang w:val="de-DE"/>
        </w:rPr>
        <w:t xml:space="preserve">schreiben, dass </w:t>
      </w:r>
      <w:r>
        <w:rPr>
          <w:lang w:val="de-DE"/>
        </w:rPr>
        <w:t>Du beobachtet hast</w:t>
      </w:r>
      <w:r w:rsidRPr="009A3FA3">
        <w:rPr>
          <w:lang w:val="de-DE"/>
        </w:rPr>
        <w:t xml:space="preserve">, </w:t>
      </w:r>
      <w:r>
        <w:rPr>
          <w:lang w:val="de-DE"/>
        </w:rPr>
        <w:t>w</w:t>
      </w:r>
      <w:r w:rsidRPr="009A3FA3">
        <w:rPr>
          <w:lang w:val="de-DE"/>
        </w:rPr>
        <w:t xml:space="preserve">as </w:t>
      </w:r>
      <w:r>
        <w:rPr>
          <w:lang w:val="de-DE"/>
        </w:rPr>
        <w:t xml:space="preserve">Du bei einem </w:t>
      </w:r>
      <w:r w:rsidRPr="009A3FA3">
        <w:rPr>
          <w:lang w:val="de-DE"/>
        </w:rPr>
        <w:t xml:space="preserve">nicht </w:t>
      </w:r>
      <w:r>
        <w:rPr>
          <w:lang w:val="de-DE"/>
        </w:rPr>
        <w:t>MPO-defizienten Patienten beobachtet hast.</w:t>
      </w:r>
    </w:p>
  </w:comment>
  <w:comment w:id="1520" w:author="Hüffmeier, Ulrike" w:date="2021-08-03T15:31:00Z" w:initials="HU">
    <w:p w14:paraId="453D96EC" w14:textId="77777777" w:rsidR="00F17CEC" w:rsidRPr="005D3E11" w:rsidRDefault="00F17CEC">
      <w:pPr>
        <w:pStyle w:val="Kommentartext"/>
        <w:rPr>
          <w:lang w:val="de-DE"/>
        </w:rPr>
      </w:pPr>
      <w:r>
        <w:rPr>
          <w:rStyle w:val="Kommentarzeichen"/>
        </w:rPr>
        <w:annotationRef/>
      </w:r>
      <w:r w:rsidRPr="005D3E11">
        <w:rPr>
          <w:lang w:val="de-DE"/>
        </w:rPr>
        <w:t>Hier fehlt etwas in der L</w:t>
      </w:r>
      <w:r>
        <w:rPr>
          <w:lang w:val="de-DE"/>
        </w:rPr>
        <w:t>egende zu c</w:t>
      </w:r>
    </w:p>
  </w:comment>
  <w:comment w:id="1523" w:author="Hüffmeier, Ulrike" w:date="2021-08-03T15:30:00Z" w:initials="HU">
    <w:p w14:paraId="66D3BD97" w14:textId="77777777" w:rsidR="00F17CEC" w:rsidRPr="005D3E11" w:rsidRDefault="00F17CEC">
      <w:pPr>
        <w:pStyle w:val="Kommentartext"/>
        <w:rPr>
          <w:lang w:val="de-DE"/>
        </w:rPr>
      </w:pPr>
      <w:r>
        <w:rPr>
          <w:rStyle w:val="Kommentarzeichen"/>
        </w:rPr>
        <w:annotationRef/>
      </w:r>
      <w:r w:rsidRPr="005D3E11">
        <w:rPr>
          <w:lang w:val="de-DE"/>
        </w:rPr>
        <w:t>Etc.</w:t>
      </w:r>
    </w:p>
  </w:comment>
  <w:comment w:id="1527" w:author="Hüffmeier, Ulrike" w:date="2021-08-03T15:38:00Z" w:initials="HU">
    <w:p w14:paraId="641D2C3C" w14:textId="77777777" w:rsidR="00F17CEC" w:rsidRPr="005D3E11" w:rsidRDefault="00F17CEC">
      <w:pPr>
        <w:pStyle w:val="Kommentartext"/>
        <w:rPr>
          <w:lang w:val="de-DE"/>
        </w:rPr>
      </w:pPr>
      <w:r>
        <w:rPr>
          <w:rStyle w:val="Kommentarzeichen"/>
        </w:rPr>
        <w:annotationRef/>
      </w:r>
      <w:r w:rsidRPr="005D3E11">
        <w:rPr>
          <w:lang w:val="de-DE"/>
        </w:rPr>
        <w:t>Hier rauslassen.</w:t>
      </w:r>
    </w:p>
  </w:comment>
  <w:comment w:id="1538" w:author="Hüffmeier, Ulrike" w:date="2021-08-03T15:40:00Z" w:initials="HU">
    <w:p w14:paraId="4E36E698" w14:textId="77777777" w:rsidR="00F17CEC" w:rsidRPr="005D3E11" w:rsidRDefault="00F17CEC">
      <w:pPr>
        <w:pStyle w:val="Kommentartext"/>
        <w:rPr>
          <w:lang w:val="de-DE"/>
        </w:rPr>
      </w:pPr>
      <w:r>
        <w:rPr>
          <w:rStyle w:val="Kommentarzeichen"/>
        </w:rPr>
        <w:annotationRef/>
      </w:r>
      <w:r w:rsidRPr="005D3E11">
        <w:rPr>
          <w:lang w:val="de-DE"/>
        </w:rPr>
        <w:t xml:space="preserve">Das ist ja nicht konkret efferocytosis, sondern verschiedene </w:t>
      </w:r>
      <w:r>
        <w:rPr>
          <w:lang w:val="de-DE"/>
        </w:rPr>
        <w:t>Pathways für Phagocytosis. So beschreibe es hier besser und nenne die Pathways.</w:t>
      </w:r>
    </w:p>
  </w:comment>
  <w:comment w:id="1579" w:author="Hüffmeier, Ulrike" w:date="2021-08-03T15:41:00Z" w:initials="HU">
    <w:p w14:paraId="2B39252B" w14:textId="77777777" w:rsidR="00F17CEC" w:rsidRPr="00B21CB1" w:rsidRDefault="00F17CEC">
      <w:pPr>
        <w:pStyle w:val="Kommentartext"/>
        <w:rPr>
          <w:lang w:val="de-DE"/>
        </w:rPr>
      </w:pPr>
      <w:r>
        <w:rPr>
          <w:rStyle w:val="Kommentarzeichen"/>
        </w:rPr>
        <w:annotationRef/>
      </w:r>
      <w:r w:rsidRPr="00B21CB1">
        <w:rPr>
          <w:lang w:val="de-DE"/>
        </w:rPr>
        <w:t>Diese Figure c bitte auch noch etwas beschreiben.</w:t>
      </w:r>
    </w:p>
  </w:comment>
  <w:comment w:id="1606" w:author="Hüffmeier, Ulrike" w:date="2021-08-03T15:19:00Z" w:initials="HU">
    <w:p w14:paraId="4A53B531" w14:textId="77777777" w:rsidR="00F17CEC" w:rsidRPr="005D3E11" w:rsidRDefault="00F17CEC">
      <w:pPr>
        <w:pStyle w:val="Kommentartext"/>
        <w:rPr>
          <w:lang w:val="de-DE"/>
        </w:rPr>
      </w:pPr>
      <w:r>
        <w:rPr>
          <w:rStyle w:val="Kommentarzeichen"/>
        </w:rPr>
        <w:annotationRef/>
      </w:r>
      <w:r w:rsidRPr="005D3E11">
        <w:rPr>
          <w:lang w:val="de-DE"/>
        </w:rPr>
        <w:t xml:space="preserve">Falsche Kategorie </w:t>
      </w:r>
      <w:r>
        <w:rPr>
          <w:lang w:val="de-DE"/>
        </w:rPr>
        <w:t xml:space="preserve">dieser Aussage in Results </w:t>
      </w:r>
    </w:p>
  </w:comment>
  <w:comment w:id="1611" w:author="Hüffmeier, Ulrike" w:date="2021-08-04T14:22:00Z" w:initials="HU">
    <w:p w14:paraId="085AF916" w14:textId="77777777" w:rsidR="00F17CEC" w:rsidRPr="006E2092" w:rsidRDefault="00F17CEC">
      <w:pPr>
        <w:pStyle w:val="Kommentartext"/>
        <w:rPr>
          <w:lang w:val="de-DE"/>
        </w:rPr>
      </w:pPr>
      <w:r>
        <w:rPr>
          <w:rStyle w:val="Kommentarzeichen"/>
        </w:rPr>
        <w:annotationRef/>
      </w:r>
      <w:r w:rsidRPr="006E2092">
        <w:rPr>
          <w:lang w:val="de-DE"/>
        </w:rPr>
        <w:t>Die V</w:t>
      </w:r>
      <w:r>
        <w:rPr>
          <w:lang w:val="de-DE"/>
        </w:rPr>
        <w:t>a</w:t>
      </w:r>
      <w:r w:rsidRPr="006E2092">
        <w:rPr>
          <w:lang w:val="de-DE"/>
        </w:rPr>
        <w:t xml:space="preserve">rianten </w:t>
      </w:r>
      <w:r>
        <w:rPr>
          <w:lang w:val="de-DE"/>
        </w:rPr>
        <w:t xml:space="preserve">bzw. Gennamen sind </w:t>
      </w:r>
      <w:r w:rsidRPr="006E2092">
        <w:rPr>
          <w:lang w:val="de-DE"/>
        </w:rPr>
        <w:t xml:space="preserve">in der </w:t>
      </w:r>
      <w:r>
        <w:rPr>
          <w:lang w:val="de-DE"/>
        </w:rPr>
        <w:t>Größe nicht lesbar.</w:t>
      </w:r>
    </w:p>
  </w:comment>
  <w:comment w:id="1612" w:author="Haskamp, Stefan (extern)" w:date="2021-08-14T11:16:00Z" w:initials="HS">
    <w:p w14:paraId="25128421" w14:textId="77777777" w:rsidR="00F17CEC" w:rsidRPr="005E17A2" w:rsidRDefault="00F17CEC">
      <w:pPr>
        <w:pStyle w:val="Kommentartext"/>
        <w:rPr>
          <w:lang w:val="de-DE"/>
        </w:rPr>
      </w:pPr>
      <w:r>
        <w:rPr>
          <w:rStyle w:val="Kommentarzeichen"/>
        </w:rPr>
        <w:annotationRef/>
      </w:r>
      <w:r w:rsidRPr="005E17A2">
        <w:rPr>
          <w:lang w:val="de-DE"/>
        </w:rPr>
        <w:t>Siehe nächste seite</w:t>
      </w:r>
    </w:p>
  </w:comment>
  <w:comment w:id="1622" w:author="Hüffmeier, Ulrike" w:date="2021-11-25T17:42:00Z" w:initials="HU">
    <w:p w14:paraId="3C4BF4E8" w14:textId="7FDA8773" w:rsidR="00F17CEC" w:rsidRDefault="00F17CEC">
      <w:pPr>
        <w:pStyle w:val="Kommentartext"/>
        <w:rPr>
          <w:lang w:val="de-DE"/>
        </w:rPr>
      </w:pPr>
      <w:r>
        <w:rPr>
          <w:rStyle w:val="Kommentarzeichen"/>
        </w:rPr>
        <w:annotationRef/>
      </w:r>
      <w:r w:rsidRPr="00E252DD">
        <w:rPr>
          <w:lang w:val="de-DE"/>
        </w:rPr>
        <w:t xml:space="preserve">Das stimmt so nicht, die </w:t>
      </w:r>
      <w:r>
        <w:rPr>
          <w:lang w:val="de-DE"/>
        </w:rPr>
        <w:t xml:space="preserve">Mutter der </w:t>
      </w:r>
      <w:r w:rsidRPr="00E252DD">
        <w:rPr>
          <w:lang w:val="de-DE"/>
        </w:rPr>
        <w:t>Pa</w:t>
      </w:r>
      <w:r>
        <w:rPr>
          <w:lang w:val="de-DE"/>
        </w:rPr>
        <w:t>tientin in Fam. 7 ist compound heterozygot.</w:t>
      </w:r>
    </w:p>
    <w:p w14:paraId="7D8B3418" w14:textId="106D738F" w:rsidR="00F17CEC" w:rsidRPr="00E252DD" w:rsidRDefault="00F17CEC">
      <w:pPr>
        <w:pStyle w:val="Kommentartext"/>
        <w:rPr>
          <w:lang w:val="de-DE"/>
        </w:rPr>
      </w:pPr>
      <w:r>
        <w:rPr>
          <w:lang w:val="de-DE"/>
        </w:rPr>
        <w:t>Ich denke auch, dass die Abbildung falsch ist und im Journal korrigiert werden müsste. In Stammbaum 6 müsste die Patientin homozygot für die IL36RN-Mutation sein.</w:t>
      </w:r>
    </w:p>
  </w:comment>
  <w:comment w:id="1629" w:author="Hüffmeier, Ulrike" w:date="2021-11-25T17:59:00Z" w:initials="HU">
    <w:p w14:paraId="52E0A9AF" w14:textId="68005073" w:rsidR="00F17CEC" w:rsidRPr="009575B2" w:rsidRDefault="00F17CEC">
      <w:pPr>
        <w:pStyle w:val="Kommentartext"/>
        <w:rPr>
          <w:lang w:val="de-DE"/>
        </w:rPr>
      </w:pPr>
      <w:r>
        <w:rPr>
          <w:rStyle w:val="Kommentarzeichen"/>
        </w:rPr>
        <w:annotationRef/>
      </w:r>
      <w:r w:rsidRPr="009575B2">
        <w:rPr>
          <w:lang w:val="de-DE"/>
        </w:rPr>
        <w:t xml:space="preserve">Hier vermisse ich die Angaben zu den </w:t>
      </w:r>
      <w:r>
        <w:rPr>
          <w:lang w:val="de-DE"/>
        </w:rPr>
        <w:t>umfangreichen Qualitätskontrollen, die wir gemacht haben. Die Genotypisierung war ja nicht so geradlinig.</w:t>
      </w:r>
    </w:p>
  </w:comment>
  <w:comment w:id="1652" w:author="Haskamp, Stefan (extern)" w:date="2022-01-02T11:18:00Z" w:initials="HS(">
    <w:p w14:paraId="0A1C097B" w14:textId="373DB789" w:rsidR="00F17CEC" w:rsidRPr="004C42DB" w:rsidRDefault="00F17CEC">
      <w:pPr>
        <w:pStyle w:val="Kommentartext"/>
        <w:rPr>
          <w:lang w:val="de-DE"/>
        </w:rPr>
      </w:pPr>
      <w:r>
        <w:rPr>
          <w:rStyle w:val="Kommentarzeichen"/>
        </w:rPr>
        <w:annotationRef/>
      </w:r>
      <w:r w:rsidRPr="004C42DB">
        <w:rPr>
          <w:lang w:val="de-DE"/>
        </w:rPr>
        <w:t>Fam VI: Index 120088  Vater:124579  Mutter: 124578; Index falsch Müsste p.S113L homo. sein</w:t>
      </w:r>
    </w:p>
    <w:p w14:paraId="0DF4A842" w14:textId="55522FF2" w:rsidR="00F17CEC" w:rsidRPr="004C42DB" w:rsidRDefault="00F17CEC">
      <w:pPr>
        <w:pStyle w:val="Kommentartext"/>
        <w:rPr>
          <w:lang w:val="de-DE"/>
        </w:rPr>
      </w:pPr>
      <w:r w:rsidRPr="004C42DB">
        <w:rPr>
          <w:lang w:val="de-DE"/>
        </w:rPr>
        <w:t xml:space="preserve"> Fam VII passt. Index186307, Vater: 231953, Mutter: 131952</w:t>
      </w:r>
    </w:p>
    <w:p w14:paraId="4D063EB0" w14:textId="36C398DC" w:rsidR="00F17CEC" w:rsidRPr="004C42DB" w:rsidRDefault="00F17CEC">
      <w:pPr>
        <w:pStyle w:val="Kommentartext"/>
        <w:rPr>
          <w:lang w:val="de-DE"/>
        </w:rPr>
      </w:pPr>
      <w:r w:rsidRPr="004C42DB">
        <w:rPr>
          <w:lang w:val="de-DE"/>
        </w:rPr>
        <w:t>MPO Sanger_FamilyOfPatients_new.SPF</w:t>
      </w:r>
    </w:p>
    <w:p w14:paraId="08CC0FAF" w14:textId="12515FB3" w:rsidR="00F17CEC" w:rsidRPr="004C42DB" w:rsidRDefault="00F17CEC">
      <w:pPr>
        <w:pStyle w:val="Kommentartext"/>
        <w:rPr>
          <w:lang w:val="de-DE"/>
        </w:rPr>
      </w:pPr>
      <w:r w:rsidRPr="004C42DB">
        <w:rPr>
          <w:lang w:val="de-DE"/>
        </w:rPr>
        <w:t>W:\humangenetik\data\AG Hueffmeier\_GPP\Gene\MPO\Sequenzierung GPP</w:t>
      </w:r>
    </w:p>
    <w:p w14:paraId="49A437BF" w14:textId="772628B5" w:rsidR="00F17CEC" w:rsidRPr="004C42DB" w:rsidRDefault="00F17CEC">
      <w:pPr>
        <w:pStyle w:val="Kommentartext"/>
        <w:rPr>
          <w:lang w:val="de-DE"/>
        </w:rPr>
      </w:pPr>
      <w:r w:rsidRPr="004C42DB">
        <w:rPr>
          <w:lang w:val="de-DE"/>
        </w:rPr>
        <w:t xml:space="preserve">  </w:t>
      </w:r>
    </w:p>
  </w:comment>
  <w:comment w:id="1653" w:author="Haskamp, Stefan (extern)" w:date="2022-01-29T15:56:00Z" w:initials="HS(">
    <w:p w14:paraId="5DD22BE1" w14:textId="55379787" w:rsidR="006267A3" w:rsidRPr="004C42DB" w:rsidRDefault="006267A3">
      <w:pPr>
        <w:pStyle w:val="Kommentartext"/>
        <w:rPr>
          <w:lang w:val="de-DE"/>
        </w:rPr>
      </w:pPr>
      <w:r>
        <w:rPr>
          <w:rStyle w:val="Kommentarzeichen"/>
        </w:rPr>
        <w:annotationRef/>
      </w:r>
      <w:r w:rsidRPr="004C42DB">
        <w:rPr>
          <w:lang w:val="de-DE"/>
        </w:rPr>
        <w:t>verbessert</w:t>
      </w:r>
    </w:p>
  </w:comment>
  <w:comment w:id="1667" w:author="Hüffmeier, Ulrike" w:date="2021-08-04T14:32:00Z" w:initials="HU">
    <w:p w14:paraId="5263B63C" w14:textId="77777777" w:rsidR="00F17CEC" w:rsidRPr="004876EE" w:rsidRDefault="00F17CEC">
      <w:pPr>
        <w:pStyle w:val="Kommentartext"/>
        <w:rPr>
          <w:lang w:val="de-DE"/>
        </w:rPr>
      </w:pPr>
      <w:r>
        <w:rPr>
          <w:rStyle w:val="Kommentarzeichen"/>
        </w:rPr>
        <w:annotationRef/>
      </w:r>
      <w:r w:rsidRPr="004876EE">
        <w:rPr>
          <w:lang w:val="de-DE"/>
        </w:rPr>
        <w:t>Dieser Satz ist nicht eindeutig verständlich</w:t>
      </w:r>
      <w:r>
        <w:rPr>
          <w:lang w:val="de-DE"/>
        </w:rPr>
        <w:t>.</w:t>
      </w:r>
    </w:p>
  </w:comment>
  <w:comment w:id="1837" w:author="Hüffmeier, Ulrike" w:date="2021-08-04T14:50:00Z" w:initials="HU">
    <w:p w14:paraId="56530A3D" w14:textId="77777777" w:rsidR="00F17CEC" w:rsidRPr="00B572B0" w:rsidRDefault="00F17CEC">
      <w:pPr>
        <w:pStyle w:val="Kommentartext"/>
        <w:rPr>
          <w:lang w:val="de-DE"/>
        </w:rPr>
      </w:pPr>
      <w:r>
        <w:rPr>
          <w:rStyle w:val="Kommentarzeichen"/>
        </w:rPr>
        <w:annotationRef/>
      </w:r>
      <w:r w:rsidRPr="00B572B0">
        <w:rPr>
          <w:lang w:val="de-DE"/>
        </w:rPr>
        <w:t xml:space="preserve">Eine Anordnung der Figurepanels in der </w:t>
      </w:r>
      <w:r>
        <w:rPr>
          <w:lang w:val="de-DE"/>
        </w:rPr>
        <w:t>Reihenfolge der Beschreibung wäre hier geboten.</w:t>
      </w:r>
    </w:p>
  </w:comment>
  <w:comment w:id="1845" w:author="Hüffmeier, Ulrike" w:date="2021-08-04T14:45:00Z" w:initials="HU">
    <w:p w14:paraId="4ABCBC52" w14:textId="77777777" w:rsidR="00F17CEC" w:rsidRPr="00B572B0" w:rsidRDefault="00F17CEC">
      <w:pPr>
        <w:pStyle w:val="Kommentartext"/>
        <w:rPr>
          <w:lang w:val="de-DE"/>
        </w:rPr>
      </w:pPr>
      <w:r>
        <w:rPr>
          <w:rStyle w:val="Kommentarzeichen"/>
        </w:rPr>
        <w:annotationRef/>
      </w:r>
      <w:r w:rsidRPr="00B572B0">
        <w:rPr>
          <w:lang w:val="de-DE"/>
        </w:rPr>
        <w:t>Bitte Schreibweise auch sonst ändern.</w:t>
      </w:r>
    </w:p>
  </w:comment>
  <w:comment w:id="1911" w:author="Hüffmeier, Ulrike" w:date="2021-11-25T18:31:00Z" w:initials="HU">
    <w:p w14:paraId="7DC60F54" w14:textId="3B14DF34" w:rsidR="00F17CEC" w:rsidRPr="003B08E4" w:rsidRDefault="00F17CEC">
      <w:pPr>
        <w:pStyle w:val="Kommentartext"/>
        <w:rPr>
          <w:lang w:val="de-DE"/>
        </w:rPr>
      </w:pPr>
      <w:r>
        <w:rPr>
          <w:rStyle w:val="Kommentarzeichen"/>
        </w:rPr>
        <w:annotationRef/>
      </w:r>
      <w:r w:rsidRPr="003B08E4">
        <w:rPr>
          <w:lang w:val="de-DE"/>
        </w:rPr>
        <w:t>intracellulär</w:t>
      </w:r>
    </w:p>
  </w:comment>
  <w:comment w:id="1914" w:author="Hüffmeier, Ulrike" w:date="2021-11-25T18:31:00Z" w:initials="HU">
    <w:p w14:paraId="0EA5B7BC" w14:textId="62A9153B" w:rsidR="00F17CEC" w:rsidRPr="003B08E4" w:rsidRDefault="00F17CEC">
      <w:pPr>
        <w:pStyle w:val="Kommentartext"/>
        <w:rPr>
          <w:lang w:val="de-DE"/>
        </w:rPr>
      </w:pPr>
      <w:r>
        <w:rPr>
          <w:rStyle w:val="Kommentarzeichen"/>
        </w:rPr>
        <w:annotationRef/>
      </w:r>
      <w:r>
        <w:rPr>
          <w:lang w:val="de-DE"/>
        </w:rPr>
        <w:t>W</w:t>
      </w:r>
      <w:r w:rsidRPr="003B08E4">
        <w:rPr>
          <w:lang w:val="de-DE"/>
        </w:rPr>
        <w:t xml:space="preserve">as meinst Du damit in diesem </w:t>
      </w:r>
      <w:r>
        <w:rPr>
          <w:lang w:val="de-DE"/>
        </w:rPr>
        <w:t>Zusammenhang? Missverständlich.</w:t>
      </w:r>
    </w:p>
  </w:comment>
  <w:comment w:id="1935" w:author="Hüffmeier, Ulrike" w:date="2021-11-25T18:35:00Z" w:initials="HU">
    <w:p w14:paraId="22F9A963" w14:textId="685CC6A5" w:rsidR="00F17CEC" w:rsidRPr="003B08E4" w:rsidRDefault="00F17CEC">
      <w:pPr>
        <w:pStyle w:val="Kommentartext"/>
        <w:rPr>
          <w:lang w:val="de-DE"/>
        </w:rPr>
      </w:pPr>
      <w:r>
        <w:rPr>
          <w:rStyle w:val="Kommentarzeichen"/>
        </w:rPr>
        <w:annotationRef/>
      </w:r>
      <w:r w:rsidRPr="003B08E4">
        <w:rPr>
          <w:lang w:val="de-DE"/>
        </w:rPr>
        <w:t xml:space="preserve">Figure-Abschnitt C ist verwirrend in dem </w:t>
      </w:r>
      <w:r>
        <w:rPr>
          <w:lang w:val="de-DE"/>
        </w:rPr>
        <w:t>Zusammenhang.</w:t>
      </w:r>
    </w:p>
  </w:comment>
  <w:comment w:id="1974" w:author="Hüffmeier, Ulrike" w:date="2021-11-25T18:36:00Z" w:initials="HU">
    <w:p w14:paraId="25641F6D" w14:textId="6454407D" w:rsidR="00F17CEC" w:rsidRPr="003B08E4" w:rsidRDefault="00F17CEC">
      <w:pPr>
        <w:pStyle w:val="Kommentartext"/>
        <w:rPr>
          <w:lang w:val="de-DE"/>
        </w:rPr>
      </w:pPr>
      <w:r>
        <w:rPr>
          <w:rStyle w:val="Kommentarzeichen"/>
        </w:rPr>
        <w:annotationRef/>
      </w:r>
      <w:r w:rsidRPr="003B08E4">
        <w:rPr>
          <w:lang w:val="de-DE"/>
        </w:rPr>
        <w:t>P-Wert stimmt nicht mit F</w:t>
      </w:r>
      <w:r>
        <w:rPr>
          <w:lang w:val="de-DE"/>
        </w:rPr>
        <w:t>igure überein.</w:t>
      </w:r>
    </w:p>
  </w:comment>
  <w:comment w:id="1905" w:author="Hüffmeier, Ulrike" w:date="2021-08-04T14:52:00Z" w:initials="HU">
    <w:p w14:paraId="459180C9" w14:textId="77777777" w:rsidR="00F17CEC" w:rsidRPr="003A3E56" w:rsidRDefault="00F17CEC">
      <w:pPr>
        <w:pStyle w:val="Kommentartext"/>
        <w:rPr>
          <w:lang w:val="de-DE"/>
        </w:rPr>
      </w:pPr>
      <w:r>
        <w:rPr>
          <w:rStyle w:val="Kommentarzeichen"/>
        </w:rPr>
        <w:annotationRef/>
      </w:r>
      <w:r w:rsidRPr="003A3E56">
        <w:rPr>
          <w:lang w:val="de-DE"/>
        </w:rPr>
        <w:t xml:space="preserve">Die </w:t>
      </w:r>
      <w:r>
        <w:rPr>
          <w:lang w:val="de-DE"/>
        </w:rPr>
        <w:t xml:space="preserve">Erklärung der Markerkombinationen für unterschiedliche Subpopulationen der T-Zellen und die </w:t>
      </w:r>
      <w:r w:rsidRPr="003A3E56">
        <w:rPr>
          <w:lang w:val="de-DE"/>
        </w:rPr>
        <w:t xml:space="preserve">parallelen Färbungen hier zu zeigen wie im </w:t>
      </w:r>
      <w:r>
        <w:rPr>
          <w:lang w:val="de-DE"/>
        </w:rPr>
        <w:t xml:space="preserve">überarbeiteten Manuskript ist sehr viel anschaulicher und leichter verständlich. </w:t>
      </w:r>
    </w:p>
  </w:comment>
  <w:comment w:id="2031" w:author="Hüffmeier, Ulrike" w:date="2021-11-25T18:34:00Z" w:initials="HU">
    <w:p w14:paraId="63820259" w14:textId="06938EC3" w:rsidR="00F17CEC" w:rsidRPr="003B08E4" w:rsidRDefault="00F17CEC">
      <w:pPr>
        <w:pStyle w:val="Kommentartext"/>
        <w:rPr>
          <w:lang w:val="de-DE"/>
        </w:rPr>
      </w:pPr>
      <w:r>
        <w:rPr>
          <w:rStyle w:val="Kommentarzeichen"/>
        </w:rPr>
        <w:annotationRef/>
      </w:r>
      <w:r w:rsidRPr="003B08E4">
        <w:rPr>
          <w:lang w:val="de-DE"/>
        </w:rPr>
        <w:t xml:space="preserve">Finde das Bild überflüssig, trägt ja nicht wirklich </w:t>
      </w:r>
      <w:r>
        <w:rPr>
          <w:lang w:val="de-DE"/>
        </w:rPr>
        <w:t xml:space="preserve">zu den Bestätigungen </w:t>
      </w:r>
      <w:r w:rsidRPr="003B08E4">
        <w:rPr>
          <w:lang w:val="de-DE"/>
        </w:rPr>
        <w:t>bei.</w:t>
      </w:r>
    </w:p>
  </w:comment>
  <w:comment w:id="2032" w:author="Haskamp, Stefan" w:date="2021-12-30T17:53:00Z" w:initials="HS">
    <w:p w14:paraId="51EDB590" w14:textId="1A06FBBB" w:rsidR="00F17CEC" w:rsidRPr="004C42DB" w:rsidRDefault="00F17CEC">
      <w:pPr>
        <w:pStyle w:val="Kommentartext"/>
        <w:rPr>
          <w:lang w:val="de-DE"/>
        </w:rPr>
      </w:pPr>
      <w:r>
        <w:rPr>
          <w:rStyle w:val="Kommentarzeichen"/>
        </w:rPr>
        <w:annotationRef/>
      </w:r>
    </w:p>
  </w:comment>
  <w:comment w:id="2043" w:author="Hüffmeier, Ulrike" w:date="2021-11-25T18:39:00Z" w:initials="HU">
    <w:p w14:paraId="741ACECC" w14:textId="02AF9B02" w:rsidR="00F17CEC" w:rsidRPr="003B08E4" w:rsidRDefault="00F17CEC">
      <w:pPr>
        <w:pStyle w:val="Kommentartext"/>
        <w:rPr>
          <w:lang w:val="de-DE"/>
        </w:rPr>
      </w:pPr>
      <w:r>
        <w:rPr>
          <w:rStyle w:val="Kommentarzeichen"/>
        </w:rPr>
        <w:annotationRef/>
      </w:r>
      <w:r w:rsidRPr="003B08E4">
        <w:rPr>
          <w:lang w:val="de-DE"/>
        </w:rPr>
        <w:t xml:space="preserve">Hier ist die schriftgröße falsch, dann </w:t>
      </w:r>
      <w:r>
        <w:rPr>
          <w:lang w:val="de-DE"/>
        </w:rPr>
        <w:t xml:space="preserve">bitte </w:t>
      </w:r>
      <w:r w:rsidRPr="003B08E4">
        <w:rPr>
          <w:lang w:val="de-DE"/>
        </w:rPr>
        <w:t>etwas Abstand lassen</w:t>
      </w:r>
      <w:r>
        <w:rPr>
          <w:lang w:val="de-DE"/>
        </w:rPr>
        <w:t>; sonst nicht erkennbar, was Haupttext</w:t>
      </w:r>
      <w:r w:rsidRPr="003B08E4">
        <w:rPr>
          <w:lang w:val="de-DE"/>
        </w:rPr>
        <w:t>.</w:t>
      </w:r>
    </w:p>
  </w:comment>
  <w:comment w:id="2099" w:author="Hüffmeier, Ulrike" w:date="2021-11-25T18:42:00Z" w:initials="HU">
    <w:p w14:paraId="324FE926" w14:textId="1602A236" w:rsidR="00F17CEC" w:rsidRPr="00464C35" w:rsidRDefault="00F17CEC">
      <w:pPr>
        <w:pStyle w:val="Kommentartext"/>
        <w:rPr>
          <w:lang w:val="de-DE"/>
        </w:rPr>
      </w:pPr>
      <w:r>
        <w:rPr>
          <w:rStyle w:val="Kommentarzeichen"/>
        </w:rPr>
        <w:annotationRef/>
      </w:r>
      <w:r w:rsidRPr="00464C35">
        <w:rPr>
          <w:lang w:val="de-DE"/>
        </w:rPr>
        <w:t xml:space="preserve">Bitte Bezeichnung in </w:t>
      </w:r>
      <w:r>
        <w:rPr>
          <w:lang w:val="de-DE"/>
        </w:rPr>
        <w:t>Legend</w:t>
      </w:r>
      <w:r w:rsidRPr="00464C35">
        <w:rPr>
          <w:lang w:val="de-DE"/>
        </w:rPr>
        <w:t>e</w:t>
      </w:r>
      <w:r>
        <w:rPr>
          <w:lang w:val="de-DE"/>
        </w:rPr>
        <w:t xml:space="preserve"> </w:t>
      </w:r>
      <w:r w:rsidRPr="00464C35">
        <w:rPr>
          <w:lang w:val="de-DE"/>
        </w:rPr>
        <w:t xml:space="preserve">mit Abbildung </w:t>
      </w:r>
      <w:r>
        <w:rPr>
          <w:lang w:val="de-DE"/>
        </w:rPr>
        <w:t>vereinheitlichen</w:t>
      </w:r>
      <w:r w:rsidRPr="00464C35">
        <w:rPr>
          <w:lang w:val="de-DE"/>
        </w:rPr>
        <w:t>.</w:t>
      </w:r>
    </w:p>
  </w:comment>
  <w:comment w:id="2175" w:author="Hüffmeier, Ulrike" w:date="2021-11-25T18:49:00Z" w:initials="HU">
    <w:p w14:paraId="27BA364A" w14:textId="6AE8F37E" w:rsidR="00F17CEC" w:rsidRPr="000A40BB" w:rsidRDefault="00F17CEC">
      <w:pPr>
        <w:pStyle w:val="Kommentartext"/>
        <w:rPr>
          <w:lang w:val="de-DE"/>
        </w:rPr>
      </w:pPr>
      <w:r>
        <w:rPr>
          <w:rStyle w:val="Kommentarzeichen"/>
        </w:rPr>
        <w:annotationRef/>
      </w:r>
      <w:r w:rsidRPr="000A40BB">
        <w:rPr>
          <w:lang w:val="de-DE"/>
        </w:rPr>
        <w:t>??</w:t>
      </w:r>
    </w:p>
  </w:comment>
  <w:comment w:id="2167" w:author="Hüffmeier, Ulrike" w:date="2021-08-04T14:56:00Z" w:initials="HU">
    <w:p w14:paraId="7A06878B" w14:textId="77777777" w:rsidR="00F17CEC" w:rsidRPr="003A3E56" w:rsidRDefault="00F17CEC">
      <w:pPr>
        <w:pStyle w:val="Kommentartext"/>
        <w:rPr>
          <w:lang w:val="de-DE"/>
        </w:rPr>
      </w:pPr>
      <w:r>
        <w:rPr>
          <w:rStyle w:val="Kommentarzeichen"/>
        </w:rPr>
        <w:annotationRef/>
      </w:r>
      <w:r w:rsidRPr="003A3E56">
        <w:rPr>
          <w:lang w:val="de-DE"/>
        </w:rPr>
        <w:t xml:space="preserve">Sie sind sogar significant weniger häufig bei </w:t>
      </w:r>
      <w:r>
        <w:rPr>
          <w:lang w:val="de-DE"/>
        </w:rPr>
        <w:t xml:space="preserve">Patienten. </w:t>
      </w:r>
    </w:p>
  </w:comment>
  <w:comment w:id="2189" w:author="Hüffmeier, Ulrike" w:date="2021-11-25T18:51:00Z" w:initials="HU">
    <w:p w14:paraId="458053E5" w14:textId="45B90D6C" w:rsidR="00F17CEC" w:rsidRPr="00464C35" w:rsidRDefault="00F17CEC">
      <w:pPr>
        <w:pStyle w:val="Kommentartext"/>
        <w:rPr>
          <w:lang w:val="de-DE"/>
        </w:rPr>
      </w:pPr>
      <w:r>
        <w:rPr>
          <w:rStyle w:val="Kommentarzeichen"/>
        </w:rPr>
        <w:annotationRef/>
      </w:r>
      <w:r w:rsidRPr="00464C35">
        <w:rPr>
          <w:lang w:val="de-DE"/>
        </w:rPr>
        <w:t>Bezieht sich das auf NK-</w:t>
      </w:r>
      <w:r>
        <w:rPr>
          <w:lang w:val="de-DE"/>
        </w:rPr>
        <w:t>Zellen? Sonst verstehe ich das nicht.</w:t>
      </w:r>
    </w:p>
  </w:comment>
  <w:comment w:id="2209" w:author="Hüffmeier, Ulrike" w:date="2021-11-25T18:55:00Z" w:initials="HU">
    <w:p w14:paraId="55E92C5B" w14:textId="1F059798" w:rsidR="00F17CEC" w:rsidRPr="000A40BB" w:rsidRDefault="00F17CEC">
      <w:pPr>
        <w:pStyle w:val="Kommentartext"/>
        <w:rPr>
          <w:lang w:val="de-DE"/>
        </w:rPr>
      </w:pPr>
      <w:r>
        <w:rPr>
          <w:rStyle w:val="Kommentarzeichen"/>
        </w:rPr>
        <w:annotationRef/>
      </w:r>
      <w:r w:rsidRPr="000A40BB">
        <w:rPr>
          <w:lang w:val="de-DE"/>
        </w:rPr>
        <w:t xml:space="preserve">Das finde ich spekulativ. </w:t>
      </w:r>
    </w:p>
  </w:comment>
  <w:comment w:id="2214" w:author="Hüffmeier, Ulrike" w:date="2021-11-25T18:54:00Z" w:initials="HU">
    <w:p w14:paraId="4889A6B9" w14:textId="6BD01FE1" w:rsidR="00F17CEC" w:rsidRPr="001B51C2" w:rsidRDefault="00F17CEC">
      <w:pPr>
        <w:pStyle w:val="Kommentartext"/>
        <w:rPr>
          <w:lang w:val="de-DE"/>
        </w:rPr>
      </w:pPr>
      <w:r>
        <w:rPr>
          <w:rStyle w:val="Kommentarzeichen"/>
        </w:rPr>
        <w:annotationRef/>
      </w:r>
      <w:r w:rsidRPr="001B51C2">
        <w:rPr>
          <w:lang w:val="de-DE"/>
        </w:rPr>
        <w:t xml:space="preserve">Hier hast Du ein sehr kleines </w:t>
      </w:r>
      <w:r>
        <w:rPr>
          <w:lang w:val="de-DE"/>
        </w:rPr>
        <w:t>Format für die Figure gewählt.</w:t>
      </w:r>
    </w:p>
  </w:comment>
  <w:comment w:id="2221" w:author="Hüffmeier, Ulrike" w:date="2021-11-25T18:53:00Z" w:initials="HU">
    <w:p w14:paraId="4C0931DA" w14:textId="77777777" w:rsidR="004C42DB" w:rsidRPr="001B51C2" w:rsidRDefault="004C42DB" w:rsidP="004C42DB">
      <w:pPr>
        <w:pStyle w:val="Kommentartext"/>
        <w:rPr>
          <w:lang w:val="de-DE"/>
        </w:rPr>
      </w:pPr>
      <w:r>
        <w:rPr>
          <w:rStyle w:val="Kommentarzeichen"/>
        </w:rPr>
        <w:annotationRef/>
      </w:r>
      <w:r w:rsidRPr="001B51C2">
        <w:rPr>
          <w:lang w:val="de-DE"/>
        </w:rPr>
        <w:t>Wie kann man die erkennen?</w:t>
      </w:r>
    </w:p>
  </w:comment>
  <w:comment w:id="2224" w:author="Hüffmeier, Ulrike" w:date="2021-11-25T18:57:00Z" w:initials="HU">
    <w:p w14:paraId="7CB0A8AD" w14:textId="26119EFF" w:rsidR="00F17CEC" w:rsidRPr="001B51C2" w:rsidRDefault="00F17CEC">
      <w:pPr>
        <w:pStyle w:val="Kommentartext"/>
        <w:rPr>
          <w:lang w:val="de-DE"/>
        </w:rPr>
      </w:pPr>
      <w:r>
        <w:rPr>
          <w:rStyle w:val="Kommentarzeichen"/>
        </w:rPr>
        <w:annotationRef/>
      </w:r>
      <w:r w:rsidRPr="001B51C2">
        <w:rPr>
          <w:lang w:val="de-DE"/>
        </w:rPr>
        <w:t xml:space="preserve">Diese Aussage ist problematisch bei einer absoluten </w:t>
      </w:r>
      <w:r>
        <w:rPr>
          <w:lang w:val="de-DE"/>
        </w:rPr>
        <w:t>Zahl von 24 ILCs bei allen scRNA-Experimenten zusammen. Mag sein, dass es hier nominelle Unterschiede gibt, aber für Signifikanz reicht es doch nicht. Zudem bitte auch nächsten Kommentar beachten, wäre vorsichtig in der gesamten Interpretation.</w:t>
      </w:r>
    </w:p>
  </w:comment>
  <w:comment w:id="2225" w:author="Hüffmeier, Ulrike" w:date="2021-08-04T14:57:00Z" w:initials="HU">
    <w:p w14:paraId="678AC83E" w14:textId="77777777" w:rsidR="00F17CEC" w:rsidRPr="003A3E56" w:rsidRDefault="00F17CEC">
      <w:pPr>
        <w:pStyle w:val="Kommentartext"/>
        <w:rPr>
          <w:lang w:val="de-DE"/>
        </w:rPr>
      </w:pPr>
      <w:r>
        <w:rPr>
          <w:rStyle w:val="Kommentarzeichen"/>
        </w:rPr>
        <w:annotationRef/>
      </w:r>
      <w:r w:rsidRPr="003A3E56">
        <w:rPr>
          <w:lang w:val="de-DE"/>
        </w:rPr>
        <w:t>Hier würde ich mir die G</w:t>
      </w:r>
      <w:r>
        <w:rPr>
          <w:lang w:val="de-DE"/>
        </w:rPr>
        <w:t>enotypen in Kombination mal ansehen. Der Effekt ist am ehesten nicht durch MPO-Defizienz bedingt.</w:t>
      </w:r>
    </w:p>
  </w:comment>
  <w:comment w:id="2226" w:author="Haskamp, Stefan" w:date="2021-12-30T18:39:00Z" w:initials="HS">
    <w:p w14:paraId="71426872" w14:textId="50D42371" w:rsidR="00F17CEC" w:rsidRPr="008F6AD1" w:rsidRDefault="00F17CEC">
      <w:pPr>
        <w:pStyle w:val="Kommentartext"/>
        <w:rPr>
          <w:lang w:val="de-DE"/>
        </w:rPr>
      </w:pPr>
      <w:r>
        <w:rPr>
          <w:rStyle w:val="Kommentarzeichen"/>
        </w:rPr>
        <w:annotationRef/>
      </w:r>
      <w:r w:rsidRPr="008F6AD1">
        <w:rPr>
          <w:lang w:val="de-DE"/>
        </w:rPr>
        <w:t>GPP1 IL36 het      MPO homo</w:t>
      </w:r>
    </w:p>
    <w:p w14:paraId="618EA800" w14:textId="64E5A735" w:rsidR="00F17CEC" w:rsidRPr="008F6AD1" w:rsidRDefault="00F17CEC">
      <w:pPr>
        <w:pStyle w:val="Kommentartext"/>
        <w:rPr>
          <w:lang w:val="de-DE"/>
        </w:rPr>
      </w:pPr>
      <w:r w:rsidRPr="008F6AD1">
        <w:rPr>
          <w:lang w:val="de-DE"/>
        </w:rPr>
        <w:t>GPP2 IL36 wt       MPO c.hete</w:t>
      </w:r>
    </w:p>
    <w:p w14:paraId="4F16170E" w14:textId="31C4BDBC" w:rsidR="00F17CEC" w:rsidRPr="008F6AD1" w:rsidRDefault="00F17CEC" w:rsidP="00030D93">
      <w:pPr>
        <w:pStyle w:val="Kommentartext"/>
        <w:rPr>
          <w:lang w:val="de-DE"/>
        </w:rPr>
      </w:pPr>
      <w:r w:rsidRPr="008F6AD1">
        <w:rPr>
          <w:lang w:val="de-DE"/>
        </w:rPr>
        <w:t>GPP3 IL36 wt       MPO het</w:t>
      </w:r>
    </w:p>
    <w:p w14:paraId="0120A137" w14:textId="77777777" w:rsidR="00F17CEC" w:rsidRPr="008F6AD1" w:rsidRDefault="00F17CEC" w:rsidP="00030D93">
      <w:pPr>
        <w:pStyle w:val="Kommentartext"/>
        <w:rPr>
          <w:lang w:val="de-DE"/>
        </w:rPr>
      </w:pPr>
      <w:r w:rsidRPr="008F6AD1">
        <w:rPr>
          <w:lang w:val="de-DE"/>
        </w:rPr>
        <w:t>GPP4 IL36 c.hete MPO wt</w:t>
      </w:r>
    </w:p>
    <w:p w14:paraId="27F5C95C" w14:textId="3A4A2985" w:rsidR="00F17CEC" w:rsidRPr="004C42DB" w:rsidRDefault="00F17CEC" w:rsidP="00030D93">
      <w:pPr>
        <w:pStyle w:val="Kommentartext"/>
        <w:rPr>
          <w:lang w:val="de-DE"/>
        </w:rPr>
      </w:pPr>
      <w:r w:rsidRPr="004C42DB">
        <w:rPr>
          <w:lang w:val="de-DE"/>
        </w:rPr>
        <w:t>4 Patienten - 4 Genotypen. Daraus kann ich nichts ableiten</w:t>
      </w:r>
    </w:p>
  </w:comment>
  <w:comment w:id="2251" w:author="Hüffmeier, Ulrike" w:date="2021-08-04T14:57:00Z" w:initials="HU">
    <w:p w14:paraId="5230F054" w14:textId="77777777" w:rsidR="00F17CEC" w:rsidRPr="00E20630" w:rsidRDefault="00F17CEC">
      <w:pPr>
        <w:pStyle w:val="Kommentartext"/>
        <w:rPr>
          <w:lang w:val="de-DE"/>
        </w:rPr>
      </w:pPr>
      <w:r>
        <w:rPr>
          <w:rStyle w:val="Kommentarzeichen"/>
        </w:rPr>
        <w:annotationRef/>
      </w:r>
      <w:r w:rsidRPr="00E20630">
        <w:rPr>
          <w:lang w:val="de-DE"/>
        </w:rPr>
        <w:t>Hier Label a rauslassen.</w:t>
      </w:r>
    </w:p>
  </w:comment>
  <w:comment w:id="2265" w:author="Hüffmeier, Ulrike" w:date="2021-11-25T19:04:00Z" w:initials="HU">
    <w:p w14:paraId="2F107B38" w14:textId="5022CB73" w:rsidR="00F17CEC" w:rsidRPr="00796EBB" w:rsidRDefault="00F17CEC">
      <w:pPr>
        <w:pStyle w:val="Kommentartext"/>
        <w:rPr>
          <w:lang w:val="de-DE"/>
        </w:rPr>
      </w:pPr>
      <w:r>
        <w:rPr>
          <w:rStyle w:val="Kommentarzeichen"/>
        </w:rPr>
        <w:annotationRef/>
      </w:r>
      <w:r w:rsidRPr="00796EBB">
        <w:rPr>
          <w:lang w:val="de-DE"/>
        </w:rPr>
        <w:t xml:space="preserve">Unglückliche Formulierung. Sehr deutsch. </w:t>
      </w:r>
      <w:r>
        <w:rPr>
          <w:lang w:val="de-DE"/>
        </w:rPr>
        <w:t>Bitte auch später ändern.</w:t>
      </w:r>
    </w:p>
  </w:comment>
  <w:comment w:id="2277" w:author="Hüffmeier, Ulrike" w:date="2021-08-04T14:58:00Z" w:initials="HU">
    <w:p w14:paraId="3A809F62" w14:textId="77777777" w:rsidR="00F17CEC" w:rsidRPr="003A5B05" w:rsidRDefault="00F17CEC">
      <w:pPr>
        <w:pStyle w:val="Kommentartext"/>
        <w:rPr>
          <w:lang w:val="de-DE"/>
        </w:rPr>
      </w:pPr>
      <w:r>
        <w:rPr>
          <w:rStyle w:val="Kommentarzeichen"/>
        </w:rPr>
        <w:annotationRef/>
      </w:r>
      <w:r w:rsidRPr="003A5B05">
        <w:rPr>
          <w:lang w:val="de-DE"/>
        </w:rPr>
        <w:t>Das ist in der Größe nicht lesbar.</w:t>
      </w:r>
    </w:p>
  </w:comment>
  <w:comment w:id="2280" w:author="Hüffmeier, Ulrike" w:date="2021-11-25T19:06:00Z" w:initials="HU">
    <w:p w14:paraId="34146C66" w14:textId="227E9FC6" w:rsidR="00F17CEC" w:rsidRPr="00796EBB" w:rsidRDefault="00F17CEC">
      <w:pPr>
        <w:pStyle w:val="Kommentartext"/>
        <w:rPr>
          <w:lang w:val="de-DE"/>
        </w:rPr>
      </w:pPr>
      <w:r>
        <w:rPr>
          <w:rStyle w:val="Kommentarzeichen"/>
        </w:rPr>
        <w:annotationRef/>
      </w:r>
      <w:r w:rsidRPr="00796EBB">
        <w:rPr>
          <w:lang w:val="de-DE"/>
        </w:rPr>
        <w:t xml:space="preserve">Bitte hier die langen </w:t>
      </w:r>
      <w:r>
        <w:rPr>
          <w:lang w:val="de-DE"/>
        </w:rPr>
        <w:t>Na</w:t>
      </w:r>
      <w:r w:rsidRPr="00796EBB">
        <w:rPr>
          <w:lang w:val="de-DE"/>
        </w:rPr>
        <w:t xml:space="preserve">men </w:t>
      </w:r>
      <w:r>
        <w:rPr>
          <w:lang w:val="de-DE"/>
        </w:rPr>
        <w:t xml:space="preserve">der Subpopulationen </w:t>
      </w:r>
      <w:r w:rsidRPr="00796EBB">
        <w:rPr>
          <w:lang w:val="de-DE"/>
        </w:rPr>
        <w:t>verwenden.</w:t>
      </w:r>
    </w:p>
  </w:comment>
  <w:comment w:id="2293" w:author="Hüffmeier, Ulrike" w:date="2021-08-04T15:00:00Z" w:initials="HU">
    <w:p w14:paraId="736F3669" w14:textId="77777777" w:rsidR="00F17CEC" w:rsidRPr="003A5B05" w:rsidRDefault="00F17CEC">
      <w:pPr>
        <w:pStyle w:val="Kommentartext"/>
        <w:rPr>
          <w:lang w:val="de-DE"/>
        </w:rPr>
      </w:pPr>
      <w:r>
        <w:rPr>
          <w:rStyle w:val="Kommentarzeichen"/>
        </w:rPr>
        <w:annotationRef/>
      </w:r>
      <w:r w:rsidRPr="003A5B05">
        <w:rPr>
          <w:lang w:val="de-DE"/>
        </w:rPr>
        <w:t xml:space="preserve">Bitte in der legend die echten </w:t>
      </w:r>
      <w:r>
        <w:rPr>
          <w:lang w:val="de-DE"/>
        </w:rPr>
        <w:t>Namen der Subsets erwähnen, wenn nicht gleich in den einzelnen Figureabschnitten.</w:t>
      </w:r>
    </w:p>
  </w:comment>
  <w:comment w:id="2299" w:author="Hüffmeier, Ulrike" w:date="2021-11-25T19:06:00Z" w:initials="HU">
    <w:p w14:paraId="156F3663" w14:textId="4A109BF4" w:rsidR="00F17CEC" w:rsidRPr="00796EBB" w:rsidRDefault="00F17CEC">
      <w:pPr>
        <w:pStyle w:val="Kommentartext"/>
        <w:rPr>
          <w:lang w:val="de-DE"/>
        </w:rPr>
      </w:pPr>
      <w:r>
        <w:rPr>
          <w:rStyle w:val="Kommentarzeichen"/>
        </w:rPr>
        <w:annotationRef/>
      </w:r>
      <w:r w:rsidRPr="00796EBB">
        <w:rPr>
          <w:lang w:val="de-DE"/>
        </w:rPr>
        <w:t>Das ist eine ziemliche Untertreibung.</w:t>
      </w:r>
    </w:p>
  </w:comment>
  <w:comment w:id="2317" w:author="Hüffmeier, Ulrike" w:date="2021-08-04T15:01:00Z" w:initials="HU">
    <w:p w14:paraId="0C8742BF" w14:textId="77777777" w:rsidR="00F17CEC" w:rsidRPr="003A5B05" w:rsidRDefault="00F17CEC">
      <w:pPr>
        <w:pStyle w:val="Kommentartext"/>
        <w:rPr>
          <w:lang w:val="de-DE"/>
        </w:rPr>
      </w:pPr>
      <w:r>
        <w:rPr>
          <w:rStyle w:val="Kommentarzeichen"/>
        </w:rPr>
        <w:annotationRef/>
      </w:r>
      <w:r>
        <w:rPr>
          <w:lang w:val="de-DE"/>
        </w:rPr>
        <w:t>GPP2</w:t>
      </w:r>
      <w:r w:rsidRPr="003A5B05">
        <w:rPr>
          <w:lang w:val="de-DE"/>
        </w:rPr>
        <w:t xml:space="preserve"> ist auch nur partiell MPO </w:t>
      </w:r>
      <w:r>
        <w:rPr>
          <w:lang w:val="de-DE"/>
        </w:rPr>
        <w:t>defizient, aber hat 2 Mutationen.</w:t>
      </w:r>
    </w:p>
  </w:comment>
  <w:comment w:id="2324" w:author="Hüffmeier, Ulrike" w:date="2021-11-25T19:07:00Z" w:initials="HU">
    <w:p w14:paraId="0957266F" w14:textId="30D85A95" w:rsidR="00F17CEC" w:rsidRPr="00796EBB" w:rsidRDefault="00F17CEC">
      <w:pPr>
        <w:pStyle w:val="Kommentartext"/>
        <w:rPr>
          <w:lang w:val="de-DE"/>
        </w:rPr>
      </w:pPr>
      <w:r>
        <w:rPr>
          <w:rStyle w:val="Kommentarzeichen"/>
        </w:rPr>
        <w:annotationRef/>
      </w:r>
      <w:r w:rsidRPr="00796EBB">
        <w:rPr>
          <w:lang w:val="de-DE"/>
        </w:rPr>
        <w:t>Bitte angeben, dass unterschiedliche Ausprägung.</w:t>
      </w:r>
    </w:p>
  </w:comment>
  <w:comment w:id="2328" w:author="Hüffmeier, Ulrike" w:date="2021-08-04T15:51:00Z" w:initials="HU">
    <w:p w14:paraId="3C1862BE" w14:textId="77777777" w:rsidR="00F17CEC" w:rsidRPr="00E20630" w:rsidRDefault="00F17CEC">
      <w:pPr>
        <w:pStyle w:val="Kommentartext"/>
        <w:rPr>
          <w:lang w:val="de-DE"/>
        </w:rPr>
      </w:pPr>
      <w:r>
        <w:rPr>
          <w:rStyle w:val="Kommentarzeichen"/>
        </w:rPr>
        <w:annotationRef/>
      </w:r>
      <w:r w:rsidRPr="00E20630">
        <w:rPr>
          <w:lang w:val="de-DE"/>
        </w:rPr>
        <w:t>s. Kommentar zu Fig. 15</w:t>
      </w:r>
    </w:p>
  </w:comment>
  <w:comment w:id="2344" w:author="Hüffmeier, Ulrike" w:date="2021-11-25T19:09:00Z" w:initials="HU">
    <w:p w14:paraId="5B118ACB" w14:textId="6E1948CE" w:rsidR="00F17CEC" w:rsidRPr="00796EBB" w:rsidRDefault="00F17CEC">
      <w:pPr>
        <w:pStyle w:val="Kommentartext"/>
        <w:rPr>
          <w:lang w:val="de-DE"/>
        </w:rPr>
      </w:pPr>
      <w:r>
        <w:rPr>
          <w:rStyle w:val="Kommentarzeichen"/>
        </w:rPr>
        <w:annotationRef/>
      </w:r>
      <w:r w:rsidRPr="00796EBB">
        <w:rPr>
          <w:lang w:val="de-DE"/>
        </w:rPr>
        <w:t>Verneinungen im Englischen gehen über</w:t>
      </w:r>
      <w:r>
        <w:rPr>
          <w:lang w:val="de-DE"/>
        </w:rPr>
        <w:t xml:space="preserve"> das Verb, anders als im Deutschen. Bitte auch an anderen Stellen ändern.</w:t>
      </w:r>
    </w:p>
  </w:comment>
  <w:comment w:id="2355" w:author="Hüffmeier, Ulrike" w:date="2021-11-25T19:10:00Z" w:initials="HU">
    <w:p w14:paraId="2CC9E42D" w14:textId="1558C0B7" w:rsidR="00F17CEC" w:rsidRPr="000B1416" w:rsidRDefault="00F17CEC">
      <w:pPr>
        <w:pStyle w:val="Kommentartext"/>
        <w:rPr>
          <w:lang w:val="de-DE"/>
        </w:rPr>
      </w:pPr>
      <w:r>
        <w:rPr>
          <w:rStyle w:val="Kommentarzeichen"/>
        </w:rPr>
        <w:annotationRef/>
      </w:r>
      <w:r w:rsidRPr="000B1416">
        <w:rPr>
          <w:lang w:val="de-DE"/>
        </w:rPr>
        <w:t>jargon</w:t>
      </w:r>
    </w:p>
  </w:comment>
  <w:comment w:id="2396" w:author="Hüffmeier, Ulrike" w:date="2021-11-25T19:14:00Z" w:initials="HU">
    <w:p w14:paraId="38E70E04" w14:textId="78A7F28E" w:rsidR="00F17CEC" w:rsidRPr="000B1416" w:rsidRDefault="00F17CEC">
      <w:pPr>
        <w:pStyle w:val="Kommentartext"/>
        <w:rPr>
          <w:lang w:val="de-DE"/>
        </w:rPr>
      </w:pPr>
      <w:r>
        <w:rPr>
          <w:rStyle w:val="Kommentarzeichen"/>
        </w:rPr>
        <w:annotationRef/>
      </w:r>
      <w:r w:rsidRPr="000B1416">
        <w:rPr>
          <w:lang w:val="de-DE"/>
        </w:rPr>
        <w:t>Womit vergleichst Du hier</w:t>
      </w:r>
      <w:r>
        <w:rPr>
          <w:lang w:val="de-DE"/>
        </w:rPr>
        <w:t>? Das wird nicht klar.</w:t>
      </w:r>
    </w:p>
  </w:comment>
  <w:comment w:id="2413" w:author="Hüffmeier, Ulrike" w:date="2021-08-04T15:18:00Z" w:initials="HU">
    <w:p w14:paraId="67DBD777" w14:textId="77777777" w:rsidR="00F17CEC" w:rsidRPr="00E27A59" w:rsidRDefault="00F17CEC">
      <w:pPr>
        <w:pStyle w:val="Kommentartext"/>
        <w:rPr>
          <w:lang w:val="de-DE"/>
        </w:rPr>
      </w:pPr>
      <w:r>
        <w:rPr>
          <w:rStyle w:val="Kommentarzeichen"/>
        </w:rPr>
        <w:annotationRef/>
      </w:r>
      <w:r w:rsidRPr="00E27A59">
        <w:rPr>
          <w:lang w:val="de-DE"/>
        </w:rPr>
        <w:t>Das ist etwas für die D</w:t>
      </w:r>
      <w:r>
        <w:rPr>
          <w:lang w:val="de-DE"/>
        </w:rPr>
        <w:t xml:space="preserve">iskussion, nicht Ergebnisse. </w:t>
      </w:r>
    </w:p>
  </w:comment>
  <w:comment w:id="2435" w:author="Hüffmeier, Ulrike" w:date="2021-11-25T19:20:00Z" w:initials="HU">
    <w:p w14:paraId="14DBD256" w14:textId="62A13E5A" w:rsidR="00F17CEC" w:rsidRPr="000B1416" w:rsidRDefault="00F17CEC">
      <w:pPr>
        <w:pStyle w:val="Kommentartext"/>
        <w:rPr>
          <w:lang w:val="de-DE"/>
        </w:rPr>
      </w:pPr>
      <w:r>
        <w:rPr>
          <w:rStyle w:val="Kommentarzeichen"/>
        </w:rPr>
        <w:annotationRef/>
      </w:r>
      <w:r w:rsidRPr="000B1416">
        <w:rPr>
          <w:lang w:val="de-DE"/>
        </w:rPr>
        <w:t xml:space="preserve">Auf welchen Zeitpunkt ist das bezogen </w:t>
      </w:r>
      <w:r>
        <w:rPr>
          <w:lang w:val="de-DE"/>
        </w:rPr>
        <w:t>ode</w:t>
      </w:r>
      <w:r w:rsidRPr="000B1416">
        <w:rPr>
          <w:lang w:val="de-DE"/>
        </w:rPr>
        <w:t>r</w:t>
      </w:r>
      <w:r>
        <w:rPr>
          <w:lang w:val="de-DE"/>
        </w:rPr>
        <w:t xml:space="preserve"> ist </w:t>
      </w:r>
      <w:r w:rsidRPr="000B1416">
        <w:rPr>
          <w:lang w:val="de-DE"/>
        </w:rPr>
        <w:t xml:space="preserve">ein </w:t>
      </w:r>
      <w:r>
        <w:rPr>
          <w:lang w:val="de-DE"/>
        </w:rPr>
        <w:t>Mittelwert über die drei Zeitpunkte?</w:t>
      </w:r>
    </w:p>
  </w:comment>
  <w:comment w:id="2476" w:author="Hüffmeier, Ulrike" w:date="2021-08-04T15:38:00Z" w:initials="HU">
    <w:p w14:paraId="77E5DF1F" w14:textId="77777777" w:rsidR="00F17CEC" w:rsidRPr="00332FDE" w:rsidRDefault="00F17CEC">
      <w:pPr>
        <w:pStyle w:val="Kommentartext"/>
        <w:rPr>
          <w:lang w:val="de-DE"/>
        </w:rPr>
      </w:pPr>
      <w:r>
        <w:rPr>
          <w:rStyle w:val="Kommentarzeichen"/>
        </w:rPr>
        <w:annotationRef/>
      </w:r>
      <w:r w:rsidRPr="00332FDE">
        <w:rPr>
          <w:lang w:val="de-DE"/>
        </w:rPr>
        <w:t>Die Z</w:t>
      </w:r>
      <w:r>
        <w:rPr>
          <w:lang w:val="de-DE"/>
        </w:rPr>
        <w:t>ahlen finde ich in der Tabelle 14 nicht. Vermutlich meinst Du auch andere Zellen, denn naive B-Zellen folgen dann noch?!</w:t>
      </w:r>
    </w:p>
  </w:comment>
  <w:comment w:id="2477" w:author="Haskamp, Stefan (extern)" w:date="2021-08-15T18:15:00Z" w:initials="HS">
    <w:p w14:paraId="48ADA1DF" w14:textId="77777777" w:rsidR="00F17CEC" w:rsidRPr="00D17476" w:rsidRDefault="00F17CEC">
      <w:pPr>
        <w:pStyle w:val="Kommentartext"/>
        <w:rPr>
          <w:lang w:val="de-DE"/>
        </w:rPr>
      </w:pPr>
      <w:r>
        <w:rPr>
          <w:rStyle w:val="Kommentarzeichen"/>
        </w:rPr>
        <w:annotationRef/>
      </w:r>
      <w:r w:rsidRPr="00D17476">
        <w:rPr>
          <w:lang w:val="de-DE"/>
        </w:rPr>
        <w:t>Ich meine die Zahlen aus F</w:t>
      </w:r>
      <w:r>
        <w:rPr>
          <w:lang w:val="de-DE"/>
        </w:rPr>
        <w:t>igure 20</w:t>
      </w:r>
    </w:p>
  </w:comment>
  <w:comment w:id="2478" w:author="Hüffmeier, Ulrike" w:date="2021-11-25T19:30:00Z" w:initials="HU">
    <w:p w14:paraId="49134819" w14:textId="07BCF3E3" w:rsidR="00F17CEC" w:rsidRPr="00255C1E" w:rsidRDefault="00F17CEC">
      <w:pPr>
        <w:pStyle w:val="Kommentartext"/>
        <w:rPr>
          <w:lang w:val="de-DE"/>
        </w:rPr>
      </w:pPr>
      <w:r>
        <w:rPr>
          <w:rStyle w:val="Kommentarzeichen"/>
        </w:rPr>
        <w:annotationRef/>
      </w:r>
      <w:r w:rsidRPr="00255C1E">
        <w:rPr>
          <w:lang w:val="de-DE"/>
        </w:rPr>
        <w:t>Figure 20 zeigt die CRP</w:t>
      </w:r>
      <w:r>
        <w:rPr>
          <w:lang w:val="de-DE"/>
        </w:rPr>
        <w:t>- und anderen Kurven??</w:t>
      </w:r>
    </w:p>
  </w:comment>
  <w:comment w:id="2479" w:author="Haskamp, Stefan (extern)" w:date="2022-01-02T11:41:00Z" w:initials="HS(">
    <w:p w14:paraId="569E14DF" w14:textId="2AA1233C" w:rsidR="00F17CEC" w:rsidRPr="004C42DB" w:rsidRDefault="00F17CEC">
      <w:pPr>
        <w:pStyle w:val="Kommentartext"/>
        <w:rPr>
          <w:lang w:val="de-DE"/>
        </w:rPr>
      </w:pPr>
      <w:r>
        <w:rPr>
          <w:rStyle w:val="Kommentarzeichen"/>
        </w:rPr>
        <w:annotationRef/>
      </w:r>
      <w:r w:rsidRPr="004C42DB">
        <w:rPr>
          <w:lang w:val="de-DE"/>
        </w:rPr>
        <w:t>Jetzt Fig 21c: die normalisierten Proportionen pro Zellart  dargestellt als Balkendiagramm</w:t>
      </w:r>
    </w:p>
  </w:comment>
  <w:comment w:id="2497" w:author="Hüffmeier, Ulrike" w:date="2021-08-04T15:24:00Z" w:initials="HU">
    <w:p w14:paraId="4827BA5C" w14:textId="77777777" w:rsidR="00F17CEC" w:rsidRPr="00332FDE" w:rsidRDefault="00F17CEC">
      <w:pPr>
        <w:pStyle w:val="Kommentartext"/>
        <w:rPr>
          <w:lang w:val="de-DE"/>
        </w:rPr>
      </w:pPr>
      <w:r>
        <w:rPr>
          <w:rStyle w:val="Kommentarzeichen"/>
        </w:rPr>
        <w:annotationRef/>
      </w:r>
      <w:r w:rsidRPr="00332FDE">
        <w:rPr>
          <w:lang w:val="de-DE"/>
        </w:rPr>
        <w:t>Bitte auch ausschreiben.</w:t>
      </w:r>
    </w:p>
  </w:comment>
  <w:comment w:id="2513" w:author="Hüffmeier, Ulrike" w:date="2021-11-25T19:32:00Z" w:initials="HU">
    <w:p w14:paraId="63B6EE7D" w14:textId="50AB005B" w:rsidR="00F17CEC" w:rsidRPr="00255C1E" w:rsidRDefault="00F17CEC">
      <w:pPr>
        <w:pStyle w:val="Kommentartext"/>
        <w:rPr>
          <w:lang w:val="de-DE"/>
        </w:rPr>
      </w:pPr>
      <w:r>
        <w:rPr>
          <w:rStyle w:val="Kommentarzeichen"/>
        </w:rPr>
        <w:annotationRef/>
      </w:r>
      <w:r w:rsidRPr="00255C1E">
        <w:rPr>
          <w:lang w:val="de-DE"/>
        </w:rPr>
        <w:t>Zu welchem Zeitpunkt</w:t>
      </w:r>
      <w:r>
        <w:rPr>
          <w:lang w:val="de-DE"/>
        </w:rPr>
        <w:t>?</w:t>
      </w:r>
    </w:p>
  </w:comment>
  <w:comment w:id="2570" w:author="Hüffmeier, Ulrike" w:date="2021-08-04T15:49:00Z" w:initials="HU">
    <w:p w14:paraId="372526CD" w14:textId="77777777" w:rsidR="00F17CEC" w:rsidRPr="009E28A8" w:rsidRDefault="00F17CEC">
      <w:pPr>
        <w:pStyle w:val="Kommentartext"/>
        <w:rPr>
          <w:lang w:val="de-DE"/>
        </w:rPr>
      </w:pPr>
      <w:r>
        <w:rPr>
          <w:rStyle w:val="Kommentarzeichen"/>
        </w:rPr>
        <w:annotationRef/>
      </w:r>
      <w:r w:rsidRPr="009E28A8">
        <w:rPr>
          <w:lang w:val="de-DE"/>
        </w:rPr>
        <w:t xml:space="preserve">Hierzu sind die Daten aus den </w:t>
      </w:r>
      <w:r>
        <w:rPr>
          <w:lang w:val="de-DE"/>
        </w:rPr>
        <w:t>T-Zellsubpopulationen mit Bennis FACS-Panel auch eine Bestätigung bzw. Evidenz, dass Th17 eher keine große Rolle spielen.</w:t>
      </w:r>
    </w:p>
  </w:comment>
  <w:comment w:id="2572" w:author="Hüffmeier, Ulrike" w:date="2021-11-25T19:34:00Z" w:initials="HU">
    <w:p w14:paraId="0EB6B3E7" w14:textId="79CEB8CB" w:rsidR="00F17CEC" w:rsidRPr="00E6077A" w:rsidRDefault="00F17CEC">
      <w:pPr>
        <w:pStyle w:val="Kommentartext"/>
        <w:rPr>
          <w:lang w:val="de-DE"/>
        </w:rPr>
      </w:pPr>
      <w:r>
        <w:rPr>
          <w:rStyle w:val="Kommentarzeichen"/>
        </w:rPr>
        <w:annotationRef/>
      </w:r>
      <w:r w:rsidRPr="00E6077A">
        <w:rPr>
          <w:lang w:val="de-DE"/>
        </w:rPr>
        <w:t xml:space="preserve">Das ist eine Information, die eher eine </w:t>
      </w:r>
      <w:r>
        <w:rPr>
          <w:lang w:val="de-DE"/>
        </w:rPr>
        <w:t xml:space="preserve">Diskusssion darstellt. </w:t>
      </w:r>
    </w:p>
  </w:comment>
  <w:comment w:id="2586" w:author="Hüffmeier, Ulrike" w:date="2021-08-04T15:50:00Z" w:initials="HU">
    <w:p w14:paraId="274E55F9" w14:textId="77777777" w:rsidR="00F17CEC" w:rsidRPr="00E20630" w:rsidRDefault="00F17CEC">
      <w:pPr>
        <w:pStyle w:val="Kommentartext"/>
        <w:rPr>
          <w:lang w:val="de-DE"/>
        </w:rPr>
      </w:pPr>
      <w:r>
        <w:rPr>
          <w:rStyle w:val="Kommentarzeichen"/>
        </w:rPr>
        <w:annotationRef/>
      </w:r>
      <w:r w:rsidRPr="00E20630">
        <w:rPr>
          <w:lang w:val="de-DE"/>
        </w:rPr>
        <w:t>ausschreiben</w:t>
      </w:r>
    </w:p>
  </w:comment>
  <w:comment w:id="2607" w:author="Hüffmeier, Ulrike" w:date="2021-08-04T15:52:00Z" w:initials="HU">
    <w:p w14:paraId="03450096" w14:textId="77777777" w:rsidR="00F17CEC" w:rsidRPr="00E20630" w:rsidRDefault="00F17CEC">
      <w:pPr>
        <w:pStyle w:val="Kommentartext"/>
        <w:rPr>
          <w:lang w:val="de-DE"/>
        </w:rPr>
      </w:pPr>
      <w:r>
        <w:rPr>
          <w:rStyle w:val="Kommentarzeichen"/>
        </w:rPr>
        <w:annotationRef/>
      </w:r>
      <w:r w:rsidRPr="00E20630">
        <w:rPr>
          <w:lang w:val="de-DE"/>
        </w:rPr>
        <w:t>s. vergleichbare Figures</w:t>
      </w:r>
    </w:p>
  </w:comment>
  <w:comment w:id="2622" w:author="ulrike.hueffmeier@gmail.com" w:date="2021-11-28T21:09:00Z" w:initials="u">
    <w:p w14:paraId="2CDBC55F" w14:textId="703311C8" w:rsidR="00F17CEC" w:rsidRPr="00B32848" w:rsidRDefault="00F17CEC">
      <w:pPr>
        <w:pStyle w:val="Kommentartext"/>
        <w:rPr>
          <w:lang w:val="de-DE"/>
        </w:rPr>
      </w:pPr>
      <w:r>
        <w:rPr>
          <w:rStyle w:val="Kommentarzeichen"/>
        </w:rPr>
        <w:annotationRef/>
      </w:r>
      <w:r w:rsidRPr="00B32848">
        <w:rPr>
          <w:lang w:val="de-DE"/>
        </w:rPr>
        <w:t xml:space="preserve">ist das </w:t>
      </w:r>
      <w:r>
        <w:rPr>
          <w:lang w:val="de-DE"/>
        </w:rPr>
        <w:t xml:space="preserve">wort </w:t>
      </w:r>
      <w:r w:rsidRPr="00B32848">
        <w:rPr>
          <w:lang w:val="de-DE"/>
        </w:rPr>
        <w:t>zuviel</w:t>
      </w:r>
      <w:r>
        <w:rPr>
          <w:lang w:val="de-DE"/>
        </w:rPr>
        <w:t xml:space="preserve"> hier?</w:t>
      </w:r>
    </w:p>
  </w:comment>
  <w:comment w:id="2624" w:author="ulrike.hueffmeier@gmail.com" w:date="2021-11-28T21:12:00Z" w:initials="u">
    <w:p w14:paraId="53A3AA1F" w14:textId="35469483" w:rsidR="00F17CEC" w:rsidRPr="00B32848" w:rsidRDefault="00F17CEC">
      <w:pPr>
        <w:pStyle w:val="Kommentartext"/>
        <w:rPr>
          <w:lang w:val="de-DE"/>
        </w:rPr>
      </w:pPr>
      <w:r>
        <w:rPr>
          <w:rStyle w:val="Kommentarzeichen"/>
        </w:rPr>
        <w:annotationRef/>
      </w:r>
      <w:r w:rsidRPr="00B32848">
        <w:rPr>
          <w:lang w:val="de-DE"/>
        </w:rPr>
        <w:t xml:space="preserve">Hier fehlt aber eine gewisse Einschränkung, dass Du das ja nur für eine Auswahl an Genen angesehen hast. </w:t>
      </w:r>
      <w:r>
        <w:rPr>
          <w:lang w:val="de-DE"/>
        </w:rPr>
        <w:t>Klingt sehr konkret, aber blendet Teil der Strategie aus.</w:t>
      </w:r>
    </w:p>
  </w:comment>
  <w:comment w:id="2640" w:author="Hüffmeier, Ulrike" w:date="2021-08-04T15:56:00Z" w:initials="HU">
    <w:p w14:paraId="093426C7" w14:textId="77777777" w:rsidR="00F17CEC" w:rsidRPr="003D3570" w:rsidRDefault="00F17CEC">
      <w:pPr>
        <w:pStyle w:val="Kommentartext"/>
        <w:rPr>
          <w:lang w:val="de-DE"/>
        </w:rPr>
      </w:pPr>
      <w:r>
        <w:rPr>
          <w:rStyle w:val="Kommentarzeichen"/>
        </w:rPr>
        <w:annotationRef/>
      </w:r>
      <w:r>
        <w:rPr>
          <w:lang w:val="de-DE"/>
        </w:rPr>
        <w:t>U</w:t>
      </w:r>
      <w:r w:rsidRPr="003D3570">
        <w:rPr>
          <w:lang w:val="de-DE"/>
        </w:rPr>
        <w:t>m es größer da</w:t>
      </w:r>
      <w:r>
        <w:rPr>
          <w:lang w:val="de-DE"/>
        </w:rPr>
        <w:t>r</w:t>
      </w:r>
      <w:r w:rsidRPr="003D3570">
        <w:rPr>
          <w:lang w:val="de-DE"/>
        </w:rPr>
        <w:t>stellen zu können, w</w:t>
      </w:r>
      <w:r>
        <w:rPr>
          <w:lang w:val="de-DE"/>
        </w:rPr>
        <w:t>ürde ich aus dieser Figure 2-3 machen. So ist kaum etwas lesbar.</w:t>
      </w:r>
    </w:p>
  </w:comment>
  <w:comment w:id="2667" w:author="Hüffmeier, Ulrike" w:date="2021-08-04T16:02:00Z" w:initials="HU">
    <w:p w14:paraId="30C0612F" w14:textId="77777777" w:rsidR="00F17CEC" w:rsidRPr="00E20630" w:rsidRDefault="00F17CEC">
      <w:pPr>
        <w:pStyle w:val="Kommentartext"/>
        <w:rPr>
          <w:lang w:val="de-DE"/>
        </w:rPr>
      </w:pPr>
      <w:r>
        <w:rPr>
          <w:rStyle w:val="Kommentarzeichen"/>
        </w:rPr>
        <w:annotationRef/>
      </w:r>
      <w:r w:rsidRPr="00E20630">
        <w:rPr>
          <w:lang w:val="de-DE"/>
        </w:rPr>
        <w:t>Hier fehlt, wovon die PCA gemacht wurde.</w:t>
      </w:r>
    </w:p>
  </w:comment>
  <w:comment w:id="2670" w:author="Hüffmeier, Ulrike" w:date="2021-08-04T15:59:00Z" w:initials="HU">
    <w:p w14:paraId="5F5D1E15" w14:textId="77777777" w:rsidR="00F17CEC" w:rsidRPr="003D3570" w:rsidRDefault="00F17CEC">
      <w:pPr>
        <w:pStyle w:val="Kommentartext"/>
        <w:rPr>
          <w:lang w:val="de-DE"/>
        </w:rPr>
      </w:pPr>
      <w:r>
        <w:rPr>
          <w:rStyle w:val="Kommentarzeichen"/>
        </w:rPr>
        <w:annotationRef/>
      </w:r>
      <w:r w:rsidRPr="003D3570">
        <w:rPr>
          <w:lang w:val="de-DE"/>
        </w:rPr>
        <w:t>T0 und T2 sind ja auf der y-</w:t>
      </w:r>
      <w:r>
        <w:rPr>
          <w:lang w:val="de-DE"/>
        </w:rPr>
        <w:t xml:space="preserve">Achse auch sehr unterschiedlich. </w:t>
      </w:r>
    </w:p>
  </w:comment>
  <w:comment w:id="2678" w:author="Hüffmeier, Ulrike" w:date="2021-08-04T16:01:00Z" w:initials="HU">
    <w:p w14:paraId="1257EA4E" w14:textId="77777777" w:rsidR="00F17CEC" w:rsidRPr="004D130D" w:rsidRDefault="00F17CEC">
      <w:pPr>
        <w:pStyle w:val="Kommentartext"/>
        <w:rPr>
          <w:lang w:val="de-DE"/>
        </w:rPr>
      </w:pPr>
      <w:r>
        <w:rPr>
          <w:rStyle w:val="Kommentarzeichen"/>
        </w:rPr>
        <w:annotationRef/>
      </w:r>
      <w:r w:rsidRPr="004D130D">
        <w:rPr>
          <w:lang w:val="de-DE"/>
        </w:rPr>
        <w:t>Das ist kein englisches W</w:t>
      </w:r>
      <w:r>
        <w:rPr>
          <w:lang w:val="de-DE"/>
        </w:rPr>
        <w:t>ort.</w:t>
      </w:r>
    </w:p>
  </w:comment>
  <w:comment w:id="2695" w:author="Hüffmeier, Ulrike" w:date="2021-08-04T16:00:00Z" w:initials="HU">
    <w:p w14:paraId="51C465E3" w14:textId="77777777" w:rsidR="00F17CEC" w:rsidRPr="004D130D" w:rsidRDefault="00F17CEC">
      <w:pPr>
        <w:pStyle w:val="Kommentartext"/>
        <w:rPr>
          <w:lang w:val="de-DE"/>
        </w:rPr>
      </w:pPr>
      <w:r>
        <w:rPr>
          <w:rStyle w:val="Kommentarzeichen"/>
        </w:rPr>
        <w:annotationRef/>
      </w:r>
      <w:r w:rsidRPr="004D130D">
        <w:rPr>
          <w:lang w:val="de-DE"/>
        </w:rPr>
        <w:t>Die Formulierung in den Results ist m.</w:t>
      </w:r>
      <w:r>
        <w:rPr>
          <w:lang w:val="de-DE"/>
        </w:rPr>
        <w:t>E. verständlicher.</w:t>
      </w:r>
    </w:p>
  </w:comment>
  <w:comment w:id="2717" w:author="ulrike.hueffmeier@gmail.com" w:date="2021-11-28T21:28:00Z" w:initials="u">
    <w:p w14:paraId="27E4245C" w14:textId="0E329B66" w:rsidR="00F17CEC" w:rsidRPr="00697CDA" w:rsidRDefault="00F17CEC">
      <w:pPr>
        <w:pStyle w:val="Kommentartext"/>
        <w:rPr>
          <w:lang w:val="de-DE"/>
        </w:rPr>
      </w:pPr>
      <w:r>
        <w:rPr>
          <w:rStyle w:val="Kommentarzeichen"/>
        </w:rPr>
        <w:annotationRef/>
      </w:r>
      <w:r w:rsidRPr="00697CDA">
        <w:rPr>
          <w:lang w:val="de-DE"/>
        </w:rPr>
        <w:t>In einer dieser A</w:t>
      </w:r>
      <w:r>
        <w:rPr>
          <w:lang w:val="de-DE"/>
        </w:rPr>
        <w:t>r</w:t>
      </w:r>
      <w:r w:rsidRPr="00697CDA">
        <w:rPr>
          <w:lang w:val="de-DE"/>
        </w:rPr>
        <w:t>beiten kommt gar keine GPP vor.</w:t>
      </w:r>
      <w:r>
        <w:rPr>
          <w:lang w:val="de-DE"/>
        </w:rPr>
        <w:t xml:space="preserve"> Es gibt andere Arbeiten zu GPP und CARD14. Auch Onoufradis et al. fehlt.</w:t>
      </w:r>
    </w:p>
  </w:comment>
  <w:comment w:id="2702" w:author="Hüffmeier, Ulrike" w:date="2021-10-13T11:05:00Z" w:initials="HU">
    <w:p w14:paraId="465A42BE" w14:textId="77777777" w:rsidR="00F17CEC" w:rsidRPr="002F483D" w:rsidRDefault="00F17CEC">
      <w:pPr>
        <w:pStyle w:val="Kommentartext"/>
        <w:rPr>
          <w:lang w:val="de-DE"/>
        </w:rPr>
      </w:pPr>
      <w:r>
        <w:rPr>
          <w:rStyle w:val="Kommentarzeichen"/>
        </w:rPr>
        <w:annotationRef/>
      </w:r>
      <w:r w:rsidRPr="002F483D">
        <w:rPr>
          <w:lang w:val="de-DE"/>
        </w:rPr>
        <w:t>Das alles steht schon woanders in</w:t>
      </w:r>
      <w:r>
        <w:rPr>
          <w:lang w:val="de-DE"/>
        </w:rPr>
        <w:t xml:space="preserve"> Deiner Arbeit. Angebracht wäre hier ein kurzer Überleitungssatz.</w:t>
      </w:r>
    </w:p>
  </w:comment>
  <w:comment w:id="2733" w:author="Hüffmeier, Ulrike" w:date="2021-10-13T11:06:00Z" w:initials="HU">
    <w:p w14:paraId="0FBF4646" w14:textId="77777777" w:rsidR="00F17CEC" w:rsidRPr="00DB2230" w:rsidRDefault="00F17CEC">
      <w:pPr>
        <w:pStyle w:val="Kommentartext"/>
        <w:rPr>
          <w:lang w:val="de-DE"/>
        </w:rPr>
      </w:pPr>
      <w:r>
        <w:rPr>
          <w:rStyle w:val="Kommentarzeichen"/>
        </w:rPr>
        <w:annotationRef/>
      </w:r>
      <w:r w:rsidRPr="00DB2230">
        <w:rPr>
          <w:lang w:val="de-DE"/>
        </w:rPr>
        <w:t>? Verstehe ich nicht.</w:t>
      </w:r>
    </w:p>
    <w:p w14:paraId="37F79757" w14:textId="77777777" w:rsidR="00F17CEC" w:rsidRPr="002F483D" w:rsidRDefault="00F17CEC">
      <w:pPr>
        <w:pStyle w:val="Kommentartext"/>
        <w:rPr>
          <w:lang w:val="de-DE"/>
        </w:rPr>
      </w:pPr>
      <w:r w:rsidRPr="002F483D">
        <w:rPr>
          <w:lang w:val="de-DE"/>
        </w:rPr>
        <w:t xml:space="preserve">Kommt recht häufig </w:t>
      </w:r>
      <w:r>
        <w:rPr>
          <w:lang w:val="de-DE"/>
        </w:rPr>
        <w:t xml:space="preserve">auch als xxx </w:t>
      </w:r>
      <w:r w:rsidRPr="002F483D">
        <w:rPr>
          <w:lang w:val="de-DE"/>
        </w:rPr>
        <w:t>vor. Ist für mich nicht verständlich</w:t>
      </w:r>
      <w:r>
        <w:rPr>
          <w:lang w:val="de-DE"/>
        </w:rPr>
        <w:t>.</w:t>
      </w:r>
    </w:p>
  </w:comment>
  <w:comment w:id="2736" w:author="Hüffmeier, Ulrike" w:date="2021-10-13T11:07:00Z" w:initials="HU">
    <w:p w14:paraId="3075A904" w14:textId="77777777" w:rsidR="00F17CEC" w:rsidRPr="002F483D" w:rsidRDefault="00F17CEC" w:rsidP="00622A7F">
      <w:pPr>
        <w:pStyle w:val="Kommentartext"/>
        <w:rPr>
          <w:lang w:val="de-DE"/>
        </w:rPr>
      </w:pPr>
      <w:r>
        <w:rPr>
          <w:rStyle w:val="Kommentarzeichen"/>
        </w:rPr>
        <w:annotationRef/>
      </w:r>
      <w:r w:rsidRPr="002F483D">
        <w:rPr>
          <w:lang w:val="de-DE"/>
        </w:rPr>
        <w:t>Das Zitat pa</w:t>
      </w:r>
      <w:r>
        <w:rPr>
          <w:lang w:val="de-DE"/>
        </w:rPr>
        <w:t>s</w:t>
      </w:r>
      <w:r w:rsidRPr="002F483D">
        <w:rPr>
          <w:lang w:val="de-DE"/>
        </w:rPr>
        <w:t>st hier nicht.</w:t>
      </w:r>
      <w:r>
        <w:rPr>
          <w:lang w:val="de-DE"/>
        </w:rPr>
        <w:t xml:space="preserve"> Gehört in den Satz davor. Hier wäre Haskamp et al. 2020 sinnvoll.</w:t>
      </w:r>
    </w:p>
  </w:comment>
  <w:comment w:id="2723" w:author="Hüffmeier, Ulrike" w:date="2021-10-13T11:09:00Z" w:initials="HU">
    <w:p w14:paraId="2CE1D213" w14:textId="77777777" w:rsidR="00F17CEC" w:rsidRPr="002F483D" w:rsidRDefault="00F17CEC">
      <w:pPr>
        <w:pStyle w:val="Kommentartext"/>
        <w:rPr>
          <w:lang w:val="de-DE"/>
        </w:rPr>
      </w:pPr>
      <w:r>
        <w:rPr>
          <w:rStyle w:val="Kommentarzeichen"/>
        </w:rPr>
        <w:annotationRef/>
      </w:r>
      <w:r w:rsidRPr="002F483D">
        <w:rPr>
          <w:lang w:val="de-DE"/>
        </w:rPr>
        <w:t>Das ist eine sehr ausführlic</w:t>
      </w:r>
      <w:r>
        <w:rPr>
          <w:lang w:val="de-DE"/>
        </w:rPr>
        <w:t>he Beschreibung von Ergebnissen. Der ganze Absatz lässt sich wesentlich knapper formulieren und damit auf die Interpretation fokussieren.</w:t>
      </w:r>
    </w:p>
  </w:comment>
  <w:comment w:id="2739" w:author="Hüffmeier, Ulrike" w:date="2021-10-13T11:07:00Z" w:initials="HU">
    <w:p w14:paraId="6E44F1A6" w14:textId="77777777" w:rsidR="00F17CEC" w:rsidRPr="002F483D" w:rsidRDefault="00F17CEC">
      <w:pPr>
        <w:pStyle w:val="Kommentartext"/>
        <w:rPr>
          <w:lang w:val="de-DE"/>
        </w:rPr>
      </w:pPr>
      <w:r>
        <w:rPr>
          <w:rStyle w:val="Kommentarzeichen"/>
        </w:rPr>
        <w:annotationRef/>
      </w:r>
      <w:r w:rsidRPr="002F483D">
        <w:rPr>
          <w:lang w:val="de-DE"/>
        </w:rPr>
        <w:t>Das Zitat pa</w:t>
      </w:r>
      <w:r>
        <w:rPr>
          <w:lang w:val="de-DE"/>
        </w:rPr>
        <w:t>s</w:t>
      </w:r>
      <w:r w:rsidRPr="002F483D">
        <w:rPr>
          <w:lang w:val="de-DE"/>
        </w:rPr>
        <w:t>st hier nicht.</w:t>
      </w:r>
      <w:r>
        <w:rPr>
          <w:lang w:val="de-DE"/>
        </w:rPr>
        <w:t xml:space="preserve"> Gehört in den Satz davor. Hier wäre Haskamp et al. 2020 sinnvoll.</w:t>
      </w:r>
    </w:p>
  </w:comment>
  <w:comment w:id="2743" w:author="Hüffmeier, Ulrike" w:date="2021-10-13T11:11:00Z" w:initials="HU">
    <w:p w14:paraId="65F769D5" w14:textId="77777777" w:rsidR="00F17CEC" w:rsidRPr="002F483D" w:rsidRDefault="00F17CEC">
      <w:pPr>
        <w:pStyle w:val="Kommentartext"/>
        <w:rPr>
          <w:lang w:val="de-DE"/>
        </w:rPr>
      </w:pPr>
      <w:r>
        <w:rPr>
          <w:rStyle w:val="Kommentarzeichen"/>
        </w:rPr>
        <w:annotationRef/>
      </w:r>
      <w:r w:rsidRPr="002F483D">
        <w:rPr>
          <w:lang w:val="de-DE"/>
        </w:rPr>
        <w:t xml:space="preserve">Vermutlich liegt es nicht in erster </w:t>
      </w:r>
      <w:r>
        <w:rPr>
          <w:lang w:val="de-DE"/>
        </w:rPr>
        <w:t>Linie an der Zellart, aber dem Ausschnitt des Gens im Expressionssystem von Marchetti.</w:t>
      </w:r>
    </w:p>
  </w:comment>
  <w:comment w:id="2756" w:author="ulrike.hueffmeier@gmail.com" w:date="2021-11-28T21:32:00Z" w:initials="u">
    <w:p w14:paraId="5E2C902A" w14:textId="3BC57DFB" w:rsidR="00F17CEC" w:rsidRPr="000A78A6" w:rsidRDefault="00F17CEC">
      <w:pPr>
        <w:pStyle w:val="Kommentartext"/>
        <w:rPr>
          <w:lang w:val="de-DE"/>
        </w:rPr>
      </w:pPr>
      <w:r>
        <w:rPr>
          <w:rStyle w:val="Kommentarzeichen"/>
        </w:rPr>
        <w:annotationRef/>
      </w:r>
      <w:r w:rsidRPr="000A78A6">
        <w:rPr>
          <w:lang w:val="de-DE"/>
        </w:rPr>
        <w:t>Oder in Kombination mit einer anderen</w:t>
      </w:r>
      <w:r>
        <w:rPr>
          <w:lang w:val="de-DE"/>
        </w:rPr>
        <w:t xml:space="preserve"> Variante?!</w:t>
      </w:r>
    </w:p>
  </w:comment>
  <w:comment w:id="2760" w:author="Hüffmeier, Ulrike" w:date="2021-10-13T11:12:00Z" w:initials="HU">
    <w:p w14:paraId="5FA40C62" w14:textId="77777777" w:rsidR="00F17CEC" w:rsidRPr="002F483D" w:rsidRDefault="00F17CEC">
      <w:pPr>
        <w:pStyle w:val="Kommentartext"/>
        <w:rPr>
          <w:lang w:val="de-DE"/>
        </w:rPr>
      </w:pPr>
      <w:r>
        <w:rPr>
          <w:rStyle w:val="Kommentarzeichen"/>
        </w:rPr>
        <w:annotationRef/>
      </w:r>
      <w:r w:rsidRPr="002F483D">
        <w:rPr>
          <w:lang w:val="de-DE"/>
        </w:rPr>
        <w:t>Das ist aber für die S</w:t>
      </w:r>
      <w:r>
        <w:rPr>
          <w:lang w:val="de-DE"/>
        </w:rPr>
        <w:t>pleißvariante auch nicht wesentlich anders?!</w:t>
      </w:r>
    </w:p>
  </w:comment>
  <w:comment w:id="2761" w:author="ulrike.hueffmeier@gmail.com" w:date="2021-11-28T21:33:00Z" w:initials="u">
    <w:p w14:paraId="18D18FB8" w14:textId="4FA2E3E6" w:rsidR="00F17CEC" w:rsidRPr="000A78A6" w:rsidRDefault="00F17CEC">
      <w:pPr>
        <w:pStyle w:val="Kommentartext"/>
        <w:rPr>
          <w:lang w:val="de-DE"/>
        </w:rPr>
      </w:pPr>
      <w:r>
        <w:rPr>
          <w:rStyle w:val="Kommentarzeichen"/>
        </w:rPr>
        <w:annotationRef/>
      </w:r>
      <w:r w:rsidRPr="000A78A6">
        <w:rPr>
          <w:lang w:val="de-DE"/>
        </w:rPr>
        <w:t>Hier bleibt mir unklar, worauf Du da</w:t>
      </w:r>
      <w:r>
        <w:rPr>
          <w:lang w:val="de-DE"/>
        </w:rPr>
        <w:t>mit</w:t>
      </w:r>
      <w:r w:rsidRPr="000A78A6">
        <w:rPr>
          <w:lang w:val="de-DE"/>
        </w:rPr>
        <w:t xml:space="preserve"> hinaus willst?</w:t>
      </w:r>
    </w:p>
  </w:comment>
  <w:comment w:id="2793" w:author="ulrike.hueffmeier@gmail.com" w:date="2021-11-28T21:35:00Z" w:initials="u">
    <w:p w14:paraId="1D12F1EC" w14:textId="167C6163" w:rsidR="00F17CEC" w:rsidRPr="000A78A6" w:rsidRDefault="00F17CEC">
      <w:pPr>
        <w:pStyle w:val="Kommentartext"/>
        <w:rPr>
          <w:lang w:val="de-DE"/>
        </w:rPr>
      </w:pPr>
      <w:r>
        <w:rPr>
          <w:rStyle w:val="Kommentarzeichen"/>
        </w:rPr>
        <w:annotationRef/>
      </w:r>
      <w:r w:rsidRPr="000A78A6">
        <w:rPr>
          <w:lang w:val="de-DE"/>
        </w:rPr>
        <w:t xml:space="preserve">Das kommt so rüber, als wenn </w:t>
      </w:r>
      <w:r>
        <w:rPr>
          <w:lang w:val="de-DE"/>
        </w:rPr>
        <w:t>sich das Modell insbesondere bei IL36RN alleine durch diese Verhältnisse bestätigen lässt. Wie ist denn die Penetranz von 2 IL36RN- oder 2 MPO-Varianten?</w:t>
      </w:r>
    </w:p>
  </w:comment>
  <w:comment w:id="2794" w:author="Haskamp, Stefan (extern)" w:date="2022-01-02T12:42:00Z" w:initials="HS(">
    <w:p w14:paraId="28F8EF23" w14:textId="7BEA8DF0" w:rsidR="00F17CEC" w:rsidRPr="004C42DB" w:rsidRDefault="00F17CEC">
      <w:pPr>
        <w:pStyle w:val="Kommentartext"/>
        <w:rPr>
          <w:lang w:val="de-DE"/>
        </w:rPr>
      </w:pPr>
      <w:r>
        <w:rPr>
          <w:rStyle w:val="Kommentarzeichen"/>
        </w:rPr>
        <w:annotationRef/>
      </w:r>
    </w:p>
  </w:comment>
  <w:comment w:id="2884" w:author="ulrike.hueffmeier@gmail.com" w:date="2021-11-28T21:34:00Z" w:initials="u">
    <w:p w14:paraId="643CE95D" w14:textId="48F6AB43" w:rsidR="00F17CEC" w:rsidRPr="000A78A6" w:rsidRDefault="00F17CEC">
      <w:pPr>
        <w:pStyle w:val="Kommentartext"/>
        <w:rPr>
          <w:lang w:val="de-DE"/>
        </w:rPr>
      </w:pPr>
      <w:r>
        <w:rPr>
          <w:rStyle w:val="Kommentarzeichen"/>
        </w:rPr>
        <w:annotationRef/>
      </w:r>
      <w:r w:rsidRPr="000A78A6">
        <w:rPr>
          <w:lang w:val="de-DE"/>
        </w:rPr>
        <w:t>Darüberhinaus gibt es weitere A</w:t>
      </w:r>
      <w:r>
        <w:rPr>
          <w:lang w:val="de-DE"/>
        </w:rPr>
        <w:t>rbeiten, die das auch beobachtet haben.</w:t>
      </w:r>
    </w:p>
  </w:comment>
  <w:comment w:id="2885" w:author="ulrike.hueffmeier@gmail.com" w:date="2021-11-28T22:03:00Z" w:initials="u">
    <w:p w14:paraId="3FDE7E42" w14:textId="03BDA8DE" w:rsidR="00F17CEC" w:rsidRPr="009D06EF" w:rsidRDefault="00F17CEC">
      <w:pPr>
        <w:pStyle w:val="Kommentartext"/>
        <w:rPr>
          <w:lang w:val="de-DE"/>
        </w:rPr>
      </w:pPr>
      <w:r>
        <w:rPr>
          <w:rStyle w:val="Kommentarzeichen"/>
        </w:rPr>
        <w:annotationRef/>
      </w:r>
      <w:r w:rsidRPr="009D06EF">
        <w:rPr>
          <w:lang w:val="de-DE"/>
        </w:rPr>
        <w:t>D</w:t>
      </w:r>
      <w:r>
        <w:rPr>
          <w:lang w:val="de-DE"/>
        </w:rPr>
        <w:t>en</w:t>
      </w:r>
      <w:r w:rsidRPr="009D06EF">
        <w:rPr>
          <w:lang w:val="de-DE"/>
        </w:rPr>
        <w:t xml:space="preserve"> Formuierungen </w:t>
      </w:r>
      <w:r>
        <w:rPr>
          <w:lang w:val="de-DE"/>
        </w:rPr>
        <w:t xml:space="preserve">lässt sich hier recht </w:t>
      </w:r>
      <w:r w:rsidRPr="009D06EF">
        <w:rPr>
          <w:lang w:val="de-DE"/>
        </w:rPr>
        <w:t>schlep</w:t>
      </w:r>
      <w:r>
        <w:rPr>
          <w:lang w:val="de-DE"/>
        </w:rPr>
        <w:t xml:space="preserve">pend zu folgen; würde mehr zusammenfassen, um schneller auf den Punkt zu kommen, auf den Du hinaus willst. </w:t>
      </w:r>
    </w:p>
  </w:comment>
  <w:comment w:id="2887" w:author="ulrike.hueffmeier@gmail.com" w:date="2021-11-28T22:02:00Z" w:initials="u">
    <w:p w14:paraId="3F552F7B" w14:textId="024773ED" w:rsidR="00F17CEC" w:rsidRPr="009D06EF" w:rsidRDefault="00F17CEC">
      <w:pPr>
        <w:pStyle w:val="Kommentartext"/>
        <w:rPr>
          <w:lang w:val="de-DE"/>
        </w:rPr>
      </w:pPr>
      <w:r>
        <w:rPr>
          <w:rStyle w:val="Kommentarzeichen"/>
        </w:rPr>
        <w:annotationRef/>
      </w:r>
      <w:r w:rsidRPr="009D06EF">
        <w:rPr>
          <w:lang w:val="de-DE"/>
        </w:rPr>
        <w:t xml:space="preserve">Würde die idenitsche </w:t>
      </w:r>
      <w:r>
        <w:rPr>
          <w:lang w:val="de-DE"/>
        </w:rPr>
        <w:t>Bezeichn</w:t>
      </w:r>
      <w:r w:rsidRPr="009D06EF">
        <w:rPr>
          <w:lang w:val="de-DE"/>
        </w:rPr>
        <w:t>ung ve</w:t>
      </w:r>
      <w:r>
        <w:rPr>
          <w:lang w:val="de-DE"/>
        </w:rPr>
        <w:t>rwenden, die Du auch vorher nennst, mit der Abkürzung, unter der Du die Erkrankung einführst.</w:t>
      </w:r>
    </w:p>
  </w:comment>
  <w:comment w:id="2888" w:author="Haskamp, Stefan (extern)" w:date="2022-01-02T12:52:00Z" w:initials="HS(">
    <w:p w14:paraId="6AB613BF" w14:textId="73F7D84E" w:rsidR="00F17CEC" w:rsidRPr="004C42DB" w:rsidRDefault="00F17CEC">
      <w:pPr>
        <w:pStyle w:val="Kommentartext"/>
        <w:rPr>
          <w:lang w:val="de-DE"/>
        </w:rPr>
      </w:pPr>
      <w:r>
        <w:rPr>
          <w:rStyle w:val="Kommentarzeichen"/>
        </w:rPr>
        <w:annotationRef/>
      </w:r>
      <w:r w:rsidRPr="004C42DB">
        <w:rPr>
          <w:lang w:val="de-DE"/>
        </w:rPr>
        <w:t>acral pustular psoriasis hab ich nicht zurvor eingeführt</w:t>
      </w:r>
    </w:p>
  </w:comment>
  <w:comment w:id="2889" w:author="ulrike.hueffmeier@gmail.com" w:date="2021-11-28T22:02:00Z" w:initials="u">
    <w:p w14:paraId="0595D579" w14:textId="396AB7AA" w:rsidR="00F17CEC" w:rsidRPr="009D06EF" w:rsidRDefault="00F17CEC">
      <w:pPr>
        <w:pStyle w:val="Kommentartext"/>
        <w:rPr>
          <w:lang w:val="de-DE"/>
        </w:rPr>
      </w:pPr>
      <w:r>
        <w:rPr>
          <w:rStyle w:val="Kommentarzeichen"/>
        </w:rPr>
        <w:annotationRef/>
      </w:r>
      <w:r>
        <w:rPr>
          <w:lang w:val="de-DE"/>
        </w:rPr>
        <w:t>Satz h</w:t>
      </w:r>
      <w:r w:rsidRPr="00C60251">
        <w:rPr>
          <w:lang w:val="de-DE"/>
        </w:rPr>
        <w:t xml:space="preserve">at hier eigentlich keine </w:t>
      </w:r>
      <w:r>
        <w:rPr>
          <w:lang w:val="de-DE"/>
        </w:rPr>
        <w:t>Bewandnis.</w:t>
      </w:r>
    </w:p>
  </w:comment>
  <w:comment w:id="2890" w:author="Haskamp, Stefan (extern)" w:date="2022-01-02T12:53:00Z" w:initials="HS(">
    <w:p w14:paraId="5BFCFEE6" w14:textId="39F3FA17" w:rsidR="00F17CEC" w:rsidRPr="004C42DB" w:rsidRDefault="00F17CEC">
      <w:pPr>
        <w:pStyle w:val="Kommentartext"/>
        <w:rPr>
          <w:lang w:val="de-DE"/>
        </w:rPr>
      </w:pPr>
      <w:r>
        <w:rPr>
          <w:rStyle w:val="Kommentarzeichen"/>
        </w:rPr>
        <w:annotationRef/>
      </w:r>
      <w:r w:rsidRPr="004C42DB">
        <w:rPr>
          <w:lang w:val="de-DE"/>
        </w:rPr>
        <w:t>acral pustular psoriasis hab ich nicht zurvor eingeführt</w:t>
      </w:r>
    </w:p>
  </w:comment>
  <w:comment w:id="2894" w:author="ulrike.hueffmeier@gmail.com" w:date="2021-11-28T21:51:00Z" w:initials="u">
    <w:p w14:paraId="02BB9A00" w14:textId="0C125AD6" w:rsidR="00F17CEC" w:rsidRPr="006D1FF2" w:rsidRDefault="00F17CEC">
      <w:pPr>
        <w:pStyle w:val="Kommentartext"/>
        <w:rPr>
          <w:lang w:val="de-DE"/>
        </w:rPr>
      </w:pPr>
      <w:r>
        <w:rPr>
          <w:rStyle w:val="Kommentarzeichen"/>
        </w:rPr>
        <w:annotationRef/>
      </w:r>
      <w:r w:rsidRPr="006D1FF2">
        <w:rPr>
          <w:lang w:val="de-DE"/>
        </w:rPr>
        <w:t>Wovon?</w:t>
      </w:r>
    </w:p>
  </w:comment>
  <w:comment w:id="2897" w:author="Hüffmeier, Ulrike" w:date="2021-10-13T11:16:00Z" w:initials="HU">
    <w:p w14:paraId="337BFD0B" w14:textId="77777777" w:rsidR="00F17CEC" w:rsidRPr="00DB2230" w:rsidRDefault="00F17CEC">
      <w:pPr>
        <w:pStyle w:val="Kommentartext"/>
        <w:rPr>
          <w:lang w:val="de-DE"/>
        </w:rPr>
      </w:pPr>
      <w:r>
        <w:rPr>
          <w:rStyle w:val="Kommentarzeichen"/>
        </w:rPr>
        <w:annotationRef/>
      </w:r>
      <w:r w:rsidRPr="00DB2230">
        <w:rPr>
          <w:lang w:val="de-DE"/>
        </w:rPr>
        <w:t>Zeitform!</w:t>
      </w:r>
    </w:p>
  </w:comment>
  <w:comment w:id="2904" w:author="Hüffmeier, Ulrike" w:date="2021-10-13T11:17:00Z" w:initials="HU">
    <w:p w14:paraId="36A768FC" w14:textId="77777777" w:rsidR="00F17CEC" w:rsidRPr="000B1B14" w:rsidRDefault="00F17CEC">
      <w:pPr>
        <w:pStyle w:val="Kommentartext"/>
        <w:rPr>
          <w:lang w:val="de-DE"/>
        </w:rPr>
      </w:pPr>
      <w:r>
        <w:rPr>
          <w:rStyle w:val="Kommentarzeichen"/>
        </w:rPr>
        <w:annotationRef/>
      </w:r>
      <w:r w:rsidRPr="000B1B14">
        <w:rPr>
          <w:lang w:val="de-DE"/>
        </w:rPr>
        <w:t>Das Krankheitsbild ist doch eingeführt!</w:t>
      </w:r>
    </w:p>
  </w:comment>
  <w:comment w:id="2908" w:author="Hüffmeier, Ulrike" w:date="2021-10-13T11:17:00Z" w:initials="HU">
    <w:p w14:paraId="4F736B28" w14:textId="77777777" w:rsidR="00F17CEC" w:rsidRPr="00DB2230" w:rsidRDefault="00F17CEC">
      <w:pPr>
        <w:pStyle w:val="Kommentartext"/>
        <w:rPr>
          <w:lang w:val="de-DE"/>
        </w:rPr>
      </w:pPr>
      <w:r>
        <w:rPr>
          <w:rStyle w:val="Kommentarzeichen"/>
        </w:rPr>
        <w:annotationRef/>
      </w:r>
      <w:r w:rsidRPr="00DB2230">
        <w:rPr>
          <w:lang w:val="de-DE"/>
        </w:rPr>
        <w:t>Welche jetzt?</w:t>
      </w:r>
    </w:p>
  </w:comment>
  <w:comment w:id="2912" w:author="Hüffmeier, Ulrike" w:date="2021-11-30T09:13:00Z" w:initials="HU">
    <w:p w14:paraId="58622639" w14:textId="0B24C707" w:rsidR="00F17CEC" w:rsidRPr="006D1FF2" w:rsidRDefault="00F17CEC">
      <w:pPr>
        <w:pStyle w:val="Kommentartext"/>
        <w:rPr>
          <w:lang w:val="de-DE"/>
        </w:rPr>
      </w:pPr>
      <w:r>
        <w:rPr>
          <w:rStyle w:val="Kommentarzeichen"/>
        </w:rPr>
        <w:annotationRef/>
      </w:r>
      <w:r w:rsidRPr="006D1FF2">
        <w:rPr>
          <w:lang w:val="de-DE"/>
        </w:rPr>
        <w:t>Und anderen pustulösen Psoriasisformen sowie AGEP</w:t>
      </w:r>
      <w:r>
        <w:rPr>
          <w:lang w:val="de-DE"/>
        </w:rPr>
        <w:t xml:space="preserve"> als pustulöse Hauterkrankung</w:t>
      </w:r>
    </w:p>
  </w:comment>
  <w:comment w:id="2914" w:author="Hüffmeier, Ulrike" w:date="2021-10-13T11:27:00Z" w:initials="HU">
    <w:p w14:paraId="19E2AEAE" w14:textId="77777777" w:rsidR="00F17CEC" w:rsidRPr="00DB2230" w:rsidRDefault="00F17CEC">
      <w:pPr>
        <w:pStyle w:val="Kommentartext"/>
        <w:rPr>
          <w:lang w:val="de-DE"/>
        </w:rPr>
      </w:pPr>
      <w:r>
        <w:rPr>
          <w:rStyle w:val="Kommentarzeichen"/>
        </w:rPr>
        <w:annotationRef/>
      </w:r>
      <w:r w:rsidRPr="00DB2230">
        <w:rPr>
          <w:lang w:val="de-DE"/>
        </w:rPr>
        <w:t>And/ or?</w:t>
      </w:r>
    </w:p>
  </w:comment>
  <w:comment w:id="2919" w:author="Hüffmeier, Ulrike" w:date="2021-11-30T09:14:00Z" w:initials="HU">
    <w:p w14:paraId="0F144DCB" w14:textId="2B0E4E34" w:rsidR="00F17CEC" w:rsidRPr="006D1FF2" w:rsidRDefault="00F17CEC">
      <w:pPr>
        <w:pStyle w:val="Kommentartext"/>
        <w:rPr>
          <w:lang w:val="de-DE"/>
        </w:rPr>
      </w:pPr>
      <w:r>
        <w:rPr>
          <w:rStyle w:val="Kommentarzeichen"/>
        </w:rPr>
        <w:annotationRef/>
      </w:r>
      <w:r w:rsidRPr="006D1FF2">
        <w:rPr>
          <w:lang w:val="de-DE"/>
        </w:rPr>
        <w:t>Was ist den</w:t>
      </w:r>
      <w:r>
        <w:rPr>
          <w:lang w:val="de-DE"/>
        </w:rPr>
        <w:t>n</w:t>
      </w:r>
      <w:r w:rsidRPr="006D1FF2">
        <w:rPr>
          <w:lang w:val="de-DE"/>
        </w:rPr>
        <w:t xml:space="preserve"> das</w:t>
      </w:r>
      <w:r>
        <w:rPr>
          <w:lang w:val="de-DE"/>
        </w:rPr>
        <w:t>? Potentielle exonnahe Spleißvarianten sind nicht außer Acht gelassen worden!</w:t>
      </w:r>
    </w:p>
  </w:comment>
  <w:comment w:id="2925" w:author="Hüffmeier, Ulrike" w:date="2021-11-30T09:15:00Z" w:initials="HU">
    <w:p w14:paraId="0FEFF212" w14:textId="12EF49E5" w:rsidR="00F17CEC" w:rsidRPr="006D1FF2" w:rsidRDefault="00F17CEC">
      <w:pPr>
        <w:pStyle w:val="Kommentartext"/>
        <w:rPr>
          <w:lang w:val="de-DE"/>
        </w:rPr>
      </w:pPr>
      <w:r>
        <w:rPr>
          <w:rStyle w:val="Kommentarzeichen"/>
        </w:rPr>
        <w:annotationRef/>
      </w:r>
      <w:r w:rsidRPr="006D1FF2">
        <w:rPr>
          <w:lang w:val="de-DE"/>
        </w:rPr>
        <w:t xml:space="preserve">Diese Begründung gilt ja nicht für heterozygote </w:t>
      </w:r>
      <w:r>
        <w:rPr>
          <w:lang w:val="de-DE"/>
        </w:rPr>
        <w:t>Variante?!</w:t>
      </w:r>
    </w:p>
  </w:comment>
  <w:comment w:id="2930" w:author="Hüffmeier, Ulrike" w:date="2021-11-30T09:31:00Z" w:initials="HU">
    <w:p w14:paraId="4BF7F58B" w14:textId="3B9DC0BC" w:rsidR="00F17CEC" w:rsidRPr="00B03F46" w:rsidRDefault="00F17CEC">
      <w:pPr>
        <w:pStyle w:val="Kommentartext"/>
        <w:rPr>
          <w:lang w:val="de-DE"/>
        </w:rPr>
      </w:pPr>
      <w:r>
        <w:rPr>
          <w:rStyle w:val="Kommentarzeichen"/>
        </w:rPr>
        <w:annotationRef/>
      </w:r>
      <w:r w:rsidRPr="00B03F46">
        <w:rPr>
          <w:lang w:val="de-DE"/>
        </w:rPr>
        <w:t>Warum nur Keratinozyten?</w:t>
      </w:r>
    </w:p>
  </w:comment>
  <w:comment w:id="2931" w:author="Haskamp, Stefan (extern)" w:date="2022-01-02T13:17:00Z" w:initials="HS(">
    <w:p w14:paraId="233D1316" w14:textId="13D525E1" w:rsidR="00F17CEC" w:rsidRPr="004C42DB" w:rsidRDefault="00F17CEC">
      <w:pPr>
        <w:pStyle w:val="Kommentartext"/>
        <w:rPr>
          <w:lang w:val="de-DE"/>
        </w:rPr>
      </w:pPr>
      <w:r>
        <w:rPr>
          <w:rStyle w:val="Kommentarzeichen"/>
        </w:rPr>
        <w:annotationRef/>
      </w:r>
      <w:r w:rsidRPr="004C42DB">
        <w:rPr>
          <w:lang w:val="de-DE"/>
        </w:rPr>
        <w:t>Nur ein Beispiel mit einem konkreten Datensatz. Schreibe ja vorher von GPP associated cell types</w:t>
      </w:r>
    </w:p>
  </w:comment>
  <w:comment w:id="2937" w:author="ulrike.hueffmeier@gmail.com" w:date="2021-11-28T22:05:00Z" w:initials="u">
    <w:p w14:paraId="539397B0" w14:textId="2CD8816A" w:rsidR="00F17CEC" w:rsidRPr="009D06EF" w:rsidRDefault="00F17CEC">
      <w:pPr>
        <w:pStyle w:val="Kommentartext"/>
        <w:rPr>
          <w:lang w:val="de-DE"/>
        </w:rPr>
      </w:pPr>
      <w:r>
        <w:rPr>
          <w:rStyle w:val="Kommentarzeichen"/>
        </w:rPr>
        <w:annotationRef/>
      </w:r>
      <w:r w:rsidRPr="009D06EF">
        <w:rPr>
          <w:lang w:val="de-DE"/>
        </w:rPr>
        <w:t xml:space="preserve">Die Conclusions kommen doch </w:t>
      </w:r>
      <w:r>
        <w:rPr>
          <w:lang w:val="de-DE"/>
        </w:rPr>
        <w:t>nach der Zusammenfassung</w:t>
      </w:r>
      <w:r w:rsidRPr="009D06EF">
        <w:rPr>
          <w:lang w:val="de-DE"/>
        </w:rPr>
        <w:t>?</w:t>
      </w:r>
    </w:p>
  </w:comment>
  <w:comment w:id="2948" w:author="Hüffmeier, Ulrike" w:date="2021-10-13T11:28:00Z" w:initials="HU">
    <w:p w14:paraId="28541830" w14:textId="77777777" w:rsidR="00F17CEC" w:rsidRPr="00876717" w:rsidRDefault="00F17CEC">
      <w:pPr>
        <w:pStyle w:val="Kommentartext"/>
        <w:rPr>
          <w:lang w:val="de-DE"/>
        </w:rPr>
      </w:pPr>
      <w:r>
        <w:rPr>
          <w:rStyle w:val="Kommentarzeichen"/>
        </w:rPr>
        <w:annotationRef/>
      </w:r>
      <w:r w:rsidRPr="00876717">
        <w:rPr>
          <w:lang w:val="de-DE"/>
        </w:rPr>
        <w:t xml:space="preserve">Das würde ich sehr viel vorsichtiger formulieren. </w:t>
      </w:r>
      <w:r>
        <w:rPr>
          <w:lang w:val="de-DE"/>
        </w:rPr>
        <w:t xml:space="preserve">Was in vivo wirklich passiert, wissen wir nicht. </w:t>
      </w:r>
    </w:p>
  </w:comment>
  <w:comment w:id="2953" w:author="Hüffmeier, Ulrike" w:date="2021-11-30T10:34:00Z" w:initials="HU">
    <w:p w14:paraId="12C98A22" w14:textId="1118DFDB" w:rsidR="00F17CEC" w:rsidRPr="00507419" w:rsidRDefault="00F17CEC">
      <w:pPr>
        <w:pStyle w:val="Kommentartext"/>
        <w:rPr>
          <w:lang w:val="de-DE"/>
        </w:rPr>
      </w:pPr>
      <w:r>
        <w:rPr>
          <w:rStyle w:val="Kommentarzeichen"/>
        </w:rPr>
        <w:annotationRef/>
      </w:r>
      <w:r w:rsidRPr="00507419">
        <w:rPr>
          <w:lang w:val="de-DE"/>
        </w:rPr>
        <w:t xml:space="preserve">Diese Figure ist sehr weit weg von der </w:t>
      </w:r>
      <w:r>
        <w:rPr>
          <w:lang w:val="de-DE"/>
        </w:rPr>
        <w:t>Erwähnung. Bitte ändern.</w:t>
      </w:r>
    </w:p>
  </w:comment>
  <w:comment w:id="2957" w:author="Hüffmeier, Ulrike" w:date="2021-10-13T11:29:00Z" w:initials="HU">
    <w:p w14:paraId="3D30AE26" w14:textId="77777777" w:rsidR="00F17CEC" w:rsidRPr="00876717" w:rsidRDefault="00F17CEC">
      <w:pPr>
        <w:pStyle w:val="Kommentartext"/>
        <w:rPr>
          <w:lang w:val="de-DE"/>
        </w:rPr>
      </w:pPr>
      <w:r>
        <w:rPr>
          <w:rStyle w:val="Kommentarzeichen"/>
        </w:rPr>
        <w:annotationRef/>
      </w:r>
      <w:r w:rsidRPr="00876717">
        <w:rPr>
          <w:lang w:val="de-DE"/>
        </w:rPr>
        <w:t>In vitro. Der Mechnismus ist in vivo auch nicht gezeigt.</w:t>
      </w:r>
    </w:p>
  </w:comment>
  <w:comment w:id="2955" w:author="Hüffmeier, Ulrike" w:date="2021-11-30T10:35:00Z" w:initials="HU">
    <w:p w14:paraId="68930DC6" w14:textId="18D319A1" w:rsidR="00F17CEC" w:rsidRPr="00507419" w:rsidRDefault="00F17CEC">
      <w:pPr>
        <w:pStyle w:val="Kommentartext"/>
        <w:rPr>
          <w:lang w:val="de-DE"/>
        </w:rPr>
      </w:pPr>
      <w:r>
        <w:rPr>
          <w:rStyle w:val="Kommentarzeichen"/>
        </w:rPr>
        <w:annotationRef/>
      </w:r>
      <w:r w:rsidRPr="00507419">
        <w:rPr>
          <w:lang w:val="de-DE"/>
        </w:rPr>
        <w:t xml:space="preserve">Hier fehlt ein Zitat. Sind es wirklich dei </w:t>
      </w:r>
      <w:r>
        <w:rPr>
          <w:lang w:val="de-DE"/>
        </w:rPr>
        <w:t>RNAs, die die Sezernierung der proinflammatorischen Zytokine induzieren? Verknüpfung vereinfacht es zu stark.</w:t>
      </w:r>
    </w:p>
  </w:comment>
  <w:comment w:id="2980" w:author="Hüffmeier, Ulrike" w:date="2021-11-30T10:38:00Z" w:initials="HU">
    <w:p w14:paraId="36630A16" w14:textId="7D5DDD5A" w:rsidR="00F17CEC" w:rsidRPr="00507419" w:rsidRDefault="00F17CEC">
      <w:pPr>
        <w:pStyle w:val="Kommentartext"/>
        <w:rPr>
          <w:lang w:val="de-DE"/>
        </w:rPr>
      </w:pPr>
      <w:r>
        <w:rPr>
          <w:rStyle w:val="Kommentarzeichen"/>
        </w:rPr>
        <w:annotationRef/>
      </w:r>
      <w:r w:rsidRPr="00507419">
        <w:rPr>
          <w:lang w:val="de-DE"/>
        </w:rPr>
        <w:t>Hier fehlt das Zitat. U</w:t>
      </w:r>
      <w:r>
        <w:rPr>
          <w:lang w:val="de-DE"/>
        </w:rPr>
        <w:t>nd ein Hinweis: ist es GPP-Haut oder solche aus PsV?</w:t>
      </w:r>
    </w:p>
  </w:comment>
  <w:comment w:id="2998" w:author="Hüffmeier, Ulrike" w:date="2021-10-13T13:50:00Z" w:initials="HU">
    <w:p w14:paraId="15854552" w14:textId="77777777" w:rsidR="00F17CEC" w:rsidRPr="00E73904" w:rsidRDefault="00F17CEC" w:rsidP="008F710E">
      <w:pPr>
        <w:pStyle w:val="Kommentartext"/>
        <w:rPr>
          <w:lang w:val="de-DE"/>
        </w:rPr>
      </w:pPr>
      <w:r>
        <w:rPr>
          <w:rStyle w:val="Kommentarzeichen"/>
        </w:rPr>
        <w:annotationRef/>
      </w:r>
      <w:r w:rsidRPr="00E73904">
        <w:rPr>
          <w:lang w:val="de-DE"/>
        </w:rPr>
        <w:t>Würde erwarten, im Text einen V</w:t>
      </w:r>
      <w:r>
        <w:rPr>
          <w:lang w:val="de-DE"/>
        </w:rPr>
        <w:t>erweis auf diesen Figureabschnitt zu lesen.</w:t>
      </w:r>
    </w:p>
  </w:comment>
  <w:comment w:id="3005" w:author="Hüffmeier, Ulrike" w:date="2021-11-30T10:40:00Z" w:initials="HU">
    <w:p w14:paraId="5EED9D75" w14:textId="77777777" w:rsidR="00F17CEC" w:rsidRPr="00507419" w:rsidRDefault="00F17CEC" w:rsidP="0016762C">
      <w:pPr>
        <w:pStyle w:val="Kommentartext"/>
        <w:rPr>
          <w:lang w:val="de-DE"/>
        </w:rPr>
      </w:pPr>
      <w:r>
        <w:rPr>
          <w:rStyle w:val="Kommentarzeichen"/>
        </w:rPr>
        <w:annotationRef/>
      </w:r>
      <w:r w:rsidRPr="00507419">
        <w:rPr>
          <w:lang w:val="de-DE"/>
        </w:rPr>
        <w:t xml:space="preserve">Die Frage ist ja, ob das klinisch relevant ist, d.h. </w:t>
      </w:r>
      <w:r>
        <w:rPr>
          <w:lang w:val="de-DE"/>
        </w:rPr>
        <w:t>dass die Patienten eher Infektionen haben. Sind das ex vivo-Experimente oder in vitro?</w:t>
      </w:r>
    </w:p>
  </w:comment>
  <w:comment w:id="3006" w:author="Hüffmeier, Ulrike" w:date="2021-11-30T10:40:00Z" w:initials="HU">
    <w:p w14:paraId="2820BA6B" w14:textId="7BAED0CD" w:rsidR="00F17CEC" w:rsidRPr="00507419" w:rsidRDefault="00F17CEC">
      <w:pPr>
        <w:pStyle w:val="Kommentartext"/>
        <w:rPr>
          <w:lang w:val="de-DE"/>
        </w:rPr>
      </w:pPr>
      <w:r>
        <w:rPr>
          <w:rStyle w:val="Kommentarzeichen"/>
        </w:rPr>
        <w:annotationRef/>
      </w:r>
      <w:r w:rsidRPr="00507419">
        <w:rPr>
          <w:lang w:val="de-DE"/>
        </w:rPr>
        <w:t xml:space="preserve">Die Frage ist ja, ob das klinisch relevant ist, d.h. </w:t>
      </w:r>
      <w:r>
        <w:rPr>
          <w:lang w:val="de-DE"/>
        </w:rPr>
        <w:t>dass die Patienten eher Infektionen haben. Sind das ex vivo-Experimente oder in vitro?</w:t>
      </w:r>
    </w:p>
  </w:comment>
  <w:comment w:id="3008" w:author="Hüffmeier, Ulrike" w:date="2021-11-30T10:41:00Z" w:initials="HU">
    <w:p w14:paraId="7FA2A3E7" w14:textId="0C1D4CCF" w:rsidR="00F17CEC" w:rsidRPr="00507419" w:rsidRDefault="00F17CEC">
      <w:pPr>
        <w:pStyle w:val="Kommentartext"/>
        <w:rPr>
          <w:lang w:val="de-DE"/>
        </w:rPr>
      </w:pPr>
      <w:r>
        <w:rPr>
          <w:rStyle w:val="Kommentarzeichen"/>
        </w:rPr>
        <w:annotationRef/>
      </w:r>
      <w:r w:rsidRPr="00507419">
        <w:rPr>
          <w:lang w:val="de-DE"/>
        </w:rPr>
        <w:t xml:space="preserve">Das ist kein </w:t>
      </w:r>
      <w:r>
        <w:rPr>
          <w:lang w:val="de-DE"/>
        </w:rPr>
        <w:t>Englisch.</w:t>
      </w:r>
    </w:p>
  </w:comment>
  <w:comment w:id="3001" w:author="Hüffmeier, Ulrike" w:date="2021-10-13T11:47:00Z" w:initials="HU">
    <w:p w14:paraId="0F95B0F0" w14:textId="77777777" w:rsidR="00F17CEC" w:rsidRPr="009D034A" w:rsidRDefault="00F17CEC">
      <w:pPr>
        <w:pStyle w:val="Kommentartext"/>
        <w:rPr>
          <w:lang w:val="de-DE"/>
        </w:rPr>
      </w:pPr>
      <w:r>
        <w:rPr>
          <w:rStyle w:val="Kommentarzeichen"/>
        </w:rPr>
        <w:annotationRef/>
      </w:r>
      <w:r w:rsidRPr="009D034A">
        <w:rPr>
          <w:lang w:val="de-DE"/>
        </w:rPr>
        <w:t xml:space="preserve">Das sind </w:t>
      </w:r>
      <w:r>
        <w:rPr>
          <w:lang w:val="de-DE"/>
        </w:rPr>
        <w:t xml:space="preserve">allererste </w:t>
      </w:r>
      <w:r w:rsidRPr="009D034A">
        <w:rPr>
          <w:lang w:val="de-DE"/>
        </w:rPr>
        <w:t>E</w:t>
      </w:r>
      <w:r>
        <w:rPr>
          <w:lang w:val="de-DE"/>
        </w:rPr>
        <w:t>r</w:t>
      </w:r>
      <w:r w:rsidRPr="009D034A">
        <w:rPr>
          <w:lang w:val="de-DE"/>
        </w:rPr>
        <w:t xml:space="preserve">gebnisse, die sich </w:t>
      </w:r>
      <w:r>
        <w:rPr>
          <w:lang w:val="de-DE"/>
        </w:rPr>
        <w:t xml:space="preserve">in anderen Studien jedenfalls </w:t>
      </w:r>
      <w:r w:rsidRPr="009D034A">
        <w:rPr>
          <w:lang w:val="de-DE"/>
        </w:rPr>
        <w:t xml:space="preserve">nicht </w:t>
      </w:r>
      <w:r>
        <w:rPr>
          <w:lang w:val="de-DE"/>
        </w:rPr>
        <w:t>bestätigen ließen bzw. wird inzwischen vermutet, dass die Pilzinfektionen durch den ebenfalls vorliegenden Diabetes mellitus begünstigt wurden.</w:t>
      </w:r>
    </w:p>
  </w:comment>
  <w:comment w:id="3038" w:author="Hüffmeier, Ulrike" w:date="2021-11-30T10:43:00Z" w:initials="HU">
    <w:p w14:paraId="00A311C6" w14:textId="41431E5F" w:rsidR="00F17CEC" w:rsidRPr="00507419" w:rsidRDefault="00F17CEC">
      <w:pPr>
        <w:pStyle w:val="Kommentartext"/>
        <w:rPr>
          <w:lang w:val="de-DE"/>
        </w:rPr>
      </w:pPr>
      <w:r>
        <w:rPr>
          <w:rStyle w:val="Kommentarzeichen"/>
        </w:rPr>
        <w:annotationRef/>
      </w:r>
      <w:r w:rsidRPr="00507419">
        <w:rPr>
          <w:lang w:val="de-DE"/>
        </w:rPr>
        <w:t xml:space="preserve">Unschön, hier einen Review zu nennen, bitte die </w:t>
      </w:r>
      <w:r>
        <w:rPr>
          <w:lang w:val="de-DE"/>
        </w:rPr>
        <w:t>Originalarbeit(en?), die das beschreibt/en.</w:t>
      </w:r>
    </w:p>
  </w:comment>
  <w:comment w:id="3040" w:author="Hüffmeier, Ulrike" w:date="2021-11-30T10:44:00Z" w:initials="HU">
    <w:p w14:paraId="6084953B" w14:textId="70F6C449" w:rsidR="00F17CEC" w:rsidRPr="0019500D" w:rsidRDefault="00F17CEC">
      <w:pPr>
        <w:pStyle w:val="Kommentartext"/>
        <w:rPr>
          <w:lang w:val="de-DE"/>
        </w:rPr>
      </w:pPr>
      <w:r>
        <w:rPr>
          <w:rStyle w:val="Kommentarzeichen"/>
        </w:rPr>
        <w:annotationRef/>
      </w:r>
      <w:r w:rsidRPr="0019500D">
        <w:rPr>
          <w:lang w:val="de-DE"/>
        </w:rPr>
        <w:t xml:space="preserve">Das trifft ja aber nicht für alle zu, </w:t>
      </w:r>
      <w:r>
        <w:rPr>
          <w:lang w:val="de-DE"/>
        </w:rPr>
        <w:t>zu verallgemeinernde Aussage!</w:t>
      </w:r>
    </w:p>
  </w:comment>
  <w:comment w:id="3050" w:author="Hüffmeier, Ulrike" w:date="2021-11-30T10:45:00Z" w:initials="HU">
    <w:p w14:paraId="740139F9" w14:textId="796613E7" w:rsidR="00F17CEC" w:rsidRPr="005E4F4C" w:rsidRDefault="00F17CEC">
      <w:pPr>
        <w:pStyle w:val="Kommentartext"/>
        <w:rPr>
          <w:lang w:val="de-DE"/>
        </w:rPr>
      </w:pPr>
      <w:r>
        <w:rPr>
          <w:rStyle w:val="Kommentarzeichen"/>
        </w:rPr>
        <w:annotationRef/>
      </w:r>
      <w:r w:rsidRPr="005E4F4C">
        <w:rPr>
          <w:lang w:val="de-DE"/>
        </w:rPr>
        <w:t>Kein Bindestrich.</w:t>
      </w:r>
      <w:r>
        <w:rPr>
          <w:lang w:val="de-DE"/>
        </w:rPr>
        <w:t xml:space="preserve"> Bitte auch bei weiteren Wendungen ändern, identische und ähnliche!</w:t>
      </w:r>
    </w:p>
  </w:comment>
  <w:comment w:id="3055" w:author="Hüffmeier, Ulrike" w:date="2021-11-30T10:59:00Z" w:initials="HU">
    <w:p w14:paraId="65B60A17" w14:textId="76069EDF" w:rsidR="00F17CEC" w:rsidRPr="005E4F4C" w:rsidRDefault="00F17CEC">
      <w:pPr>
        <w:pStyle w:val="Kommentartext"/>
        <w:rPr>
          <w:lang w:val="de-DE"/>
        </w:rPr>
      </w:pPr>
      <w:r>
        <w:rPr>
          <w:rStyle w:val="Kommentarzeichen"/>
        </w:rPr>
        <w:annotationRef/>
      </w:r>
      <w:r w:rsidRPr="005E4F4C">
        <w:rPr>
          <w:lang w:val="de-DE"/>
        </w:rPr>
        <w:t xml:space="preserve">Wie hängen </w:t>
      </w:r>
      <w:r>
        <w:rPr>
          <w:lang w:val="de-DE"/>
        </w:rPr>
        <w:t xml:space="preserve">Serinproteasen </w:t>
      </w:r>
      <w:r w:rsidRPr="005E4F4C">
        <w:rPr>
          <w:lang w:val="de-DE"/>
        </w:rPr>
        <w:t xml:space="preserve">und </w:t>
      </w:r>
      <w:r>
        <w:rPr>
          <w:lang w:val="de-DE"/>
        </w:rPr>
        <w:t>NETs zusammen? Meinst Du weniger abgefangene Serinproteasen und damit mehr Aktivität durch weniger NET-Bildung? Pronounced ist sehr unspezifisch und erklärt es nicht.</w:t>
      </w:r>
    </w:p>
  </w:comment>
  <w:comment w:id="3063" w:author="Hüffmeier, Ulrike" w:date="2021-11-30T11:00:00Z" w:initials="HU">
    <w:p w14:paraId="624E3C44" w14:textId="04870972" w:rsidR="00F17CEC" w:rsidRPr="005E4F4C" w:rsidRDefault="00F17CEC">
      <w:pPr>
        <w:pStyle w:val="Kommentartext"/>
        <w:rPr>
          <w:lang w:val="de-DE"/>
        </w:rPr>
      </w:pPr>
      <w:r>
        <w:rPr>
          <w:rStyle w:val="Kommentarzeichen"/>
        </w:rPr>
        <w:annotationRef/>
      </w:r>
      <w:r w:rsidRPr="005E4F4C">
        <w:rPr>
          <w:lang w:val="de-DE"/>
        </w:rPr>
        <w:t xml:space="preserve"> </w:t>
      </w:r>
    </w:p>
  </w:comment>
  <w:comment w:id="3066" w:author="Hüffmeier, Ulrike" w:date="2021-10-13T12:23:00Z" w:initials="HU">
    <w:p w14:paraId="7CB1A573" w14:textId="77777777" w:rsidR="00F17CEC" w:rsidRPr="00DB2230" w:rsidRDefault="00F17CEC">
      <w:pPr>
        <w:pStyle w:val="Kommentartext"/>
        <w:rPr>
          <w:lang w:val="de-DE"/>
        </w:rPr>
      </w:pPr>
      <w:r>
        <w:rPr>
          <w:rStyle w:val="Kommentarzeichen"/>
        </w:rPr>
        <w:annotationRef/>
      </w:r>
      <w:r w:rsidRPr="00DB2230">
        <w:rPr>
          <w:lang w:val="de-DE"/>
        </w:rPr>
        <w:t>s.o.</w:t>
      </w:r>
    </w:p>
  </w:comment>
  <w:comment w:id="3072" w:author="Hüffmeier, Ulrike" w:date="2021-10-13T12:23:00Z" w:initials="HU">
    <w:p w14:paraId="46252ACF" w14:textId="77777777" w:rsidR="00F17CEC" w:rsidRPr="00DB2230" w:rsidRDefault="00F17CEC">
      <w:pPr>
        <w:pStyle w:val="Kommentartext"/>
        <w:rPr>
          <w:lang w:val="de-DE"/>
        </w:rPr>
      </w:pPr>
      <w:r>
        <w:rPr>
          <w:rStyle w:val="Kommentarzeichen"/>
        </w:rPr>
        <w:annotationRef/>
      </w:r>
      <w:r w:rsidRPr="00DB2230">
        <w:rPr>
          <w:lang w:val="de-DE"/>
        </w:rPr>
        <w:t>Was meinst Du damit?</w:t>
      </w:r>
    </w:p>
  </w:comment>
  <w:comment w:id="3077" w:author="Hüffmeier, Ulrike" w:date="2021-11-30T11:05:00Z" w:initials="HU">
    <w:p w14:paraId="4B0D957D" w14:textId="17C56F26" w:rsidR="00F17CEC" w:rsidRPr="00B03F46" w:rsidRDefault="00F17CEC">
      <w:pPr>
        <w:pStyle w:val="Kommentartext"/>
        <w:rPr>
          <w:lang w:val="de-DE"/>
        </w:rPr>
      </w:pPr>
      <w:r>
        <w:rPr>
          <w:rStyle w:val="Kommentarzeichen"/>
        </w:rPr>
        <w:annotationRef/>
      </w:r>
      <w:r w:rsidRPr="00B03F46">
        <w:rPr>
          <w:lang w:val="de-DE"/>
        </w:rPr>
        <w:t>s. Kommentar oben</w:t>
      </w:r>
    </w:p>
  </w:comment>
  <w:comment w:id="3081" w:author="Hüffmeier, Ulrike" w:date="2021-10-13T12:43:00Z" w:initials="HU">
    <w:p w14:paraId="1AE80EC2" w14:textId="77777777" w:rsidR="00F17CEC" w:rsidRDefault="00F17CEC">
      <w:pPr>
        <w:pStyle w:val="Kommentartext"/>
        <w:rPr>
          <w:lang w:val="de-DE"/>
        </w:rPr>
      </w:pPr>
      <w:r>
        <w:rPr>
          <w:rStyle w:val="Kommentarzeichen"/>
        </w:rPr>
        <w:annotationRef/>
      </w:r>
      <w:r w:rsidRPr="008A64BD">
        <w:rPr>
          <w:lang w:val="de-DE"/>
        </w:rPr>
        <w:t xml:space="preserve">In diesem Absatz </w:t>
      </w:r>
      <w:r>
        <w:rPr>
          <w:lang w:val="de-DE"/>
        </w:rPr>
        <w:t xml:space="preserve">wird </w:t>
      </w:r>
      <w:r w:rsidRPr="008A64BD">
        <w:rPr>
          <w:lang w:val="de-DE"/>
        </w:rPr>
        <w:t xml:space="preserve">einiges </w:t>
      </w:r>
      <w:r>
        <w:rPr>
          <w:lang w:val="de-DE"/>
        </w:rPr>
        <w:t xml:space="preserve">sehr </w:t>
      </w:r>
      <w:r w:rsidRPr="008A64BD">
        <w:rPr>
          <w:lang w:val="de-DE"/>
        </w:rPr>
        <w:t>durcheinander</w:t>
      </w:r>
      <w:r>
        <w:rPr>
          <w:lang w:val="de-DE"/>
        </w:rPr>
        <w:t xml:space="preserve"> ohne roten Faden dargestellt</w:t>
      </w:r>
      <w:r w:rsidRPr="008A64BD">
        <w:rPr>
          <w:lang w:val="de-DE"/>
        </w:rPr>
        <w:t xml:space="preserve">. </w:t>
      </w:r>
    </w:p>
    <w:p w14:paraId="538AEDDC" w14:textId="77777777" w:rsidR="00F17CEC" w:rsidRDefault="00F17CEC">
      <w:pPr>
        <w:pStyle w:val="Kommentartext"/>
        <w:rPr>
          <w:lang w:val="de-DE"/>
        </w:rPr>
      </w:pPr>
      <w:r>
        <w:rPr>
          <w:lang w:val="de-DE"/>
        </w:rPr>
        <w:t>Wichtig wäre z.B. zu wissen, ob Zellzahl per se erhöht ist oder in Pustel/ Haut. Das lässt sich sprachlich auch deutlich abheben.</w:t>
      </w:r>
    </w:p>
    <w:p w14:paraId="13D3F268" w14:textId="77777777" w:rsidR="00F17CEC" w:rsidRDefault="00F17CEC">
      <w:pPr>
        <w:pStyle w:val="Kommentartext"/>
        <w:rPr>
          <w:lang w:val="de-DE"/>
        </w:rPr>
      </w:pPr>
    </w:p>
    <w:p w14:paraId="45073F52" w14:textId="77777777" w:rsidR="00F17CEC" w:rsidRDefault="00F17CEC">
      <w:pPr>
        <w:pStyle w:val="Kommentartext"/>
        <w:rPr>
          <w:lang w:val="de-DE"/>
        </w:rPr>
      </w:pPr>
      <w:r>
        <w:rPr>
          <w:lang w:val="de-DE"/>
        </w:rPr>
        <w:t>CD47 ist ja nicht signifikant gewesen. Es mag auch andere relevante Moleküle geben.</w:t>
      </w:r>
    </w:p>
    <w:p w14:paraId="421507D4" w14:textId="77777777" w:rsidR="00F17CEC" w:rsidRDefault="00F17CEC">
      <w:pPr>
        <w:pStyle w:val="Kommentartext"/>
        <w:rPr>
          <w:lang w:val="de-DE"/>
        </w:rPr>
      </w:pPr>
    </w:p>
    <w:p w14:paraId="3BDA1E17" w14:textId="77777777" w:rsidR="00F17CEC" w:rsidRPr="008A64BD" w:rsidRDefault="00F17CEC">
      <w:pPr>
        <w:pStyle w:val="Kommentartext"/>
        <w:rPr>
          <w:lang w:val="de-DE"/>
        </w:rPr>
      </w:pPr>
      <w:r>
        <w:rPr>
          <w:lang w:val="de-DE"/>
        </w:rPr>
        <w:t>Wie ist der Effekt der Efferozytose durch die Monozyten zu bewerten? Gibt es da vergleichbares bei anderen Erkrankungen? Du gehst nur auf Neutrophile bzw. CD47 ein.</w:t>
      </w:r>
    </w:p>
  </w:comment>
  <w:comment w:id="3097" w:author="Hüffmeier, Ulrike" w:date="2021-11-30T11:10:00Z" w:initials="HU">
    <w:p w14:paraId="440318D4" w14:textId="664CB869" w:rsidR="00F17CEC" w:rsidRPr="00780CFD" w:rsidRDefault="00F17CEC">
      <w:pPr>
        <w:pStyle w:val="Kommentartext"/>
        <w:rPr>
          <w:lang w:val="de-DE"/>
        </w:rPr>
      </w:pPr>
      <w:r>
        <w:rPr>
          <w:rStyle w:val="Kommentarzeichen"/>
        </w:rPr>
        <w:annotationRef/>
      </w:r>
      <w:r w:rsidRPr="00780CFD">
        <w:rPr>
          <w:lang w:val="de-DE"/>
        </w:rPr>
        <w:t xml:space="preserve">Ist das nicht ein Datensatz aus </w:t>
      </w:r>
      <w:r>
        <w:rPr>
          <w:lang w:val="de-DE"/>
        </w:rPr>
        <w:t>UK Biobank?</w:t>
      </w:r>
    </w:p>
  </w:comment>
  <w:comment w:id="3102" w:author="Hüffmeier, Ulrike" w:date="2021-10-13T12:26:00Z" w:initials="HU">
    <w:p w14:paraId="39C13C89" w14:textId="77777777" w:rsidR="00F17CEC" w:rsidRPr="002B4554" w:rsidRDefault="00F17CEC">
      <w:pPr>
        <w:pStyle w:val="Kommentartext"/>
        <w:rPr>
          <w:lang w:val="de-DE"/>
        </w:rPr>
      </w:pPr>
      <w:r>
        <w:rPr>
          <w:rStyle w:val="Kommentarzeichen"/>
        </w:rPr>
        <w:annotationRef/>
      </w:r>
      <w:r w:rsidRPr="002B4554">
        <w:rPr>
          <w:lang w:val="de-DE"/>
        </w:rPr>
        <w:t xml:space="preserve">In der Haut? </w:t>
      </w:r>
      <w:r>
        <w:rPr>
          <w:lang w:val="de-DE"/>
        </w:rPr>
        <w:t xml:space="preserve">In Pusteln? </w:t>
      </w:r>
      <w:r w:rsidRPr="002B4554">
        <w:rPr>
          <w:lang w:val="de-DE"/>
        </w:rPr>
        <w:t>Im peripheren B</w:t>
      </w:r>
      <w:r>
        <w:rPr>
          <w:lang w:val="de-DE"/>
        </w:rPr>
        <w:t>lut?</w:t>
      </w:r>
    </w:p>
  </w:comment>
  <w:comment w:id="3112" w:author="Hüffmeier, Ulrike" w:date="2021-11-30T11:11:00Z" w:initials="HU">
    <w:p w14:paraId="67BF3C53" w14:textId="7A5C89BF" w:rsidR="00F17CEC" w:rsidRPr="00780CFD" w:rsidRDefault="00F17CEC">
      <w:pPr>
        <w:pStyle w:val="Kommentartext"/>
        <w:rPr>
          <w:lang w:val="de-DE"/>
        </w:rPr>
      </w:pPr>
      <w:r>
        <w:rPr>
          <w:rStyle w:val="Kommentarzeichen"/>
        </w:rPr>
        <w:annotationRef/>
      </w:r>
      <w:r w:rsidRPr="00780CFD">
        <w:rPr>
          <w:lang w:val="de-DE"/>
        </w:rPr>
        <w:t>Meinst Du hier MPO?</w:t>
      </w:r>
    </w:p>
  </w:comment>
  <w:comment w:id="3133" w:author="Hüffmeier, Ulrike" w:date="2021-11-30T11:13:00Z" w:initials="HU">
    <w:p w14:paraId="013CB97D" w14:textId="3ECF7D68" w:rsidR="00F17CEC" w:rsidRPr="00780CFD" w:rsidRDefault="00F17CEC">
      <w:pPr>
        <w:pStyle w:val="Kommentartext"/>
        <w:rPr>
          <w:lang w:val="de-DE"/>
        </w:rPr>
      </w:pPr>
      <w:r>
        <w:rPr>
          <w:rStyle w:val="Kommentarzeichen"/>
        </w:rPr>
        <w:annotationRef/>
      </w:r>
      <w:r w:rsidRPr="00780CFD">
        <w:rPr>
          <w:lang w:val="de-DE"/>
        </w:rPr>
        <w:t>Für welche Zellart das ein R</w:t>
      </w:r>
      <w:r>
        <w:rPr>
          <w:lang w:val="de-DE"/>
        </w:rPr>
        <w:t>olle spielt, würde ich hier schon nennen. Außedem ist der Mangel doch die Ursache für die reduzierte Efferozytose hier, oder? Sehr umständlich formuliert und schwer zu folgen.</w:t>
      </w:r>
    </w:p>
  </w:comment>
  <w:comment w:id="3152" w:author="Hüffmeier, Ulrike" w:date="2021-11-30T11:13:00Z" w:initials="HU">
    <w:p w14:paraId="3C8F3B71" w14:textId="514B7F13" w:rsidR="00F17CEC" w:rsidRPr="00780CFD" w:rsidRDefault="00F17CEC">
      <w:pPr>
        <w:pStyle w:val="Kommentartext"/>
        <w:rPr>
          <w:lang w:val="de-DE"/>
        </w:rPr>
      </w:pPr>
      <w:r>
        <w:rPr>
          <w:rStyle w:val="Kommentarzeichen"/>
        </w:rPr>
        <w:annotationRef/>
      </w:r>
      <w:r w:rsidRPr="00780CFD">
        <w:rPr>
          <w:lang w:val="de-DE"/>
        </w:rPr>
        <w:t xml:space="preserve">Das ist eine unglückliche </w:t>
      </w:r>
      <w:r>
        <w:rPr>
          <w:lang w:val="de-DE"/>
        </w:rPr>
        <w:t>Formulierung. CD47 ist ein d.e.m.-signal, aber nicht die overexpression.</w:t>
      </w:r>
    </w:p>
  </w:comment>
  <w:comment w:id="3182" w:author="Hüffmeier, Ulrike" w:date="2021-10-13T12:54:00Z" w:initials="HU">
    <w:p w14:paraId="453C27FD" w14:textId="77777777" w:rsidR="00F17CEC" w:rsidRPr="00DB2230" w:rsidRDefault="00F17CEC" w:rsidP="00622A7F">
      <w:pPr>
        <w:pStyle w:val="Kommentartext"/>
        <w:rPr>
          <w:lang w:val="de-DE"/>
        </w:rPr>
      </w:pPr>
      <w:r>
        <w:rPr>
          <w:rStyle w:val="Kommentarzeichen"/>
        </w:rPr>
        <w:annotationRef/>
      </w:r>
      <w:r w:rsidRPr="00DB2230">
        <w:rPr>
          <w:lang w:val="de-DE"/>
        </w:rPr>
        <w:t>Formulierung schwammig, so nicht korrekt</w:t>
      </w:r>
    </w:p>
  </w:comment>
  <w:comment w:id="3217" w:author="Hüffmeier, Ulrike" w:date="2021-11-30T11:28:00Z" w:initials="HU">
    <w:p w14:paraId="0B039D19" w14:textId="6B0932CB" w:rsidR="00F17CEC" w:rsidRPr="00E86ACF" w:rsidRDefault="00F17CEC">
      <w:pPr>
        <w:pStyle w:val="Kommentartext"/>
        <w:rPr>
          <w:lang w:val="de-DE"/>
        </w:rPr>
      </w:pPr>
      <w:r>
        <w:rPr>
          <w:rStyle w:val="Kommentarzeichen"/>
        </w:rPr>
        <w:annotationRef/>
      </w:r>
      <w:r w:rsidRPr="00E86ACF">
        <w:rPr>
          <w:lang w:val="de-DE"/>
        </w:rPr>
        <w:t>Das verstehe ich nicht, den</w:t>
      </w:r>
      <w:r>
        <w:rPr>
          <w:lang w:val="de-DE"/>
        </w:rPr>
        <w:t xml:space="preserve">n PMA ist doch in beiden Fällen mit und ohne MPO-Inhibitor </w:t>
      </w:r>
      <w:r w:rsidRPr="00E86ACF">
        <w:rPr>
          <w:lang w:val="de-DE"/>
        </w:rPr>
        <w:t xml:space="preserve"> </w:t>
      </w:r>
      <w:r>
        <w:rPr>
          <w:lang w:val="de-DE"/>
        </w:rPr>
        <w:t>in DMSO gelöst?!</w:t>
      </w:r>
    </w:p>
  </w:comment>
  <w:comment w:id="3238" w:author="Hüffmeier, Ulrike" w:date="2021-10-13T12:54:00Z" w:initials="HU">
    <w:p w14:paraId="2FD6F50B" w14:textId="77777777" w:rsidR="00F17CEC" w:rsidRPr="00DB2230" w:rsidRDefault="00F17CEC">
      <w:pPr>
        <w:pStyle w:val="Kommentartext"/>
        <w:rPr>
          <w:lang w:val="de-DE"/>
        </w:rPr>
      </w:pPr>
      <w:r>
        <w:rPr>
          <w:rStyle w:val="Kommentarzeichen"/>
        </w:rPr>
        <w:annotationRef/>
      </w:r>
      <w:r w:rsidRPr="00DB2230">
        <w:rPr>
          <w:lang w:val="de-DE"/>
        </w:rPr>
        <w:t>Formulierung schwammig, so nicht korrekt</w:t>
      </w:r>
    </w:p>
  </w:comment>
  <w:comment w:id="3239" w:author="Hüffmeier, Ulrike" w:date="2021-11-30T11:26:00Z" w:initials="HU">
    <w:p w14:paraId="7BEBA559" w14:textId="571EF96B" w:rsidR="00F17CEC" w:rsidRPr="00E86ACF" w:rsidRDefault="00F17CEC">
      <w:pPr>
        <w:pStyle w:val="Kommentartext"/>
        <w:rPr>
          <w:lang w:val="de-DE"/>
        </w:rPr>
      </w:pPr>
      <w:r>
        <w:rPr>
          <w:rStyle w:val="Kommentarzeichen"/>
        </w:rPr>
        <w:annotationRef/>
      </w:r>
      <w:r w:rsidRPr="00E86ACF">
        <w:rPr>
          <w:lang w:val="de-DE"/>
        </w:rPr>
        <w:t xml:space="preserve">Hier würde ich eher </w:t>
      </w:r>
      <w:r>
        <w:rPr>
          <w:lang w:val="de-DE"/>
        </w:rPr>
        <w:t xml:space="preserve">unbedingt etwas zu MPO-Inhibitoren bei kardiovaskulären Erkrankungen bringen. Das ist ein großes Thema bei verschiedenen kardialen Erkrankungen. </w:t>
      </w:r>
    </w:p>
  </w:comment>
  <w:comment w:id="3264" w:author="Hüffmeier, Ulrike" w:date="2021-10-13T13:50:00Z" w:initials="HU">
    <w:p w14:paraId="6483828E" w14:textId="77777777" w:rsidR="00F17CEC" w:rsidRPr="00E73904" w:rsidRDefault="00F17CEC">
      <w:pPr>
        <w:pStyle w:val="Kommentartext"/>
        <w:rPr>
          <w:lang w:val="de-DE"/>
        </w:rPr>
      </w:pPr>
      <w:r>
        <w:rPr>
          <w:rStyle w:val="Kommentarzeichen"/>
        </w:rPr>
        <w:annotationRef/>
      </w:r>
      <w:r w:rsidRPr="00E73904">
        <w:rPr>
          <w:lang w:val="de-DE"/>
        </w:rPr>
        <w:t>Würde erwarten, im Text einen V</w:t>
      </w:r>
      <w:r>
        <w:rPr>
          <w:lang w:val="de-DE"/>
        </w:rPr>
        <w:t>erweis auf diesen Figureabschnitt zu lesen.</w:t>
      </w:r>
    </w:p>
  </w:comment>
  <w:comment w:id="3275" w:author="Hüffmeier, Ulrike" w:date="2021-11-30T11:32:00Z" w:initials="HU">
    <w:p w14:paraId="68923DEA" w14:textId="0107DF24" w:rsidR="00F17CEC" w:rsidRPr="00E86ACF" w:rsidRDefault="00F17CEC">
      <w:pPr>
        <w:pStyle w:val="Kommentartext"/>
        <w:rPr>
          <w:lang w:val="de-DE"/>
        </w:rPr>
      </w:pPr>
      <w:r>
        <w:rPr>
          <w:rStyle w:val="Kommentarzeichen"/>
        </w:rPr>
        <w:annotationRef/>
      </w:r>
      <w:r w:rsidRPr="00E86ACF">
        <w:rPr>
          <w:lang w:val="de-DE"/>
        </w:rPr>
        <w:t>Das wiederholt sich mit anderen A</w:t>
      </w:r>
      <w:r>
        <w:rPr>
          <w:lang w:val="de-DE"/>
        </w:rPr>
        <w:t>bschnitten stark. Bitte kürzer einleiten.</w:t>
      </w:r>
    </w:p>
  </w:comment>
  <w:comment w:id="3295" w:author="Hüffmeier, Ulrike" w:date="2021-11-30T11:32:00Z" w:initials="HU">
    <w:p w14:paraId="3F356CD4" w14:textId="4990E7D3" w:rsidR="00F17CEC" w:rsidRPr="00E86ACF" w:rsidRDefault="00F17CEC">
      <w:pPr>
        <w:pStyle w:val="Kommentartext"/>
        <w:rPr>
          <w:lang w:val="de-DE"/>
        </w:rPr>
      </w:pPr>
      <w:r>
        <w:rPr>
          <w:rStyle w:val="Kommentarzeichen"/>
        </w:rPr>
        <w:annotationRef/>
      </w:r>
      <w:r w:rsidRPr="00E86ACF">
        <w:rPr>
          <w:lang w:val="de-DE"/>
        </w:rPr>
        <w:t xml:space="preserve">Du wiederholst hier </w:t>
      </w:r>
      <w:r>
        <w:rPr>
          <w:lang w:val="de-DE"/>
        </w:rPr>
        <w:t>Ergebnisse. Was ist die Diskussion der Ergebnisse?</w:t>
      </w:r>
    </w:p>
  </w:comment>
  <w:comment w:id="3297" w:author="Hüffmeier, Ulrike" w:date="2021-10-13T13:52:00Z" w:initials="HU">
    <w:p w14:paraId="24348071" w14:textId="77777777" w:rsidR="00F17CEC" w:rsidRPr="00E73904" w:rsidRDefault="00F17CEC">
      <w:pPr>
        <w:pStyle w:val="Kommentartext"/>
        <w:rPr>
          <w:lang w:val="de-DE"/>
        </w:rPr>
      </w:pPr>
      <w:r>
        <w:rPr>
          <w:rStyle w:val="Kommentarzeichen"/>
        </w:rPr>
        <w:annotationRef/>
      </w:r>
      <w:r w:rsidRPr="00E73904">
        <w:rPr>
          <w:lang w:val="de-DE"/>
        </w:rPr>
        <w:t xml:space="preserve">Darunter kann sich keiner etwas vorstellen? </w:t>
      </w:r>
      <w:r>
        <w:rPr>
          <w:lang w:val="de-DE"/>
        </w:rPr>
        <w:t>Meinst Du die Analysen an den Einzelfallpatienten?</w:t>
      </w:r>
    </w:p>
  </w:comment>
  <w:comment w:id="3303" w:author="Hüffmeier, Ulrike" w:date="2021-11-30T11:34:00Z" w:initials="HU">
    <w:p w14:paraId="66F0E72F" w14:textId="4763B265" w:rsidR="00F17CEC" w:rsidRPr="00B03F46" w:rsidRDefault="00F17CEC">
      <w:pPr>
        <w:pStyle w:val="Kommentartext"/>
        <w:rPr>
          <w:lang w:val="de-DE"/>
        </w:rPr>
      </w:pPr>
      <w:r>
        <w:rPr>
          <w:rStyle w:val="Kommentarzeichen"/>
        </w:rPr>
        <w:annotationRef/>
      </w:r>
      <w:r w:rsidRPr="00B03F46">
        <w:rPr>
          <w:lang w:val="de-DE"/>
        </w:rPr>
        <w:t>Das steht schon woanders.</w:t>
      </w:r>
    </w:p>
  </w:comment>
  <w:comment w:id="3302" w:author="Hüffmeier, Ulrike" w:date="2021-11-30T11:32:00Z" w:initials="HU">
    <w:p w14:paraId="094C0371" w14:textId="470EA26F" w:rsidR="00F17CEC" w:rsidRPr="00E86ACF" w:rsidRDefault="00F17CEC">
      <w:pPr>
        <w:pStyle w:val="Kommentartext"/>
        <w:rPr>
          <w:lang w:val="de-DE"/>
        </w:rPr>
      </w:pPr>
      <w:r>
        <w:rPr>
          <w:rStyle w:val="Kommentarzeichen"/>
        </w:rPr>
        <w:annotationRef/>
      </w:r>
      <w:r w:rsidRPr="00E86ACF">
        <w:rPr>
          <w:lang w:val="de-DE"/>
        </w:rPr>
        <w:t xml:space="preserve">Nein, nicht die Patienten sind assoziiert. </w:t>
      </w:r>
      <w:r>
        <w:rPr>
          <w:lang w:val="de-DE"/>
        </w:rPr>
        <w:t>PPP ist mit MPO-Varianten assoziiert.</w:t>
      </w:r>
    </w:p>
  </w:comment>
  <w:comment w:id="3307" w:author="Hüffmeier, Ulrike" w:date="2021-11-30T11:33:00Z" w:initials="HU">
    <w:p w14:paraId="3E6F56E6" w14:textId="6A15B057" w:rsidR="00F17CEC" w:rsidRPr="00E86ACF" w:rsidRDefault="00F17CEC">
      <w:pPr>
        <w:pStyle w:val="Kommentartext"/>
        <w:rPr>
          <w:lang w:val="de-DE"/>
        </w:rPr>
      </w:pPr>
      <w:r>
        <w:rPr>
          <w:rStyle w:val="Kommentarzeichen"/>
        </w:rPr>
        <w:annotationRef/>
      </w:r>
      <w:r w:rsidRPr="00E86ACF">
        <w:rPr>
          <w:lang w:val="de-DE"/>
        </w:rPr>
        <w:t>!! Wieder ein verneinter Satz im E</w:t>
      </w:r>
      <w:r>
        <w:rPr>
          <w:lang w:val="de-DE"/>
        </w:rPr>
        <w:t>nglischen, bitte ändern! Auch an allen anderen entsprechenden Sätzen überprüfen!</w:t>
      </w:r>
    </w:p>
  </w:comment>
  <w:comment w:id="3315" w:author="Hüffmeier, Ulrike" w:date="2021-11-30T11:34:00Z" w:initials="HU">
    <w:p w14:paraId="03D83CB1" w14:textId="731D5C90" w:rsidR="00F17CEC" w:rsidRPr="00B03F46" w:rsidRDefault="00F17CEC">
      <w:pPr>
        <w:pStyle w:val="Kommentartext"/>
        <w:rPr>
          <w:lang w:val="de-DE"/>
        </w:rPr>
      </w:pPr>
      <w:r>
        <w:rPr>
          <w:rStyle w:val="Kommentarzeichen"/>
        </w:rPr>
        <w:annotationRef/>
      </w:r>
      <w:r w:rsidRPr="00B03F46">
        <w:rPr>
          <w:lang w:val="de-DE"/>
        </w:rPr>
        <w:t>Doubled?</w:t>
      </w:r>
    </w:p>
  </w:comment>
  <w:comment w:id="3316" w:author="Haskamp, Stefan (extern)" w:date="2022-01-08T11:21:00Z" w:initials="HS(">
    <w:p w14:paraId="225AEB8B" w14:textId="23200F16" w:rsidR="00F17CEC" w:rsidRPr="004C42DB" w:rsidRDefault="00F17CEC">
      <w:pPr>
        <w:pStyle w:val="Kommentartext"/>
        <w:rPr>
          <w:lang w:val="de-DE"/>
        </w:rPr>
      </w:pPr>
      <w:r>
        <w:rPr>
          <w:rStyle w:val="Kommentarzeichen"/>
        </w:rPr>
        <w:annotationRef/>
      </w:r>
      <w:r w:rsidRPr="004C42DB">
        <w:rPr>
          <w:lang w:val="de-DE"/>
        </w:rPr>
        <w:t>Wäre 100 Prozent</w:t>
      </w:r>
    </w:p>
  </w:comment>
  <w:comment w:id="3318" w:author="Hüffmeier, Ulrike" w:date="2021-10-13T13:53:00Z" w:initials="HU">
    <w:p w14:paraId="0D303663" w14:textId="77777777" w:rsidR="00F17CEC" w:rsidRPr="00E73904" w:rsidRDefault="00F17CEC">
      <w:pPr>
        <w:pStyle w:val="Kommentartext"/>
        <w:rPr>
          <w:lang w:val="de-DE"/>
        </w:rPr>
      </w:pPr>
      <w:r>
        <w:rPr>
          <w:rStyle w:val="Kommentarzeichen"/>
        </w:rPr>
        <w:annotationRef/>
      </w:r>
      <w:r w:rsidRPr="00E73904">
        <w:rPr>
          <w:lang w:val="de-DE"/>
        </w:rPr>
        <w:t xml:space="preserve">Würdest Du denn noch Assoziation mit bestimmten anderen </w:t>
      </w:r>
      <w:r>
        <w:rPr>
          <w:lang w:val="de-DE"/>
        </w:rPr>
        <w:t xml:space="preserve">Varianten, die nicht erfasst wurden, erwarten? </w:t>
      </w:r>
    </w:p>
  </w:comment>
  <w:comment w:id="3357" w:author="Hüffmeier, Ulrike" w:date="2021-11-30T11:35:00Z" w:initials="HU">
    <w:p w14:paraId="627545BA" w14:textId="7104D680" w:rsidR="00F17CEC" w:rsidRDefault="00F17CEC">
      <w:pPr>
        <w:pStyle w:val="Kommentartext"/>
        <w:rPr>
          <w:lang w:val="de-DE"/>
        </w:rPr>
      </w:pPr>
      <w:r>
        <w:rPr>
          <w:rStyle w:val="Kommentarzeichen"/>
        </w:rPr>
        <w:annotationRef/>
      </w:r>
      <w:r w:rsidRPr="00E86ACF">
        <w:rPr>
          <w:lang w:val="de-DE"/>
        </w:rPr>
        <w:t xml:space="preserve">?? Das hört sich sehr Deutsch an, bin nicht sicher, ob ich e sim </w:t>
      </w:r>
      <w:r>
        <w:rPr>
          <w:lang w:val="de-DE"/>
        </w:rPr>
        <w:t>Englischen richtig interpretiert habe.</w:t>
      </w:r>
    </w:p>
    <w:p w14:paraId="61A5D207" w14:textId="5D6D8F58" w:rsidR="00F17CEC" w:rsidRPr="00E86ACF" w:rsidRDefault="00F17CEC">
      <w:pPr>
        <w:pStyle w:val="Kommentartext"/>
        <w:rPr>
          <w:lang w:val="de-DE"/>
        </w:rPr>
      </w:pPr>
      <w:r>
        <w:rPr>
          <w:lang w:val="de-DE"/>
        </w:rPr>
        <w:t>Wie groß müsste die Stichprobe denn sein? Warum findet man in kleineren Stichproben keine weiteren Varianten? Wie war die Suchstrategie?</w:t>
      </w:r>
    </w:p>
  </w:comment>
  <w:comment w:id="3358" w:author="Haskamp, Stefan (extern)" w:date="2022-01-08T11:50:00Z" w:initials="HS(">
    <w:p w14:paraId="7C154F0B" w14:textId="0C0FDD23" w:rsidR="00F17CEC" w:rsidRPr="004C42DB" w:rsidRDefault="00F17CEC">
      <w:pPr>
        <w:pStyle w:val="Kommentartext"/>
        <w:rPr>
          <w:lang w:val="de-DE"/>
        </w:rPr>
      </w:pPr>
      <w:r>
        <w:rPr>
          <w:rStyle w:val="Kommentarzeichen"/>
        </w:rPr>
        <w:annotationRef/>
      </w:r>
      <w:r w:rsidRPr="004C42DB">
        <w:rPr>
          <w:lang w:val="de-DE"/>
        </w:rPr>
        <w:t xml:space="preserve">Eine Power analyse geht finde ich zu weit. Dabei müsste ich ja neben der Stichprobengröße, auch das Zusammenspiel von Alpha- und Betafehler und den Effekt betrachten. Eine Poweranalyse sollte man vor einem Experiment anstellen. </w:t>
      </w:r>
    </w:p>
  </w:comment>
  <w:comment w:id="3409" w:author="Hüffmeier, Ulrike" w:date="2021-10-13T13:53:00Z" w:initials="HU">
    <w:p w14:paraId="0DA32472" w14:textId="77777777" w:rsidR="00F17CEC" w:rsidRPr="00E73904" w:rsidRDefault="00F17CEC">
      <w:pPr>
        <w:pStyle w:val="Kommentartext"/>
        <w:rPr>
          <w:lang w:val="de-DE"/>
        </w:rPr>
      </w:pPr>
      <w:r>
        <w:rPr>
          <w:rStyle w:val="Kommentarzeichen"/>
        </w:rPr>
        <w:annotationRef/>
      </w:r>
      <w:r w:rsidRPr="00E73904">
        <w:rPr>
          <w:lang w:val="de-DE"/>
        </w:rPr>
        <w:t>Den Satz verstehe ich nicht.</w:t>
      </w:r>
    </w:p>
  </w:comment>
  <w:comment w:id="3434" w:author="Hüffmeier, Ulrike" w:date="2021-11-30T11:37:00Z" w:initials="HU">
    <w:p w14:paraId="0D549810" w14:textId="1E6546A0" w:rsidR="00F17CEC" w:rsidRPr="00A023B1" w:rsidRDefault="00F17CEC">
      <w:pPr>
        <w:pStyle w:val="Kommentartext"/>
        <w:rPr>
          <w:lang w:val="de-DE"/>
        </w:rPr>
      </w:pPr>
      <w:r>
        <w:rPr>
          <w:rStyle w:val="Kommentarzeichen"/>
        </w:rPr>
        <w:annotationRef/>
      </w:r>
      <w:r w:rsidRPr="00A023B1">
        <w:rPr>
          <w:lang w:val="de-DE"/>
        </w:rPr>
        <w:t xml:space="preserve">Hier fehlt eine aktuellere </w:t>
      </w:r>
      <w:r>
        <w:rPr>
          <w:lang w:val="de-DE"/>
        </w:rPr>
        <w:t>S</w:t>
      </w:r>
      <w:r w:rsidRPr="00A023B1">
        <w:rPr>
          <w:lang w:val="de-DE"/>
        </w:rPr>
        <w:t xml:space="preserve">tudie der </w:t>
      </w:r>
      <w:r>
        <w:rPr>
          <w:lang w:val="de-DE"/>
        </w:rPr>
        <w:t>Engländer.</w:t>
      </w:r>
    </w:p>
  </w:comment>
  <w:comment w:id="3436" w:author="Hüffmeier, Ulrike" w:date="2021-11-30T11:38:00Z" w:initials="HU">
    <w:p w14:paraId="3CF78D03" w14:textId="59586B8E" w:rsidR="00F17CEC" w:rsidRPr="00A023B1" w:rsidRDefault="00F17CEC">
      <w:pPr>
        <w:pStyle w:val="Kommentartext"/>
        <w:rPr>
          <w:lang w:val="de-DE"/>
        </w:rPr>
      </w:pPr>
      <w:r>
        <w:rPr>
          <w:rStyle w:val="Kommentarzeichen"/>
        </w:rPr>
        <w:annotationRef/>
      </w:r>
      <w:r w:rsidRPr="00A023B1">
        <w:rPr>
          <w:lang w:val="de-DE"/>
        </w:rPr>
        <w:t xml:space="preserve">Ist die Frage, ob man durch die verschiedenen </w:t>
      </w:r>
      <w:r>
        <w:rPr>
          <w:lang w:val="de-DE"/>
        </w:rPr>
        <w:t>genetischen Methoden überhaupt eine Überlappung erwarten kann, denn es werden häufige bzw. seltene Varianten getestet.</w:t>
      </w:r>
    </w:p>
  </w:comment>
  <w:comment w:id="3437" w:author="Haskamp, Stefan (extern)" w:date="2022-01-08T12:34:00Z" w:initials="HS(">
    <w:p w14:paraId="7C4D750C" w14:textId="693EA256" w:rsidR="00F17CEC" w:rsidRPr="004C42DB" w:rsidRDefault="00F17CEC">
      <w:pPr>
        <w:pStyle w:val="Kommentartext"/>
        <w:rPr>
          <w:lang w:val="de-DE"/>
        </w:rPr>
      </w:pPr>
      <w:r>
        <w:rPr>
          <w:rStyle w:val="Kommentarzeichen"/>
        </w:rPr>
        <w:annotationRef/>
      </w:r>
      <w:r w:rsidRPr="004C42DB">
        <w:rPr>
          <w:lang w:val="de-DE"/>
        </w:rPr>
        <w:t>Die haben auch 50K seltene Varianten getestet, aber nur in Psoriasis loci.</w:t>
      </w:r>
    </w:p>
  </w:comment>
  <w:comment w:id="3456" w:author="Hüffmeier, Ulrike" w:date="2021-10-13T13:57:00Z" w:initials="HU">
    <w:p w14:paraId="46B9F0E5" w14:textId="77777777" w:rsidR="00F17CEC" w:rsidRPr="00DB2230" w:rsidRDefault="00F17CEC">
      <w:pPr>
        <w:pStyle w:val="Kommentartext"/>
        <w:rPr>
          <w:lang w:val="de-DE"/>
        </w:rPr>
      </w:pPr>
      <w:r>
        <w:rPr>
          <w:rStyle w:val="Kommentarzeichen"/>
        </w:rPr>
        <w:annotationRef/>
      </w:r>
      <w:r w:rsidRPr="00DB2230">
        <w:rPr>
          <w:lang w:val="de-DE"/>
        </w:rPr>
        <w:t>??</w:t>
      </w:r>
    </w:p>
  </w:comment>
  <w:comment w:id="3463" w:author="Hüffmeier, Ulrike" w:date="2021-11-30T11:47:00Z" w:initials="HU">
    <w:p w14:paraId="67B787B9" w14:textId="5F6FFA2F" w:rsidR="00F17CEC" w:rsidRPr="00EF78C3" w:rsidRDefault="00F17CEC">
      <w:pPr>
        <w:pStyle w:val="Kommentartext"/>
        <w:rPr>
          <w:lang w:val="de-DE"/>
        </w:rPr>
      </w:pPr>
      <w:r>
        <w:rPr>
          <w:rStyle w:val="Kommentarzeichen"/>
        </w:rPr>
        <w:annotationRef/>
      </w:r>
      <w:r>
        <w:rPr>
          <w:lang w:val="de-DE"/>
        </w:rPr>
        <w:t xml:space="preserve">Prägnantere </w:t>
      </w:r>
      <w:r w:rsidRPr="00EF78C3">
        <w:rPr>
          <w:lang w:val="de-DE"/>
        </w:rPr>
        <w:t xml:space="preserve">Überleitung </w:t>
      </w:r>
      <w:r>
        <w:rPr>
          <w:lang w:val="de-DE"/>
        </w:rPr>
        <w:t>wählen</w:t>
      </w:r>
      <w:r w:rsidRPr="00EF78C3">
        <w:rPr>
          <w:lang w:val="de-DE"/>
        </w:rPr>
        <w:t xml:space="preserve">. </w:t>
      </w:r>
    </w:p>
  </w:comment>
  <w:comment w:id="3488" w:author="Hüffmeier, Ulrike" w:date="2021-11-30T11:48:00Z" w:initials="HU">
    <w:p w14:paraId="2B64852F" w14:textId="5AA33717" w:rsidR="00F17CEC" w:rsidRPr="00EF78C3" w:rsidRDefault="00F17CEC">
      <w:pPr>
        <w:pStyle w:val="Kommentartext"/>
        <w:rPr>
          <w:lang w:val="de-DE"/>
        </w:rPr>
      </w:pPr>
      <w:r>
        <w:rPr>
          <w:rStyle w:val="Kommentarzeichen"/>
        </w:rPr>
        <w:annotationRef/>
      </w:r>
      <w:r w:rsidRPr="00EF78C3">
        <w:rPr>
          <w:lang w:val="de-DE"/>
        </w:rPr>
        <w:t>Benennen, welche M</w:t>
      </w:r>
      <w:r>
        <w:rPr>
          <w:lang w:val="de-DE"/>
        </w:rPr>
        <w:t>ethode d</w:t>
      </w:r>
      <w:r w:rsidRPr="00EF78C3">
        <w:rPr>
          <w:lang w:val="de-DE"/>
        </w:rPr>
        <w:t>a</w:t>
      </w:r>
      <w:r>
        <w:rPr>
          <w:lang w:val="de-DE"/>
        </w:rPr>
        <w:t>s</w:t>
      </w:r>
      <w:r w:rsidRPr="00EF78C3">
        <w:rPr>
          <w:lang w:val="de-DE"/>
        </w:rPr>
        <w:t xml:space="preserve"> genau ist.</w:t>
      </w:r>
    </w:p>
  </w:comment>
  <w:comment w:id="3503" w:author="Hüffmeier, Ulrike" w:date="2021-11-30T11:49:00Z" w:initials="HU">
    <w:p w14:paraId="2DEFB233" w14:textId="7DA00910" w:rsidR="00F17CEC" w:rsidRPr="00EF78C3" w:rsidRDefault="00F17CEC">
      <w:pPr>
        <w:pStyle w:val="Kommentartext"/>
        <w:rPr>
          <w:lang w:val="de-DE"/>
        </w:rPr>
      </w:pPr>
      <w:r>
        <w:rPr>
          <w:rStyle w:val="Kommentarzeichen"/>
        </w:rPr>
        <w:annotationRef/>
      </w:r>
      <w:r w:rsidRPr="00EF78C3">
        <w:rPr>
          <w:lang w:val="de-DE"/>
        </w:rPr>
        <w:t>Das lässt si</w:t>
      </w:r>
      <w:r>
        <w:rPr>
          <w:lang w:val="de-DE"/>
        </w:rPr>
        <w:t xml:space="preserve">ch auch kürzer formulieren, Du wiederholst Ergebnisse sehr stark und ausführlich. Experiment mit unabhängige etablierten Panel. Etc. </w:t>
      </w:r>
    </w:p>
  </w:comment>
  <w:comment w:id="3529" w:author="Hüffmeier, Ulrike" w:date="2021-12-06T12:59:00Z" w:initials="HU">
    <w:p w14:paraId="43FB00F2" w14:textId="4D3F0B86" w:rsidR="00F17CEC" w:rsidRPr="007A5111" w:rsidRDefault="00F17CEC">
      <w:pPr>
        <w:pStyle w:val="Kommentartext"/>
        <w:rPr>
          <w:lang w:val="de-DE"/>
        </w:rPr>
      </w:pPr>
      <w:r>
        <w:rPr>
          <w:rStyle w:val="Kommentarzeichen"/>
        </w:rPr>
        <w:annotationRef/>
      </w:r>
      <w:r w:rsidRPr="007A5111">
        <w:rPr>
          <w:lang w:val="de-DE"/>
        </w:rPr>
        <w:t>Hier fehlt noch eine D</w:t>
      </w:r>
      <w:r>
        <w:rPr>
          <w:lang w:val="de-DE"/>
        </w:rPr>
        <w:t>iskussion, dass es unterschiedliche Zeitpunkte der Probenentnahme von scRNA und flow-cytometry sind. Ist ein nicht irrelevanter Punkt!</w:t>
      </w:r>
    </w:p>
  </w:comment>
  <w:comment w:id="3524" w:author="Hüffmeier, Ulrike" w:date="2021-11-30T11:50:00Z" w:initials="HU">
    <w:p w14:paraId="4B8E3047" w14:textId="3541914A" w:rsidR="00F17CEC" w:rsidRPr="00EF78C3" w:rsidRDefault="00F17CEC">
      <w:pPr>
        <w:pStyle w:val="Kommentartext"/>
        <w:rPr>
          <w:lang w:val="de-DE"/>
        </w:rPr>
      </w:pPr>
      <w:r>
        <w:rPr>
          <w:rStyle w:val="Kommentarzeichen"/>
        </w:rPr>
        <w:annotationRef/>
      </w:r>
      <w:r w:rsidRPr="00EF78C3">
        <w:rPr>
          <w:lang w:val="de-DE"/>
        </w:rPr>
        <w:t xml:space="preserve">Was heißt das? </w:t>
      </w:r>
      <w:r>
        <w:rPr>
          <w:lang w:val="de-DE"/>
        </w:rPr>
        <w:t>Das drückst Du doch schon mit den anderen Sätzen aus.</w:t>
      </w:r>
    </w:p>
  </w:comment>
  <w:comment w:id="3548" w:author="Hüffmeier, Ulrike" w:date="2021-11-30T13:28:00Z" w:initials="HU">
    <w:p w14:paraId="36A7CFC2" w14:textId="582B65CB" w:rsidR="00F17CEC" w:rsidRDefault="00F17CEC">
      <w:pPr>
        <w:pStyle w:val="Kommentartext"/>
      </w:pPr>
      <w:r>
        <w:rPr>
          <w:rStyle w:val="Kommentarzeichen"/>
        </w:rPr>
        <w:annotationRef/>
      </w:r>
      <w:r>
        <w:t xml:space="preserve">Used technlogoy of single cell RNA sequencing </w:t>
      </w:r>
    </w:p>
    <w:p w14:paraId="13ED0A5F" w14:textId="390ED0CB" w:rsidR="00F17CEC" w:rsidRDefault="00F17CEC">
      <w:pPr>
        <w:pStyle w:val="Kommentartext"/>
      </w:pPr>
    </w:p>
    <w:p w14:paraId="086CCF72" w14:textId="5AE4075A" w:rsidR="00F17CEC" w:rsidRPr="00CE6AED" w:rsidRDefault="00F17CEC">
      <w:pPr>
        <w:pStyle w:val="Kommentartext"/>
        <w:rPr>
          <w:lang w:val="de-DE"/>
        </w:rPr>
      </w:pPr>
      <w:r w:rsidRPr="00CE6AED">
        <w:rPr>
          <w:lang w:val="de-DE"/>
        </w:rPr>
        <w:t>Zitat aus Ergebnis hier nennen.</w:t>
      </w:r>
    </w:p>
  </w:comment>
  <w:comment w:id="3547" w:author="Hüffmeier, Ulrike" w:date="2021-10-13T14:10:00Z" w:initials="HU">
    <w:p w14:paraId="665B65F8" w14:textId="77777777" w:rsidR="00F17CEC" w:rsidRPr="004F51D7" w:rsidRDefault="00F17CEC">
      <w:pPr>
        <w:pStyle w:val="Kommentartext"/>
        <w:rPr>
          <w:lang w:val="de-DE"/>
        </w:rPr>
      </w:pPr>
      <w:r>
        <w:rPr>
          <w:rStyle w:val="Kommentarzeichen"/>
        </w:rPr>
        <w:annotationRef/>
      </w:r>
      <w:r w:rsidRPr="004F51D7">
        <w:rPr>
          <w:lang w:val="de-DE"/>
        </w:rPr>
        <w:t>Worauf bezieht sich dieser Satz?</w:t>
      </w:r>
      <w:r>
        <w:rPr>
          <w:lang w:val="de-DE"/>
        </w:rPr>
        <w:t xml:space="preserve"> </w:t>
      </w:r>
    </w:p>
  </w:comment>
  <w:comment w:id="3568" w:author="Hüffmeier, Ulrike" w:date="2021-11-30T13:30:00Z" w:initials="HU">
    <w:p w14:paraId="4646299C" w14:textId="0E7C8923" w:rsidR="00F17CEC" w:rsidRPr="00CE6AED" w:rsidRDefault="00F17CEC">
      <w:pPr>
        <w:pStyle w:val="Kommentartext"/>
        <w:rPr>
          <w:lang w:val="de-DE"/>
        </w:rPr>
      </w:pPr>
      <w:r>
        <w:rPr>
          <w:rStyle w:val="Kommentarzeichen"/>
        </w:rPr>
        <w:annotationRef/>
      </w:r>
      <w:r w:rsidRPr="00CE6AED">
        <w:rPr>
          <w:lang w:val="de-DE"/>
        </w:rPr>
        <w:t xml:space="preserve">Hier wäre es gut eine </w:t>
      </w:r>
      <w:r>
        <w:rPr>
          <w:lang w:val="de-DE"/>
        </w:rPr>
        <w:t>Einschätzung zu haben bzw. ein Zitat, warum das valide Marker sind.</w:t>
      </w:r>
    </w:p>
  </w:comment>
  <w:comment w:id="3575" w:author="Hüffmeier, Ulrike" w:date="2021-10-13T14:12:00Z" w:initials="HU">
    <w:p w14:paraId="5B63C0B2" w14:textId="77777777" w:rsidR="00F17CEC" w:rsidRPr="004F51D7" w:rsidRDefault="00F17CEC">
      <w:pPr>
        <w:pStyle w:val="Kommentartext"/>
        <w:rPr>
          <w:lang w:val="de-DE"/>
        </w:rPr>
      </w:pPr>
      <w:r>
        <w:rPr>
          <w:rStyle w:val="Kommentarzeichen"/>
        </w:rPr>
        <w:annotationRef/>
      </w:r>
      <w:r w:rsidRPr="004F51D7">
        <w:rPr>
          <w:lang w:val="de-DE"/>
        </w:rPr>
        <w:t>d.h. du glaubst unseren Daten nicht</w:t>
      </w:r>
      <w:r>
        <w:rPr>
          <w:lang w:val="de-DE"/>
        </w:rPr>
        <w:t>?</w:t>
      </w:r>
    </w:p>
  </w:comment>
  <w:comment w:id="3579" w:author="Hüffmeier, Ulrike" w:date="2021-10-13T14:13:00Z" w:initials="HU">
    <w:p w14:paraId="1CE45232" w14:textId="77777777" w:rsidR="00F17CEC" w:rsidRPr="004F51D7" w:rsidRDefault="00F17CEC">
      <w:pPr>
        <w:pStyle w:val="Kommentartext"/>
        <w:rPr>
          <w:lang w:val="de-DE"/>
        </w:rPr>
      </w:pPr>
      <w:r>
        <w:rPr>
          <w:rStyle w:val="Kommentarzeichen"/>
        </w:rPr>
        <w:annotationRef/>
      </w:r>
      <w:r w:rsidRPr="004F51D7">
        <w:rPr>
          <w:lang w:val="de-DE"/>
        </w:rPr>
        <w:t>Ich denke, das w</w:t>
      </w:r>
      <w:r>
        <w:rPr>
          <w:lang w:val="de-DE"/>
        </w:rPr>
        <w:t>e</w:t>
      </w:r>
      <w:r w:rsidRPr="004F51D7">
        <w:rPr>
          <w:lang w:val="de-DE"/>
        </w:rPr>
        <w:t xml:space="preserve">rden </w:t>
      </w:r>
      <w:r>
        <w:rPr>
          <w:lang w:val="de-DE"/>
        </w:rPr>
        <w:t xml:space="preserve">bei der Erkrankung </w:t>
      </w:r>
      <w:r w:rsidRPr="004F51D7">
        <w:rPr>
          <w:lang w:val="de-DE"/>
        </w:rPr>
        <w:t xml:space="preserve">immer noch </w:t>
      </w:r>
      <w:r>
        <w:rPr>
          <w:lang w:val="de-DE"/>
        </w:rPr>
        <w:t>Neutrophile und nicht T-Zellen sein, die zuerst aktiv sind.</w:t>
      </w:r>
    </w:p>
  </w:comment>
  <w:comment w:id="3582" w:author="Hüffmeier, Ulrike" w:date="2021-11-30T13:32:00Z" w:initials="HU">
    <w:p w14:paraId="27D6F805" w14:textId="362FF4E5" w:rsidR="00F17CEC" w:rsidRPr="00CE6AED" w:rsidRDefault="00F17CEC">
      <w:pPr>
        <w:pStyle w:val="Kommentartext"/>
        <w:rPr>
          <w:lang w:val="de-DE"/>
        </w:rPr>
      </w:pPr>
      <w:r>
        <w:rPr>
          <w:rStyle w:val="Kommentarzeichen"/>
        </w:rPr>
        <w:annotationRef/>
      </w:r>
      <w:r w:rsidRPr="00CE6AED">
        <w:rPr>
          <w:lang w:val="de-DE"/>
        </w:rPr>
        <w:t xml:space="preserve">Ist die Frage, ob das allein hilft. </w:t>
      </w:r>
      <w:r>
        <w:rPr>
          <w:lang w:val="de-DE"/>
        </w:rPr>
        <w:t>Nach der identifikation im IL36-Pathway vor Identifikationi vor IL36RN hat man den Phänotyp bei Mäusen als PsV allenfalls, nicht aber als pustulös eingeschätzt. Maus und Mensch lässt sich nicht 1:1 übertragen. Auch T-Zellsysteme sind bei der Maus anders als beim Menschen.</w:t>
      </w:r>
    </w:p>
  </w:comment>
  <w:comment w:id="3583" w:author="Haskamp, Stefan (extern)" w:date="2022-01-08T13:25:00Z" w:initials="HS(">
    <w:p w14:paraId="02D506A8" w14:textId="588C7ECF" w:rsidR="00F17CEC" w:rsidRPr="004C42DB" w:rsidRDefault="00F17CEC">
      <w:pPr>
        <w:pStyle w:val="Kommentartext"/>
        <w:rPr>
          <w:lang w:val="de-DE"/>
        </w:rPr>
      </w:pPr>
      <w:r>
        <w:rPr>
          <w:rStyle w:val="Kommentarzeichen"/>
        </w:rPr>
        <w:annotationRef/>
      </w:r>
      <w:r w:rsidRPr="004C42DB">
        <w:rPr>
          <w:lang w:val="de-DE"/>
        </w:rPr>
        <w:t>Am Menschen darf man es eben nicht untersuchen. Wüsste kein besseres Modell</w:t>
      </w:r>
    </w:p>
  </w:comment>
  <w:comment w:id="3622" w:author="Hüffmeier, Ulrike" w:date="2021-10-13T14:30:00Z" w:initials="HU">
    <w:p w14:paraId="7E32005B" w14:textId="77777777" w:rsidR="00F17CEC" w:rsidRPr="008749C8" w:rsidRDefault="00F17CEC">
      <w:pPr>
        <w:pStyle w:val="Kommentartext"/>
        <w:rPr>
          <w:lang w:val="de-DE"/>
        </w:rPr>
      </w:pPr>
      <w:r>
        <w:rPr>
          <w:rStyle w:val="Kommentarzeichen"/>
        </w:rPr>
        <w:annotationRef/>
      </w:r>
      <w:r w:rsidRPr="008749C8">
        <w:rPr>
          <w:lang w:val="de-DE"/>
        </w:rPr>
        <w:t>Würde das Modell auf einer S</w:t>
      </w:r>
      <w:r>
        <w:rPr>
          <w:lang w:val="de-DE"/>
        </w:rPr>
        <w:t>eite quer darstellen.</w:t>
      </w:r>
    </w:p>
  </w:comment>
  <w:comment w:id="3643" w:author="Hüffmeier, Ulrike" w:date="2021-11-30T14:44:00Z" w:initials="HU">
    <w:p w14:paraId="10951FC4" w14:textId="77777777" w:rsidR="00F17CEC" w:rsidRPr="00880F44" w:rsidRDefault="00F17CEC" w:rsidP="00423858">
      <w:pPr>
        <w:pStyle w:val="Kommentartext"/>
        <w:rPr>
          <w:lang w:val="de-DE"/>
        </w:rPr>
      </w:pPr>
      <w:r>
        <w:rPr>
          <w:rStyle w:val="Kommentarzeichen"/>
        </w:rPr>
        <w:annotationRef/>
      </w:r>
      <w:r w:rsidRPr="00880F44">
        <w:rPr>
          <w:lang w:val="de-DE"/>
        </w:rPr>
        <w:t xml:space="preserve">Das macht sich am Anfang des </w:t>
      </w:r>
      <w:r>
        <w:rPr>
          <w:lang w:val="de-DE"/>
        </w:rPr>
        <w:t>Absatzes etwas ausführlicher als bisher besser.</w:t>
      </w:r>
    </w:p>
  </w:comment>
  <w:comment w:id="3658" w:author="Hüffmeier, Ulrike" w:date="2021-10-13T14:31:00Z" w:initials="HU">
    <w:p w14:paraId="5F44AC1A" w14:textId="77777777" w:rsidR="00F17CEC" w:rsidRPr="008749C8" w:rsidRDefault="00F17CEC">
      <w:pPr>
        <w:pStyle w:val="Kommentartext"/>
        <w:rPr>
          <w:lang w:val="de-DE"/>
        </w:rPr>
      </w:pPr>
      <w:r>
        <w:rPr>
          <w:rStyle w:val="Kommentarzeichen"/>
        </w:rPr>
        <w:annotationRef/>
      </w:r>
      <w:r w:rsidRPr="008749C8">
        <w:rPr>
          <w:lang w:val="de-DE"/>
        </w:rPr>
        <w:t xml:space="preserve">Haben wir daher überhaupt einen </w:t>
      </w:r>
      <w:r>
        <w:rPr>
          <w:lang w:val="de-DE"/>
        </w:rPr>
        <w:t xml:space="preserve">signifikanten </w:t>
      </w:r>
      <w:r w:rsidRPr="008749C8">
        <w:rPr>
          <w:lang w:val="de-DE"/>
        </w:rPr>
        <w:t>E</w:t>
      </w:r>
      <w:r>
        <w:rPr>
          <w:lang w:val="de-DE"/>
        </w:rPr>
        <w:t>ffekt gesehen? Würde das sehr viel zurückhaltender formulieren.</w:t>
      </w:r>
    </w:p>
  </w:comment>
  <w:comment w:id="3656" w:author="Hüffmeier, Ulrike" w:date="2021-11-30T14:40:00Z" w:initials="HU">
    <w:p w14:paraId="755CEB29" w14:textId="47BDF75F" w:rsidR="00F17CEC" w:rsidRPr="00880F44" w:rsidRDefault="00F17CEC">
      <w:pPr>
        <w:pStyle w:val="Kommentartext"/>
        <w:rPr>
          <w:lang w:val="de-DE"/>
        </w:rPr>
      </w:pPr>
      <w:r>
        <w:rPr>
          <w:rStyle w:val="Kommentarzeichen"/>
        </w:rPr>
        <w:annotationRef/>
      </w:r>
      <w:r w:rsidRPr="00880F44">
        <w:rPr>
          <w:lang w:val="de-DE"/>
        </w:rPr>
        <w:t>!!! Das besprichst Du in den Er</w:t>
      </w:r>
      <w:r>
        <w:rPr>
          <w:lang w:val="de-DE"/>
        </w:rPr>
        <w:t>gebnissen ganz anders!!</w:t>
      </w:r>
    </w:p>
  </w:comment>
  <w:comment w:id="3657" w:author="Haskamp, Stefan (extern)" w:date="2022-01-08T13:32:00Z" w:initials="HS(">
    <w:p w14:paraId="62F9FCC9" w14:textId="1CE45095" w:rsidR="00F17CEC" w:rsidRPr="004C42DB" w:rsidRDefault="00F17CEC">
      <w:pPr>
        <w:pStyle w:val="Kommentartext"/>
        <w:rPr>
          <w:lang w:val="de-DE"/>
        </w:rPr>
      </w:pPr>
      <w:r>
        <w:rPr>
          <w:rStyle w:val="Kommentarzeichen"/>
        </w:rPr>
        <w:annotationRef/>
      </w:r>
      <w:r w:rsidRPr="004C42DB">
        <w:rPr>
          <w:lang w:val="de-DE"/>
        </w:rPr>
        <w:t>Ich schreibe in den Results dass es keinen signifikanten unterschied gibt und das der Effekt vom Genotyp auch ersichtlich ist. Auf infliximab gehe ich gar nicht ein</w:t>
      </w:r>
    </w:p>
  </w:comment>
  <w:comment w:id="3672" w:author="Hüffmeier, Ulrike" w:date="2021-10-13T14:31:00Z" w:initials="HU">
    <w:p w14:paraId="688B43D3" w14:textId="77777777" w:rsidR="00F17CEC" w:rsidRDefault="00F17CEC">
      <w:pPr>
        <w:pStyle w:val="Kommentartext"/>
        <w:rPr>
          <w:lang w:val="de-DE"/>
        </w:rPr>
      </w:pPr>
      <w:r>
        <w:rPr>
          <w:rStyle w:val="Kommentarzeichen"/>
        </w:rPr>
        <w:annotationRef/>
      </w:r>
      <w:r w:rsidRPr="008749C8">
        <w:rPr>
          <w:lang w:val="de-DE"/>
        </w:rPr>
        <w:t>I</w:t>
      </w:r>
      <w:r>
        <w:rPr>
          <w:lang w:val="de-DE"/>
        </w:rPr>
        <w:t>ch denke nicht, dass wir diese</w:t>
      </w:r>
      <w:r w:rsidRPr="008749C8">
        <w:rPr>
          <w:lang w:val="de-DE"/>
        </w:rPr>
        <w:t xml:space="preserve"> </w:t>
      </w:r>
      <w:r>
        <w:rPr>
          <w:lang w:val="de-DE"/>
        </w:rPr>
        <w:t>Aussage so genau machen können. Bei der Patientin mit compound heterozygoten Varianten in MPO war es die Mitte des Intervalls.</w:t>
      </w:r>
    </w:p>
    <w:p w14:paraId="41B5E273" w14:textId="77777777" w:rsidR="00F17CEC" w:rsidRDefault="00F17CEC">
      <w:pPr>
        <w:pStyle w:val="Kommentartext"/>
        <w:rPr>
          <w:lang w:val="de-DE"/>
        </w:rPr>
      </w:pPr>
    </w:p>
    <w:p w14:paraId="79BD25B9" w14:textId="77777777" w:rsidR="00F17CEC" w:rsidRDefault="00F17CEC">
      <w:pPr>
        <w:pStyle w:val="Kommentartext"/>
        <w:rPr>
          <w:lang w:val="de-DE"/>
        </w:rPr>
      </w:pPr>
      <w:r>
        <w:rPr>
          <w:lang w:val="de-DE"/>
        </w:rPr>
        <w:t xml:space="preserve">Du spekulierst hier viel, was ja ok ist. Würde das aber auch als Spekulartion formulieren. </w:t>
      </w:r>
    </w:p>
    <w:p w14:paraId="685D2324" w14:textId="77777777" w:rsidR="00F17CEC" w:rsidRDefault="00F17CEC">
      <w:pPr>
        <w:pStyle w:val="Kommentartext"/>
        <w:rPr>
          <w:lang w:val="de-DE"/>
        </w:rPr>
      </w:pPr>
      <w:r>
        <w:rPr>
          <w:lang w:val="de-DE"/>
        </w:rPr>
        <w:t xml:space="preserve">Eine reduzierte FGFBP2-Expression beweist noch keine reduzierte Zellzahl von CD4+ CTLs. </w:t>
      </w:r>
    </w:p>
    <w:p w14:paraId="5819FC82" w14:textId="77777777" w:rsidR="00F17CEC" w:rsidRDefault="00F17CEC">
      <w:pPr>
        <w:pStyle w:val="Kommentartext"/>
        <w:rPr>
          <w:lang w:val="de-DE"/>
        </w:rPr>
      </w:pPr>
      <w:r>
        <w:rPr>
          <w:lang w:val="de-DE"/>
        </w:rPr>
        <w:t>Wir zwei bekommen da den Zusammenhang hin, den Leser hängst du aber hier ab.</w:t>
      </w:r>
    </w:p>
    <w:p w14:paraId="77F8FEA9" w14:textId="77777777" w:rsidR="00F17CEC" w:rsidRDefault="00F17CEC">
      <w:pPr>
        <w:pStyle w:val="Kommentartext"/>
        <w:rPr>
          <w:lang w:val="de-DE"/>
        </w:rPr>
      </w:pPr>
    </w:p>
    <w:p w14:paraId="264E87C4" w14:textId="77777777" w:rsidR="00F17CEC" w:rsidRDefault="00F17CEC">
      <w:pPr>
        <w:pStyle w:val="Kommentartext"/>
        <w:rPr>
          <w:lang w:val="de-DE"/>
        </w:rPr>
      </w:pPr>
      <w:r>
        <w:rPr>
          <w:lang w:val="de-DE"/>
        </w:rPr>
        <w:t>Die untersuchten Patienten haben ja nicht den gleichen Genotyp. Diese Punkte diskutierst Du nicht, wäre aber extrem wichtig. Zudem haben wir für IL-36Ra-Defizienz keine funktionelle Evidenz für das Modell. Wäre schön das auch zu lesen.</w:t>
      </w:r>
    </w:p>
    <w:p w14:paraId="2DBB331C" w14:textId="77777777" w:rsidR="00F17CEC" w:rsidRDefault="00F17CEC">
      <w:pPr>
        <w:pStyle w:val="Kommentartext"/>
        <w:rPr>
          <w:lang w:val="de-DE"/>
        </w:rPr>
      </w:pPr>
    </w:p>
    <w:p w14:paraId="01A488E6" w14:textId="77777777" w:rsidR="00F17CEC" w:rsidRPr="008749C8" w:rsidRDefault="00F17CEC" w:rsidP="00622A7F">
      <w:pPr>
        <w:pStyle w:val="Kommentartext"/>
        <w:rPr>
          <w:lang w:val="de-DE"/>
        </w:rPr>
      </w:pPr>
      <w:r>
        <w:rPr>
          <w:lang w:val="de-DE"/>
        </w:rPr>
        <w:t>Auch die Ergebnisse der unabhängigen Flow-Cytometry, die ja für CD4+ Zellen unsere Frequenzunterschiede bestätigen, sind eine Diskussion wert, während das bei CD8+ T Zellen nicht so aufgeht. Würde hier stärker differenzieren.</w:t>
      </w:r>
    </w:p>
    <w:p w14:paraId="20249D39" w14:textId="77777777" w:rsidR="00F17CEC" w:rsidRPr="007321D9" w:rsidRDefault="00F17CEC">
      <w:pPr>
        <w:pStyle w:val="Kommentartext"/>
        <w:rPr>
          <w:lang w:val="de-DE"/>
        </w:rPr>
      </w:pPr>
    </w:p>
  </w:comment>
  <w:comment w:id="3703" w:author="Hüffmeier, Ulrike" w:date="2021-10-13T14:36:00Z" w:initials="HU">
    <w:p w14:paraId="37B059FE" w14:textId="77777777" w:rsidR="00F17CEC" w:rsidRDefault="00F17CEC">
      <w:pPr>
        <w:pStyle w:val="Kommentartext"/>
        <w:rPr>
          <w:lang w:val="de-DE"/>
        </w:rPr>
      </w:pPr>
      <w:r>
        <w:rPr>
          <w:rStyle w:val="Kommentarzeichen"/>
        </w:rPr>
        <w:annotationRef/>
      </w:r>
      <w:r w:rsidRPr="008749C8">
        <w:rPr>
          <w:lang w:val="de-DE"/>
        </w:rPr>
        <w:t xml:space="preserve">Vor solchen Therapieansätzen wären Bestätigungen dieser </w:t>
      </w:r>
      <w:r>
        <w:rPr>
          <w:lang w:val="de-DE"/>
        </w:rPr>
        <w:t>Ergebnisse an weiteren Patienten dringend nötig. Seltene Erkrankung, noch seltener mehrere Patienten in solch einer Konstellation etc…</w:t>
      </w:r>
    </w:p>
    <w:p w14:paraId="037932CA" w14:textId="77777777" w:rsidR="00F17CEC" w:rsidRDefault="00F17CEC">
      <w:pPr>
        <w:pStyle w:val="Kommentartext"/>
        <w:rPr>
          <w:lang w:val="de-DE"/>
        </w:rPr>
      </w:pPr>
    </w:p>
    <w:p w14:paraId="5B9E3284" w14:textId="77777777" w:rsidR="00F17CEC" w:rsidRPr="008749C8" w:rsidRDefault="00F17CEC">
      <w:pPr>
        <w:pStyle w:val="Kommentartext"/>
        <w:rPr>
          <w:lang w:val="de-DE"/>
        </w:rPr>
      </w:pPr>
      <w:r>
        <w:rPr>
          <w:lang w:val="de-DE"/>
        </w:rPr>
        <w:t xml:space="preserve">Mag ja noch Substanzen geben, die hier auch passen, aber bisher nicht publiziert, d.h. Therapieoptionen etwas verallgemeinern.  </w:t>
      </w:r>
    </w:p>
  </w:comment>
  <w:comment w:id="3722" w:author="Hüffmeier, Ulrike" w:date="2021-11-30T14:44:00Z" w:initials="HU">
    <w:p w14:paraId="18401FF7" w14:textId="265C556D" w:rsidR="00F17CEC" w:rsidRPr="00880F44" w:rsidRDefault="00F17CEC">
      <w:pPr>
        <w:pStyle w:val="Kommentartext"/>
        <w:rPr>
          <w:lang w:val="de-DE"/>
        </w:rPr>
      </w:pPr>
      <w:r>
        <w:rPr>
          <w:rStyle w:val="Kommentarzeichen"/>
        </w:rPr>
        <w:annotationRef/>
      </w:r>
      <w:r w:rsidRPr="00880F44">
        <w:rPr>
          <w:lang w:val="de-DE"/>
        </w:rPr>
        <w:t xml:space="preserve">Das macht sich am Anfang des </w:t>
      </w:r>
      <w:r>
        <w:rPr>
          <w:lang w:val="de-DE"/>
        </w:rPr>
        <w:t>Absatzes etwas ausführlicher als bisher besser.</w:t>
      </w:r>
    </w:p>
  </w:comment>
  <w:comment w:id="3735" w:author="Hüffmeier, Ulrike" w:date="2021-11-30T14:46:00Z" w:initials="HU">
    <w:p w14:paraId="09CE300C" w14:textId="71D9ECB1" w:rsidR="00F17CEC" w:rsidRPr="00A60FB4" w:rsidRDefault="00F17CEC">
      <w:pPr>
        <w:pStyle w:val="Kommentartext"/>
        <w:rPr>
          <w:lang w:val="de-DE"/>
        </w:rPr>
      </w:pPr>
      <w:r>
        <w:rPr>
          <w:rStyle w:val="Kommentarzeichen"/>
        </w:rPr>
        <w:annotationRef/>
      </w:r>
      <w:r w:rsidRPr="00A60FB4">
        <w:rPr>
          <w:lang w:val="de-DE"/>
        </w:rPr>
        <w:t>Wir haben ja andere Z</w:t>
      </w:r>
      <w:r>
        <w:rPr>
          <w:lang w:val="de-DE"/>
        </w:rPr>
        <w:t xml:space="preserve">ellen als Catapano et al. untersucht. Catapano et al. mischen Patienten unabhängig vom Genotyp. Wäre gut, das deutlich mehr zu differenzieren. IFN ist nicht gleich IFN. IFN-g ist ein Typ II-IFN und fällt nicht in die Gruppe von IFN-a. </w:t>
      </w:r>
    </w:p>
  </w:comment>
  <w:comment w:id="3746" w:author="Hüffmeier, Ulrike" w:date="2021-11-30T15:52:00Z" w:initials="HU">
    <w:p w14:paraId="0F2C83EC" w14:textId="0A994647" w:rsidR="00F17CEC" w:rsidRPr="00B03F46" w:rsidRDefault="00F17CEC">
      <w:pPr>
        <w:pStyle w:val="Kommentartext"/>
        <w:rPr>
          <w:lang w:val="de-DE"/>
        </w:rPr>
      </w:pPr>
      <w:r>
        <w:rPr>
          <w:rStyle w:val="Kommentarzeichen"/>
        </w:rPr>
        <w:annotationRef/>
      </w:r>
      <w:r w:rsidRPr="00B03F46">
        <w:rPr>
          <w:lang w:val="de-DE"/>
        </w:rPr>
        <w:t>PBMCs</w:t>
      </w:r>
      <w:r>
        <w:rPr>
          <w:lang w:val="de-DE"/>
        </w:rPr>
        <w:t>, oder</w:t>
      </w:r>
      <w:r w:rsidRPr="00B03F46">
        <w:rPr>
          <w:lang w:val="de-DE"/>
        </w:rPr>
        <w:t>? Bitte konkreter</w:t>
      </w:r>
    </w:p>
  </w:comment>
  <w:comment w:id="3747" w:author="Haskamp, Stefan (extern)" w:date="2022-01-08T14:15:00Z" w:initials="HS(">
    <w:p w14:paraId="1945BE6E" w14:textId="6C88F4A5" w:rsidR="00F17CEC" w:rsidRPr="004C42DB" w:rsidRDefault="00F17CEC">
      <w:pPr>
        <w:pStyle w:val="Kommentartext"/>
        <w:rPr>
          <w:lang w:val="de-DE"/>
        </w:rPr>
      </w:pPr>
      <w:r>
        <w:rPr>
          <w:rStyle w:val="Kommentarzeichen"/>
        </w:rPr>
        <w:annotationRef/>
      </w:r>
      <w:r w:rsidRPr="004C42DB">
        <w:rPr>
          <w:lang w:val="de-DE"/>
        </w:rPr>
        <w:t>Whole blood. Also alles. Nach der RNA isolation wurde die globin RNA entfernt</w:t>
      </w:r>
    </w:p>
  </w:comment>
  <w:comment w:id="3743" w:author="Hüffmeier, Ulrike" w:date="2021-10-13T15:11:00Z" w:initials="HU">
    <w:p w14:paraId="5F04E890" w14:textId="77777777" w:rsidR="00F17CEC" w:rsidRPr="00DD5501" w:rsidRDefault="00F17CEC">
      <w:pPr>
        <w:pStyle w:val="Kommentartext"/>
        <w:rPr>
          <w:lang w:val="de-DE"/>
        </w:rPr>
      </w:pPr>
      <w:r>
        <w:rPr>
          <w:rStyle w:val="Kommentarzeichen"/>
        </w:rPr>
        <w:annotationRef/>
      </w:r>
      <w:r w:rsidRPr="00DD5501">
        <w:rPr>
          <w:lang w:val="de-DE"/>
        </w:rPr>
        <w:t xml:space="preserve">Die Ergebnisse sind </w:t>
      </w:r>
      <w:r>
        <w:rPr>
          <w:lang w:val="de-DE"/>
        </w:rPr>
        <w:t xml:space="preserve">basierend auf </w:t>
      </w:r>
      <w:r w:rsidRPr="00DD5501">
        <w:rPr>
          <w:lang w:val="de-DE"/>
        </w:rPr>
        <w:t xml:space="preserve">unseren </w:t>
      </w:r>
      <w:r>
        <w:rPr>
          <w:lang w:val="de-DE"/>
        </w:rPr>
        <w:t>Analysen etwas schwierig, da Mutationen in bekannten Genen nicht berücksichtigt wurden. Ich würde da insbesondere später bei Transkriptomen aus Neutrophilen einen Punkt draus machen und hier schon mal etwas vorsichtiger formulieren. Ob Analysen aus einer Zellart die Ergebnisse einer anderen wirklich bestätigen können, ist fragwürdig.</w:t>
      </w:r>
    </w:p>
  </w:comment>
  <w:comment w:id="3753" w:author="Hüffmeier, Ulrike" w:date="2021-11-30T15:44:00Z" w:initials="HU">
    <w:p w14:paraId="51D14FB1" w14:textId="306CDD82" w:rsidR="00F17CEC" w:rsidRPr="00686BAA" w:rsidRDefault="00F17CEC">
      <w:pPr>
        <w:pStyle w:val="Kommentartext"/>
        <w:rPr>
          <w:lang w:val="de-DE"/>
        </w:rPr>
      </w:pPr>
      <w:r>
        <w:rPr>
          <w:rStyle w:val="Kommentarzeichen"/>
        </w:rPr>
        <w:annotationRef/>
      </w:r>
      <w:r w:rsidRPr="00686BAA">
        <w:rPr>
          <w:lang w:val="de-DE"/>
        </w:rPr>
        <w:t xml:space="preserve">Das war doch zeitlich auch deutlich eher als </w:t>
      </w:r>
      <w:r>
        <w:rPr>
          <w:lang w:val="de-DE"/>
        </w:rPr>
        <w:t>MPO-Beschreibung?! Sie haben doch auch ihre Patientengruppe nicht nach Genotyp eingeteilt.</w:t>
      </w:r>
    </w:p>
  </w:comment>
  <w:comment w:id="3811" w:author="Hüffmeier, Ulrike" w:date="2021-10-13T14:38:00Z" w:initials="HU">
    <w:p w14:paraId="5A5ACAC1" w14:textId="77777777" w:rsidR="00F17CEC" w:rsidRPr="008749C8" w:rsidRDefault="00F17CEC">
      <w:pPr>
        <w:pStyle w:val="Kommentartext"/>
        <w:rPr>
          <w:lang w:val="de-DE"/>
        </w:rPr>
      </w:pPr>
      <w:r>
        <w:rPr>
          <w:rStyle w:val="Kommentarzeichen"/>
        </w:rPr>
        <w:annotationRef/>
      </w:r>
      <w:r w:rsidRPr="008749C8">
        <w:rPr>
          <w:lang w:val="de-DE"/>
        </w:rPr>
        <w:t xml:space="preserve">Finde die Formulierung mit </w:t>
      </w:r>
      <w:r>
        <w:rPr>
          <w:lang w:val="de-DE"/>
        </w:rPr>
        <w:t>„</w:t>
      </w:r>
      <w:r w:rsidRPr="008749C8">
        <w:rPr>
          <w:lang w:val="de-DE"/>
        </w:rPr>
        <w:t>Accused”</w:t>
      </w:r>
      <w:r>
        <w:rPr>
          <w:lang w:val="de-DE"/>
        </w:rPr>
        <w:t xml:space="preserve"> (verwendest Du häufiger sonst noch) sehr unglücklich und für die Molekularbiologie unpassend. </w:t>
      </w:r>
    </w:p>
  </w:comment>
  <w:comment w:id="3806" w:author="Hüffmeier, Ulrike" w:date="2021-11-30T15:58:00Z" w:initials="HU">
    <w:p w14:paraId="51A5F9B6" w14:textId="5FBDC0AA" w:rsidR="00F17CEC" w:rsidRPr="00915875" w:rsidRDefault="00F17CEC">
      <w:pPr>
        <w:pStyle w:val="Kommentartext"/>
        <w:rPr>
          <w:lang w:val="de-DE"/>
        </w:rPr>
      </w:pPr>
      <w:r>
        <w:rPr>
          <w:rStyle w:val="Kommentarzeichen"/>
        </w:rPr>
        <w:annotationRef/>
      </w:r>
      <w:r w:rsidRPr="00915875">
        <w:rPr>
          <w:lang w:val="de-DE"/>
        </w:rPr>
        <w:t xml:space="preserve">Hier würde ich erwarten, ein paar </w:t>
      </w:r>
      <w:r>
        <w:rPr>
          <w:lang w:val="de-DE"/>
        </w:rPr>
        <w:t>mehr Details zu erfahren. Grammatik!</w:t>
      </w:r>
    </w:p>
  </w:comment>
  <w:comment w:id="3849" w:author="ulrike.hueffmeier@gmail.com" w:date="2021-12-02T06:26:00Z" w:initials="u">
    <w:p w14:paraId="02462AAB" w14:textId="2719A4AF" w:rsidR="00F17CEC" w:rsidRPr="00E42DCB" w:rsidRDefault="00F17CEC">
      <w:pPr>
        <w:pStyle w:val="Kommentartext"/>
        <w:rPr>
          <w:lang w:val="de-DE"/>
        </w:rPr>
      </w:pPr>
      <w:r>
        <w:rPr>
          <w:rStyle w:val="Kommentarzeichen"/>
        </w:rPr>
        <w:annotationRef/>
      </w:r>
      <w:r w:rsidRPr="00E42DCB">
        <w:rPr>
          <w:lang w:val="de-DE"/>
        </w:rPr>
        <w:t>W</w:t>
      </w:r>
      <w:r>
        <w:rPr>
          <w:lang w:val="de-DE"/>
        </w:rPr>
        <w:t xml:space="preserve">ir haben eine Stichprobe von 3 Individuen in der Patientengruppe untersucht, da ist atypical nicht zutreffend. </w:t>
      </w:r>
    </w:p>
  </w:comment>
  <w:comment w:id="3848" w:author="Hüffmeier, Ulrike" w:date="2021-10-13T15:02:00Z" w:initials="HU">
    <w:p w14:paraId="68214446" w14:textId="77777777" w:rsidR="00F17CEC" w:rsidRPr="00DD5501" w:rsidRDefault="00F17CEC">
      <w:pPr>
        <w:pStyle w:val="Kommentartext"/>
        <w:rPr>
          <w:lang w:val="de-DE"/>
        </w:rPr>
      </w:pPr>
      <w:r>
        <w:rPr>
          <w:rStyle w:val="Kommentarzeichen"/>
        </w:rPr>
        <w:annotationRef/>
      </w:r>
      <w:r w:rsidRPr="00DD5501">
        <w:rPr>
          <w:lang w:val="de-DE"/>
        </w:rPr>
        <w:t xml:space="preserve">Sie hat ja auch nur eine </w:t>
      </w:r>
      <w:r>
        <w:rPr>
          <w:lang w:val="de-DE"/>
        </w:rPr>
        <w:t>MPO-Mutation?</w:t>
      </w:r>
    </w:p>
  </w:comment>
  <w:comment w:id="3888" w:author="ulrike.hueffmeier@gmail.com" w:date="2021-12-02T06:27:00Z" w:initials="u">
    <w:p w14:paraId="4421E43A" w14:textId="7DAD09BB" w:rsidR="00F17CEC" w:rsidRPr="00E42DCB" w:rsidRDefault="00F17CEC">
      <w:pPr>
        <w:pStyle w:val="Kommentartext"/>
        <w:rPr>
          <w:lang w:val="de-DE"/>
        </w:rPr>
      </w:pPr>
      <w:r>
        <w:rPr>
          <w:rStyle w:val="Kommentarzeichen"/>
        </w:rPr>
        <w:annotationRef/>
      </w:r>
      <w:r w:rsidRPr="00E42DCB">
        <w:rPr>
          <w:lang w:val="de-DE"/>
        </w:rPr>
        <w:t>Wir haben die</w:t>
      </w:r>
      <w:r>
        <w:rPr>
          <w:lang w:val="de-DE"/>
        </w:rPr>
        <w:t xml:space="preserve"> TEMs </w:t>
      </w:r>
      <w:r w:rsidRPr="00E42DCB">
        <w:rPr>
          <w:lang w:val="de-DE"/>
        </w:rPr>
        <w:t>doc</w:t>
      </w:r>
      <w:r>
        <w:rPr>
          <w:lang w:val="de-DE"/>
        </w:rPr>
        <w:t>h</w:t>
      </w:r>
      <w:r w:rsidRPr="00E42DCB">
        <w:rPr>
          <w:lang w:val="de-DE"/>
        </w:rPr>
        <w:t xml:space="preserve"> handers definiert</w:t>
      </w:r>
      <w:r>
        <w:rPr>
          <w:lang w:val="de-DE"/>
        </w:rPr>
        <w:t>? Bei CD8+-Effektorzellen haben wir doch gar keinen Unterschied gesehen?</w:t>
      </w:r>
    </w:p>
  </w:comment>
  <w:comment w:id="3889" w:author="Haskamp, Stefan (extern)" w:date="2022-01-15T11:02:00Z" w:initials="HS(">
    <w:p w14:paraId="52047335" w14:textId="15B53DA1" w:rsidR="00F17CEC" w:rsidRPr="004C42DB" w:rsidRDefault="00F17CEC">
      <w:pPr>
        <w:pStyle w:val="Kommentartext"/>
        <w:rPr>
          <w:lang w:val="de-DE"/>
        </w:rPr>
      </w:pPr>
      <w:r>
        <w:rPr>
          <w:rStyle w:val="Kommentarzeichen"/>
        </w:rPr>
        <w:annotationRef/>
      </w:r>
      <w:r w:rsidRPr="004C42DB">
        <w:rPr>
          <w:lang w:val="de-DE"/>
        </w:rPr>
        <w:t>Es geht nur um GPP3</w:t>
      </w:r>
      <w:r w:rsidR="0074185E">
        <w:rPr>
          <w:lang w:val="de-DE"/>
        </w:rPr>
        <w:t xml:space="preserve"> gegen alle anderen</w:t>
      </w:r>
      <w:r w:rsidRPr="004C42DB">
        <w:rPr>
          <w:lang w:val="de-DE"/>
        </w:rPr>
        <w:t xml:space="preserve">. </w:t>
      </w:r>
    </w:p>
    <w:p w14:paraId="072E136E" w14:textId="050954BC" w:rsidR="00F17CEC" w:rsidRDefault="00F17CEC">
      <w:pPr>
        <w:pStyle w:val="Kommentartext"/>
      </w:pPr>
      <w:r w:rsidRPr="00E90D58">
        <w:t>CD8+ cells that were positive for either GZMA, KASP37 or GZMK were defined as CD8+ TEM</w:t>
      </w:r>
    </w:p>
  </w:comment>
  <w:comment w:id="3918" w:author="Hüffmeier, Ulrike" w:date="2021-10-13T15:06:00Z" w:initials="HU">
    <w:p w14:paraId="5F451C6D" w14:textId="77777777" w:rsidR="00F17CEC" w:rsidRPr="00DD5501" w:rsidRDefault="00F17CEC">
      <w:pPr>
        <w:pStyle w:val="Kommentartext"/>
        <w:rPr>
          <w:lang w:val="de-DE"/>
        </w:rPr>
      </w:pPr>
      <w:r>
        <w:rPr>
          <w:rStyle w:val="Kommentarzeichen"/>
        </w:rPr>
        <w:annotationRef/>
      </w:r>
      <w:r w:rsidRPr="00DD5501">
        <w:rPr>
          <w:lang w:val="de-DE"/>
        </w:rPr>
        <w:t>S</w:t>
      </w:r>
      <w:r>
        <w:rPr>
          <w:lang w:val="de-DE"/>
        </w:rPr>
        <w:t>ow</w:t>
      </w:r>
      <w:r w:rsidRPr="00DD5501">
        <w:rPr>
          <w:lang w:val="de-DE"/>
        </w:rPr>
        <w:t>e</w:t>
      </w:r>
      <w:r>
        <w:rPr>
          <w:lang w:val="de-DE"/>
        </w:rPr>
        <w:t>i</w:t>
      </w:r>
      <w:r w:rsidRPr="00DD5501">
        <w:rPr>
          <w:lang w:val="de-DE"/>
        </w:rPr>
        <w:t>t ich weiß, ältere Diagnose.</w:t>
      </w:r>
    </w:p>
  </w:comment>
  <w:comment w:id="3932" w:author="Hüffmeier, Ulrike" w:date="2021-10-13T15:06:00Z" w:initials="HU">
    <w:p w14:paraId="79606A1F" w14:textId="77777777" w:rsidR="00F17CEC" w:rsidRPr="00DD5501" w:rsidRDefault="00F17CEC">
      <w:pPr>
        <w:pStyle w:val="Kommentartext"/>
        <w:rPr>
          <w:lang w:val="de-DE"/>
        </w:rPr>
      </w:pPr>
      <w:r>
        <w:rPr>
          <w:rStyle w:val="Kommentarzeichen"/>
        </w:rPr>
        <w:annotationRef/>
      </w:r>
      <w:r w:rsidRPr="00DD5501">
        <w:rPr>
          <w:lang w:val="de-DE"/>
        </w:rPr>
        <w:t xml:space="preserve">Haben die noch andere Namen, die dem </w:t>
      </w:r>
      <w:r>
        <w:rPr>
          <w:lang w:val="de-DE"/>
        </w:rPr>
        <w:t>Leser evtl. geläufiger sind?</w:t>
      </w:r>
    </w:p>
  </w:comment>
  <w:comment w:id="3942" w:author="Hüffmeier, Ulrike" w:date="2021-12-06T12:52:00Z" w:initials="HU">
    <w:p w14:paraId="56EDB32C" w14:textId="1D8F3D24" w:rsidR="00F17CEC" w:rsidRPr="00B77398" w:rsidRDefault="00F17CEC">
      <w:pPr>
        <w:pStyle w:val="Kommentartext"/>
        <w:rPr>
          <w:lang w:val="de-DE"/>
        </w:rPr>
      </w:pPr>
      <w:r>
        <w:rPr>
          <w:rStyle w:val="Kommentarzeichen"/>
        </w:rPr>
        <w:annotationRef/>
      </w:r>
      <w:r w:rsidRPr="00B77398">
        <w:rPr>
          <w:lang w:val="de-DE"/>
        </w:rPr>
        <w:t xml:space="preserve">Wie </w:t>
      </w:r>
      <w:r>
        <w:rPr>
          <w:lang w:val="de-DE"/>
        </w:rPr>
        <w:t>signifik</w:t>
      </w:r>
      <w:r w:rsidRPr="00B77398">
        <w:rPr>
          <w:lang w:val="de-DE"/>
        </w:rPr>
        <w:t xml:space="preserve">ant ist </w:t>
      </w:r>
      <w:r>
        <w:rPr>
          <w:lang w:val="de-DE"/>
        </w:rPr>
        <w:t>der Befund</w:t>
      </w:r>
      <w:r w:rsidRPr="00B77398">
        <w:rPr>
          <w:lang w:val="de-DE"/>
        </w:rPr>
        <w:t>? Wie groß war die St</w:t>
      </w:r>
      <w:r>
        <w:rPr>
          <w:lang w:val="de-DE"/>
        </w:rPr>
        <w:t>ichprobe? Wurde das bestätigt? Das Gen sagt mir aus GWAS nichts.</w:t>
      </w:r>
    </w:p>
  </w:comment>
  <w:comment w:id="3943" w:author="Haskamp, Stefan (extern)" w:date="2022-01-15T11:37:00Z" w:initials="HS(">
    <w:p w14:paraId="37B6181F" w14:textId="01D04EF9" w:rsidR="00F17CEC" w:rsidRPr="004C42DB" w:rsidRDefault="00F17CEC">
      <w:pPr>
        <w:pStyle w:val="Kommentartext"/>
        <w:rPr>
          <w:rFonts w:ascii="AdvOpm" w:hAnsi="AdvOpm" w:cs="AdvOpm"/>
        </w:rPr>
      </w:pPr>
      <w:r>
        <w:rPr>
          <w:rStyle w:val="Kommentarzeichen"/>
        </w:rPr>
        <w:annotationRef/>
      </w:r>
      <w:r w:rsidRPr="004C42DB">
        <w:rPr>
          <w:rFonts w:ascii="AdvOpm" w:hAnsi="AdvOpm" w:cs="AdvOpm"/>
        </w:rPr>
        <w:t>211 psoriatic patients and 234 controls</w:t>
      </w:r>
    </w:p>
    <w:p w14:paraId="2F725237" w14:textId="3499BED8" w:rsidR="00F17CEC" w:rsidRDefault="00F17CEC" w:rsidP="00B23DB0">
      <w:pPr>
        <w:pStyle w:val="Kommentartext"/>
      </w:pPr>
      <w:r>
        <w:t>corrected P-values 0.0474</w:t>
      </w:r>
    </w:p>
    <w:p w14:paraId="093B219D" w14:textId="40514D23" w:rsidR="00F17CEC" w:rsidRPr="004C42DB" w:rsidRDefault="00F17CEC" w:rsidP="00B23DB0">
      <w:pPr>
        <w:pStyle w:val="Kommentartext"/>
        <w:rPr>
          <w:lang w:val="de-DE"/>
        </w:rPr>
      </w:pPr>
      <w:r w:rsidRPr="004C42DB">
        <w:rPr>
          <w:lang w:val="de-DE"/>
        </w:rPr>
        <w:t>Keine Bestätigung gefunden</w:t>
      </w:r>
    </w:p>
  </w:comment>
  <w:comment w:id="3982" w:author="ulrike.hueffmeier@gmail.com" w:date="2021-12-02T06:30:00Z" w:initials="u">
    <w:p w14:paraId="18E7BD66" w14:textId="01382B2D" w:rsidR="00F17CEC" w:rsidRPr="00161CFC" w:rsidRDefault="00F17CEC">
      <w:pPr>
        <w:pStyle w:val="Kommentartext"/>
        <w:rPr>
          <w:lang w:val="de-DE"/>
        </w:rPr>
      </w:pPr>
      <w:r>
        <w:rPr>
          <w:rStyle w:val="Kommentarzeichen"/>
        </w:rPr>
        <w:annotationRef/>
      </w:r>
      <w:r w:rsidRPr="00161CFC">
        <w:rPr>
          <w:lang w:val="de-DE"/>
        </w:rPr>
        <w:t xml:space="preserve">Hier würde ich diskutieren, was in dem Signalweg passiert. </w:t>
      </w:r>
      <w:r>
        <w:rPr>
          <w:lang w:val="de-DE"/>
        </w:rPr>
        <w:t xml:space="preserve">Dass es spezifisch für GPP ist, kann man sich ja nicht vorstellen, es aber ein Zeichen für eine Zelle ist, die sehr aktiv bei Produktion von entzündungsrelevanten Molekülen ist. </w:t>
      </w:r>
    </w:p>
  </w:comment>
  <w:comment w:id="4000" w:author="Hüffmeier, Ulrike" w:date="2021-10-13T15:08:00Z" w:initials="HU">
    <w:p w14:paraId="1C771A89" w14:textId="77777777" w:rsidR="00F17CEC" w:rsidRPr="00DD5501" w:rsidRDefault="00F17CEC">
      <w:pPr>
        <w:pStyle w:val="Kommentartext"/>
        <w:rPr>
          <w:lang w:val="de-DE"/>
        </w:rPr>
      </w:pPr>
      <w:r>
        <w:rPr>
          <w:rStyle w:val="Kommentarzeichen"/>
        </w:rPr>
        <w:annotationRef/>
      </w:r>
      <w:r w:rsidRPr="00DD5501">
        <w:rPr>
          <w:lang w:val="de-DE"/>
        </w:rPr>
        <w:t>Ich würde hier eine andere Be</w:t>
      </w:r>
      <w:r>
        <w:rPr>
          <w:lang w:val="de-DE"/>
        </w:rPr>
        <w:t>grifflichkeit verwenden, die die doppelt positiven gleich zeigt. Das Wort hat zu viele andere Bedeutungen.</w:t>
      </w:r>
    </w:p>
  </w:comment>
  <w:comment w:id="4006" w:author="ulrike.hueffmeier@gmail.com" w:date="2021-12-02T06:32:00Z" w:initials="u">
    <w:p w14:paraId="4DC4C387" w14:textId="0F05EDD1" w:rsidR="00F17CEC" w:rsidRPr="00B77398" w:rsidRDefault="00F17CEC">
      <w:pPr>
        <w:pStyle w:val="Kommentartext"/>
        <w:rPr>
          <w:lang w:val="de-DE"/>
        </w:rPr>
      </w:pPr>
      <w:r>
        <w:rPr>
          <w:rStyle w:val="Kommentarzeichen"/>
        </w:rPr>
        <w:annotationRef/>
      </w:r>
      <w:r w:rsidRPr="00B77398">
        <w:rPr>
          <w:lang w:val="de-DE"/>
        </w:rPr>
        <w:t>Immer noch ungünstig.</w:t>
      </w:r>
    </w:p>
  </w:comment>
  <w:comment w:id="4016" w:author="Hüffmeier, Ulrike" w:date="2021-12-06T12:54:00Z" w:initials="HU">
    <w:p w14:paraId="0727B701" w14:textId="7D3ADB75" w:rsidR="00F17CEC" w:rsidRPr="007A5111" w:rsidRDefault="00F17CEC">
      <w:pPr>
        <w:pStyle w:val="Kommentartext"/>
        <w:rPr>
          <w:lang w:val="de-DE"/>
        </w:rPr>
      </w:pPr>
      <w:r>
        <w:rPr>
          <w:rStyle w:val="Kommentarzeichen"/>
        </w:rPr>
        <w:annotationRef/>
      </w:r>
      <w:r w:rsidRPr="007A5111">
        <w:rPr>
          <w:lang w:val="de-DE"/>
        </w:rPr>
        <w:t xml:space="preserve">Was hat den ein IL-23-mediiertes </w:t>
      </w:r>
      <w:r>
        <w:rPr>
          <w:lang w:val="de-DE"/>
        </w:rPr>
        <w:t>Mausmodell mit GPP zu tun? Das ist doch passender für Plaquepsoraisis.</w:t>
      </w:r>
    </w:p>
  </w:comment>
  <w:comment w:id="4022" w:author="Hüffmeier, Ulrike" w:date="2021-10-13T15:13:00Z" w:initials="HU">
    <w:p w14:paraId="2041AC47" w14:textId="77777777" w:rsidR="00F17CEC" w:rsidRPr="007321D9" w:rsidRDefault="00F17CEC">
      <w:pPr>
        <w:pStyle w:val="Kommentartext"/>
        <w:rPr>
          <w:lang w:val="de-DE"/>
        </w:rPr>
      </w:pPr>
      <w:r>
        <w:rPr>
          <w:rStyle w:val="Kommentarzeichen"/>
        </w:rPr>
        <w:annotationRef/>
      </w:r>
      <w:r w:rsidRPr="007321D9">
        <w:rPr>
          <w:lang w:val="de-DE"/>
        </w:rPr>
        <w:t>Gesunde Individuen oder Patienten unter T</w:t>
      </w:r>
      <w:r>
        <w:rPr>
          <w:lang w:val="de-DE"/>
        </w:rPr>
        <w:t>herapie oder Individuen unter evtl. Therapie? Krankheitsstand und evtl. Therapien kann ja die Zahl mit beeinflussen!</w:t>
      </w:r>
    </w:p>
  </w:comment>
  <w:comment w:id="4024" w:author="ulrike.hueffmeier@gmail.com" w:date="2021-12-01T08:58:00Z" w:initials="u">
    <w:p w14:paraId="5D3CC843" w14:textId="33BB50EA" w:rsidR="00F17CEC" w:rsidRPr="00BA5F53" w:rsidRDefault="00F17CEC">
      <w:pPr>
        <w:pStyle w:val="Kommentartext"/>
        <w:rPr>
          <w:lang w:val="de-DE"/>
        </w:rPr>
      </w:pPr>
      <w:r>
        <w:rPr>
          <w:rStyle w:val="Kommentarzeichen"/>
        </w:rPr>
        <w:annotationRef/>
      </w:r>
      <w:r w:rsidRPr="00BA5F53">
        <w:rPr>
          <w:lang w:val="de-DE"/>
        </w:rPr>
        <w:t>Du meinst als gesunde Spender?</w:t>
      </w:r>
      <w:r>
        <w:rPr>
          <w:lang w:val="de-DE"/>
        </w:rPr>
        <w:t xml:space="preserve"> Verstehe die Wendung nicht.</w:t>
      </w:r>
    </w:p>
  </w:comment>
  <w:comment w:id="4053" w:author="Hüffmeier, Ulrike" w:date="2021-12-06T12:56:00Z" w:initials="HU">
    <w:p w14:paraId="279C1B0C" w14:textId="40D997D9" w:rsidR="00F17CEC" w:rsidRPr="007A5111" w:rsidRDefault="00F17CEC">
      <w:pPr>
        <w:pStyle w:val="Kommentartext"/>
        <w:rPr>
          <w:lang w:val="de-DE"/>
        </w:rPr>
      </w:pPr>
      <w:r>
        <w:rPr>
          <w:rStyle w:val="Kommentarzeichen"/>
        </w:rPr>
        <w:annotationRef/>
      </w:r>
      <w:r w:rsidRPr="007A5111">
        <w:rPr>
          <w:lang w:val="de-DE"/>
        </w:rPr>
        <w:t xml:space="preserve">? Würde das bevorzugt </w:t>
      </w:r>
      <w:r>
        <w:rPr>
          <w:lang w:val="de-DE"/>
        </w:rPr>
        <w:t>Verfügbarkeit von anderen Zellen nennen.</w:t>
      </w:r>
    </w:p>
  </w:comment>
  <w:comment w:id="4064" w:author="Hüffmeier, Ulrike" w:date="2021-12-06T12:57:00Z" w:initials="HU">
    <w:p w14:paraId="32A20523" w14:textId="0D336D92" w:rsidR="00F17CEC" w:rsidRPr="007A5111" w:rsidRDefault="00F17CEC">
      <w:pPr>
        <w:pStyle w:val="Kommentartext"/>
        <w:rPr>
          <w:lang w:val="de-DE"/>
        </w:rPr>
      </w:pPr>
      <w:r>
        <w:rPr>
          <w:rStyle w:val="Kommentarzeichen"/>
        </w:rPr>
        <w:annotationRef/>
      </w:r>
      <w:r w:rsidRPr="007A5111">
        <w:rPr>
          <w:lang w:val="de-DE"/>
        </w:rPr>
        <w:t>Latent geht bei den Patienten fast immer etwas ab, das wurde mir mehrfach berichtet.</w:t>
      </w:r>
    </w:p>
  </w:comment>
  <w:comment w:id="4103" w:author="Hüffmeier, Ulrike" w:date="2021-10-13T15:15:00Z" w:initials="HU">
    <w:p w14:paraId="127AD43F" w14:textId="77777777" w:rsidR="00F17CEC" w:rsidRDefault="00F17CEC">
      <w:pPr>
        <w:pStyle w:val="Kommentartext"/>
        <w:rPr>
          <w:lang w:val="de-DE"/>
        </w:rPr>
      </w:pPr>
      <w:r>
        <w:rPr>
          <w:rStyle w:val="Kommentarzeichen"/>
        </w:rPr>
        <w:annotationRef/>
      </w:r>
      <w:r w:rsidRPr="007321D9">
        <w:rPr>
          <w:lang w:val="de-DE"/>
        </w:rPr>
        <w:t xml:space="preserve">Würde hier eine Diskussion erwarten, </w:t>
      </w:r>
      <w:r>
        <w:rPr>
          <w:lang w:val="de-DE"/>
        </w:rPr>
        <w:t xml:space="preserve">wie schwierig es ist, an ex vivo Gewebe zu kommen, dass das v.a. in gesundem Zustand möglich ist und </w:t>
      </w:r>
      <w:r w:rsidRPr="007321D9">
        <w:rPr>
          <w:lang w:val="de-DE"/>
        </w:rPr>
        <w:t xml:space="preserve">an was für </w:t>
      </w:r>
      <w:r>
        <w:rPr>
          <w:lang w:val="de-DE"/>
        </w:rPr>
        <w:t xml:space="preserve">Materialien/ Gewebe man wünschenswerterweise Untersuchungen durchführen würde. </w:t>
      </w:r>
    </w:p>
    <w:p w14:paraId="0D2D2E0F" w14:textId="77777777" w:rsidR="00F17CEC" w:rsidRPr="007321D9" w:rsidRDefault="00F17CEC">
      <w:pPr>
        <w:pStyle w:val="Kommentartext"/>
        <w:rPr>
          <w:lang w:val="de-DE"/>
        </w:rPr>
      </w:pPr>
      <w:r>
        <w:rPr>
          <w:lang w:val="de-DE"/>
        </w:rPr>
        <w:t>Die Ergebnisse aus akutem Disease sind ja andere als bei relativ stabilem Zustand, wäre auch wichtig zu diskutieren, dass es betroffener Haut keine Daten gibt.</w:t>
      </w:r>
    </w:p>
  </w:comment>
  <w:comment w:id="4104" w:author="Hüffmeier, Ulrike" w:date="2021-12-06T13:03:00Z" w:initials="HU">
    <w:p w14:paraId="0B756985" w14:textId="011D5B91" w:rsidR="00F17CEC" w:rsidRPr="007A5111" w:rsidRDefault="00F17CEC">
      <w:pPr>
        <w:pStyle w:val="Kommentartext"/>
        <w:rPr>
          <w:lang w:val="de-DE"/>
        </w:rPr>
      </w:pPr>
      <w:r>
        <w:rPr>
          <w:rStyle w:val="Kommentarzeichen"/>
        </w:rPr>
        <w:annotationRef/>
      </w:r>
      <w:r w:rsidRPr="007A5111">
        <w:rPr>
          <w:lang w:val="de-DE"/>
        </w:rPr>
        <w:t>Sind es die gleichen Moleküle</w:t>
      </w:r>
      <w:r>
        <w:rPr>
          <w:lang w:val="de-DE"/>
        </w:rPr>
        <w:t xml:space="preserve"> des Komplementpathways</w:t>
      </w:r>
      <w:r w:rsidRPr="007A5111">
        <w:rPr>
          <w:lang w:val="de-DE"/>
        </w:rPr>
        <w:t xml:space="preserve">, die </w:t>
      </w:r>
      <w:r>
        <w:rPr>
          <w:lang w:val="de-DE"/>
        </w:rPr>
        <w:t>Stendahl und Tagami beschreiben wie bei unseren Patienten?</w:t>
      </w:r>
    </w:p>
  </w:comment>
  <w:comment w:id="4105" w:author="Haskamp, Stefan (extern)" w:date="2022-01-15T12:56:00Z" w:initials="HS(">
    <w:p w14:paraId="0A907A92" w14:textId="407050DA" w:rsidR="00F17CEC" w:rsidRPr="004C42DB" w:rsidRDefault="00F17CEC">
      <w:pPr>
        <w:pStyle w:val="Kommentartext"/>
        <w:rPr>
          <w:rFonts w:cs="Arial"/>
          <w:lang w:val="de-DE"/>
        </w:rPr>
      </w:pPr>
      <w:r>
        <w:rPr>
          <w:rStyle w:val="Kommentarzeichen"/>
        </w:rPr>
        <w:annotationRef/>
      </w:r>
      <w:r w:rsidRPr="004C42DB">
        <w:rPr>
          <w:rFonts w:cs="Arial"/>
          <w:lang w:val="de-DE"/>
        </w:rPr>
        <w:t xml:space="preserve">Nein. Die Moleküle (Proteinebene) von Stendahl C3b und Tagami: </w:t>
      </w:r>
      <w:r w:rsidRPr="00D80329">
        <w:rPr>
          <w:rFonts w:cs="Arial"/>
          <w:lang w:val="de-DE"/>
        </w:rPr>
        <w:t>C3a sind bei uns nicht DEG</w:t>
      </w:r>
    </w:p>
  </w:comment>
  <w:comment w:id="4110" w:author="Hüffmeier, Ulrike" w:date="2021-10-13T15:17:00Z" w:initials="HU">
    <w:p w14:paraId="194CBFA2" w14:textId="77777777" w:rsidR="00F17CEC" w:rsidRDefault="00F17CEC">
      <w:pPr>
        <w:pStyle w:val="Kommentartext"/>
        <w:rPr>
          <w:lang w:val="de-DE"/>
        </w:rPr>
      </w:pPr>
      <w:r>
        <w:rPr>
          <w:rStyle w:val="Kommentarzeichen"/>
        </w:rPr>
        <w:annotationRef/>
      </w:r>
      <w:r w:rsidRPr="007321D9">
        <w:rPr>
          <w:lang w:val="de-DE"/>
        </w:rPr>
        <w:t xml:space="preserve">Human, oder? </w:t>
      </w:r>
      <w:r>
        <w:rPr>
          <w:lang w:val="de-DE"/>
        </w:rPr>
        <w:t>Schreibweise!</w:t>
      </w:r>
    </w:p>
    <w:p w14:paraId="30605696" w14:textId="77777777" w:rsidR="00F17CEC" w:rsidRPr="007321D9" w:rsidRDefault="00F17CEC">
      <w:pPr>
        <w:pStyle w:val="Kommentartext"/>
        <w:rPr>
          <w:lang w:val="de-DE"/>
        </w:rPr>
      </w:pPr>
      <w:r w:rsidRPr="007321D9">
        <w:rPr>
          <w:lang w:val="de-DE"/>
        </w:rPr>
        <w:t>Hier fehlt ein Z</w:t>
      </w:r>
      <w:r>
        <w:rPr>
          <w:lang w:val="de-DE"/>
        </w:rPr>
        <w:t>itat.</w:t>
      </w:r>
    </w:p>
  </w:comment>
  <w:comment w:id="4111" w:author="Stefan" w:date="2021-11-02T09:15:00Z" w:initials="S">
    <w:p w14:paraId="4B6F929D" w14:textId="4C5B4B73" w:rsidR="00F17CEC" w:rsidRPr="008853B7" w:rsidRDefault="00F17CEC">
      <w:pPr>
        <w:pStyle w:val="Kommentartext"/>
        <w:rPr>
          <w:lang w:val="de-DE"/>
        </w:rPr>
      </w:pPr>
      <w:r>
        <w:rPr>
          <w:rStyle w:val="Kommentarzeichen"/>
        </w:rPr>
        <w:annotationRef/>
      </w:r>
      <w:r w:rsidRPr="008853B7">
        <w:rPr>
          <w:lang w:val="de-DE"/>
        </w:rPr>
        <w:t>Ist ein Proteinkomplex aus C1QA</w:t>
      </w:r>
      <w:r>
        <w:rPr>
          <w:lang w:val="de-DE"/>
        </w:rPr>
        <w:t>, C1QB, C1QC. Warum der klein geschrieben wird weiß ich auch nicht.</w:t>
      </w:r>
    </w:p>
  </w:comment>
  <w:comment w:id="4114" w:author="Hüffmeier, Ulrike" w:date="2021-10-13T15:18:00Z" w:initials="HU">
    <w:p w14:paraId="7AE67CD3" w14:textId="77777777" w:rsidR="00F17CEC" w:rsidRDefault="00F17CEC">
      <w:pPr>
        <w:pStyle w:val="Kommentartext"/>
        <w:rPr>
          <w:lang w:val="de-DE"/>
        </w:rPr>
      </w:pPr>
      <w:r>
        <w:rPr>
          <w:rStyle w:val="Kommentarzeichen"/>
        </w:rPr>
        <w:annotationRef/>
      </w:r>
      <w:r w:rsidRPr="007321D9">
        <w:rPr>
          <w:lang w:val="de-DE"/>
        </w:rPr>
        <w:t xml:space="preserve">Was </w:t>
      </w:r>
      <w:r>
        <w:rPr>
          <w:lang w:val="de-DE"/>
        </w:rPr>
        <w:t>mein</w:t>
      </w:r>
      <w:r w:rsidRPr="007321D9">
        <w:rPr>
          <w:lang w:val="de-DE"/>
        </w:rPr>
        <w:t>st Du den</w:t>
      </w:r>
      <w:r>
        <w:rPr>
          <w:lang w:val="de-DE"/>
        </w:rPr>
        <w:t>n</w:t>
      </w:r>
      <w:r w:rsidRPr="007321D9">
        <w:rPr>
          <w:lang w:val="de-DE"/>
        </w:rPr>
        <w:t>, ob das trägt</w:t>
      </w:r>
      <w:r>
        <w:rPr>
          <w:lang w:val="de-DE"/>
        </w:rPr>
        <w:t xml:space="preserve">? </w:t>
      </w:r>
    </w:p>
    <w:p w14:paraId="774F9DAA" w14:textId="77777777" w:rsidR="00F17CEC" w:rsidRDefault="00F17CEC">
      <w:pPr>
        <w:pStyle w:val="Kommentartext"/>
        <w:rPr>
          <w:lang w:val="de-DE"/>
        </w:rPr>
      </w:pPr>
      <w:r>
        <w:rPr>
          <w:lang w:val="de-DE"/>
        </w:rPr>
        <w:t xml:space="preserve">Würde hier Erwähnung von klinischen akuten Befunden und Komplementsystem etwas ausschmücken. </w:t>
      </w:r>
    </w:p>
    <w:p w14:paraId="44607C11" w14:textId="77777777" w:rsidR="00F17CEC" w:rsidRPr="007321D9" w:rsidRDefault="00F17CEC">
      <w:pPr>
        <w:pStyle w:val="Kommentartext"/>
        <w:rPr>
          <w:lang w:val="de-DE"/>
        </w:rPr>
      </w:pPr>
      <w:r>
        <w:rPr>
          <w:lang w:val="de-DE"/>
        </w:rPr>
        <w:t>Auch ein Vergleich zu unseren Analysen von Catapone-Daten würde das schön untermauern.</w:t>
      </w:r>
    </w:p>
  </w:comment>
  <w:comment w:id="4122" w:author="Hüffmeier, Ulrike" w:date="2021-11-30T11:40:00Z" w:initials="HU">
    <w:p w14:paraId="190EFA37" w14:textId="29730CA4" w:rsidR="00F17CEC" w:rsidRPr="00A023B1" w:rsidRDefault="00F17CEC">
      <w:pPr>
        <w:pStyle w:val="Kommentartext"/>
        <w:rPr>
          <w:lang w:val="de-DE"/>
        </w:rPr>
      </w:pPr>
      <w:r>
        <w:rPr>
          <w:rStyle w:val="Kommentarzeichen"/>
        </w:rPr>
        <w:annotationRef/>
      </w:r>
      <w:r w:rsidRPr="00A023B1">
        <w:rPr>
          <w:lang w:val="de-DE"/>
        </w:rPr>
        <w:t>Das ist überschätzt. Es sind gut 20</w:t>
      </w:r>
      <w:r>
        <w:rPr>
          <w:lang w:val="de-DE"/>
        </w:rPr>
        <w:t>%.</w:t>
      </w:r>
    </w:p>
  </w:comment>
  <w:comment w:id="4147" w:author="Hüffmeier, Ulrike" w:date="2021-11-30T11:44:00Z" w:initials="HU">
    <w:p w14:paraId="13C15640" w14:textId="343AB46A" w:rsidR="00F17CEC" w:rsidRPr="00A023B1" w:rsidRDefault="00F17CEC">
      <w:pPr>
        <w:pStyle w:val="Kommentartext"/>
        <w:rPr>
          <w:lang w:val="de-DE"/>
        </w:rPr>
      </w:pPr>
      <w:r>
        <w:rPr>
          <w:rStyle w:val="Kommentarzeichen"/>
        </w:rPr>
        <w:annotationRef/>
      </w:r>
      <w:r w:rsidRPr="00A023B1">
        <w:rPr>
          <w:lang w:val="de-DE"/>
        </w:rPr>
        <w:t xml:space="preserve">Das ist doch </w:t>
      </w:r>
      <w:r>
        <w:rPr>
          <w:lang w:val="de-DE"/>
        </w:rPr>
        <w:t>größtenteils</w:t>
      </w:r>
      <w:r w:rsidRPr="00A023B1">
        <w:rPr>
          <w:lang w:val="de-DE"/>
        </w:rPr>
        <w:t xml:space="preserve"> bereits passiert. </w:t>
      </w:r>
      <w:r>
        <w:rPr>
          <w:lang w:val="de-DE"/>
        </w:rPr>
        <w:t>Wie meinst Du das? In vivo?</w:t>
      </w:r>
    </w:p>
  </w:comment>
  <w:comment w:id="4160" w:author="Hüffmeier, Ulrike" w:date="2021-11-30T11:46:00Z" w:initials="HU">
    <w:p w14:paraId="4EB55DDA" w14:textId="655139B2" w:rsidR="00F17CEC" w:rsidRPr="00A023B1" w:rsidRDefault="00F17CEC">
      <w:pPr>
        <w:pStyle w:val="Kommentartext"/>
        <w:rPr>
          <w:lang w:val="de-DE"/>
        </w:rPr>
      </w:pPr>
      <w:r>
        <w:rPr>
          <w:rStyle w:val="Kommentarzeichen"/>
        </w:rPr>
        <w:annotationRef/>
      </w:r>
      <w:r w:rsidRPr="00A023B1">
        <w:rPr>
          <w:lang w:val="de-DE"/>
        </w:rPr>
        <w:t>Was wäre den</w:t>
      </w:r>
      <w:r>
        <w:rPr>
          <w:lang w:val="de-DE"/>
        </w:rPr>
        <w:t>n</w:t>
      </w:r>
      <w:r w:rsidRPr="00A023B1">
        <w:rPr>
          <w:lang w:val="de-DE"/>
        </w:rPr>
        <w:t>, wenn es sich replizieren ließe</w:t>
      </w:r>
      <w:r>
        <w:rPr>
          <w:lang w:val="de-DE"/>
        </w:rPr>
        <w:t>?</w:t>
      </w:r>
    </w:p>
  </w:comment>
  <w:comment w:id="4199" w:author="Hüffmeier, Ulrike" w:date="2021-10-13T15:24:00Z" w:initials="HU">
    <w:p w14:paraId="44847503" w14:textId="77777777" w:rsidR="00F17CEC" w:rsidRPr="005672F5" w:rsidRDefault="00F17CEC">
      <w:pPr>
        <w:pStyle w:val="Kommentartext"/>
        <w:rPr>
          <w:lang w:val="de-DE"/>
        </w:rPr>
      </w:pPr>
      <w:r>
        <w:rPr>
          <w:rStyle w:val="Kommentarzeichen"/>
        </w:rPr>
        <w:annotationRef/>
      </w:r>
      <w:r w:rsidRPr="005672F5">
        <w:rPr>
          <w:lang w:val="de-DE"/>
        </w:rPr>
        <w:t xml:space="preserve">In erster Linie möchte man die </w:t>
      </w:r>
      <w:r>
        <w:rPr>
          <w:lang w:val="de-DE"/>
        </w:rPr>
        <w:t>Ergebnisse bei weiteren Patienten bestätigen!! Falls ja, folgen ggf. diese therapeutischen Ansätze.</w:t>
      </w:r>
    </w:p>
  </w:comment>
  <w:comment w:id="4205" w:author="ulrike.hueffmeier@gmail.com" w:date="2021-12-01T08:15:00Z" w:initials="u">
    <w:p w14:paraId="650F0FB1" w14:textId="515DDD4C" w:rsidR="00F17CEC" w:rsidRPr="00B03F46" w:rsidRDefault="00F17CEC">
      <w:pPr>
        <w:pStyle w:val="Kommentartext"/>
        <w:rPr>
          <w:lang w:val="de-DE"/>
        </w:rPr>
      </w:pPr>
      <w:r>
        <w:rPr>
          <w:rStyle w:val="Kommentarzeichen"/>
        </w:rPr>
        <w:annotationRef/>
      </w:r>
      <w:r w:rsidRPr="00B03F46">
        <w:rPr>
          <w:lang w:val="de-DE"/>
        </w:rPr>
        <w:t xml:space="preserve">Bei </w:t>
      </w:r>
      <w:r>
        <w:rPr>
          <w:lang w:val="de-DE"/>
        </w:rPr>
        <w:t xml:space="preserve">GPP als </w:t>
      </w:r>
      <w:r w:rsidRPr="00B03F46">
        <w:rPr>
          <w:lang w:val="de-DE"/>
        </w:rPr>
        <w:t>einer multisystemischen Entzündung f</w:t>
      </w:r>
      <w:r>
        <w:rPr>
          <w:lang w:val="de-DE"/>
        </w:rPr>
        <w:t>inde ich den Satz wenig überflüssig.</w:t>
      </w:r>
    </w:p>
  </w:comment>
  <w:comment w:id="4211" w:author="Hüffmeier, Ulrike" w:date="2021-10-01T11:09:00Z" w:initials="HU">
    <w:p w14:paraId="683A32A7" w14:textId="77777777" w:rsidR="00F17CEC" w:rsidRDefault="00F17CEC">
      <w:pPr>
        <w:pStyle w:val="Kommentartext"/>
        <w:rPr>
          <w:lang w:val="de-DE"/>
        </w:rPr>
      </w:pPr>
      <w:r>
        <w:rPr>
          <w:rStyle w:val="Kommentarzeichen"/>
        </w:rPr>
        <w:annotationRef/>
      </w:r>
      <w:r w:rsidRPr="005A02CF">
        <w:rPr>
          <w:lang w:val="de-DE"/>
        </w:rPr>
        <w:t xml:space="preserve">Am Anfang dieses Abschnitts sollte eine </w:t>
      </w:r>
      <w:r>
        <w:rPr>
          <w:lang w:val="de-DE"/>
        </w:rPr>
        <w:t xml:space="preserve">detaillierte Beschreibung der Patientengruppe zu lesen sein (=Materials). Inklusive einer Beschreibung von Rekrutierern. Diese sollte summarisch verschiedene klinische Charakteristika (Orientierung der Charakt. in Suppl. Table Mössner et al. 2018) beinhalten. </w:t>
      </w:r>
    </w:p>
    <w:p w14:paraId="0E33467A" w14:textId="1FE3261F" w:rsidR="00F17CEC" w:rsidRPr="005A02CF" w:rsidRDefault="00F17CEC">
      <w:pPr>
        <w:pStyle w:val="Kommentartext"/>
        <w:rPr>
          <w:lang w:val="de-DE"/>
        </w:rPr>
      </w:pPr>
      <w:r>
        <w:rPr>
          <w:lang w:val="de-DE"/>
        </w:rPr>
        <w:t>Du steigst gleich mit Methods ein.</w:t>
      </w:r>
    </w:p>
  </w:comment>
  <w:comment w:id="4210" w:author="Hüffmeier, Ulrike" w:date="2021-11-25T18:17:00Z" w:initials="HU">
    <w:p w14:paraId="0B1C243D" w14:textId="6DF6FE0F" w:rsidR="00F17CEC" w:rsidRPr="00F7373E" w:rsidRDefault="00F17CEC">
      <w:pPr>
        <w:pStyle w:val="Kommentartext"/>
        <w:rPr>
          <w:lang w:val="de-DE"/>
        </w:rPr>
      </w:pPr>
      <w:r>
        <w:rPr>
          <w:rStyle w:val="Kommentarzeichen"/>
        </w:rPr>
        <w:annotationRef/>
      </w:r>
      <w:r w:rsidRPr="00F7373E">
        <w:rPr>
          <w:lang w:val="de-DE"/>
        </w:rPr>
        <w:t xml:space="preserve">Dieser Abschnitt wirkt sehr konfus und unsortiert. </w:t>
      </w:r>
      <w:r>
        <w:rPr>
          <w:lang w:val="de-DE"/>
        </w:rPr>
        <w:t>Würde das wie bei Results erwähnt in eine logische Reihenfolge bringen. So findet sich der Leser nicht zurecht.</w:t>
      </w:r>
    </w:p>
  </w:comment>
  <w:comment w:id="4264" w:author="Hüffmeier, Ulrike" w:date="2021-11-25T18:22:00Z" w:initials="HU">
    <w:p w14:paraId="0CABDE0F" w14:textId="77777777" w:rsidR="00F17CEC" w:rsidRPr="005B5767" w:rsidRDefault="00F17CEC" w:rsidP="000A40BB">
      <w:pPr>
        <w:pStyle w:val="Kommentartext"/>
        <w:rPr>
          <w:lang w:val="de-DE"/>
        </w:rPr>
      </w:pPr>
      <w:r>
        <w:rPr>
          <w:rStyle w:val="Kommentarzeichen"/>
        </w:rPr>
        <w:annotationRef/>
      </w:r>
      <w:r w:rsidRPr="005B5767">
        <w:rPr>
          <w:lang w:val="de-DE"/>
        </w:rPr>
        <w:t xml:space="preserve">Es braucht hier oder in den </w:t>
      </w:r>
      <w:r>
        <w:rPr>
          <w:lang w:val="de-DE"/>
        </w:rPr>
        <w:t>Results eine summarische Übersicht der Patientencharakteristika. Ich denke auch, dass sich einige Kollegen mit einer so detaillierten Übersicht mit teils eigenen Patienten gar nicht wohl fühlen. Bitte so nicht aufnehmen.</w:t>
      </w:r>
    </w:p>
  </w:comment>
  <w:comment w:id="4691" w:author="Hüffmeier, Ulrike" w:date="2021-11-25T19:41:00Z" w:initials="HU">
    <w:p w14:paraId="3C5E5EAC" w14:textId="7940B0BD" w:rsidR="00F17CEC" w:rsidRPr="000A40BB" w:rsidRDefault="00F17CEC">
      <w:pPr>
        <w:pStyle w:val="Kommentartext"/>
        <w:rPr>
          <w:lang w:val="de-DE"/>
        </w:rPr>
      </w:pPr>
      <w:r>
        <w:rPr>
          <w:rStyle w:val="Kommentarzeichen"/>
        </w:rPr>
        <w:annotationRef/>
      </w:r>
      <w:r w:rsidRPr="000A40BB">
        <w:rPr>
          <w:lang w:val="de-DE"/>
        </w:rPr>
        <w:t xml:space="preserve">Hier steht doch nichts zum </w:t>
      </w:r>
      <w:r>
        <w:rPr>
          <w:lang w:val="de-DE"/>
        </w:rPr>
        <w:t>Rekruitment drin?!</w:t>
      </w:r>
    </w:p>
  </w:comment>
  <w:comment w:id="4668" w:author="Hüffmeier, Ulrike" w:date="2021-11-25T19:42:00Z" w:initials="HU">
    <w:p w14:paraId="3BDF5F23" w14:textId="5C744142" w:rsidR="00F17CEC" w:rsidRPr="000A40BB" w:rsidRDefault="00F17CEC">
      <w:pPr>
        <w:pStyle w:val="Kommentartext"/>
        <w:rPr>
          <w:lang w:val="de-DE"/>
        </w:rPr>
      </w:pPr>
      <w:r w:rsidRPr="000A40BB">
        <w:rPr>
          <w:lang w:val="de-DE"/>
        </w:rPr>
        <w:t xml:space="preserve">Beschreibung der </w:t>
      </w:r>
      <w:r>
        <w:rPr>
          <w:rStyle w:val="Kommentarzeichen"/>
        </w:rPr>
        <w:annotationRef/>
      </w:r>
      <w:r w:rsidRPr="000A40BB">
        <w:rPr>
          <w:lang w:val="de-DE"/>
        </w:rPr>
        <w:t>PPP-Gruppe fehlt.</w:t>
      </w:r>
    </w:p>
  </w:comment>
  <w:comment w:id="4764" w:author="Hüffmeier, Ulrike" w:date="2021-10-01T14:07:00Z" w:initials="HU">
    <w:p w14:paraId="2717F8BB" w14:textId="77777777" w:rsidR="00F17CEC" w:rsidRPr="00997DE5" w:rsidRDefault="00F17CEC" w:rsidP="001249C4">
      <w:pPr>
        <w:pStyle w:val="Kommentartext"/>
        <w:rPr>
          <w:lang w:val="de-DE"/>
        </w:rPr>
      </w:pPr>
      <w:r>
        <w:rPr>
          <w:rStyle w:val="Kommentarzeichen"/>
        </w:rPr>
        <w:annotationRef/>
      </w:r>
      <w:r w:rsidRPr="00997DE5">
        <w:rPr>
          <w:lang w:val="de-DE"/>
        </w:rPr>
        <w:t xml:space="preserve">Es fehlt die Analyse von in-house </w:t>
      </w:r>
      <w:r>
        <w:rPr>
          <w:lang w:val="de-DE"/>
        </w:rPr>
        <w:t>Kontrollen für MPO und IL36RN</w:t>
      </w:r>
    </w:p>
  </w:comment>
  <w:comment w:id="4768" w:author="ulrike.hueffmeier@gmail.com" w:date="2021-11-26T18:25:00Z" w:initials="u">
    <w:p w14:paraId="5DADD2E8" w14:textId="77777777" w:rsidR="00F17CEC" w:rsidRPr="00E67D56" w:rsidRDefault="00F17CEC" w:rsidP="001249C4">
      <w:pPr>
        <w:pStyle w:val="Kommentartext"/>
        <w:rPr>
          <w:lang w:val="de-DE"/>
        </w:rPr>
      </w:pPr>
      <w:r>
        <w:rPr>
          <w:rStyle w:val="Kommentarzeichen"/>
        </w:rPr>
        <w:annotationRef/>
      </w:r>
      <w:r w:rsidRPr="00E67D56">
        <w:rPr>
          <w:lang w:val="de-DE"/>
        </w:rPr>
        <w:t xml:space="preserve">Das hat eigentlich kenie </w:t>
      </w:r>
      <w:r>
        <w:rPr>
          <w:lang w:val="de-DE"/>
        </w:rPr>
        <w:t>Relevanz, oder?</w:t>
      </w:r>
    </w:p>
  </w:comment>
  <w:comment w:id="4766" w:author="Hüffmeier, Ulrike" w:date="2021-10-01T12:31:00Z" w:initials="HU">
    <w:p w14:paraId="7080F83A" w14:textId="77777777" w:rsidR="00F17CEC" w:rsidRPr="00C675D5" w:rsidRDefault="00F17CEC" w:rsidP="001249C4">
      <w:pPr>
        <w:pStyle w:val="Kommentartext"/>
        <w:rPr>
          <w:lang w:val="de-DE"/>
        </w:rPr>
      </w:pPr>
      <w:r>
        <w:rPr>
          <w:rStyle w:val="Kommentarzeichen"/>
        </w:rPr>
        <w:annotationRef/>
      </w:r>
      <w:r w:rsidRPr="00C675D5">
        <w:rPr>
          <w:lang w:val="de-DE"/>
        </w:rPr>
        <w:t xml:space="preserve">Eine wichtige Information hier ist, welche </w:t>
      </w:r>
      <w:r>
        <w:rPr>
          <w:lang w:val="de-DE"/>
        </w:rPr>
        <w:t>Amplifikationskits hier verwendet wurden, z.B. Sure Select vs. X. Die Amplifikation ist inbesondere davon stark abhängig.</w:t>
      </w:r>
    </w:p>
  </w:comment>
  <w:comment w:id="4769" w:author="Hüffmeier, Ulrike" w:date="2021-10-01T12:30:00Z" w:initials="HU">
    <w:p w14:paraId="1EBFC322" w14:textId="77777777" w:rsidR="00F17CEC" w:rsidRPr="00C675D5" w:rsidRDefault="00F17CEC" w:rsidP="001249C4">
      <w:pPr>
        <w:pStyle w:val="Kommentartext"/>
        <w:rPr>
          <w:lang w:val="de-DE"/>
        </w:rPr>
      </w:pPr>
      <w:r>
        <w:rPr>
          <w:rStyle w:val="Kommentarzeichen"/>
        </w:rPr>
        <w:annotationRef/>
      </w:r>
      <w:r w:rsidRPr="00C675D5">
        <w:rPr>
          <w:lang w:val="de-DE"/>
        </w:rPr>
        <w:t>Was meinst Du mit C</w:t>
      </w:r>
      <w:r>
        <w:rPr>
          <w:lang w:val="de-DE"/>
        </w:rPr>
        <w:t>overage hier</w:t>
      </w:r>
    </w:p>
  </w:comment>
  <w:comment w:id="4773" w:author="ulrike.hueffmeier@gmail.com" w:date="2021-11-26T18:28:00Z" w:initials="u">
    <w:p w14:paraId="3DAD9EC8" w14:textId="77777777" w:rsidR="00F17CEC" w:rsidRPr="00E67D56" w:rsidRDefault="00F17CEC" w:rsidP="001249C4">
      <w:pPr>
        <w:pStyle w:val="Kommentartext"/>
        <w:rPr>
          <w:lang w:val="de-DE"/>
        </w:rPr>
      </w:pPr>
      <w:r>
        <w:rPr>
          <w:rStyle w:val="Kommentarzeichen"/>
        </w:rPr>
        <w:annotationRef/>
      </w:r>
      <w:r w:rsidRPr="00E67D56">
        <w:rPr>
          <w:lang w:val="de-DE"/>
        </w:rPr>
        <w:t>Meinst Du, dass die Coverage mindestens 20x war</w:t>
      </w:r>
      <w:r>
        <w:rPr>
          <w:lang w:val="de-DE"/>
        </w:rPr>
        <w:t>? Sehr ungünstig ausgedrückt.</w:t>
      </w:r>
    </w:p>
  </w:comment>
  <w:comment w:id="4776" w:author="Hüffmeier, Ulrike" w:date="2021-10-01T12:32:00Z" w:initials="HU">
    <w:p w14:paraId="48B137AC" w14:textId="77777777" w:rsidR="00F17CEC" w:rsidRPr="00C675D5" w:rsidRDefault="00F17CEC" w:rsidP="001249C4">
      <w:pPr>
        <w:pStyle w:val="Kommentartext"/>
        <w:rPr>
          <w:lang w:val="de-DE"/>
        </w:rPr>
      </w:pPr>
      <w:r>
        <w:rPr>
          <w:rStyle w:val="Kommentarzeichen"/>
        </w:rPr>
        <w:annotationRef/>
      </w:r>
      <w:r w:rsidRPr="00C675D5">
        <w:rPr>
          <w:lang w:val="de-DE"/>
        </w:rPr>
        <w:t>Das ist nicht der Grund!</w:t>
      </w:r>
      <w:r>
        <w:rPr>
          <w:lang w:val="de-DE"/>
        </w:rPr>
        <w:t xml:space="preserve"> S. auch Ergebnisse.</w:t>
      </w:r>
    </w:p>
  </w:comment>
  <w:comment w:id="4778" w:author="Hüffmeier, Ulrike" w:date="2021-10-01T12:33:00Z" w:initials="HU">
    <w:p w14:paraId="51B1933B" w14:textId="77777777" w:rsidR="00F17CEC" w:rsidRPr="00C675D5" w:rsidRDefault="00F17CEC" w:rsidP="001249C4">
      <w:pPr>
        <w:pStyle w:val="Kommentartext"/>
        <w:rPr>
          <w:lang w:val="de-DE"/>
        </w:rPr>
      </w:pPr>
      <w:r>
        <w:rPr>
          <w:rStyle w:val="Kommentarzeichen"/>
        </w:rPr>
        <w:annotationRef/>
      </w:r>
      <w:r w:rsidRPr="00C675D5">
        <w:rPr>
          <w:lang w:val="de-DE"/>
        </w:rPr>
        <w:t xml:space="preserve">Was ist die </w:t>
      </w:r>
      <w:r>
        <w:rPr>
          <w:lang w:val="de-DE"/>
        </w:rPr>
        <w:t>Definition dieser Segm. Duplikationen?</w:t>
      </w:r>
    </w:p>
  </w:comment>
  <w:comment w:id="4792" w:author="ulrike.hueffmeier@gmail.com" w:date="2021-11-26T18:33:00Z" w:initials="u">
    <w:p w14:paraId="246A1ECB" w14:textId="77777777" w:rsidR="00F17CEC" w:rsidRPr="00B80208" w:rsidRDefault="00F17CEC" w:rsidP="001249C4">
      <w:pPr>
        <w:pStyle w:val="Kommentartext"/>
        <w:rPr>
          <w:lang w:val="de-DE"/>
        </w:rPr>
      </w:pPr>
      <w:r>
        <w:rPr>
          <w:rStyle w:val="Kommentarzeichen"/>
        </w:rPr>
        <w:annotationRef/>
      </w:r>
      <w:r w:rsidRPr="00B80208">
        <w:rPr>
          <w:lang w:val="de-DE"/>
        </w:rPr>
        <w:t>Das ist unverständlich, es f</w:t>
      </w:r>
      <w:r>
        <w:rPr>
          <w:lang w:val="de-DE"/>
        </w:rPr>
        <w:t>ehlt etwas.</w:t>
      </w:r>
    </w:p>
  </w:comment>
  <w:comment w:id="4855" w:author="ulrike.hueffmeier@gmail.com" w:date="2021-11-26T18:42:00Z" w:initials="u">
    <w:p w14:paraId="37BE5ABB" w14:textId="77777777" w:rsidR="00F17CEC" w:rsidRPr="00A272A6" w:rsidRDefault="00F17CEC" w:rsidP="001249C4">
      <w:pPr>
        <w:pStyle w:val="Kommentartext"/>
        <w:rPr>
          <w:lang w:val="de-DE"/>
        </w:rPr>
      </w:pPr>
      <w:r>
        <w:rPr>
          <w:rStyle w:val="Kommentarzeichen"/>
        </w:rPr>
        <w:annotationRef/>
      </w:r>
      <w:r w:rsidRPr="00A272A6">
        <w:rPr>
          <w:lang w:val="de-DE"/>
        </w:rPr>
        <w:t xml:space="preserve">Es war hier v.a. </w:t>
      </w:r>
      <w:r>
        <w:rPr>
          <w:lang w:val="de-DE"/>
        </w:rPr>
        <w:t>die identische Anreicherung wie bei den GPP-Patienten, bitte nennen.</w:t>
      </w:r>
    </w:p>
  </w:comment>
  <w:comment w:id="4860" w:author="ulrike.hueffmeier@gmail.com" w:date="2021-11-26T18:44:00Z" w:initials="u">
    <w:p w14:paraId="1CAB8BA2" w14:textId="77777777" w:rsidR="00F17CEC" w:rsidRDefault="00F17CEC" w:rsidP="001249C4">
      <w:pPr>
        <w:pStyle w:val="Kommentartext"/>
        <w:rPr>
          <w:lang w:val="de-DE"/>
        </w:rPr>
      </w:pPr>
      <w:r>
        <w:rPr>
          <w:rStyle w:val="Kommentarzeichen"/>
        </w:rPr>
        <w:annotationRef/>
      </w:r>
      <w:r w:rsidRPr="00A272A6">
        <w:rPr>
          <w:lang w:val="de-DE"/>
        </w:rPr>
        <w:t xml:space="preserve">Das ist nicht korrekt. </w:t>
      </w:r>
      <w:r>
        <w:rPr>
          <w:lang w:val="de-DE"/>
        </w:rPr>
        <w:t xml:space="preserve">Wie waren Spleißvarianten definiert? </w:t>
      </w:r>
    </w:p>
    <w:p w14:paraId="7C187534" w14:textId="77777777" w:rsidR="00F17CEC" w:rsidRPr="00A272A6" w:rsidRDefault="00F17CEC" w:rsidP="001249C4">
      <w:pPr>
        <w:pStyle w:val="Kommentartext"/>
        <w:rPr>
          <w:lang w:val="de-DE"/>
        </w:rPr>
      </w:pPr>
      <w:r w:rsidRPr="00A272A6">
        <w:rPr>
          <w:lang w:val="de-DE"/>
        </w:rPr>
        <w:t>E</w:t>
      </w:r>
      <w:r>
        <w:rPr>
          <w:lang w:val="de-DE"/>
        </w:rPr>
        <w:t>s waren auch Missense dabei. Wäre sinnvoll, die Kriterien im Satz davor zu konkretisieren.</w:t>
      </w:r>
    </w:p>
  </w:comment>
  <w:comment w:id="4861" w:author="Haskamp, Stefan (extern)" w:date="2022-01-15T14:58:00Z" w:initials="HS(">
    <w:p w14:paraId="00F72762" w14:textId="4B2B9A03" w:rsidR="00F17CEC" w:rsidRPr="004C42DB" w:rsidRDefault="00F17CEC">
      <w:pPr>
        <w:pStyle w:val="Kommentartext"/>
        <w:rPr>
          <w:lang w:val="de-DE"/>
        </w:rPr>
      </w:pPr>
      <w:r>
        <w:rPr>
          <w:rStyle w:val="Kommentarzeichen"/>
        </w:rPr>
        <w:annotationRef/>
      </w:r>
      <w:r w:rsidRPr="004C42DB">
        <w:rPr>
          <w:lang w:val="de-DE"/>
        </w:rPr>
        <w:t>Werden unten genannt</w:t>
      </w:r>
    </w:p>
  </w:comment>
  <w:comment w:id="4867" w:author="ulrike.hueffmeier@gmail.com" w:date="2021-11-26T18:47:00Z" w:initials="u">
    <w:p w14:paraId="5155444D" w14:textId="77777777" w:rsidR="00F17CEC" w:rsidRPr="00B245B2" w:rsidRDefault="00F17CEC" w:rsidP="001249C4">
      <w:pPr>
        <w:pStyle w:val="Kommentartext"/>
        <w:rPr>
          <w:lang w:val="de-DE"/>
        </w:rPr>
      </w:pPr>
      <w:r>
        <w:rPr>
          <w:rStyle w:val="Kommentarzeichen"/>
        </w:rPr>
        <w:annotationRef/>
      </w:r>
      <w:r w:rsidRPr="00B245B2">
        <w:rPr>
          <w:lang w:val="de-DE"/>
        </w:rPr>
        <w:t xml:space="preserve">Hier </w:t>
      </w:r>
      <w:r>
        <w:rPr>
          <w:lang w:val="de-DE"/>
        </w:rPr>
        <w:t>wäre es wichtig zu wissen, wie viele unterschiedliche Du in den Kontroll- und Patientengruppen in den jeweiligen Genen gefunden hast.</w:t>
      </w:r>
    </w:p>
  </w:comment>
  <w:comment w:id="4893" w:author="Hüffmeier, Ulrike" w:date="2021-10-01T11:18:00Z" w:initials="HU">
    <w:p w14:paraId="146871E3" w14:textId="50092C87" w:rsidR="00F17CEC" w:rsidRPr="005A02CF" w:rsidRDefault="00F17CEC">
      <w:pPr>
        <w:pStyle w:val="Kommentartext"/>
        <w:rPr>
          <w:lang w:val="de-DE"/>
        </w:rPr>
      </w:pPr>
      <w:r>
        <w:rPr>
          <w:rStyle w:val="Kommentarzeichen"/>
        </w:rPr>
        <w:annotationRef/>
      </w:r>
      <w:r w:rsidRPr="005A02CF">
        <w:rPr>
          <w:lang w:val="de-DE"/>
        </w:rPr>
        <w:t xml:space="preserve">Wie erfolgte die Konzentrationsbestimmung der DNAs vor einer </w:t>
      </w:r>
      <w:r>
        <w:rPr>
          <w:lang w:val="de-DE"/>
        </w:rPr>
        <w:t>PCR bzw. einheitliche Einstellung auf z.B. 50ng-Konzentration?</w:t>
      </w:r>
    </w:p>
  </w:comment>
  <w:comment w:id="4894" w:author="Hüffmeier, Ulrike" w:date="2021-11-25T18:17:00Z" w:initials="HU">
    <w:p w14:paraId="3484FFE4" w14:textId="34385459" w:rsidR="00F17CEC" w:rsidRPr="00F7373E" w:rsidRDefault="00F17CEC">
      <w:pPr>
        <w:pStyle w:val="Kommentartext"/>
        <w:rPr>
          <w:lang w:val="de-DE"/>
        </w:rPr>
      </w:pPr>
      <w:r>
        <w:rPr>
          <w:rStyle w:val="Kommentarzeichen"/>
        </w:rPr>
        <w:annotationRef/>
      </w:r>
      <w:r w:rsidRPr="00F7373E">
        <w:rPr>
          <w:lang w:val="de-DE"/>
        </w:rPr>
        <w:t>Finde keine Antwort auf den K</w:t>
      </w:r>
      <w:r>
        <w:rPr>
          <w:lang w:val="de-DE"/>
        </w:rPr>
        <w:t>ommentar vom letzten Mal.</w:t>
      </w:r>
    </w:p>
  </w:comment>
  <w:comment w:id="4931" w:author="Hüffmeier, Ulrike" w:date="2021-10-01T11:01:00Z" w:initials="HU">
    <w:p w14:paraId="22623B38" w14:textId="10F95583" w:rsidR="00F17CEC" w:rsidRPr="00C7607F" w:rsidRDefault="00F17CEC">
      <w:pPr>
        <w:pStyle w:val="Kommentartext"/>
        <w:rPr>
          <w:lang w:val="de-DE"/>
        </w:rPr>
      </w:pPr>
      <w:r>
        <w:rPr>
          <w:rStyle w:val="Kommentarzeichen"/>
        </w:rPr>
        <w:annotationRef/>
      </w:r>
      <w:r w:rsidRPr="00C7607F">
        <w:rPr>
          <w:lang w:val="de-DE"/>
        </w:rPr>
        <w:t>Wie wurden die Primer</w:t>
      </w:r>
      <w:r>
        <w:rPr>
          <w:lang w:val="de-DE"/>
        </w:rPr>
        <w:t>sequenzen</w:t>
      </w:r>
      <w:r w:rsidRPr="00C7607F">
        <w:rPr>
          <w:lang w:val="de-DE"/>
        </w:rPr>
        <w:t xml:space="preserve"> generiert?</w:t>
      </w:r>
    </w:p>
  </w:comment>
  <w:comment w:id="4932" w:author="Hüffmeier, Ulrike" w:date="2021-10-01T11:26:00Z" w:initials="HU">
    <w:p w14:paraId="262B1794" w14:textId="0FEE54B6" w:rsidR="00F17CEC" w:rsidRPr="00E11272" w:rsidRDefault="00F17CEC">
      <w:pPr>
        <w:pStyle w:val="Kommentartext"/>
        <w:rPr>
          <w:sz w:val="16"/>
          <w:szCs w:val="16"/>
          <w:lang w:val="de-DE"/>
        </w:rPr>
      </w:pPr>
      <w:r>
        <w:rPr>
          <w:rStyle w:val="Kommentarzeichen"/>
        </w:rPr>
        <w:annotationRef/>
      </w:r>
      <w:r w:rsidRPr="00E11272">
        <w:rPr>
          <w:rStyle w:val="Kommentarzeichen"/>
          <w:lang w:val="de-DE"/>
        </w:rPr>
        <w:t xml:space="preserve">Warum ist diese Tabelle nummeriert, aber am </w:t>
      </w:r>
      <w:r>
        <w:rPr>
          <w:rStyle w:val="Kommentarzeichen"/>
          <w:lang w:val="de-DE"/>
        </w:rPr>
        <w:t>Ende und alle weiteren Tabellen werden am Ende nicht nummeriert?! Tab. 10 ist so mit Mühe aufzufinden.</w:t>
      </w:r>
    </w:p>
  </w:comment>
  <w:comment w:id="4937" w:author="Hüffmeier, Ulrike" w:date="2021-10-01T11:03:00Z" w:initials="HU">
    <w:p w14:paraId="21438EB1" w14:textId="55BDEFB2" w:rsidR="00F17CEC" w:rsidRPr="00C7607F" w:rsidRDefault="00F17CEC">
      <w:pPr>
        <w:pStyle w:val="Kommentartext"/>
        <w:rPr>
          <w:lang w:val="de-DE"/>
        </w:rPr>
      </w:pPr>
      <w:r>
        <w:rPr>
          <w:rStyle w:val="Kommentarzeichen"/>
        </w:rPr>
        <w:annotationRef/>
      </w:r>
      <w:r w:rsidRPr="00C7607F">
        <w:rPr>
          <w:lang w:val="de-DE"/>
        </w:rPr>
        <w:t xml:space="preserve">Bitte Abkürzungen erläutern. Taucht in der </w:t>
      </w:r>
      <w:r>
        <w:rPr>
          <w:lang w:val="de-DE"/>
        </w:rPr>
        <w:t>Liste der verwendeten Reagenzien nicht auf.</w:t>
      </w:r>
    </w:p>
  </w:comment>
  <w:comment w:id="4948" w:author="Hüffmeier, Ulrike" w:date="2021-10-01T11:05:00Z" w:initials="HU">
    <w:p w14:paraId="72A17586" w14:textId="573304BE" w:rsidR="00F17CEC" w:rsidRPr="00C7607F" w:rsidRDefault="00F17CEC">
      <w:pPr>
        <w:pStyle w:val="Kommentartext"/>
        <w:rPr>
          <w:lang w:val="de-DE"/>
        </w:rPr>
      </w:pPr>
      <w:r>
        <w:rPr>
          <w:rStyle w:val="Kommentarzeichen"/>
        </w:rPr>
        <w:annotationRef/>
      </w:r>
      <w:r w:rsidRPr="00C7607F">
        <w:rPr>
          <w:lang w:val="de-DE"/>
        </w:rPr>
        <w:t xml:space="preserve">Hier nennst Du die Firma, </w:t>
      </w:r>
      <w:r>
        <w:rPr>
          <w:lang w:val="de-DE"/>
        </w:rPr>
        <w:t xml:space="preserve"> bei </w:t>
      </w:r>
      <w:r w:rsidRPr="00C7607F">
        <w:rPr>
          <w:lang w:val="de-DE"/>
        </w:rPr>
        <w:t>vorher</w:t>
      </w:r>
      <w:r>
        <w:rPr>
          <w:lang w:val="de-DE"/>
        </w:rPr>
        <w:t>igen Angaben</w:t>
      </w:r>
      <w:r w:rsidRPr="00C7607F">
        <w:rPr>
          <w:lang w:val="de-DE"/>
        </w:rPr>
        <w:t xml:space="preserve"> nicht. </w:t>
      </w:r>
      <w:r>
        <w:rPr>
          <w:lang w:val="de-DE"/>
        </w:rPr>
        <w:t>Bitte einheitlicher Stil. Hilfreich wäre auch am Anfang ein Verweis auf das entsprechende Kapitel der M6M, in dem mehr Angaben zu den Einzelkomponenten zu finden sind.</w:t>
      </w:r>
    </w:p>
  </w:comment>
  <w:comment w:id="4953" w:author="Hüffmeier, Ulrike" w:date="2021-10-01T11:35:00Z" w:initials="HU">
    <w:p w14:paraId="1AB57986" w14:textId="38C8D1FF" w:rsidR="00F17CEC" w:rsidRPr="00E11272" w:rsidRDefault="00F17CEC">
      <w:pPr>
        <w:pStyle w:val="Kommentartext"/>
        <w:rPr>
          <w:lang w:val="de-DE"/>
        </w:rPr>
      </w:pPr>
      <w:r>
        <w:rPr>
          <w:rStyle w:val="Kommentarzeichen"/>
        </w:rPr>
        <w:annotationRef/>
      </w:r>
      <w:r w:rsidRPr="00E11272">
        <w:rPr>
          <w:lang w:val="de-DE"/>
        </w:rPr>
        <w:t xml:space="preserve">Hier dann den Autoren aus dem </w:t>
      </w:r>
      <w:r>
        <w:rPr>
          <w:lang w:val="de-DE"/>
        </w:rPr>
        <w:t>Zitat entfernen.</w:t>
      </w:r>
    </w:p>
  </w:comment>
  <w:comment w:id="4954" w:author="Hüffmeier, Ulrike" w:date="2021-11-25T19:44:00Z" w:initials="HU">
    <w:p w14:paraId="617E28F7" w14:textId="08746738" w:rsidR="00F17CEC" w:rsidRPr="000A40BB" w:rsidRDefault="00F17CEC">
      <w:pPr>
        <w:pStyle w:val="Kommentartext"/>
        <w:rPr>
          <w:lang w:val="de-DE"/>
        </w:rPr>
      </w:pPr>
      <w:r>
        <w:rPr>
          <w:rStyle w:val="Kommentarzeichen"/>
        </w:rPr>
        <w:annotationRef/>
      </w:r>
      <w:r w:rsidRPr="000A40BB">
        <w:rPr>
          <w:lang w:val="de-DE"/>
        </w:rPr>
        <w:t>W</w:t>
      </w:r>
      <w:r>
        <w:rPr>
          <w:lang w:val="de-DE"/>
        </w:rPr>
        <w:t>od</w:t>
      </w:r>
      <w:r w:rsidRPr="000A40BB">
        <w:rPr>
          <w:lang w:val="de-DE"/>
        </w:rPr>
        <w:t>u</w:t>
      </w:r>
      <w:r>
        <w:rPr>
          <w:lang w:val="de-DE"/>
        </w:rPr>
        <w:t>r</w:t>
      </w:r>
      <w:r w:rsidRPr="000A40BB">
        <w:rPr>
          <w:lang w:val="de-DE"/>
        </w:rPr>
        <w:t>ch verhindert die Robotik das?</w:t>
      </w:r>
    </w:p>
  </w:comment>
  <w:comment w:id="4955" w:author="Haskamp, Stefan (extern)" w:date="2022-01-15T16:04:00Z" w:initials="HS(">
    <w:p w14:paraId="6F8F55E5" w14:textId="07693776" w:rsidR="00F17CEC" w:rsidRPr="004C42DB" w:rsidRDefault="00F17CEC">
      <w:pPr>
        <w:pStyle w:val="Kommentartext"/>
        <w:rPr>
          <w:lang w:val="de-DE"/>
        </w:rPr>
      </w:pPr>
      <w:r>
        <w:rPr>
          <w:rStyle w:val="Kommentarzeichen"/>
        </w:rPr>
        <w:annotationRef/>
      </w:r>
      <w:r w:rsidRPr="004C42DB">
        <w:rPr>
          <w:lang w:val="de-DE"/>
        </w:rPr>
        <w:t>Durch spülen</w:t>
      </w:r>
    </w:p>
  </w:comment>
  <w:comment w:id="4968" w:author="Hüffmeier, Ulrike" w:date="2021-11-25T19:44:00Z" w:initials="HU">
    <w:p w14:paraId="3BE45CCD" w14:textId="6CC45F6C" w:rsidR="00F17CEC" w:rsidRPr="000A40BB" w:rsidRDefault="00F17CEC">
      <w:pPr>
        <w:pStyle w:val="Kommentartext"/>
        <w:rPr>
          <w:lang w:val="de-DE"/>
        </w:rPr>
      </w:pPr>
      <w:r>
        <w:rPr>
          <w:rStyle w:val="Kommentarzeichen"/>
        </w:rPr>
        <w:annotationRef/>
      </w:r>
      <w:r w:rsidRPr="000A40BB">
        <w:rPr>
          <w:lang w:val="de-DE"/>
        </w:rPr>
        <w:t>Kommata sind keine Dezimaltrennung im E</w:t>
      </w:r>
      <w:r>
        <w:rPr>
          <w:lang w:val="de-DE"/>
        </w:rPr>
        <w:t>nglischen. Bitte auch sonst ändern.</w:t>
      </w:r>
    </w:p>
  </w:comment>
  <w:comment w:id="4990" w:author="Hüffmeier, Ulrike" w:date="2021-10-01T13:25:00Z" w:initials="HU">
    <w:p w14:paraId="1F601E6B" w14:textId="5FF233A3" w:rsidR="00F17CEC" w:rsidRPr="00627213" w:rsidRDefault="00F17CEC">
      <w:pPr>
        <w:pStyle w:val="Kommentartext"/>
        <w:rPr>
          <w:lang w:val="de-DE"/>
        </w:rPr>
      </w:pPr>
      <w:r>
        <w:rPr>
          <w:rStyle w:val="Kommentarzeichen"/>
        </w:rPr>
        <w:annotationRef/>
      </w:r>
      <w:r w:rsidRPr="00627213">
        <w:rPr>
          <w:lang w:val="de-DE"/>
        </w:rPr>
        <w:t xml:space="preserve">Wieviele Proben wurden untersucht bei welcher </w:t>
      </w:r>
      <w:r>
        <w:rPr>
          <w:lang w:val="de-DE"/>
        </w:rPr>
        <w:t>Fragestellung?</w:t>
      </w:r>
    </w:p>
  </w:comment>
  <w:comment w:id="5004" w:author="Hüffmeier, Ulrike" w:date="2021-10-01T11:12:00Z" w:initials="HU">
    <w:p w14:paraId="7423A08A" w14:textId="23314FA0" w:rsidR="00F17CEC" w:rsidRPr="00D47297" w:rsidRDefault="00F17CEC">
      <w:pPr>
        <w:pStyle w:val="Kommentartext"/>
        <w:rPr>
          <w:lang w:val="de-DE"/>
        </w:rPr>
      </w:pPr>
      <w:r>
        <w:rPr>
          <w:rStyle w:val="Kommentarzeichen"/>
        </w:rPr>
        <w:annotationRef/>
      </w:r>
      <w:r w:rsidRPr="00D47297">
        <w:rPr>
          <w:lang w:val="de-DE"/>
        </w:rPr>
        <w:t>??</w:t>
      </w:r>
    </w:p>
  </w:comment>
  <w:comment w:id="5128" w:author="ulrike.hueffmeier@gmail.com" w:date="2021-11-26T14:14:00Z" w:initials="u">
    <w:p w14:paraId="110F1DC8" w14:textId="20C7325B" w:rsidR="00F17CEC" w:rsidRPr="00650697" w:rsidRDefault="00F17CEC">
      <w:pPr>
        <w:pStyle w:val="Kommentartext"/>
        <w:rPr>
          <w:lang w:val="de-DE"/>
        </w:rPr>
      </w:pPr>
      <w:r>
        <w:rPr>
          <w:rStyle w:val="Kommentarzeichen"/>
        </w:rPr>
        <w:annotationRef/>
      </w:r>
      <w:r w:rsidRPr="00650697">
        <w:rPr>
          <w:lang w:val="de-DE"/>
        </w:rPr>
        <w:t xml:space="preserve">Wie heißen den die Sonden bei Lifetech? </w:t>
      </w:r>
      <w:r>
        <w:rPr>
          <w:lang w:val="de-DE"/>
        </w:rPr>
        <w:t>Mit der Ordernummer kann man wenig anfangen.</w:t>
      </w:r>
    </w:p>
  </w:comment>
  <w:comment w:id="5186" w:author="Hüffmeier, Ulrike" w:date="2021-10-01T11:17:00Z" w:initials="HU">
    <w:p w14:paraId="17A85040" w14:textId="7ACA26E9" w:rsidR="00F17CEC" w:rsidRPr="00D47297" w:rsidRDefault="00F17CEC">
      <w:pPr>
        <w:pStyle w:val="Kommentartext"/>
        <w:rPr>
          <w:lang w:val="de-DE"/>
        </w:rPr>
      </w:pPr>
      <w:r>
        <w:rPr>
          <w:rStyle w:val="Kommentarzeichen"/>
        </w:rPr>
        <w:annotationRef/>
      </w:r>
      <w:r w:rsidRPr="00D47297">
        <w:rPr>
          <w:lang w:val="de-DE"/>
        </w:rPr>
        <w:t>Wovon? Hier fehlt etwas</w:t>
      </w:r>
    </w:p>
  </w:comment>
  <w:comment w:id="5204" w:author="Hüffmeier, Ulrike" w:date="2021-10-01T11:30:00Z" w:initials="HU">
    <w:p w14:paraId="49EAA132" w14:textId="5FC3EEC5" w:rsidR="00F17CEC" w:rsidRPr="00E11272" w:rsidRDefault="00F17CEC">
      <w:pPr>
        <w:pStyle w:val="Kommentartext"/>
        <w:rPr>
          <w:lang w:val="de-DE"/>
        </w:rPr>
      </w:pPr>
      <w:r>
        <w:rPr>
          <w:rStyle w:val="Kommentarzeichen"/>
        </w:rPr>
        <w:annotationRef/>
      </w:r>
      <w:r w:rsidRPr="00E11272">
        <w:rPr>
          <w:lang w:val="de-DE"/>
        </w:rPr>
        <w:t>Das</w:t>
      </w:r>
      <w:r>
        <w:rPr>
          <w:lang w:val="de-DE"/>
        </w:rPr>
        <w:t xml:space="preserve"> Datum</w:t>
      </w:r>
      <w:r w:rsidRPr="00E11272">
        <w:rPr>
          <w:lang w:val="de-DE"/>
        </w:rPr>
        <w:t xml:space="preserve"> kommt nicht hin. Da war die </w:t>
      </w:r>
      <w:r>
        <w:rPr>
          <w:lang w:val="de-DE"/>
        </w:rPr>
        <w:t>Arbeit schon publiziert und die Versuche noch länger abgeschlossen!</w:t>
      </w:r>
    </w:p>
  </w:comment>
  <w:comment w:id="5243" w:author="Hüffmeier, Ulrike" w:date="2021-10-01T11:31:00Z" w:initials="HU">
    <w:p w14:paraId="59E6BA92" w14:textId="08341EF6" w:rsidR="00F17CEC" w:rsidRPr="00D47297" w:rsidRDefault="00F17CEC">
      <w:pPr>
        <w:pStyle w:val="Kommentartext"/>
        <w:rPr>
          <w:lang w:val="de-DE"/>
        </w:rPr>
      </w:pPr>
      <w:r>
        <w:rPr>
          <w:rStyle w:val="Kommentarzeichen"/>
        </w:rPr>
        <w:annotationRef/>
      </w:r>
      <w:r w:rsidRPr="00D47297">
        <w:rPr>
          <w:lang w:val="de-DE"/>
        </w:rPr>
        <w:t>Abkürzung, s.o.</w:t>
      </w:r>
    </w:p>
  </w:comment>
  <w:comment w:id="5260" w:author="Hüffmeier, Ulrike" w:date="2021-10-01T11:32:00Z" w:initials="HU">
    <w:p w14:paraId="529481DC" w14:textId="2DC5F03C" w:rsidR="00F17CEC" w:rsidRPr="00E11272" w:rsidRDefault="00F17CEC">
      <w:pPr>
        <w:pStyle w:val="Kommentartext"/>
        <w:rPr>
          <w:lang w:val="de-DE"/>
        </w:rPr>
      </w:pPr>
      <w:r>
        <w:rPr>
          <w:rStyle w:val="Kommentarzeichen"/>
        </w:rPr>
        <w:annotationRef/>
      </w:r>
      <w:r w:rsidRPr="00E11272">
        <w:rPr>
          <w:lang w:val="de-DE"/>
        </w:rPr>
        <w:t xml:space="preserve">Ich denke, es war die HEK293T </w:t>
      </w:r>
      <w:r>
        <w:rPr>
          <w:lang w:val="de-DE"/>
        </w:rPr>
        <w:t>Zellinie, die wir sonst auch verwenden? Woher stammte die Zellinie?</w:t>
      </w:r>
    </w:p>
  </w:comment>
  <w:comment w:id="5264" w:author="Hüffmeier, Ulrike" w:date="2021-10-01T11:43:00Z" w:initials="HU">
    <w:p w14:paraId="1D9DF428" w14:textId="0EF79153" w:rsidR="00F17CEC" w:rsidRPr="008E56C5" w:rsidRDefault="00F17CEC">
      <w:pPr>
        <w:pStyle w:val="Kommentartext"/>
        <w:rPr>
          <w:lang w:val="de-DE"/>
        </w:rPr>
      </w:pPr>
      <w:r>
        <w:rPr>
          <w:rStyle w:val="Kommentarzeichen"/>
        </w:rPr>
        <w:annotationRef/>
      </w:r>
      <w:r w:rsidRPr="008E56C5">
        <w:rPr>
          <w:lang w:val="de-DE"/>
        </w:rPr>
        <w:t xml:space="preserve">Das ist </w:t>
      </w:r>
      <w:r>
        <w:rPr>
          <w:lang w:val="de-DE"/>
        </w:rPr>
        <w:t>Spekulation</w:t>
      </w:r>
      <w:r w:rsidRPr="008E56C5">
        <w:rPr>
          <w:lang w:val="de-DE"/>
        </w:rPr>
        <w:t xml:space="preserve">. </w:t>
      </w:r>
    </w:p>
  </w:comment>
  <w:comment w:id="5266" w:author="Hüffmeier, Ulrike" w:date="2021-10-01T12:26:00Z" w:initials="HU">
    <w:p w14:paraId="4A8EDB58" w14:textId="5FC2A956" w:rsidR="00F17CEC" w:rsidRPr="00C675D5" w:rsidRDefault="00F17CEC">
      <w:pPr>
        <w:pStyle w:val="Kommentartext"/>
        <w:rPr>
          <w:lang w:val="de-DE"/>
        </w:rPr>
      </w:pPr>
      <w:r>
        <w:rPr>
          <w:rStyle w:val="Kommentarzeichen"/>
        </w:rPr>
        <w:annotationRef/>
      </w:r>
      <w:r w:rsidRPr="00C675D5">
        <w:rPr>
          <w:lang w:val="de-DE"/>
        </w:rPr>
        <w:t xml:space="preserve">Genauso wichtig wäre die </w:t>
      </w:r>
      <w:r>
        <w:rPr>
          <w:lang w:val="de-DE"/>
        </w:rPr>
        <w:t>Info, wofür das T steht.</w:t>
      </w:r>
    </w:p>
  </w:comment>
  <w:comment w:id="5273" w:author="Hüffmeier, Ulrike" w:date="2021-10-01T11:43:00Z" w:initials="HU">
    <w:p w14:paraId="7896A96E" w14:textId="673DCE38" w:rsidR="00F17CEC" w:rsidRPr="008E56C5" w:rsidRDefault="00F17CEC">
      <w:pPr>
        <w:pStyle w:val="Kommentartext"/>
        <w:rPr>
          <w:lang w:val="de-DE"/>
        </w:rPr>
      </w:pPr>
      <w:r>
        <w:rPr>
          <w:rStyle w:val="Kommentarzeichen"/>
        </w:rPr>
        <w:annotationRef/>
      </w:r>
      <w:r w:rsidRPr="008E56C5">
        <w:rPr>
          <w:lang w:val="de-DE"/>
        </w:rPr>
        <w:t>Abkürzung erläutern</w:t>
      </w:r>
    </w:p>
  </w:comment>
  <w:comment w:id="5275" w:author="Hüffmeier, Ulrike" w:date="2021-10-01T11:44:00Z" w:initials="HU">
    <w:p w14:paraId="491D2FAE" w14:textId="7DAEC543" w:rsidR="00F17CEC" w:rsidRPr="008E56C5" w:rsidRDefault="00F17CEC">
      <w:pPr>
        <w:pStyle w:val="Kommentartext"/>
        <w:rPr>
          <w:lang w:val="de-DE"/>
        </w:rPr>
      </w:pPr>
      <w:r>
        <w:rPr>
          <w:rStyle w:val="Kommentarzeichen"/>
        </w:rPr>
        <w:annotationRef/>
      </w:r>
      <w:r w:rsidRPr="008E56C5">
        <w:rPr>
          <w:lang w:val="de-DE"/>
        </w:rPr>
        <w:t xml:space="preserve">s. </w:t>
      </w:r>
      <w:r>
        <w:rPr>
          <w:lang w:val="de-DE"/>
        </w:rPr>
        <w:t>letzter Kommentar, bitte auch bei weiteren Abkürzungen ganzen Begriff nennen.</w:t>
      </w:r>
    </w:p>
  </w:comment>
  <w:comment w:id="5288" w:author="Hüffmeier, Ulrike" w:date="2021-10-01T11:45:00Z" w:initials="HU">
    <w:p w14:paraId="15277DD2" w14:textId="46394EEB" w:rsidR="00F17CEC" w:rsidRPr="008E56C5" w:rsidRDefault="00F17CEC">
      <w:pPr>
        <w:pStyle w:val="Kommentartext"/>
        <w:rPr>
          <w:lang w:val="de-DE"/>
        </w:rPr>
      </w:pPr>
      <w:r>
        <w:rPr>
          <w:rStyle w:val="Kommentarzeichen"/>
        </w:rPr>
        <w:annotationRef/>
      </w:r>
      <w:r w:rsidRPr="008E56C5">
        <w:rPr>
          <w:lang w:val="de-DE"/>
        </w:rPr>
        <w:t>hier fehlt etwas</w:t>
      </w:r>
    </w:p>
  </w:comment>
  <w:comment w:id="5308" w:author="Hüffmeier, Ulrike" w:date="2021-10-01T12:29:00Z" w:initials="HU">
    <w:p w14:paraId="0FAB7B9E" w14:textId="77777777" w:rsidR="00F17CEC" w:rsidRDefault="00F17CEC" w:rsidP="001249C4">
      <w:pPr>
        <w:pStyle w:val="Kommentartext"/>
        <w:rPr>
          <w:lang w:val="de-DE"/>
        </w:rPr>
      </w:pPr>
      <w:r>
        <w:rPr>
          <w:rStyle w:val="Kommentarzeichen"/>
        </w:rPr>
        <w:annotationRef/>
      </w:r>
      <w:r w:rsidRPr="00C675D5">
        <w:rPr>
          <w:lang w:val="de-DE"/>
        </w:rPr>
        <w:t xml:space="preserve">Wie war den die Reinheit? </w:t>
      </w:r>
      <w:r>
        <w:rPr>
          <w:lang w:val="de-DE"/>
        </w:rPr>
        <w:t>Wäre sinnvoll, es hier zu erwähnen.</w:t>
      </w:r>
    </w:p>
    <w:p w14:paraId="40B2229B" w14:textId="77777777" w:rsidR="00F17CEC" w:rsidRPr="00C675D5" w:rsidRDefault="00F17CEC" w:rsidP="001249C4">
      <w:pPr>
        <w:pStyle w:val="Kommentartext"/>
        <w:rPr>
          <w:lang w:val="de-DE"/>
        </w:rPr>
      </w:pPr>
      <w:r>
        <w:rPr>
          <w:lang w:val="de-DE"/>
        </w:rPr>
        <w:t>Wie war es mit der Reinheit der Neutrophilen, haben wir die nicht auch sporadisch bestimmt?</w:t>
      </w:r>
    </w:p>
  </w:comment>
  <w:comment w:id="5315" w:author="Hüffmeier, Ulrike" w:date="2021-10-01T12:29:00Z" w:initials="HU">
    <w:p w14:paraId="0CE675B8" w14:textId="77777777" w:rsidR="00F17CEC" w:rsidRDefault="00F17CEC" w:rsidP="001249C4">
      <w:pPr>
        <w:pStyle w:val="Kommentartext"/>
        <w:rPr>
          <w:lang w:val="de-DE"/>
        </w:rPr>
      </w:pPr>
      <w:r>
        <w:rPr>
          <w:rStyle w:val="Kommentarzeichen"/>
        </w:rPr>
        <w:annotationRef/>
      </w:r>
      <w:r w:rsidRPr="00C675D5">
        <w:rPr>
          <w:lang w:val="de-DE"/>
        </w:rPr>
        <w:t xml:space="preserve">Wie war den die Reinheit? </w:t>
      </w:r>
      <w:r>
        <w:rPr>
          <w:lang w:val="de-DE"/>
        </w:rPr>
        <w:t>Wäre sinnvoll, es hier zu erwähnen.</w:t>
      </w:r>
    </w:p>
    <w:p w14:paraId="003ECC6B" w14:textId="77777777" w:rsidR="00F17CEC" w:rsidRPr="00C675D5" w:rsidRDefault="00F17CEC" w:rsidP="001249C4">
      <w:pPr>
        <w:pStyle w:val="Kommentartext"/>
        <w:rPr>
          <w:lang w:val="de-DE"/>
        </w:rPr>
      </w:pPr>
      <w:r>
        <w:rPr>
          <w:lang w:val="de-DE"/>
        </w:rPr>
        <w:t>Wie war es mit der Reinheit der Neutrophilen, haben wir die nicht auch sporadisch bestimmt?</w:t>
      </w:r>
    </w:p>
  </w:comment>
  <w:comment w:id="5327" w:author="Hüffmeier, Ulrike" w:date="2021-10-01T11:46:00Z" w:initials="HU">
    <w:p w14:paraId="34D29074" w14:textId="4ED11B9D" w:rsidR="00F17CEC" w:rsidRPr="008E56C5" w:rsidRDefault="00F17CEC">
      <w:pPr>
        <w:pStyle w:val="Kommentartext"/>
        <w:rPr>
          <w:lang w:val="de-DE"/>
        </w:rPr>
      </w:pPr>
      <w:r>
        <w:rPr>
          <w:rStyle w:val="Kommentarzeichen"/>
        </w:rPr>
        <w:annotationRef/>
      </w:r>
      <w:r w:rsidRPr="008E56C5">
        <w:rPr>
          <w:lang w:val="de-DE"/>
        </w:rPr>
        <w:t>bitte hier die Schreibweise der F</w:t>
      </w:r>
      <w:r>
        <w:rPr>
          <w:lang w:val="de-DE"/>
        </w:rPr>
        <w:t>irma verwenden, Eigenname.</w:t>
      </w:r>
    </w:p>
  </w:comment>
  <w:comment w:id="5341" w:author="Hüffmeier, Ulrike" w:date="2021-10-01T11:57:00Z" w:initials="HU">
    <w:p w14:paraId="1A9374B0" w14:textId="637EDDE8" w:rsidR="00F17CEC" w:rsidRPr="008E56C5" w:rsidRDefault="00F17CEC">
      <w:pPr>
        <w:pStyle w:val="Kommentartext"/>
        <w:rPr>
          <w:lang w:val="de-DE"/>
        </w:rPr>
      </w:pPr>
      <w:r>
        <w:rPr>
          <w:rStyle w:val="Kommentarzeichen"/>
        </w:rPr>
        <w:annotationRef/>
      </w:r>
      <w:r w:rsidRPr="008E56C5">
        <w:rPr>
          <w:lang w:val="de-DE"/>
        </w:rPr>
        <w:t>Was ist das für ein P</w:t>
      </w:r>
      <w:r>
        <w:rPr>
          <w:lang w:val="de-DE"/>
        </w:rPr>
        <w:t>rotokoll? Von Qiagen?</w:t>
      </w:r>
    </w:p>
  </w:comment>
  <w:comment w:id="5364" w:author="Hüffmeier, Ulrike" w:date="2021-10-01T12:26:00Z" w:initials="HU">
    <w:p w14:paraId="49E744B3" w14:textId="7E19D903" w:rsidR="00F17CEC" w:rsidRPr="00C675D5" w:rsidRDefault="00F17CEC">
      <w:pPr>
        <w:pStyle w:val="Kommentartext"/>
        <w:rPr>
          <w:lang w:val="de-DE"/>
        </w:rPr>
      </w:pPr>
      <w:r>
        <w:rPr>
          <w:rStyle w:val="Kommentarzeichen"/>
        </w:rPr>
        <w:annotationRef/>
      </w:r>
      <w:r>
        <w:rPr>
          <w:lang w:val="de-DE"/>
        </w:rPr>
        <w:t>Du verwendest untersch</w:t>
      </w:r>
      <w:r w:rsidRPr="00C675D5">
        <w:rPr>
          <w:lang w:val="de-DE"/>
        </w:rPr>
        <w:t>iedliche S</w:t>
      </w:r>
      <w:r>
        <w:rPr>
          <w:lang w:val="de-DE"/>
        </w:rPr>
        <w:t>chreibweisen für Zellzahlen, bitte vereinheitlichn</w:t>
      </w:r>
    </w:p>
  </w:comment>
  <w:comment w:id="5386" w:author="Hüffmeier, Ulrike" w:date="2021-10-01T11:58:00Z" w:initials="HU">
    <w:p w14:paraId="64AF638F" w14:textId="1F7EAB65" w:rsidR="00F17CEC" w:rsidRPr="0028635D" w:rsidRDefault="00F17CEC">
      <w:pPr>
        <w:pStyle w:val="Kommentartext"/>
        <w:rPr>
          <w:lang w:val="de-DE"/>
        </w:rPr>
      </w:pPr>
      <w:r>
        <w:rPr>
          <w:rStyle w:val="Kommentarzeichen"/>
        </w:rPr>
        <w:annotationRef/>
      </w:r>
      <w:r w:rsidRPr="0028635D">
        <w:rPr>
          <w:lang w:val="de-DE"/>
        </w:rPr>
        <w:t>ausschreiben</w:t>
      </w:r>
    </w:p>
  </w:comment>
  <w:comment w:id="5396" w:author="Hüffmeier, Ulrike" w:date="2021-10-01T12:13:00Z" w:initials="HU">
    <w:p w14:paraId="40B829AF" w14:textId="692166B7" w:rsidR="00F17CEC" w:rsidRPr="0028635D" w:rsidRDefault="00F17CEC">
      <w:pPr>
        <w:pStyle w:val="Kommentartext"/>
        <w:rPr>
          <w:lang w:val="de-DE"/>
        </w:rPr>
      </w:pPr>
      <w:r>
        <w:rPr>
          <w:rStyle w:val="Kommentarzeichen"/>
        </w:rPr>
        <w:annotationRef/>
      </w:r>
      <w:r w:rsidRPr="0028635D">
        <w:rPr>
          <w:lang w:val="de-DE"/>
        </w:rPr>
        <w:t>Welche</w:t>
      </w:r>
      <w:r>
        <w:rPr>
          <w:lang w:val="de-DE"/>
        </w:rPr>
        <w:t>r Zeitpunkt</w:t>
      </w:r>
      <w:r w:rsidRPr="0028635D">
        <w:rPr>
          <w:lang w:val="de-DE"/>
        </w:rPr>
        <w:t xml:space="preserve"> der </w:t>
      </w:r>
      <w:r>
        <w:rPr>
          <w:lang w:val="de-DE"/>
        </w:rPr>
        <w:t>Messung</w:t>
      </w:r>
      <w:r w:rsidRPr="0028635D">
        <w:rPr>
          <w:lang w:val="de-DE"/>
        </w:rPr>
        <w:t xml:space="preserve"> wurde verwendet</w:t>
      </w:r>
      <w:r>
        <w:rPr>
          <w:lang w:val="de-DE"/>
        </w:rPr>
        <w:t>?</w:t>
      </w:r>
    </w:p>
  </w:comment>
  <w:comment w:id="5419" w:author="Hüffmeier, Ulrike" w:date="2021-10-01T12:00:00Z" w:initials="HU">
    <w:p w14:paraId="53891BCB" w14:textId="36157FB9" w:rsidR="00F17CEC" w:rsidRPr="0028635D" w:rsidRDefault="00F17CEC">
      <w:pPr>
        <w:pStyle w:val="Kommentartext"/>
        <w:rPr>
          <w:lang w:val="de-DE"/>
        </w:rPr>
      </w:pPr>
      <w:r>
        <w:rPr>
          <w:rStyle w:val="Kommentarzeichen"/>
        </w:rPr>
        <w:annotationRef/>
      </w:r>
      <w:r w:rsidRPr="0028635D">
        <w:rPr>
          <w:lang w:val="de-DE"/>
        </w:rPr>
        <w:t>Schreibweise wie oben</w:t>
      </w:r>
    </w:p>
  </w:comment>
  <w:comment w:id="5432" w:author="Hüffmeier, Ulrike" w:date="2021-10-01T12:23:00Z" w:initials="HU">
    <w:p w14:paraId="6CB18E51" w14:textId="5A923619" w:rsidR="00F17CEC" w:rsidRPr="00C675D5" w:rsidRDefault="00F17CEC">
      <w:pPr>
        <w:pStyle w:val="Kommentartext"/>
        <w:rPr>
          <w:lang w:val="de-DE"/>
        </w:rPr>
      </w:pPr>
      <w:r>
        <w:rPr>
          <w:rStyle w:val="Kommentarzeichen"/>
        </w:rPr>
        <w:annotationRef/>
      </w:r>
      <w:r w:rsidRPr="00C675D5">
        <w:rPr>
          <w:lang w:val="de-DE"/>
        </w:rPr>
        <w:t>Wie wurden die Neutrophilen gewonnen?</w:t>
      </w:r>
    </w:p>
  </w:comment>
  <w:comment w:id="5433" w:author="Stefan" w:date="2021-10-05T12:07:00Z" w:initials="S">
    <w:p w14:paraId="4570FBF2" w14:textId="12415E53" w:rsidR="00F17CEC" w:rsidRPr="003E610B" w:rsidRDefault="00F17CEC">
      <w:pPr>
        <w:pStyle w:val="Kommentartext"/>
        <w:rPr>
          <w:lang w:val="de-DE"/>
        </w:rPr>
      </w:pPr>
      <w:r>
        <w:rPr>
          <w:rStyle w:val="Kommentarzeichen"/>
        </w:rPr>
        <w:annotationRef/>
      </w:r>
      <w:r w:rsidRPr="003E610B">
        <w:rPr>
          <w:lang w:val="de-DE"/>
        </w:rPr>
        <w:t xml:space="preserve">Ich </w:t>
      </w:r>
      <w:r>
        <w:rPr>
          <w:lang w:val="de-DE"/>
        </w:rPr>
        <w:t>habe</w:t>
      </w:r>
      <w:r w:rsidRPr="003E610B">
        <w:rPr>
          <w:lang w:val="de-DE"/>
        </w:rPr>
        <w:t xml:space="preserve"> dazu </w:t>
      </w:r>
      <w:r>
        <w:rPr>
          <w:lang w:val="de-DE"/>
        </w:rPr>
        <w:t xml:space="preserve">jetzt </w:t>
      </w:r>
      <w:r w:rsidRPr="003E610B">
        <w:rPr>
          <w:lang w:val="de-DE"/>
        </w:rPr>
        <w:t xml:space="preserve">einen einleitenden Satz zu </w:t>
      </w:r>
      <w:r>
        <w:rPr>
          <w:lang w:val="de-DE"/>
        </w:rPr>
        <w:t>B</w:t>
      </w:r>
      <w:r w:rsidRPr="003E610B">
        <w:rPr>
          <w:lang w:val="de-DE"/>
        </w:rPr>
        <w:t>egin</w:t>
      </w:r>
      <w:r>
        <w:rPr>
          <w:lang w:val="de-DE"/>
        </w:rPr>
        <w:t>n</w:t>
      </w:r>
      <w:r w:rsidRPr="003E610B">
        <w:rPr>
          <w:lang w:val="de-DE"/>
        </w:rPr>
        <w:t xml:space="preserve"> des Kapitels geschrieben</w:t>
      </w:r>
    </w:p>
  </w:comment>
  <w:comment w:id="5443" w:author="Hüffmeier, Ulrike" w:date="2021-10-01T12:14:00Z" w:initials="HU">
    <w:p w14:paraId="416E57B1" w14:textId="20FF9219" w:rsidR="00F17CEC" w:rsidRPr="0028635D" w:rsidRDefault="00F17CEC">
      <w:pPr>
        <w:pStyle w:val="Kommentartext"/>
        <w:rPr>
          <w:lang w:val="de-DE"/>
        </w:rPr>
      </w:pPr>
      <w:r>
        <w:rPr>
          <w:rStyle w:val="Kommentarzeichen"/>
        </w:rPr>
        <w:annotationRef/>
      </w:r>
      <w:r w:rsidRPr="0028635D">
        <w:rPr>
          <w:lang w:val="de-DE"/>
        </w:rPr>
        <w:t>Zu welchem Z</w:t>
      </w:r>
      <w:r>
        <w:rPr>
          <w:lang w:val="de-DE"/>
        </w:rPr>
        <w:t>eitpunkt der Messpanne?</w:t>
      </w:r>
    </w:p>
  </w:comment>
  <w:comment w:id="5448" w:author="Hüffmeier, Ulrike" w:date="2021-10-01T12:17:00Z" w:initials="HU">
    <w:p w14:paraId="00F26AE3" w14:textId="43A0E4A6" w:rsidR="00F17CEC" w:rsidRPr="0028635D" w:rsidRDefault="00F17CEC">
      <w:pPr>
        <w:pStyle w:val="Kommentartext"/>
        <w:rPr>
          <w:lang w:val="de-DE"/>
        </w:rPr>
      </w:pPr>
      <w:r>
        <w:rPr>
          <w:rStyle w:val="Kommentarzeichen"/>
        </w:rPr>
        <w:annotationRef/>
      </w:r>
      <w:r w:rsidRPr="0028635D">
        <w:rPr>
          <w:lang w:val="de-DE"/>
        </w:rPr>
        <w:t xml:space="preserve">Waren </w:t>
      </w:r>
      <w:r>
        <w:rPr>
          <w:lang w:val="de-DE"/>
        </w:rPr>
        <w:t>das auch Triplikate? War es auch eine Zeitspanne bzw. welcher Zeitpunkt wurde gemessen?</w:t>
      </w:r>
    </w:p>
  </w:comment>
  <w:comment w:id="5451" w:author="Hüffmeier, Ulrike" w:date="2021-10-01T12:16:00Z" w:initials="HU">
    <w:p w14:paraId="1F715155" w14:textId="121780B8" w:rsidR="00F17CEC" w:rsidRPr="0028635D" w:rsidRDefault="00F17CEC">
      <w:pPr>
        <w:pStyle w:val="Kommentartext"/>
        <w:rPr>
          <w:lang w:val="de-DE"/>
        </w:rPr>
      </w:pPr>
      <w:r>
        <w:rPr>
          <w:rStyle w:val="Kommentarzeichen"/>
        </w:rPr>
        <w:annotationRef/>
      </w:r>
      <w:r w:rsidRPr="0028635D">
        <w:rPr>
          <w:lang w:val="de-DE"/>
        </w:rPr>
        <w:t xml:space="preserve">Bitte Schreibweise der </w:t>
      </w:r>
      <w:r>
        <w:rPr>
          <w:lang w:val="de-DE"/>
        </w:rPr>
        <w:t>Firma und in Tabelle auch die genaue Nummer nennen.</w:t>
      </w:r>
    </w:p>
  </w:comment>
  <w:comment w:id="5471" w:author="Hüffmeier, Ulrike" w:date="2021-10-01T12:17:00Z" w:initials="HU">
    <w:p w14:paraId="62111B0F" w14:textId="1B50253E" w:rsidR="00F17CEC" w:rsidRPr="0028635D" w:rsidRDefault="00F17CEC">
      <w:pPr>
        <w:pStyle w:val="Kommentartext"/>
        <w:rPr>
          <w:lang w:val="de-DE"/>
        </w:rPr>
      </w:pPr>
      <w:r>
        <w:rPr>
          <w:rStyle w:val="Kommentarzeichen"/>
        </w:rPr>
        <w:annotationRef/>
      </w:r>
      <w:r w:rsidRPr="0028635D">
        <w:rPr>
          <w:lang w:val="de-DE"/>
        </w:rPr>
        <w:t>Wie wurden die Monozyten gewonnen?</w:t>
      </w:r>
      <w:r>
        <w:rPr>
          <w:lang w:val="de-DE"/>
        </w:rPr>
        <w:t xml:space="preserve"> Welchen Zeitpunkt der Messung hast Du verwendet? Wieviele technische Replikate?</w:t>
      </w:r>
    </w:p>
  </w:comment>
  <w:comment w:id="5514" w:author="Hüffmeier, Ulrike" w:date="2021-10-01T12:29:00Z" w:initials="HU">
    <w:p w14:paraId="0CED4BDE" w14:textId="77777777" w:rsidR="00F17CEC" w:rsidRDefault="00F17CEC" w:rsidP="008004FE">
      <w:pPr>
        <w:pStyle w:val="Kommentartext"/>
        <w:rPr>
          <w:lang w:val="de-DE"/>
        </w:rPr>
      </w:pPr>
      <w:r>
        <w:rPr>
          <w:rStyle w:val="Kommentarzeichen"/>
        </w:rPr>
        <w:annotationRef/>
      </w:r>
      <w:r w:rsidRPr="00C675D5">
        <w:rPr>
          <w:lang w:val="de-DE"/>
        </w:rPr>
        <w:t xml:space="preserve">Wie war den die Reinheit? </w:t>
      </w:r>
      <w:r>
        <w:rPr>
          <w:lang w:val="de-DE"/>
        </w:rPr>
        <w:t>Wäre sinnvoll, es hier zu erwähnen.</w:t>
      </w:r>
    </w:p>
    <w:p w14:paraId="068440F2" w14:textId="77777777" w:rsidR="00F17CEC" w:rsidRPr="00C675D5" w:rsidRDefault="00F17CEC" w:rsidP="008004FE">
      <w:pPr>
        <w:pStyle w:val="Kommentartext"/>
        <w:rPr>
          <w:lang w:val="de-DE"/>
        </w:rPr>
      </w:pPr>
      <w:r>
        <w:rPr>
          <w:lang w:val="de-DE"/>
        </w:rPr>
        <w:t>Wie war es mit der Reinheit der Neutrophilen, haben wir die nicht auch sporadisch bestimmt?</w:t>
      </w:r>
    </w:p>
  </w:comment>
  <w:comment w:id="5546" w:author="Hüffmeier, Ulrike" w:date="2021-10-01T12:29:00Z" w:initials="HU">
    <w:p w14:paraId="002065D5" w14:textId="34585720" w:rsidR="00F17CEC" w:rsidRDefault="00F17CEC">
      <w:pPr>
        <w:pStyle w:val="Kommentartext"/>
        <w:rPr>
          <w:lang w:val="de-DE"/>
        </w:rPr>
      </w:pPr>
      <w:r>
        <w:rPr>
          <w:rStyle w:val="Kommentarzeichen"/>
        </w:rPr>
        <w:annotationRef/>
      </w:r>
      <w:r w:rsidRPr="00C675D5">
        <w:rPr>
          <w:lang w:val="de-DE"/>
        </w:rPr>
        <w:t xml:space="preserve">Wie war den die Reinheit? </w:t>
      </w:r>
      <w:r>
        <w:rPr>
          <w:lang w:val="de-DE"/>
        </w:rPr>
        <w:t>Wäre sinnvoll, es hier zu erwähnen.</w:t>
      </w:r>
    </w:p>
    <w:p w14:paraId="3C1343C3" w14:textId="4E72B7FE" w:rsidR="00F17CEC" w:rsidRPr="00C675D5" w:rsidRDefault="00F17CEC">
      <w:pPr>
        <w:pStyle w:val="Kommentartext"/>
        <w:rPr>
          <w:lang w:val="de-DE"/>
        </w:rPr>
      </w:pPr>
      <w:r>
        <w:rPr>
          <w:lang w:val="de-DE"/>
        </w:rPr>
        <w:t>Wie war es mit der Reinheit der Neutrophilen, haben wir die nicht auch sporadisch bestimmt?</w:t>
      </w:r>
    </w:p>
  </w:comment>
  <w:comment w:id="5571" w:author="Hüffmeier, Ulrike" w:date="2021-10-01T13:22:00Z" w:initials="HU">
    <w:p w14:paraId="34E080A8" w14:textId="77777777" w:rsidR="00F17CEC" w:rsidRPr="00D47297" w:rsidRDefault="00F17CEC" w:rsidP="001249C4">
      <w:pPr>
        <w:pStyle w:val="Kommentartext"/>
        <w:rPr>
          <w:lang w:val="de-DE"/>
        </w:rPr>
      </w:pPr>
      <w:r>
        <w:rPr>
          <w:rStyle w:val="Kommentarzeichen"/>
        </w:rPr>
        <w:annotationRef/>
      </w:r>
      <w:r w:rsidRPr="00D47297">
        <w:rPr>
          <w:lang w:val="de-DE"/>
        </w:rPr>
        <w:t>!!</w:t>
      </w:r>
    </w:p>
  </w:comment>
  <w:comment w:id="5577" w:author="ulrike.hueffmeier@gmail.com" w:date="2021-11-26T19:56:00Z" w:initials="u">
    <w:p w14:paraId="23B47C28" w14:textId="77777777" w:rsidR="00F17CEC" w:rsidRPr="001E7AAF" w:rsidRDefault="00F17CEC" w:rsidP="001249C4">
      <w:pPr>
        <w:pStyle w:val="Kommentartext"/>
        <w:rPr>
          <w:lang w:val="de-DE"/>
        </w:rPr>
      </w:pPr>
      <w:r>
        <w:rPr>
          <w:rStyle w:val="Kommentarzeichen"/>
        </w:rPr>
        <w:annotationRef/>
      </w:r>
      <w:r w:rsidRPr="001E7AAF">
        <w:rPr>
          <w:lang w:val="de-DE"/>
        </w:rPr>
        <w:t>Nein!</w:t>
      </w:r>
    </w:p>
  </w:comment>
  <w:comment w:id="5581" w:author="ulrike.hueffmeier@gmail.com" w:date="2021-11-26T19:57:00Z" w:initials="u">
    <w:p w14:paraId="0830EE9A" w14:textId="77777777" w:rsidR="00F17CEC" w:rsidRPr="00116E68" w:rsidRDefault="00F17CEC" w:rsidP="001249C4">
      <w:pPr>
        <w:pStyle w:val="Kommentartext"/>
        <w:rPr>
          <w:lang w:val="de-DE"/>
        </w:rPr>
      </w:pPr>
      <w:r>
        <w:rPr>
          <w:rStyle w:val="Kommentarzeichen"/>
        </w:rPr>
        <w:annotationRef/>
      </w:r>
      <w:r w:rsidRPr="00116E68">
        <w:rPr>
          <w:lang w:val="de-DE"/>
        </w:rPr>
        <w:t>Wo f</w:t>
      </w:r>
      <w:r>
        <w:rPr>
          <w:lang w:val="de-DE"/>
        </w:rPr>
        <w:t>indet sich die?</w:t>
      </w:r>
    </w:p>
  </w:comment>
  <w:comment w:id="5602" w:author="Hüffmeier, Ulrike" w:date="2021-10-01T13:08:00Z" w:initials="HU">
    <w:p w14:paraId="2C69B6C4" w14:textId="77777777" w:rsidR="00F17CEC" w:rsidRPr="001930F1" w:rsidRDefault="00F17CEC" w:rsidP="001249C4">
      <w:pPr>
        <w:pStyle w:val="Kommentartext"/>
        <w:rPr>
          <w:lang w:val="de-DE"/>
        </w:rPr>
      </w:pPr>
      <w:r>
        <w:rPr>
          <w:rStyle w:val="Kommentarzeichen"/>
        </w:rPr>
        <w:annotationRef/>
      </w:r>
      <w:r w:rsidRPr="001930F1">
        <w:rPr>
          <w:lang w:val="de-DE"/>
        </w:rPr>
        <w:t>Bestimmt nicht</w:t>
      </w:r>
    </w:p>
  </w:comment>
  <w:comment w:id="5603" w:author="ulrike.hueffmeier@gmail.com" w:date="2021-11-26T19:16:00Z" w:initials="u">
    <w:p w14:paraId="6E954907" w14:textId="77777777" w:rsidR="00F17CEC" w:rsidRPr="00DC499D" w:rsidRDefault="00F17CEC" w:rsidP="001249C4">
      <w:pPr>
        <w:pStyle w:val="Kommentartext"/>
        <w:rPr>
          <w:lang w:val="de-DE"/>
        </w:rPr>
      </w:pPr>
      <w:r>
        <w:rPr>
          <w:rStyle w:val="Kommentarzeichen"/>
        </w:rPr>
        <w:annotationRef/>
      </w:r>
      <w:r w:rsidRPr="00DC499D">
        <w:rPr>
          <w:lang w:val="de-DE"/>
        </w:rPr>
        <w:t>Das stimmt we</w:t>
      </w:r>
      <w:r>
        <w:rPr>
          <w:lang w:val="de-DE"/>
        </w:rPr>
        <w:t>iterhin nicht!</w:t>
      </w:r>
    </w:p>
  </w:comment>
  <w:comment w:id="5604" w:author="ulrike.hueffmeier@gmail.com" w:date="2021-11-26T19:17:00Z" w:initials="u">
    <w:p w14:paraId="701F8AD9" w14:textId="77777777" w:rsidR="00F17CEC" w:rsidRPr="00DC499D" w:rsidRDefault="00F17CEC" w:rsidP="001249C4">
      <w:pPr>
        <w:pStyle w:val="Kommentartext"/>
        <w:rPr>
          <w:lang w:val="de-DE"/>
        </w:rPr>
      </w:pPr>
      <w:r>
        <w:rPr>
          <w:rStyle w:val="Kommentarzeichen"/>
        </w:rPr>
        <w:annotationRef/>
      </w:r>
      <w:r w:rsidRPr="00DC499D">
        <w:rPr>
          <w:lang w:val="de-DE"/>
        </w:rPr>
        <w:t>Auch für die PCR b</w:t>
      </w:r>
      <w:r>
        <w:rPr>
          <w:lang w:val="de-DE"/>
        </w:rPr>
        <w:t xml:space="preserve">zw. PCR in Cyclern, der Schritt fehlt. </w:t>
      </w:r>
    </w:p>
  </w:comment>
  <w:comment w:id="5605" w:author="ulrike.hueffmeier@gmail.com" w:date="2021-11-26T19:16:00Z" w:initials="u">
    <w:p w14:paraId="051EAA09" w14:textId="77777777" w:rsidR="00F17CEC" w:rsidRPr="00DC499D" w:rsidRDefault="00F17CEC" w:rsidP="001249C4">
      <w:pPr>
        <w:pStyle w:val="Kommentartext"/>
        <w:rPr>
          <w:lang w:val="de-DE"/>
        </w:rPr>
      </w:pPr>
      <w:r>
        <w:rPr>
          <w:rStyle w:val="Kommentarzeichen"/>
        </w:rPr>
        <w:annotationRef/>
      </w:r>
      <w:r w:rsidRPr="00DC499D">
        <w:rPr>
          <w:lang w:val="de-DE"/>
        </w:rPr>
        <w:t>Nein, das N</w:t>
      </w:r>
      <w:r>
        <w:rPr>
          <w:lang w:val="de-DE"/>
        </w:rPr>
        <w:t>a</w:t>
      </w:r>
      <w:r w:rsidRPr="00DC499D">
        <w:rPr>
          <w:lang w:val="de-DE"/>
        </w:rPr>
        <w:t xml:space="preserve">chfolgegerät </w:t>
      </w:r>
      <w:r>
        <w:rPr>
          <w:lang w:val="de-DE"/>
        </w:rPr>
        <w:t>nutzen wir schon lange!</w:t>
      </w:r>
    </w:p>
  </w:comment>
  <w:comment w:id="5665" w:author="ulrike.hueffmeier@gmail.com" w:date="2021-11-26T19:20:00Z" w:initials="u">
    <w:p w14:paraId="046DD0D9" w14:textId="77777777" w:rsidR="00F17CEC" w:rsidRPr="006E2119" w:rsidRDefault="00F17CEC" w:rsidP="001249C4">
      <w:pPr>
        <w:pStyle w:val="Kommentartext"/>
        <w:rPr>
          <w:lang w:val="de-DE"/>
        </w:rPr>
      </w:pPr>
      <w:r>
        <w:rPr>
          <w:rStyle w:val="Kommentarzeichen"/>
        </w:rPr>
        <w:annotationRef/>
      </w:r>
      <w:r w:rsidRPr="006E2119">
        <w:rPr>
          <w:lang w:val="de-DE"/>
        </w:rPr>
        <w:t>?</w:t>
      </w:r>
    </w:p>
  </w:comment>
  <w:comment w:id="5669" w:author="ulrike.hueffmeier@gmail.com" w:date="2021-11-26T19:20:00Z" w:initials="u">
    <w:p w14:paraId="03F1C371" w14:textId="77777777" w:rsidR="00F17CEC" w:rsidRPr="006E2119" w:rsidRDefault="00F17CEC" w:rsidP="001249C4">
      <w:pPr>
        <w:pStyle w:val="Kommentartext"/>
        <w:rPr>
          <w:lang w:val="de-DE"/>
        </w:rPr>
      </w:pPr>
      <w:r>
        <w:rPr>
          <w:rStyle w:val="Kommentarzeichen"/>
        </w:rPr>
        <w:annotationRef/>
      </w:r>
      <w:r w:rsidRPr="006E2119">
        <w:rPr>
          <w:lang w:val="de-DE"/>
        </w:rPr>
        <w:t>??</w:t>
      </w:r>
    </w:p>
  </w:comment>
  <w:comment w:id="5684" w:author="Hüffmeier, Ulrike" w:date="2021-10-01T13:12:00Z" w:initials="HU">
    <w:p w14:paraId="6CE378C6" w14:textId="77777777" w:rsidR="00F17CEC" w:rsidRPr="001930F1" w:rsidRDefault="00F17CEC" w:rsidP="001249C4">
      <w:pPr>
        <w:pStyle w:val="Kommentartext"/>
        <w:rPr>
          <w:lang w:val="de-DE"/>
        </w:rPr>
      </w:pPr>
      <w:r>
        <w:rPr>
          <w:rStyle w:val="Kommentarzeichen"/>
        </w:rPr>
        <w:annotationRef/>
      </w:r>
      <w:r w:rsidRPr="001930F1">
        <w:rPr>
          <w:lang w:val="de-DE"/>
        </w:rPr>
        <w:t xml:space="preserve">Das ist so nicht verständlich. </w:t>
      </w:r>
      <w:r>
        <w:rPr>
          <w:lang w:val="de-DE"/>
        </w:rPr>
        <w:t xml:space="preserve">Heterozygotie bei Sanger und Homozygotie beim Array? </w:t>
      </w:r>
    </w:p>
  </w:comment>
  <w:comment w:id="5685" w:author="Hüffmeier, Ulrike" w:date="2021-10-01T13:13:00Z" w:initials="HU">
    <w:p w14:paraId="6D9D4301" w14:textId="77777777" w:rsidR="00F17CEC" w:rsidRPr="001930F1" w:rsidRDefault="00F17CEC" w:rsidP="001249C4">
      <w:pPr>
        <w:pStyle w:val="Kommentartext"/>
        <w:rPr>
          <w:lang w:val="de-DE"/>
        </w:rPr>
      </w:pPr>
      <w:r>
        <w:rPr>
          <w:rStyle w:val="Kommentarzeichen"/>
        </w:rPr>
        <w:annotationRef/>
      </w:r>
      <w:r w:rsidRPr="001930F1">
        <w:rPr>
          <w:lang w:val="de-DE"/>
        </w:rPr>
        <w:t>Hier fehlt ein Satz, dass es</w:t>
      </w:r>
      <w:r>
        <w:rPr>
          <w:lang w:val="de-DE"/>
        </w:rPr>
        <w:t xml:space="preserve"> </w:t>
      </w:r>
      <w:r w:rsidRPr="001930F1">
        <w:rPr>
          <w:lang w:val="de-DE"/>
        </w:rPr>
        <w:t xml:space="preserve">eine </w:t>
      </w:r>
      <w:r>
        <w:rPr>
          <w:lang w:val="de-DE"/>
        </w:rPr>
        <w:t>Erklärung für die abweichenden Genotypen gibt und daher wahrscheinlich ist, dass die Genotypisierung zuverlässig war.</w:t>
      </w:r>
    </w:p>
  </w:comment>
  <w:comment w:id="5689" w:author="Hüffmeier, Ulrike" w:date="2021-10-01T13:18:00Z" w:initials="HU">
    <w:p w14:paraId="45207FF7" w14:textId="77777777" w:rsidR="00F17CEC" w:rsidRPr="00627213" w:rsidRDefault="00F17CEC" w:rsidP="001249C4">
      <w:pPr>
        <w:pStyle w:val="Kommentartext"/>
        <w:rPr>
          <w:lang w:val="de-DE"/>
        </w:rPr>
      </w:pPr>
      <w:r>
        <w:rPr>
          <w:rStyle w:val="Kommentarzeichen"/>
        </w:rPr>
        <w:annotationRef/>
      </w:r>
      <w:r w:rsidRPr="00627213">
        <w:rPr>
          <w:lang w:val="de-DE"/>
        </w:rPr>
        <w:t xml:space="preserve">Es fehlt die Genotypisierungsart von mehreren </w:t>
      </w:r>
      <w:r>
        <w:rPr>
          <w:lang w:val="de-DE"/>
        </w:rPr>
        <w:t>SNPs in diesem Absatz</w:t>
      </w:r>
    </w:p>
  </w:comment>
  <w:comment w:id="5753" w:author="Hüffmeier, Ulrike" w:date="2021-10-01T13:20:00Z" w:initials="HU">
    <w:p w14:paraId="0AD9F14A" w14:textId="77777777" w:rsidR="00F17CEC" w:rsidRPr="00627213" w:rsidRDefault="00F17CEC" w:rsidP="001249C4">
      <w:pPr>
        <w:pStyle w:val="Kommentartext"/>
        <w:rPr>
          <w:lang w:val="de-DE"/>
        </w:rPr>
      </w:pPr>
      <w:r>
        <w:rPr>
          <w:rStyle w:val="Kommentarzeichen"/>
        </w:rPr>
        <w:annotationRef/>
      </w:r>
      <w:r w:rsidRPr="00627213">
        <w:rPr>
          <w:lang w:val="de-DE"/>
        </w:rPr>
        <w:t xml:space="preserve">Das kommt aus dem Nichts. </w:t>
      </w:r>
      <w:r>
        <w:rPr>
          <w:lang w:val="de-DE"/>
        </w:rPr>
        <w:t>Worauf beziehen sich diese Daten?</w:t>
      </w:r>
    </w:p>
  </w:comment>
  <w:comment w:id="5760" w:author="Hüffmeier, Ulrike" w:date="2021-10-01T14:07:00Z" w:initials="HU">
    <w:p w14:paraId="7E7009C5" w14:textId="2632CFF6" w:rsidR="00F17CEC" w:rsidRPr="00997DE5" w:rsidRDefault="00F17CEC">
      <w:pPr>
        <w:pStyle w:val="Kommentartext"/>
        <w:rPr>
          <w:lang w:val="de-DE"/>
        </w:rPr>
      </w:pPr>
      <w:r>
        <w:rPr>
          <w:rStyle w:val="Kommentarzeichen"/>
        </w:rPr>
        <w:annotationRef/>
      </w:r>
      <w:r w:rsidRPr="00997DE5">
        <w:rPr>
          <w:lang w:val="de-DE"/>
        </w:rPr>
        <w:t xml:space="preserve">Es fehlt die Analyse von in-house </w:t>
      </w:r>
      <w:r>
        <w:rPr>
          <w:lang w:val="de-DE"/>
        </w:rPr>
        <w:t>Kontrollen für MPO und IL36RN</w:t>
      </w:r>
    </w:p>
  </w:comment>
  <w:comment w:id="5764" w:author="ulrike.hueffmeier@gmail.com" w:date="2021-11-26T18:25:00Z" w:initials="u">
    <w:p w14:paraId="7C41F86D" w14:textId="4E172085" w:rsidR="00F17CEC" w:rsidRPr="00E67D56" w:rsidRDefault="00F17CEC">
      <w:pPr>
        <w:pStyle w:val="Kommentartext"/>
        <w:rPr>
          <w:lang w:val="de-DE"/>
        </w:rPr>
      </w:pPr>
      <w:r>
        <w:rPr>
          <w:rStyle w:val="Kommentarzeichen"/>
        </w:rPr>
        <w:annotationRef/>
      </w:r>
      <w:r w:rsidRPr="00E67D56">
        <w:rPr>
          <w:lang w:val="de-DE"/>
        </w:rPr>
        <w:t xml:space="preserve">Das hat eigentlich kenie </w:t>
      </w:r>
      <w:r>
        <w:rPr>
          <w:lang w:val="de-DE"/>
        </w:rPr>
        <w:t>Relevanz, oder?</w:t>
      </w:r>
    </w:p>
  </w:comment>
  <w:comment w:id="5762" w:author="Hüffmeier, Ulrike" w:date="2021-10-01T12:31:00Z" w:initials="HU">
    <w:p w14:paraId="58836FFA" w14:textId="5FA99BB3" w:rsidR="00F17CEC" w:rsidRPr="00C675D5" w:rsidRDefault="00F17CEC">
      <w:pPr>
        <w:pStyle w:val="Kommentartext"/>
        <w:rPr>
          <w:lang w:val="de-DE"/>
        </w:rPr>
      </w:pPr>
      <w:r>
        <w:rPr>
          <w:rStyle w:val="Kommentarzeichen"/>
        </w:rPr>
        <w:annotationRef/>
      </w:r>
      <w:r w:rsidRPr="00C675D5">
        <w:rPr>
          <w:lang w:val="de-DE"/>
        </w:rPr>
        <w:t xml:space="preserve">Eine wichtige Information hier ist, welche </w:t>
      </w:r>
      <w:r>
        <w:rPr>
          <w:lang w:val="de-DE"/>
        </w:rPr>
        <w:t>Amplifikationskits hier verwendet wurden, z.B. Sure Select vs. X. Die Amplifikation ist inbesondere davon stark abhängig.</w:t>
      </w:r>
    </w:p>
  </w:comment>
  <w:comment w:id="5777" w:author="Hüffmeier, Ulrike" w:date="2021-10-01T12:30:00Z" w:initials="HU">
    <w:p w14:paraId="22097706" w14:textId="37D098D2" w:rsidR="00F17CEC" w:rsidRPr="00C675D5" w:rsidRDefault="00F17CEC">
      <w:pPr>
        <w:pStyle w:val="Kommentartext"/>
        <w:rPr>
          <w:lang w:val="de-DE"/>
        </w:rPr>
      </w:pPr>
      <w:r>
        <w:rPr>
          <w:rStyle w:val="Kommentarzeichen"/>
        </w:rPr>
        <w:annotationRef/>
      </w:r>
      <w:r w:rsidRPr="00C675D5">
        <w:rPr>
          <w:lang w:val="de-DE"/>
        </w:rPr>
        <w:t>Was meinst Du mit C</w:t>
      </w:r>
      <w:r>
        <w:rPr>
          <w:lang w:val="de-DE"/>
        </w:rPr>
        <w:t>overage hier</w:t>
      </w:r>
    </w:p>
  </w:comment>
  <w:comment w:id="5781" w:author="ulrike.hueffmeier@gmail.com" w:date="2021-11-26T18:28:00Z" w:initials="u">
    <w:p w14:paraId="25AB5E81" w14:textId="7E670F2C" w:rsidR="00F17CEC" w:rsidRPr="00E67D56" w:rsidRDefault="00F17CEC">
      <w:pPr>
        <w:pStyle w:val="Kommentartext"/>
        <w:rPr>
          <w:lang w:val="de-DE"/>
        </w:rPr>
      </w:pPr>
      <w:r>
        <w:rPr>
          <w:rStyle w:val="Kommentarzeichen"/>
        </w:rPr>
        <w:annotationRef/>
      </w:r>
      <w:r w:rsidRPr="00E67D56">
        <w:rPr>
          <w:lang w:val="de-DE"/>
        </w:rPr>
        <w:t>Meinst Du, dass die Coverage mindestens 20x war</w:t>
      </w:r>
      <w:r>
        <w:rPr>
          <w:lang w:val="de-DE"/>
        </w:rPr>
        <w:t>? Sehr ungünstig ausgedrückt.</w:t>
      </w:r>
    </w:p>
  </w:comment>
  <w:comment w:id="5786" w:author="Hüffmeier, Ulrike" w:date="2021-10-01T12:32:00Z" w:initials="HU">
    <w:p w14:paraId="08C71772" w14:textId="4C0F6234" w:rsidR="00F17CEC" w:rsidRPr="00C675D5" w:rsidRDefault="00F17CEC">
      <w:pPr>
        <w:pStyle w:val="Kommentartext"/>
        <w:rPr>
          <w:lang w:val="de-DE"/>
        </w:rPr>
      </w:pPr>
      <w:r>
        <w:rPr>
          <w:rStyle w:val="Kommentarzeichen"/>
        </w:rPr>
        <w:annotationRef/>
      </w:r>
      <w:r w:rsidRPr="00C675D5">
        <w:rPr>
          <w:lang w:val="de-DE"/>
        </w:rPr>
        <w:t>Das ist nicht der Grund!</w:t>
      </w:r>
      <w:r>
        <w:rPr>
          <w:lang w:val="de-DE"/>
        </w:rPr>
        <w:t xml:space="preserve"> S. auch Ergebnisse.</w:t>
      </w:r>
    </w:p>
  </w:comment>
  <w:comment w:id="5794" w:author="Hüffmeier, Ulrike" w:date="2021-10-01T12:33:00Z" w:initials="HU">
    <w:p w14:paraId="0537331F" w14:textId="4B31095B" w:rsidR="00F17CEC" w:rsidRPr="00C675D5" w:rsidRDefault="00F17CEC">
      <w:pPr>
        <w:pStyle w:val="Kommentartext"/>
        <w:rPr>
          <w:lang w:val="de-DE"/>
        </w:rPr>
      </w:pPr>
      <w:r>
        <w:rPr>
          <w:rStyle w:val="Kommentarzeichen"/>
        </w:rPr>
        <w:annotationRef/>
      </w:r>
      <w:r w:rsidRPr="00C675D5">
        <w:rPr>
          <w:lang w:val="de-DE"/>
        </w:rPr>
        <w:t xml:space="preserve">Was ist die </w:t>
      </w:r>
      <w:r>
        <w:rPr>
          <w:lang w:val="de-DE"/>
        </w:rPr>
        <w:t>Definition dieser Segm. Duplikationen?</w:t>
      </w:r>
    </w:p>
  </w:comment>
  <w:comment w:id="5831" w:author="ulrike.hueffmeier@gmail.com" w:date="2021-11-26T18:33:00Z" w:initials="u">
    <w:p w14:paraId="253B3D61" w14:textId="1662B0D6" w:rsidR="00F17CEC" w:rsidRPr="00B80208" w:rsidRDefault="00F17CEC">
      <w:pPr>
        <w:pStyle w:val="Kommentartext"/>
        <w:rPr>
          <w:lang w:val="de-DE"/>
        </w:rPr>
      </w:pPr>
      <w:r>
        <w:rPr>
          <w:rStyle w:val="Kommentarzeichen"/>
        </w:rPr>
        <w:annotationRef/>
      </w:r>
      <w:r w:rsidRPr="00B80208">
        <w:rPr>
          <w:lang w:val="de-DE"/>
        </w:rPr>
        <w:t>Das ist unverständlich, es f</w:t>
      </w:r>
      <w:r>
        <w:rPr>
          <w:lang w:val="de-DE"/>
        </w:rPr>
        <w:t>ehlt etwas.</w:t>
      </w:r>
    </w:p>
  </w:comment>
  <w:comment w:id="5959" w:author="ulrike.hueffmeier@gmail.com" w:date="2021-11-26T18:42:00Z" w:initials="u">
    <w:p w14:paraId="1D32482E" w14:textId="75468CA4" w:rsidR="00F17CEC" w:rsidRPr="00A272A6" w:rsidRDefault="00F17CEC">
      <w:pPr>
        <w:pStyle w:val="Kommentartext"/>
        <w:rPr>
          <w:lang w:val="de-DE"/>
        </w:rPr>
      </w:pPr>
      <w:r>
        <w:rPr>
          <w:rStyle w:val="Kommentarzeichen"/>
        </w:rPr>
        <w:annotationRef/>
      </w:r>
      <w:r w:rsidRPr="00A272A6">
        <w:rPr>
          <w:lang w:val="de-DE"/>
        </w:rPr>
        <w:t xml:space="preserve">Es war hier v.a. </w:t>
      </w:r>
      <w:r>
        <w:rPr>
          <w:lang w:val="de-DE"/>
        </w:rPr>
        <w:t>die identische Anreicherung wie bei den GPP-Patienten, bitte nennen.</w:t>
      </w:r>
    </w:p>
  </w:comment>
  <w:comment w:id="5995" w:author="ulrike.hueffmeier@gmail.com" w:date="2021-11-26T18:44:00Z" w:initials="u">
    <w:p w14:paraId="1326ABE3" w14:textId="77777777" w:rsidR="00F17CEC" w:rsidRDefault="00F17CEC">
      <w:pPr>
        <w:pStyle w:val="Kommentartext"/>
        <w:rPr>
          <w:lang w:val="de-DE"/>
        </w:rPr>
      </w:pPr>
      <w:r>
        <w:rPr>
          <w:rStyle w:val="Kommentarzeichen"/>
        </w:rPr>
        <w:annotationRef/>
      </w:r>
      <w:r w:rsidRPr="00A272A6">
        <w:rPr>
          <w:lang w:val="de-DE"/>
        </w:rPr>
        <w:t xml:space="preserve">Das ist nicht korrekt. </w:t>
      </w:r>
      <w:r>
        <w:rPr>
          <w:lang w:val="de-DE"/>
        </w:rPr>
        <w:t xml:space="preserve">Wie waren Spleißvarianten definiert? </w:t>
      </w:r>
    </w:p>
    <w:p w14:paraId="63541BAA" w14:textId="027665A9" w:rsidR="00F17CEC" w:rsidRPr="00A272A6" w:rsidRDefault="00F17CEC">
      <w:pPr>
        <w:pStyle w:val="Kommentartext"/>
        <w:rPr>
          <w:lang w:val="de-DE"/>
        </w:rPr>
      </w:pPr>
      <w:r w:rsidRPr="00A272A6">
        <w:rPr>
          <w:lang w:val="de-DE"/>
        </w:rPr>
        <w:t>E</w:t>
      </w:r>
      <w:r>
        <w:rPr>
          <w:lang w:val="de-DE"/>
        </w:rPr>
        <w:t>s waren auch Missense dabei. Wäre sinnvoll, die Kriterien im Satz davor zu konkretisieren.</w:t>
      </w:r>
    </w:p>
  </w:comment>
  <w:comment w:id="6041" w:author="ulrike.hueffmeier@gmail.com" w:date="2021-11-26T18:47:00Z" w:initials="u">
    <w:p w14:paraId="079F0024" w14:textId="6AFC9460" w:rsidR="00F17CEC" w:rsidRPr="00B245B2" w:rsidRDefault="00F17CEC">
      <w:pPr>
        <w:pStyle w:val="Kommentartext"/>
        <w:rPr>
          <w:lang w:val="de-DE"/>
        </w:rPr>
      </w:pPr>
      <w:r>
        <w:rPr>
          <w:rStyle w:val="Kommentarzeichen"/>
        </w:rPr>
        <w:annotationRef/>
      </w:r>
      <w:r w:rsidRPr="00B245B2">
        <w:rPr>
          <w:lang w:val="de-DE"/>
        </w:rPr>
        <w:t xml:space="preserve">Hier </w:t>
      </w:r>
      <w:r>
        <w:rPr>
          <w:lang w:val="de-DE"/>
        </w:rPr>
        <w:t>wäre es wichtig zu wissen, wie viele unterschiedliche Du in den Kontroll- und Patientengruppen in den jeweiligen Genen gefunden hast.</w:t>
      </w:r>
    </w:p>
  </w:comment>
  <w:comment w:id="6064" w:author="Hüffmeier, Ulrike" w:date="2021-10-01T12:35:00Z" w:initials="HU">
    <w:p w14:paraId="265F4DC6" w14:textId="021E3732" w:rsidR="00F17CEC" w:rsidRPr="00C675D5" w:rsidRDefault="00F17CEC">
      <w:pPr>
        <w:pStyle w:val="Kommentartext"/>
        <w:rPr>
          <w:lang w:val="de-DE"/>
        </w:rPr>
      </w:pPr>
      <w:r>
        <w:rPr>
          <w:rStyle w:val="Kommentarzeichen"/>
        </w:rPr>
        <w:annotationRef/>
      </w:r>
      <w:r w:rsidRPr="00C675D5">
        <w:rPr>
          <w:lang w:val="de-DE"/>
        </w:rPr>
        <w:t xml:space="preserve">Üblicherweise steht hier der </w:t>
      </w:r>
      <w:r>
        <w:rPr>
          <w:lang w:val="de-DE"/>
        </w:rPr>
        <w:t>Leiter der Core Unit in Klammern.</w:t>
      </w:r>
    </w:p>
  </w:comment>
  <w:comment w:id="6065" w:author="ulrike.hueffmeier@gmail.com" w:date="2021-11-26T18:48:00Z" w:initials="u">
    <w:p w14:paraId="180D3C13" w14:textId="0093DAA9" w:rsidR="00F17CEC" w:rsidRPr="00B245B2" w:rsidRDefault="00F17CEC">
      <w:pPr>
        <w:pStyle w:val="Kommentartext"/>
        <w:rPr>
          <w:lang w:val="de-DE"/>
        </w:rPr>
      </w:pPr>
      <w:r>
        <w:rPr>
          <w:rStyle w:val="Kommentarzeichen"/>
        </w:rPr>
        <w:annotationRef/>
      </w:r>
      <w:r w:rsidRPr="00B245B2">
        <w:rPr>
          <w:lang w:val="de-DE"/>
        </w:rPr>
        <w:t>D</w:t>
      </w:r>
      <w:r>
        <w:rPr>
          <w:lang w:val="de-DE"/>
        </w:rPr>
        <w:t>er Leiter ist der Chef, Arif der Laborleiter.</w:t>
      </w:r>
    </w:p>
  </w:comment>
  <w:comment w:id="6118" w:author="ulrike.hueffmeier@gmail.com" w:date="2021-11-26T18:52:00Z" w:initials="u">
    <w:p w14:paraId="4996DBEE" w14:textId="2052D464" w:rsidR="00F17CEC" w:rsidRPr="001B54D4" w:rsidRDefault="00F17CEC">
      <w:pPr>
        <w:pStyle w:val="Kommentartext"/>
        <w:rPr>
          <w:lang w:val="de-DE"/>
        </w:rPr>
      </w:pPr>
      <w:r>
        <w:rPr>
          <w:rStyle w:val="Kommentarzeichen"/>
        </w:rPr>
        <w:annotationRef/>
      </w:r>
      <w:r w:rsidRPr="001B54D4">
        <w:rPr>
          <w:lang w:val="de-DE"/>
        </w:rPr>
        <w:t>Würde noch Experiment 1/ 2 jeweils d</w:t>
      </w:r>
      <w:r>
        <w:rPr>
          <w:lang w:val="de-DE"/>
        </w:rPr>
        <w:t>azu schreiben.</w:t>
      </w:r>
    </w:p>
  </w:comment>
  <w:comment w:id="6122" w:author="Hüffmeier, Ulrike" w:date="2021-10-01T12:45:00Z" w:initials="HU">
    <w:p w14:paraId="7B223603" w14:textId="31DE4AD5" w:rsidR="00F17CEC" w:rsidRPr="00132253" w:rsidRDefault="00F17CEC">
      <w:pPr>
        <w:pStyle w:val="Kommentartext"/>
        <w:rPr>
          <w:lang w:val="de-DE"/>
        </w:rPr>
      </w:pPr>
      <w:r>
        <w:rPr>
          <w:rStyle w:val="Kommentarzeichen"/>
        </w:rPr>
        <w:annotationRef/>
      </w:r>
      <w:r w:rsidRPr="00132253">
        <w:rPr>
          <w:lang w:val="de-DE"/>
        </w:rPr>
        <w:t>Mal hast Du % drin stehen, mal nicht</w:t>
      </w:r>
      <w:r>
        <w:rPr>
          <w:lang w:val="de-DE"/>
        </w:rPr>
        <w:t>?!</w:t>
      </w:r>
    </w:p>
  </w:comment>
  <w:comment w:id="6131" w:author="Hüffmeier, Ulrike" w:date="2021-10-01T12:46:00Z" w:initials="HU">
    <w:p w14:paraId="37E9A678" w14:textId="52BBEBA5" w:rsidR="00F17CEC" w:rsidRPr="00132253" w:rsidRDefault="00F17CEC">
      <w:pPr>
        <w:pStyle w:val="Kommentartext"/>
        <w:rPr>
          <w:lang w:val="de-DE"/>
        </w:rPr>
      </w:pPr>
      <w:r>
        <w:rPr>
          <w:rStyle w:val="Kommentarzeichen"/>
        </w:rPr>
        <w:annotationRef/>
      </w:r>
      <w:r w:rsidRPr="00132253">
        <w:rPr>
          <w:lang w:val="de-DE"/>
        </w:rPr>
        <w:t xml:space="preserve">Welches Datum hast Du für die </w:t>
      </w:r>
      <w:r>
        <w:rPr>
          <w:lang w:val="de-DE"/>
        </w:rPr>
        <w:t>Datenanalyse verwendet? Das war doch sicher ein früheres.</w:t>
      </w:r>
    </w:p>
  </w:comment>
  <w:comment w:id="6134" w:author="ulrike.hueffmeier@gmail.com" w:date="2021-11-26T19:00:00Z" w:initials="u">
    <w:p w14:paraId="46983A10" w14:textId="38BBDEBB" w:rsidR="00F17CEC" w:rsidRPr="00261A00" w:rsidRDefault="00F17CEC">
      <w:pPr>
        <w:pStyle w:val="Kommentartext"/>
        <w:rPr>
          <w:lang w:val="de-DE"/>
        </w:rPr>
      </w:pPr>
      <w:r>
        <w:rPr>
          <w:rStyle w:val="Kommentarzeichen"/>
        </w:rPr>
        <w:annotationRef/>
      </w:r>
      <w:r w:rsidRPr="00261A00">
        <w:rPr>
          <w:lang w:val="de-DE"/>
        </w:rPr>
        <w:t>Formulierung</w:t>
      </w:r>
    </w:p>
  </w:comment>
  <w:comment w:id="6142" w:author="ulrike.hueffmeier@gmail.com" w:date="2021-11-26T19:00:00Z" w:initials="u">
    <w:p w14:paraId="2567D179" w14:textId="460A8374" w:rsidR="00F17CEC" w:rsidRPr="00261A00" w:rsidRDefault="00F17CEC">
      <w:pPr>
        <w:pStyle w:val="Kommentartext"/>
        <w:rPr>
          <w:lang w:val="de-DE"/>
        </w:rPr>
      </w:pPr>
      <w:r>
        <w:rPr>
          <w:rStyle w:val="Kommentarzeichen"/>
        </w:rPr>
        <w:annotationRef/>
      </w:r>
      <w:r w:rsidRPr="00261A00">
        <w:rPr>
          <w:lang w:val="de-DE"/>
        </w:rPr>
        <w:t>Das ist chaotisch.</w:t>
      </w:r>
    </w:p>
  </w:comment>
  <w:comment w:id="6144" w:author="ulrike.hueffmeier@gmail.com" w:date="2021-11-26T19:01:00Z" w:initials="u">
    <w:p w14:paraId="0418D1A1" w14:textId="48711847" w:rsidR="00F17CEC" w:rsidRPr="00261A00" w:rsidRDefault="00F17CEC">
      <w:pPr>
        <w:pStyle w:val="Kommentartext"/>
        <w:rPr>
          <w:lang w:val="de-DE"/>
        </w:rPr>
      </w:pPr>
      <w:r>
        <w:rPr>
          <w:rStyle w:val="Kommentarzeichen"/>
        </w:rPr>
        <w:annotationRef/>
      </w:r>
      <w:r w:rsidRPr="00261A00">
        <w:rPr>
          <w:lang w:val="de-DE"/>
        </w:rPr>
        <w:t>s</w:t>
      </w:r>
      <w:r>
        <w:rPr>
          <w:lang w:val="de-DE"/>
        </w:rPr>
        <w:t>. letzter Kommentar.</w:t>
      </w:r>
    </w:p>
  </w:comment>
  <w:comment w:id="6156" w:author="Hüffmeier, Ulrike" w:date="2021-10-01T12:52:00Z" w:initials="HU">
    <w:p w14:paraId="3353F36C" w14:textId="77777777" w:rsidR="00F17CEC" w:rsidRPr="00132253" w:rsidRDefault="00F17CEC" w:rsidP="00F77D53">
      <w:pPr>
        <w:pStyle w:val="Kommentartext"/>
        <w:rPr>
          <w:lang w:val="de-DE"/>
        </w:rPr>
      </w:pPr>
      <w:r>
        <w:rPr>
          <w:rStyle w:val="Kommentarzeichen"/>
        </w:rPr>
        <w:annotationRef/>
      </w:r>
      <w:r w:rsidRPr="00132253">
        <w:rPr>
          <w:lang w:val="de-DE"/>
        </w:rPr>
        <w:t xml:space="preserve">Welche Einstellungen wurden bei </w:t>
      </w:r>
      <w:r>
        <w:rPr>
          <w:lang w:val="de-DE"/>
        </w:rPr>
        <w:t>Metascape verwendet? Das ist ja variabel.</w:t>
      </w:r>
    </w:p>
  </w:comment>
  <w:comment w:id="6160" w:author="Hüffmeier, Ulrike" w:date="2021-10-01T12:53:00Z" w:initials="HU">
    <w:p w14:paraId="705D9CAE" w14:textId="77777777" w:rsidR="00F17CEC" w:rsidRDefault="00F17CEC" w:rsidP="00FF4740">
      <w:pPr>
        <w:pStyle w:val="Kommentartext"/>
        <w:rPr>
          <w:lang w:val="de-DE"/>
        </w:rPr>
      </w:pPr>
      <w:r>
        <w:rPr>
          <w:rStyle w:val="Kommentarzeichen"/>
        </w:rPr>
        <w:annotationRef/>
      </w:r>
      <w:r w:rsidRPr="00132253">
        <w:rPr>
          <w:lang w:val="de-DE"/>
        </w:rPr>
        <w:t>Welcher P</w:t>
      </w:r>
      <w:r>
        <w:rPr>
          <w:lang w:val="de-DE"/>
        </w:rPr>
        <w:t xml:space="preserve">atient? Eine Tabelle oder andere Art der Übersicht mit den Namen und Charakteristika wie im Suppl. des Manuskripts ist hier nötig. </w:t>
      </w:r>
    </w:p>
    <w:p w14:paraId="5250C315" w14:textId="77777777" w:rsidR="00F17CEC" w:rsidRDefault="00F17CEC" w:rsidP="00FF4740">
      <w:pPr>
        <w:pStyle w:val="Kommentartext"/>
        <w:rPr>
          <w:lang w:val="de-DE"/>
        </w:rPr>
      </w:pPr>
    </w:p>
    <w:p w14:paraId="7F58F0D7" w14:textId="77777777" w:rsidR="00F17CEC" w:rsidRPr="00132253" w:rsidRDefault="00F17CEC" w:rsidP="00FF4740">
      <w:pPr>
        <w:pStyle w:val="Kommentartext"/>
        <w:rPr>
          <w:lang w:val="de-DE"/>
        </w:rPr>
      </w:pPr>
      <w:r>
        <w:rPr>
          <w:lang w:val="de-DE"/>
        </w:rPr>
        <w:t>Es fehlen die drei Zeitpunkte!! Auch die Patientenbeschreibung ist hier sinnvoll zu zeigen</w:t>
      </w:r>
    </w:p>
  </w:comment>
  <w:comment w:id="6161" w:author="Stefan" w:date="2021-10-07T13:49:00Z" w:initials="S">
    <w:p w14:paraId="121C5DBF" w14:textId="77777777" w:rsidR="00F17CEC" w:rsidRPr="00FD509A" w:rsidRDefault="00F17CEC" w:rsidP="00FF4740">
      <w:pPr>
        <w:pStyle w:val="Kommentartext"/>
        <w:rPr>
          <w:lang w:val="de-DE"/>
        </w:rPr>
      </w:pPr>
      <w:r>
        <w:rPr>
          <w:rStyle w:val="Kommentarzeichen"/>
        </w:rPr>
        <w:annotationRef/>
      </w:r>
      <w:r>
        <w:rPr>
          <w:lang w:val="de-DE"/>
        </w:rPr>
        <w:t>Die Zeitpunkte und die Patienten</w:t>
      </w:r>
      <w:r w:rsidRPr="00FD509A">
        <w:rPr>
          <w:lang w:val="de-DE"/>
        </w:rPr>
        <w:t xml:space="preserve">beschreibung </w:t>
      </w:r>
      <w:r>
        <w:rPr>
          <w:lang w:val="de-DE"/>
        </w:rPr>
        <w:t>kann man den Results entnehmen und die Charakteristika den Suppl. der Thesis. Hier geht es allein um scRNAseq</w:t>
      </w:r>
    </w:p>
  </w:comment>
  <w:comment w:id="6166" w:author="Hüffmeier, Ulrike" w:date="2021-10-01T12:47:00Z" w:initials="HU">
    <w:p w14:paraId="5442E99A" w14:textId="67DFBA7F" w:rsidR="00F17CEC" w:rsidRPr="00132253" w:rsidRDefault="00F17CEC">
      <w:pPr>
        <w:pStyle w:val="Kommentartext"/>
        <w:rPr>
          <w:lang w:val="de-DE"/>
        </w:rPr>
      </w:pPr>
      <w:r>
        <w:rPr>
          <w:rStyle w:val="Kommentarzeichen"/>
        </w:rPr>
        <w:annotationRef/>
      </w:r>
      <w:r w:rsidRPr="00132253">
        <w:rPr>
          <w:lang w:val="de-DE"/>
        </w:rPr>
        <w:t xml:space="preserve">Die Abbildungen sind </w:t>
      </w:r>
      <w:r>
        <w:rPr>
          <w:lang w:val="de-DE"/>
        </w:rPr>
        <w:t xml:space="preserve">viel </w:t>
      </w:r>
      <w:r w:rsidRPr="00132253">
        <w:rPr>
          <w:lang w:val="de-DE"/>
        </w:rPr>
        <w:t>zu klein.</w:t>
      </w:r>
    </w:p>
  </w:comment>
  <w:comment w:id="6170" w:author="Hüffmeier, Ulrike" w:date="2021-10-01T12:50:00Z" w:initials="HU">
    <w:p w14:paraId="0D029566" w14:textId="6E01A536" w:rsidR="00F17CEC" w:rsidRPr="00132253" w:rsidRDefault="00F17CEC">
      <w:pPr>
        <w:pStyle w:val="Kommentartext"/>
        <w:rPr>
          <w:lang w:val="de-DE"/>
        </w:rPr>
      </w:pPr>
      <w:r>
        <w:rPr>
          <w:rStyle w:val="Kommentarzeichen"/>
        </w:rPr>
        <w:annotationRef/>
      </w:r>
      <w:r w:rsidRPr="00132253">
        <w:rPr>
          <w:lang w:val="de-DE"/>
        </w:rPr>
        <w:t xml:space="preserve">IN dieser Abbildung zeigst Du sehr viele </w:t>
      </w:r>
      <w:r>
        <w:rPr>
          <w:lang w:val="de-DE"/>
        </w:rPr>
        <w:t>Abkürzungen. Wichtig wäre zu nennen, wo die aufgezeigt werden. Nicht jeder kann mit MAIT was anfangen.</w:t>
      </w:r>
    </w:p>
  </w:comment>
  <w:comment w:id="6177" w:author="ulrike.hueffmeier@gmail.com" w:date="2021-11-26T18:59:00Z" w:initials="u">
    <w:p w14:paraId="5DF26AB8" w14:textId="6A79F37C" w:rsidR="00F17CEC" w:rsidRPr="00261A00" w:rsidRDefault="00F17CEC">
      <w:pPr>
        <w:pStyle w:val="Kommentartext"/>
        <w:rPr>
          <w:lang w:val="de-DE"/>
        </w:rPr>
      </w:pPr>
      <w:r>
        <w:rPr>
          <w:rStyle w:val="Kommentarzeichen"/>
        </w:rPr>
        <w:annotationRef/>
      </w:r>
      <w:r w:rsidRPr="00261A00">
        <w:rPr>
          <w:lang w:val="de-DE"/>
        </w:rPr>
        <w:t>Die Tabelle ist weit weg</w:t>
      </w:r>
      <w:r>
        <w:rPr>
          <w:lang w:val="de-DE"/>
        </w:rPr>
        <w:t>;</w:t>
      </w:r>
      <w:r w:rsidRPr="00261A00">
        <w:rPr>
          <w:lang w:val="de-DE"/>
        </w:rPr>
        <w:t xml:space="preserve"> </w:t>
      </w:r>
      <w:r>
        <w:rPr>
          <w:lang w:val="de-DE"/>
        </w:rPr>
        <w:t>wäre gut, wenn Du für die weiter entfernten, eine Seitenzahl an</w:t>
      </w:r>
      <w:r w:rsidRPr="00261A00">
        <w:rPr>
          <w:lang w:val="de-DE"/>
        </w:rPr>
        <w:t>gibst</w:t>
      </w:r>
      <w:r>
        <w:rPr>
          <w:lang w:val="de-DE"/>
        </w:rPr>
        <w:t>.</w:t>
      </w:r>
    </w:p>
  </w:comment>
  <w:comment w:id="6187" w:author="Hüffmeier, Ulrike" w:date="2021-10-01T11:46:00Z" w:initials="HU">
    <w:p w14:paraId="6CDC1DD2" w14:textId="77777777" w:rsidR="00412F3D" w:rsidRPr="008E56C5" w:rsidRDefault="00412F3D" w:rsidP="00412F3D">
      <w:pPr>
        <w:pStyle w:val="Kommentartext"/>
        <w:rPr>
          <w:lang w:val="de-DE"/>
        </w:rPr>
      </w:pPr>
      <w:r>
        <w:rPr>
          <w:rStyle w:val="Kommentarzeichen"/>
        </w:rPr>
        <w:annotationRef/>
      </w:r>
      <w:r w:rsidRPr="008E56C5">
        <w:rPr>
          <w:lang w:val="de-DE"/>
        </w:rPr>
        <w:t>bitte hier die Schreibweise der F</w:t>
      </w:r>
      <w:r>
        <w:rPr>
          <w:lang w:val="de-DE"/>
        </w:rPr>
        <w:t>irma verwenden, Eigenname.</w:t>
      </w:r>
    </w:p>
  </w:comment>
  <w:comment w:id="6188" w:author="Hüffmeier, Ulrike" w:date="2021-10-01T11:57:00Z" w:initials="HU">
    <w:p w14:paraId="5370EBFC" w14:textId="77777777" w:rsidR="00412F3D" w:rsidRPr="008E56C5" w:rsidRDefault="00412F3D" w:rsidP="00412F3D">
      <w:pPr>
        <w:pStyle w:val="Kommentartext"/>
        <w:rPr>
          <w:lang w:val="de-DE"/>
        </w:rPr>
      </w:pPr>
      <w:r>
        <w:rPr>
          <w:rStyle w:val="Kommentarzeichen"/>
        </w:rPr>
        <w:annotationRef/>
      </w:r>
      <w:r w:rsidRPr="008E56C5">
        <w:rPr>
          <w:lang w:val="de-DE"/>
        </w:rPr>
        <w:t>Was ist das für ein P</w:t>
      </w:r>
      <w:r>
        <w:rPr>
          <w:lang w:val="de-DE"/>
        </w:rPr>
        <w:t>rotokoll? Von Qiagen?</w:t>
      </w:r>
    </w:p>
  </w:comment>
  <w:comment w:id="6191" w:author="Hüffmeier, Ulrike" w:date="2021-10-01T13:25:00Z" w:initials="HU">
    <w:p w14:paraId="23B21A7D" w14:textId="77777777" w:rsidR="00F17CEC" w:rsidRPr="00627213" w:rsidRDefault="00F17CEC" w:rsidP="001249C4">
      <w:pPr>
        <w:pStyle w:val="Kommentartext"/>
        <w:rPr>
          <w:lang w:val="de-DE"/>
        </w:rPr>
      </w:pPr>
      <w:r>
        <w:rPr>
          <w:rStyle w:val="Kommentarzeichen"/>
        </w:rPr>
        <w:annotationRef/>
      </w:r>
      <w:r w:rsidRPr="00627213">
        <w:rPr>
          <w:lang w:val="de-DE"/>
        </w:rPr>
        <w:t xml:space="preserve">Wieviele Proben wurden untersucht bei welcher </w:t>
      </w:r>
      <w:r>
        <w:rPr>
          <w:lang w:val="de-DE"/>
        </w:rPr>
        <w:t>Fragestellung?</w:t>
      </w:r>
    </w:p>
  </w:comment>
  <w:comment w:id="6290" w:author="Hüffmeier, Ulrike" w:date="2021-10-01T13:23:00Z" w:initials="HU">
    <w:p w14:paraId="18B36D95" w14:textId="77777777" w:rsidR="00F17CEC" w:rsidRPr="00D47297" w:rsidRDefault="00F17CEC" w:rsidP="001249C4">
      <w:pPr>
        <w:pStyle w:val="Kommentartext"/>
        <w:rPr>
          <w:lang w:val="de-DE"/>
        </w:rPr>
      </w:pPr>
      <w:r>
        <w:rPr>
          <w:rStyle w:val="Kommentarzeichen"/>
        </w:rPr>
        <w:annotationRef/>
      </w:r>
      <w:r w:rsidRPr="00D47297">
        <w:rPr>
          <w:lang w:val="de-DE"/>
        </w:rPr>
        <w:t>Bitte konkreter einleiten.</w:t>
      </w:r>
    </w:p>
    <w:p w14:paraId="367F9AE9" w14:textId="77777777" w:rsidR="00F17CEC" w:rsidRDefault="00F17CEC" w:rsidP="001249C4">
      <w:pPr>
        <w:pStyle w:val="Kommentartext"/>
        <w:rPr>
          <w:lang w:val="de-DE"/>
        </w:rPr>
      </w:pPr>
      <w:r w:rsidRPr="00627213">
        <w:rPr>
          <w:lang w:val="de-DE"/>
        </w:rPr>
        <w:t>Hier fehlen die Zellzah</w:t>
      </w:r>
    </w:p>
    <w:p w14:paraId="5866B5CF" w14:textId="77777777" w:rsidR="00F17CEC" w:rsidRDefault="00F17CEC" w:rsidP="001249C4">
      <w:pPr>
        <w:pStyle w:val="Kommentartext"/>
        <w:rPr>
          <w:lang w:val="de-DE"/>
        </w:rPr>
      </w:pPr>
    </w:p>
    <w:p w14:paraId="7759A5E1" w14:textId="77777777" w:rsidR="00F17CEC" w:rsidRPr="00627213" w:rsidRDefault="00F17CEC" w:rsidP="001249C4">
      <w:pPr>
        <w:pStyle w:val="Kommentartext"/>
        <w:rPr>
          <w:lang w:val="de-DE"/>
        </w:rPr>
      </w:pPr>
      <w:r w:rsidRPr="00627213">
        <w:rPr>
          <w:lang w:val="de-DE"/>
        </w:rPr>
        <w:t xml:space="preserve">estimmungen nach 2x </w:t>
      </w:r>
      <w:r>
        <w:rPr>
          <w:lang w:val="de-DE"/>
        </w:rPr>
        <w:t>Donaubauer et al. usw. wie im Manuskript.</w:t>
      </w:r>
    </w:p>
  </w:comment>
  <w:comment w:id="6298" w:author="Hüffmeier, Ulrike" w:date="2021-10-01T12:59:00Z" w:initials="HU">
    <w:p w14:paraId="6B40C4FA" w14:textId="7E501CB2" w:rsidR="00F17CEC" w:rsidRPr="003908AB" w:rsidRDefault="00F17CEC">
      <w:pPr>
        <w:pStyle w:val="Kommentartext"/>
        <w:rPr>
          <w:lang w:val="de-DE"/>
        </w:rPr>
      </w:pPr>
      <w:r>
        <w:rPr>
          <w:rStyle w:val="Kommentarzeichen"/>
        </w:rPr>
        <w:annotationRef/>
      </w:r>
      <w:r w:rsidRPr="003908AB">
        <w:rPr>
          <w:lang w:val="de-DE"/>
        </w:rPr>
        <w:t xml:space="preserve">Gab es Ausschlusskriterien für weiter verwendete </w:t>
      </w:r>
      <w:r>
        <w:rPr>
          <w:lang w:val="de-DE"/>
        </w:rPr>
        <w:t>RNAs?</w:t>
      </w:r>
    </w:p>
  </w:comment>
  <w:comment w:id="6301" w:author="ulrike.hueffmeier@gmail.com" w:date="2021-11-26T19:02:00Z" w:initials="u">
    <w:p w14:paraId="08D98CAF" w14:textId="7D79978F" w:rsidR="00F17CEC" w:rsidRPr="005E218A" w:rsidRDefault="00F17CEC">
      <w:pPr>
        <w:pStyle w:val="Kommentartext"/>
        <w:rPr>
          <w:lang w:val="de-DE"/>
        </w:rPr>
      </w:pPr>
      <w:r>
        <w:rPr>
          <w:rStyle w:val="Kommentarzeichen"/>
        </w:rPr>
        <w:annotationRef/>
      </w:r>
      <w:r w:rsidRPr="005E218A">
        <w:rPr>
          <w:lang w:val="de-DE"/>
        </w:rPr>
        <w:t>Bitte Abkürzung erläutern.</w:t>
      </w:r>
    </w:p>
  </w:comment>
  <w:comment w:id="6318" w:author="ulrike.hueffmeier@gmail.com" w:date="2021-11-26T19:12:00Z" w:initials="u">
    <w:p w14:paraId="736CB818" w14:textId="69E9D9AE" w:rsidR="00F17CEC" w:rsidRPr="005E218A" w:rsidRDefault="00F17CEC">
      <w:pPr>
        <w:pStyle w:val="Kommentartext"/>
        <w:rPr>
          <w:lang w:val="de-DE"/>
        </w:rPr>
      </w:pPr>
      <w:r>
        <w:rPr>
          <w:rStyle w:val="Kommentarzeichen"/>
        </w:rPr>
        <w:annotationRef/>
      </w:r>
      <w:r w:rsidRPr="005E218A">
        <w:rPr>
          <w:lang w:val="de-DE"/>
        </w:rPr>
        <w:t xml:space="preserve">Hier fehlen Angaben, wo die Programm zu finden sind </w:t>
      </w:r>
      <w:r>
        <w:rPr>
          <w:lang w:val="de-DE"/>
        </w:rPr>
        <w:t>und/ oder die entsprechenden Zitate.</w:t>
      </w:r>
    </w:p>
  </w:comment>
  <w:comment w:id="6380" w:author="Hüffmeier, Ulrike" w:date="2021-10-01T13:08:00Z" w:initials="HU">
    <w:p w14:paraId="03814B7B" w14:textId="5AD97D1E" w:rsidR="00F17CEC" w:rsidRPr="001930F1" w:rsidRDefault="00F17CEC">
      <w:pPr>
        <w:pStyle w:val="Kommentartext"/>
        <w:rPr>
          <w:lang w:val="de-DE"/>
        </w:rPr>
      </w:pPr>
      <w:r>
        <w:rPr>
          <w:rStyle w:val="Kommentarzeichen"/>
        </w:rPr>
        <w:annotationRef/>
      </w:r>
      <w:r w:rsidRPr="001930F1">
        <w:rPr>
          <w:lang w:val="de-DE"/>
        </w:rPr>
        <w:t>Bestimmt nicht</w:t>
      </w:r>
    </w:p>
  </w:comment>
  <w:comment w:id="6381" w:author="ulrike.hueffmeier@gmail.com" w:date="2021-11-26T19:16:00Z" w:initials="u">
    <w:p w14:paraId="1673CAAE" w14:textId="32E262AA" w:rsidR="00F17CEC" w:rsidRPr="00DC499D" w:rsidRDefault="00F17CEC">
      <w:pPr>
        <w:pStyle w:val="Kommentartext"/>
        <w:rPr>
          <w:lang w:val="de-DE"/>
        </w:rPr>
      </w:pPr>
      <w:r>
        <w:rPr>
          <w:rStyle w:val="Kommentarzeichen"/>
        </w:rPr>
        <w:annotationRef/>
      </w:r>
      <w:r w:rsidRPr="00DC499D">
        <w:rPr>
          <w:lang w:val="de-DE"/>
        </w:rPr>
        <w:t>Das stimmt we</w:t>
      </w:r>
      <w:r>
        <w:rPr>
          <w:lang w:val="de-DE"/>
        </w:rPr>
        <w:t>iterhin nicht!</w:t>
      </w:r>
    </w:p>
  </w:comment>
  <w:comment w:id="6382" w:author="ulrike.hueffmeier@gmail.com" w:date="2021-11-26T19:17:00Z" w:initials="u">
    <w:p w14:paraId="294D60F7" w14:textId="343D1193" w:rsidR="00F17CEC" w:rsidRPr="00DC499D" w:rsidRDefault="00F17CEC">
      <w:pPr>
        <w:pStyle w:val="Kommentartext"/>
        <w:rPr>
          <w:lang w:val="de-DE"/>
        </w:rPr>
      </w:pPr>
      <w:r>
        <w:rPr>
          <w:rStyle w:val="Kommentarzeichen"/>
        </w:rPr>
        <w:annotationRef/>
      </w:r>
      <w:r w:rsidRPr="00DC499D">
        <w:rPr>
          <w:lang w:val="de-DE"/>
        </w:rPr>
        <w:t>Auch für die PCR b</w:t>
      </w:r>
      <w:r>
        <w:rPr>
          <w:lang w:val="de-DE"/>
        </w:rPr>
        <w:t xml:space="preserve">zw. PCR in Cyclern, der Schritt fehlt. </w:t>
      </w:r>
    </w:p>
  </w:comment>
  <w:comment w:id="6383" w:author="ulrike.hueffmeier@gmail.com" w:date="2021-11-26T19:16:00Z" w:initials="u">
    <w:p w14:paraId="4EEBD259" w14:textId="1E8D2433" w:rsidR="00F17CEC" w:rsidRPr="00DC499D" w:rsidRDefault="00F17CEC">
      <w:pPr>
        <w:pStyle w:val="Kommentartext"/>
        <w:rPr>
          <w:lang w:val="de-DE"/>
        </w:rPr>
      </w:pPr>
      <w:r>
        <w:rPr>
          <w:rStyle w:val="Kommentarzeichen"/>
        </w:rPr>
        <w:annotationRef/>
      </w:r>
      <w:r w:rsidRPr="00DC499D">
        <w:rPr>
          <w:lang w:val="de-DE"/>
        </w:rPr>
        <w:t>Nein, das N</w:t>
      </w:r>
      <w:r>
        <w:rPr>
          <w:lang w:val="de-DE"/>
        </w:rPr>
        <w:t>a</w:t>
      </w:r>
      <w:r w:rsidRPr="00DC499D">
        <w:rPr>
          <w:lang w:val="de-DE"/>
        </w:rPr>
        <w:t xml:space="preserve">chfolgegerät </w:t>
      </w:r>
      <w:r>
        <w:rPr>
          <w:lang w:val="de-DE"/>
        </w:rPr>
        <w:t>nutzen wir schon lange!</w:t>
      </w:r>
    </w:p>
  </w:comment>
  <w:comment w:id="6504" w:author="ulrike.hueffmeier@gmail.com" w:date="2021-11-26T19:20:00Z" w:initials="u">
    <w:p w14:paraId="1F045842" w14:textId="0EC3ED44" w:rsidR="00F17CEC" w:rsidRPr="006E2119" w:rsidRDefault="00F17CEC">
      <w:pPr>
        <w:pStyle w:val="Kommentartext"/>
        <w:rPr>
          <w:lang w:val="de-DE"/>
        </w:rPr>
      </w:pPr>
      <w:r>
        <w:rPr>
          <w:rStyle w:val="Kommentarzeichen"/>
        </w:rPr>
        <w:annotationRef/>
      </w:r>
      <w:r w:rsidRPr="006E2119">
        <w:rPr>
          <w:lang w:val="de-DE"/>
        </w:rPr>
        <w:t>?</w:t>
      </w:r>
    </w:p>
  </w:comment>
  <w:comment w:id="6505" w:author="ulrike.hueffmeier@gmail.com" w:date="2021-11-26T19:20:00Z" w:initials="u">
    <w:p w14:paraId="7BE677E5" w14:textId="51064F09" w:rsidR="00F17CEC" w:rsidRPr="006E2119" w:rsidRDefault="00F17CEC">
      <w:pPr>
        <w:pStyle w:val="Kommentartext"/>
        <w:rPr>
          <w:lang w:val="de-DE"/>
        </w:rPr>
      </w:pPr>
      <w:r>
        <w:rPr>
          <w:rStyle w:val="Kommentarzeichen"/>
        </w:rPr>
        <w:annotationRef/>
      </w:r>
      <w:r w:rsidRPr="006E2119">
        <w:rPr>
          <w:lang w:val="de-DE"/>
        </w:rPr>
        <w:t>??</w:t>
      </w:r>
    </w:p>
  </w:comment>
  <w:comment w:id="6544" w:author="Hüffmeier, Ulrike" w:date="2021-10-01T13:12:00Z" w:initials="HU">
    <w:p w14:paraId="2A2825D1" w14:textId="77777777" w:rsidR="00F17CEC" w:rsidRPr="001930F1" w:rsidRDefault="00F17CEC" w:rsidP="0096669E">
      <w:pPr>
        <w:pStyle w:val="Kommentartext"/>
        <w:rPr>
          <w:lang w:val="de-DE"/>
        </w:rPr>
      </w:pPr>
      <w:r>
        <w:rPr>
          <w:rStyle w:val="Kommentarzeichen"/>
        </w:rPr>
        <w:annotationRef/>
      </w:r>
      <w:r w:rsidRPr="001930F1">
        <w:rPr>
          <w:lang w:val="de-DE"/>
        </w:rPr>
        <w:t xml:space="preserve">Das ist so nicht verständlich. </w:t>
      </w:r>
      <w:r>
        <w:rPr>
          <w:lang w:val="de-DE"/>
        </w:rPr>
        <w:t xml:space="preserve">Heterozygotie bei Sanger und Homozygotie beim Array? </w:t>
      </w:r>
    </w:p>
  </w:comment>
  <w:comment w:id="6562" w:author="Hüffmeier, Ulrike" w:date="2021-10-01T13:13:00Z" w:initials="HU">
    <w:p w14:paraId="0FB8BEDA" w14:textId="4081A721" w:rsidR="00F17CEC" w:rsidRPr="001930F1" w:rsidRDefault="00F17CEC">
      <w:pPr>
        <w:pStyle w:val="Kommentartext"/>
        <w:rPr>
          <w:lang w:val="de-DE"/>
        </w:rPr>
      </w:pPr>
      <w:r>
        <w:rPr>
          <w:rStyle w:val="Kommentarzeichen"/>
        </w:rPr>
        <w:annotationRef/>
      </w:r>
      <w:r w:rsidRPr="001930F1">
        <w:rPr>
          <w:lang w:val="de-DE"/>
        </w:rPr>
        <w:t>Hier fehlt ein Satz, dass es</w:t>
      </w:r>
      <w:r>
        <w:rPr>
          <w:lang w:val="de-DE"/>
        </w:rPr>
        <w:t xml:space="preserve"> </w:t>
      </w:r>
      <w:r w:rsidRPr="001930F1">
        <w:rPr>
          <w:lang w:val="de-DE"/>
        </w:rPr>
        <w:t xml:space="preserve">eine </w:t>
      </w:r>
      <w:r>
        <w:rPr>
          <w:lang w:val="de-DE"/>
        </w:rPr>
        <w:t>Erklärung für die abweichenden Genotypen gibt und daher wahrscheinlich ist, dass die Genotypisierung zuverlässig war.</w:t>
      </w:r>
    </w:p>
  </w:comment>
  <w:comment w:id="6593" w:author="Hüffmeier, Ulrike" w:date="2021-10-01T13:18:00Z" w:initials="HU">
    <w:p w14:paraId="48F56DE9" w14:textId="42974AEC" w:rsidR="00F17CEC" w:rsidRPr="00627213" w:rsidRDefault="00F17CEC">
      <w:pPr>
        <w:pStyle w:val="Kommentartext"/>
        <w:rPr>
          <w:lang w:val="de-DE"/>
        </w:rPr>
      </w:pPr>
      <w:r>
        <w:rPr>
          <w:rStyle w:val="Kommentarzeichen"/>
        </w:rPr>
        <w:annotationRef/>
      </w:r>
      <w:r w:rsidRPr="00627213">
        <w:rPr>
          <w:lang w:val="de-DE"/>
        </w:rPr>
        <w:t xml:space="preserve">Es fehlt die Genotypisierungsart von mehreren </w:t>
      </w:r>
      <w:r>
        <w:rPr>
          <w:lang w:val="de-DE"/>
        </w:rPr>
        <w:t>SNPs in diesem Absatz</w:t>
      </w:r>
    </w:p>
  </w:comment>
  <w:comment w:id="6850" w:author="Hüffmeier, Ulrike" w:date="2021-10-01T13:20:00Z" w:initials="HU">
    <w:p w14:paraId="291A4DE9" w14:textId="6CFFE806" w:rsidR="00F17CEC" w:rsidRPr="00627213" w:rsidRDefault="00F17CEC">
      <w:pPr>
        <w:pStyle w:val="Kommentartext"/>
        <w:rPr>
          <w:lang w:val="de-DE"/>
        </w:rPr>
      </w:pPr>
      <w:r>
        <w:rPr>
          <w:rStyle w:val="Kommentarzeichen"/>
        </w:rPr>
        <w:annotationRef/>
      </w:r>
      <w:r w:rsidRPr="00627213">
        <w:rPr>
          <w:lang w:val="de-DE"/>
        </w:rPr>
        <w:t xml:space="preserve">Das kommt aus dem Nichts. </w:t>
      </w:r>
      <w:r>
        <w:rPr>
          <w:lang w:val="de-DE"/>
        </w:rPr>
        <w:t>Worauf beziehen sich diese Daten?</w:t>
      </w:r>
    </w:p>
  </w:comment>
  <w:comment w:id="6912" w:author="Hüffmeier, Ulrike" w:date="2021-10-01T13:22:00Z" w:initials="HU">
    <w:p w14:paraId="714E0567" w14:textId="3C1415ED" w:rsidR="00F17CEC" w:rsidRPr="00D47297" w:rsidRDefault="00F17CEC">
      <w:pPr>
        <w:pStyle w:val="Kommentartext"/>
        <w:rPr>
          <w:lang w:val="de-DE"/>
        </w:rPr>
      </w:pPr>
      <w:r>
        <w:rPr>
          <w:rStyle w:val="Kommentarzeichen"/>
        </w:rPr>
        <w:annotationRef/>
      </w:r>
      <w:r w:rsidRPr="00D47297">
        <w:rPr>
          <w:lang w:val="de-DE"/>
        </w:rPr>
        <w:t>!!</w:t>
      </w:r>
    </w:p>
  </w:comment>
  <w:comment w:id="6931" w:author="ulrike.hueffmeier@gmail.com" w:date="2021-11-26T19:56:00Z" w:initials="u">
    <w:p w14:paraId="400E0020" w14:textId="4972DFFD" w:rsidR="00F17CEC" w:rsidRPr="001E7AAF" w:rsidRDefault="00F17CEC">
      <w:pPr>
        <w:pStyle w:val="Kommentartext"/>
        <w:rPr>
          <w:lang w:val="de-DE"/>
        </w:rPr>
      </w:pPr>
      <w:r>
        <w:rPr>
          <w:rStyle w:val="Kommentarzeichen"/>
        </w:rPr>
        <w:annotationRef/>
      </w:r>
      <w:r w:rsidRPr="001E7AAF">
        <w:rPr>
          <w:lang w:val="de-DE"/>
        </w:rPr>
        <w:t>Nein!</w:t>
      </w:r>
    </w:p>
  </w:comment>
  <w:comment w:id="6936" w:author="ulrike.hueffmeier@gmail.com" w:date="2021-11-26T19:57:00Z" w:initials="u">
    <w:p w14:paraId="6241C30E" w14:textId="0FE4D505" w:rsidR="00F17CEC" w:rsidRPr="001E7AAF" w:rsidRDefault="00F17CEC">
      <w:pPr>
        <w:pStyle w:val="Kommentartext"/>
        <w:rPr>
          <w:lang w:val="de-DE"/>
        </w:rPr>
      </w:pPr>
      <w:r>
        <w:rPr>
          <w:rStyle w:val="Kommentarzeichen"/>
        </w:rPr>
        <w:annotationRef/>
      </w:r>
    </w:p>
  </w:comment>
  <w:comment w:id="6937" w:author="ulrike.hueffmeier@gmail.com" w:date="2021-11-26T19:57:00Z" w:initials="u">
    <w:p w14:paraId="6E2B4829" w14:textId="68EFF1B4" w:rsidR="00F17CEC" w:rsidRPr="00116E68" w:rsidRDefault="00F17CEC">
      <w:pPr>
        <w:pStyle w:val="Kommentartext"/>
        <w:rPr>
          <w:lang w:val="de-DE"/>
        </w:rPr>
      </w:pPr>
      <w:r>
        <w:rPr>
          <w:rStyle w:val="Kommentarzeichen"/>
        </w:rPr>
        <w:annotationRef/>
      </w:r>
      <w:r w:rsidRPr="00116E68">
        <w:rPr>
          <w:lang w:val="de-DE"/>
        </w:rPr>
        <w:t>Wo f</w:t>
      </w:r>
      <w:r>
        <w:rPr>
          <w:lang w:val="de-DE"/>
        </w:rPr>
        <w:t>indet sich die?</w:t>
      </w:r>
    </w:p>
  </w:comment>
  <w:comment w:id="6953" w:author="ulrike.hueffmeier@gmail.com" w:date="2021-11-26T19:58:00Z" w:initials="u">
    <w:p w14:paraId="2A440A59" w14:textId="5964556B" w:rsidR="00F17CEC" w:rsidRPr="00116E68" w:rsidRDefault="00F17CEC">
      <w:pPr>
        <w:pStyle w:val="Kommentartext"/>
        <w:rPr>
          <w:lang w:val="de-DE"/>
        </w:rPr>
      </w:pPr>
      <w:r>
        <w:rPr>
          <w:rStyle w:val="Kommentarzeichen"/>
        </w:rPr>
        <w:annotationRef/>
      </w:r>
      <w:r w:rsidRPr="00116E68">
        <w:rPr>
          <w:lang w:val="de-DE"/>
        </w:rPr>
        <w:t>Bitte e</w:t>
      </w:r>
      <w:r>
        <w:rPr>
          <w:lang w:val="de-DE"/>
        </w:rPr>
        <w:t>inheitliche Affiliation für 1 Person!!</w:t>
      </w:r>
    </w:p>
  </w:comment>
  <w:comment w:id="7014" w:author="Hüffmeier, Ulrike" w:date="2021-10-01T13:23:00Z" w:initials="HU">
    <w:p w14:paraId="218C4D70" w14:textId="20B52713" w:rsidR="00F17CEC" w:rsidRPr="00D47297" w:rsidRDefault="00F17CEC">
      <w:pPr>
        <w:pStyle w:val="Kommentartext"/>
        <w:rPr>
          <w:lang w:val="de-DE"/>
        </w:rPr>
      </w:pPr>
      <w:r>
        <w:rPr>
          <w:rStyle w:val="Kommentarzeichen"/>
        </w:rPr>
        <w:annotationRef/>
      </w:r>
      <w:r w:rsidRPr="00D47297">
        <w:rPr>
          <w:lang w:val="de-DE"/>
        </w:rPr>
        <w:t>Bitte konkreter einleiten.</w:t>
      </w:r>
    </w:p>
    <w:p w14:paraId="6EBD040C" w14:textId="77777777" w:rsidR="00F17CEC" w:rsidRDefault="00F17CEC">
      <w:pPr>
        <w:pStyle w:val="Kommentartext"/>
        <w:rPr>
          <w:lang w:val="de-DE"/>
        </w:rPr>
      </w:pPr>
      <w:r w:rsidRPr="00627213">
        <w:rPr>
          <w:lang w:val="de-DE"/>
        </w:rPr>
        <w:t>Hier fehlen die Zellzah</w:t>
      </w:r>
    </w:p>
    <w:p w14:paraId="1A2F9C9E" w14:textId="77777777" w:rsidR="00F17CEC" w:rsidRDefault="00F17CEC">
      <w:pPr>
        <w:pStyle w:val="Kommentartext"/>
        <w:rPr>
          <w:lang w:val="de-DE"/>
        </w:rPr>
      </w:pPr>
    </w:p>
    <w:p w14:paraId="60A8CE74" w14:textId="64513373" w:rsidR="00F17CEC" w:rsidRPr="00627213" w:rsidRDefault="00F17CEC">
      <w:pPr>
        <w:pStyle w:val="Kommentartext"/>
        <w:rPr>
          <w:lang w:val="de-DE"/>
        </w:rPr>
      </w:pPr>
      <w:r w:rsidRPr="00627213">
        <w:rPr>
          <w:lang w:val="de-DE"/>
        </w:rPr>
        <w:t xml:space="preserve">estimmungen nach 2x </w:t>
      </w:r>
      <w:r>
        <w:rPr>
          <w:lang w:val="de-DE"/>
        </w:rPr>
        <w:t>Donaubauer et al. usw. wie im Manuskript.</w:t>
      </w:r>
    </w:p>
  </w:comment>
  <w:comment w:id="7028" w:author="Hüffmeier, Ulrike" w:date="2021-10-01T13:02:00Z" w:initials="HU">
    <w:p w14:paraId="42FC307F" w14:textId="29D00E12" w:rsidR="00F17CEC" w:rsidRPr="003908AB" w:rsidRDefault="00F17CEC">
      <w:pPr>
        <w:pStyle w:val="Kommentartext"/>
        <w:rPr>
          <w:lang w:val="de-DE"/>
        </w:rPr>
      </w:pPr>
      <w:r>
        <w:rPr>
          <w:rStyle w:val="Kommentarzeichen"/>
        </w:rPr>
        <w:annotationRef/>
      </w:r>
      <w:r w:rsidRPr="003908AB">
        <w:rPr>
          <w:lang w:val="de-DE"/>
        </w:rPr>
        <w:t>Die Tests müssen hier auch erscheinen</w:t>
      </w:r>
      <w:r>
        <w:rPr>
          <w:lang w:val="de-DE"/>
        </w:rPr>
        <w:t>; es geht um eine Begründung für die Art des Tests</w:t>
      </w:r>
      <w:r w:rsidRPr="003908AB">
        <w:rPr>
          <w:lang w:val="de-DE"/>
        </w:rPr>
        <w:t>.</w:t>
      </w:r>
    </w:p>
  </w:comment>
  <w:comment w:id="7036" w:author="ulrike.hueffmeier@gmail.com" w:date="2021-11-26T20:00:00Z" w:initials="u">
    <w:p w14:paraId="07DE8CF3" w14:textId="085015EA" w:rsidR="00F17CEC" w:rsidRPr="00116E68" w:rsidRDefault="00F17CEC">
      <w:pPr>
        <w:pStyle w:val="Kommentartext"/>
        <w:rPr>
          <w:lang w:val="de-DE"/>
        </w:rPr>
      </w:pPr>
      <w:r>
        <w:rPr>
          <w:rStyle w:val="Kommentarzeichen"/>
        </w:rPr>
        <w:annotationRef/>
      </w:r>
      <w:r w:rsidRPr="00116E68">
        <w:rPr>
          <w:lang w:val="de-DE"/>
        </w:rPr>
        <w:t>Von welchen G</w:t>
      </w:r>
      <w:r>
        <w:rPr>
          <w:lang w:val="de-DE"/>
        </w:rPr>
        <w:t>enen?</w:t>
      </w:r>
    </w:p>
  </w:comment>
  <w:comment w:id="7188" w:author="Hüffmeier, Ulrike" w:date="2021-10-01T13:02:00Z" w:initials="HU">
    <w:p w14:paraId="555E30E5" w14:textId="0B78666C" w:rsidR="00F17CEC" w:rsidRPr="001930F1" w:rsidRDefault="00F17CEC">
      <w:pPr>
        <w:pStyle w:val="Kommentartext"/>
        <w:rPr>
          <w:lang w:val="de-DE"/>
        </w:rPr>
      </w:pPr>
      <w:r>
        <w:rPr>
          <w:rStyle w:val="Kommentarzeichen"/>
        </w:rPr>
        <w:annotationRef/>
      </w:r>
      <w:r w:rsidRPr="001930F1">
        <w:rPr>
          <w:lang w:val="de-DE"/>
        </w:rPr>
        <w:t>s.u.</w:t>
      </w:r>
    </w:p>
  </w:comment>
  <w:comment w:id="7214" w:author="Hüffmeier, Ulrike" w:date="2021-10-01T13:02:00Z" w:initials="HU">
    <w:p w14:paraId="24FDE134" w14:textId="40777CD1" w:rsidR="00F17CEC" w:rsidRPr="001930F1" w:rsidRDefault="00F17CEC">
      <w:pPr>
        <w:pStyle w:val="Kommentartext"/>
        <w:rPr>
          <w:lang w:val="de-DE"/>
        </w:rPr>
      </w:pPr>
      <w:r>
        <w:rPr>
          <w:rStyle w:val="Kommentarzeichen"/>
        </w:rPr>
        <w:annotationRef/>
      </w:r>
      <w:r w:rsidRPr="001930F1">
        <w:rPr>
          <w:lang w:val="de-DE"/>
        </w:rPr>
        <w:t>ausschreiben</w:t>
      </w:r>
    </w:p>
  </w:comment>
  <w:comment w:id="7322" w:author="Hüffmeier, Ulrike" w:date="2021-10-01T13:01:00Z" w:initials="HU">
    <w:p w14:paraId="7DD98D63" w14:textId="000EDDC3" w:rsidR="00F17CEC" w:rsidRPr="003908AB" w:rsidRDefault="00F17CEC">
      <w:pPr>
        <w:pStyle w:val="Kommentartext"/>
        <w:rPr>
          <w:lang w:val="de-DE"/>
        </w:rPr>
      </w:pPr>
      <w:r>
        <w:rPr>
          <w:rStyle w:val="Kommentarzeichen"/>
        </w:rPr>
        <w:annotationRef/>
      </w:r>
      <w:r w:rsidRPr="003908AB">
        <w:rPr>
          <w:lang w:val="de-DE"/>
        </w:rPr>
        <w:t>In diese Tabelle sind Grad-</w:t>
      </w:r>
      <w:r>
        <w:rPr>
          <w:lang w:val="de-DE"/>
        </w:rPr>
        <w:t>Einheiten statt Leerzeichen reingerutscht. Bitte entfernen.</w:t>
      </w:r>
    </w:p>
  </w:comment>
  <w:comment w:id="7701" w:author="ulrike.hueffmeier@gmail.com" w:date="2021-11-26T20:12:00Z" w:initials="u">
    <w:p w14:paraId="77952F33" w14:textId="74E8F8FC" w:rsidR="00F17CEC" w:rsidRPr="008E65C8" w:rsidRDefault="00F17CEC">
      <w:pPr>
        <w:pStyle w:val="Kommentartext"/>
        <w:rPr>
          <w:lang w:val="de-DE"/>
        </w:rPr>
      </w:pPr>
      <w:r>
        <w:rPr>
          <w:rStyle w:val="Kommentarzeichen"/>
        </w:rPr>
        <w:annotationRef/>
      </w:r>
      <w:r w:rsidRPr="008E65C8">
        <w:rPr>
          <w:lang w:val="de-DE"/>
        </w:rPr>
        <w:t>Firmenname ist nicht einheitlich, s</w:t>
      </w:r>
      <w:r>
        <w:rPr>
          <w:lang w:val="de-DE"/>
        </w:rPr>
        <w:t>. auch in anderen Tabellen etc.</w:t>
      </w:r>
    </w:p>
  </w:comment>
  <w:comment w:id="7733" w:author="ulrike.hueffmeier@gmail.com" w:date="2021-11-26T20:13:00Z" w:initials="u">
    <w:p w14:paraId="301A29FE" w14:textId="77777777" w:rsidR="00F17CEC" w:rsidRPr="004C42DB" w:rsidRDefault="00F17CEC">
      <w:pPr>
        <w:pStyle w:val="Kommentartext"/>
        <w:rPr>
          <w:lang w:val="de-DE"/>
        </w:rPr>
      </w:pPr>
      <w:r>
        <w:rPr>
          <w:rStyle w:val="Kommentarzeichen"/>
        </w:rPr>
        <w:annotationRef/>
      </w:r>
      <w:r w:rsidRPr="004C42DB">
        <w:rPr>
          <w:lang w:val="de-DE"/>
        </w:rPr>
        <w:t>Wofür verwendet?</w:t>
      </w:r>
    </w:p>
    <w:p w14:paraId="59F92FCA" w14:textId="691F69E6" w:rsidR="00F17CEC" w:rsidRPr="005665CB" w:rsidRDefault="00F17CEC">
      <w:pPr>
        <w:pStyle w:val="Kommentartext"/>
        <w:rPr>
          <w:lang w:val="de-DE"/>
        </w:rPr>
      </w:pPr>
      <w:r w:rsidRPr="005665CB">
        <w:rPr>
          <w:lang w:val="de-DE"/>
        </w:rPr>
        <w:t>Wird auch bei den a</w:t>
      </w:r>
      <w:r>
        <w:rPr>
          <w:lang w:val="de-DE"/>
        </w:rPr>
        <w:t>nderen Tabelle nicht klar.</w:t>
      </w:r>
    </w:p>
  </w:comment>
  <w:comment w:id="7837" w:author="Hüffmeier, Ulrike" w:date="2021-10-01T13:00:00Z" w:initials="HU">
    <w:p w14:paraId="198B0360" w14:textId="440C205D" w:rsidR="00F17CEC" w:rsidRPr="003908AB" w:rsidRDefault="00F17CEC">
      <w:pPr>
        <w:pStyle w:val="Kommentartext"/>
        <w:rPr>
          <w:lang w:val="de-DE"/>
        </w:rPr>
      </w:pPr>
      <w:r>
        <w:rPr>
          <w:rStyle w:val="Kommentarzeichen"/>
        </w:rPr>
        <w:annotationRef/>
      </w:r>
      <w:r w:rsidRPr="003908AB">
        <w:rPr>
          <w:lang w:val="de-DE"/>
        </w:rPr>
        <w:t>Ensembl fehlt hier, wird aber mehrfach genannt.</w:t>
      </w:r>
    </w:p>
  </w:comment>
  <w:comment w:id="7853" w:author="Hüffmeier, Ulrike" w:date="2021-10-01T13:00:00Z" w:initials="HU">
    <w:p w14:paraId="204271A5" w14:textId="4D423252" w:rsidR="00F17CEC" w:rsidRPr="003908AB" w:rsidRDefault="00F17CEC">
      <w:pPr>
        <w:pStyle w:val="Kommentartext"/>
        <w:rPr>
          <w:lang w:val="de-DE"/>
        </w:rPr>
      </w:pPr>
      <w:r>
        <w:rPr>
          <w:rStyle w:val="Kommentarzeichen"/>
        </w:rPr>
        <w:annotationRef/>
      </w:r>
      <w:r w:rsidRPr="003908AB">
        <w:rPr>
          <w:lang w:val="de-DE"/>
        </w:rPr>
        <w:t>Firma heißt jetzt anders.</w:t>
      </w:r>
    </w:p>
  </w:comment>
  <w:comment w:id="7856" w:author="Hüffmeier, Ulrike" w:date="2021-10-01T13:00:00Z" w:initials="HU">
    <w:p w14:paraId="7F916407" w14:textId="2767EAC8" w:rsidR="00F17CEC" w:rsidRPr="003908AB" w:rsidRDefault="00F17CEC">
      <w:pPr>
        <w:pStyle w:val="Kommentartext"/>
        <w:rPr>
          <w:lang w:val="de-DE"/>
        </w:rPr>
      </w:pPr>
      <w:r>
        <w:rPr>
          <w:rStyle w:val="Kommentarzeichen"/>
        </w:rPr>
        <w:annotationRef/>
      </w:r>
      <w:r w:rsidRPr="003908AB">
        <w:rPr>
          <w:lang w:val="de-DE"/>
        </w:rPr>
        <w:t xml:space="preserve">Bitte auch aktuellen </w:t>
      </w:r>
      <w:r>
        <w:rPr>
          <w:lang w:val="de-DE"/>
        </w:rPr>
        <w:t>Namen der Fa. nennen.</w:t>
      </w:r>
    </w:p>
  </w:comment>
  <w:comment w:id="7860" w:author="Hüffmeier, Ulrike" w:date="2021-10-01T11:37:00Z" w:initials="HU">
    <w:p w14:paraId="627674C2" w14:textId="560AF804" w:rsidR="00F17CEC" w:rsidRPr="00E11272" w:rsidRDefault="00F17CEC">
      <w:pPr>
        <w:pStyle w:val="Kommentartext"/>
        <w:rPr>
          <w:lang w:val="de-DE"/>
        </w:rPr>
      </w:pPr>
      <w:r>
        <w:rPr>
          <w:rStyle w:val="Kommentarzeichen"/>
        </w:rPr>
        <w:annotationRef/>
      </w:r>
      <w:r w:rsidRPr="00E11272">
        <w:rPr>
          <w:lang w:val="de-DE"/>
        </w:rPr>
        <w:t xml:space="preserve">Die Reihenfolge der Sätze wirkt in diesem </w:t>
      </w:r>
      <w:r>
        <w:rPr>
          <w:lang w:val="de-DE"/>
        </w:rPr>
        <w:t>Absatz wie gewürfelt, aber nicht logisch. Erst verwendete Tiere, dann Tierhaltung, abschließend Antrag?</w:t>
      </w:r>
    </w:p>
  </w:comment>
  <w:comment w:id="7863" w:author="Hüffmeier, Ulrike" w:date="2021-10-01T11:36:00Z" w:initials="HU">
    <w:p w14:paraId="483FFA6E" w14:textId="77777777" w:rsidR="00F17CEC" w:rsidRPr="00E11272" w:rsidRDefault="00F17CEC" w:rsidP="00E70350">
      <w:pPr>
        <w:pStyle w:val="Kommentartext"/>
        <w:rPr>
          <w:lang w:val="de-DE"/>
        </w:rPr>
      </w:pPr>
      <w:r>
        <w:rPr>
          <w:rStyle w:val="Kommentarzeichen"/>
        </w:rPr>
        <w:annotationRef/>
      </w:r>
      <w:r w:rsidRPr="00E11272">
        <w:rPr>
          <w:lang w:val="de-DE"/>
        </w:rPr>
        <w:t xml:space="preserve">Das Kürzel für den Ethikantrag </w:t>
      </w:r>
      <w:r>
        <w:rPr>
          <w:lang w:val="de-DE"/>
        </w:rPr>
        <w:t>sollte hier stehen.</w:t>
      </w:r>
    </w:p>
  </w:comment>
  <w:comment w:id="7875" w:author="Hüffmeier, Ulrike" w:date="2021-10-01T11:36:00Z" w:initials="HU">
    <w:p w14:paraId="592A35CD" w14:textId="400D8A11" w:rsidR="00F17CEC" w:rsidRPr="00E11272" w:rsidRDefault="00F17CEC">
      <w:pPr>
        <w:pStyle w:val="Kommentartext"/>
        <w:rPr>
          <w:lang w:val="de-DE"/>
        </w:rPr>
      </w:pPr>
      <w:r>
        <w:rPr>
          <w:rStyle w:val="Kommentarzeichen"/>
        </w:rPr>
        <w:annotationRef/>
      </w:r>
      <w:r w:rsidRPr="00E11272">
        <w:rPr>
          <w:lang w:val="de-DE"/>
        </w:rPr>
        <w:t xml:space="preserve">Das Kürzel für den Ethikantrag </w:t>
      </w:r>
      <w:r>
        <w:rPr>
          <w:lang w:val="de-DE"/>
        </w:rPr>
        <w:t>sollte hier stehen.</w:t>
      </w:r>
    </w:p>
  </w:comment>
  <w:comment w:id="7888" w:author="ulrike.hueffmeier@gmail.com" w:date="2021-11-26T20:15:00Z" w:initials="u">
    <w:p w14:paraId="5B729BE2" w14:textId="0A45704A" w:rsidR="00F17CEC" w:rsidRPr="005665CB" w:rsidRDefault="00F17CEC">
      <w:pPr>
        <w:pStyle w:val="Kommentartext"/>
        <w:rPr>
          <w:lang w:val="de-DE"/>
        </w:rPr>
      </w:pPr>
      <w:r>
        <w:rPr>
          <w:rStyle w:val="Kommentarzeichen"/>
        </w:rPr>
        <w:annotationRef/>
      </w:r>
      <w:r w:rsidRPr="005665CB">
        <w:rPr>
          <w:lang w:val="de-DE"/>
        </w:rPr>
        <w:t xml:space="preserve">Warum kommen diese Tabellen nicht direct </w:t>
      </w:r>
      <w:r>
        <w:rPr>
          <w:lang w:val="de-DE"/>
        </w:rPr>
        <w:t>in den Anhang? Bis auf Table S2 sind die Files ja nicht besonders groß.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9516D10" w15:done="1"/>
  <w15:commentEx w15:paraId="49ED2C14" w15:done="1"/>
  <w15:commentEx w15:paraId="5562C8E5" w15:done="1"/>
  <w15:commentEx w15:paraId="2F3B627D" w15:done="1"/>
  <w15:commentEx w15:paraId="14A6B226" w15:done="1"/>
  <w15:commentEx w15:paraId="724F180B" w15:done="1"/>
  <w15:commentEx w15:paraId="2AEBFF8A" w15:done="1"/>
  <w15:commentEx w15:paraId="413C88D5" w15:done="1"/>
  <w15:commentEx w15:paraId="296A43A8" w15:done="1"/>
  <w15:commentEx w15:paraId="48620A40" w15:done="1"/>
  <w15:commentEx w15:paraId="214FE060" w15:done="1"/>
  <w15:commentEx w15:paraId="1A609F4E" w15:done="1"/>
  <w15:commentEx w15:paraId="0BFBEA9F" w15:done="1"/>
  <w15:commentEx w15:paraId="7925CFDD" w15:done="1"/>
  <w15:commentEx w15:paraId="081EADED" w15:done="1"/>
  <w15:commentEx w15:paraId="50A37942" w15:done="1"/>
  <w15:commentEx w15:paraId="3BB3D9F9" w15:done="1"/>
  <w15:commentEx w15:paraId="458E8A16" w15:done="1"/>
  <w15:commentEx w15:paraId="03E7863F" w15:done="1"/>
  <w15:commentEx w15:paraId="4397A372" w15:done="1"/>
  <w15:commentEx w15:paraId="2D154D29" w15:done="0"/>
  <w15:commentEx w15:paraId="5302B3BD" w15:done="1"/>
  <w15:commentEx w15:paraId="144DBB0C" w15:done="1"/>
  <w15:commentEx w15:paraId="29B63C1E" w15:done="1"/>
  <w15:commentEx w15:paraId="4DBE15E7" w15:paraIdParent="29B63C1E" w15:done="1"/>
  <w15:commentEx w15:paraId="4F2D184C" w15:done="1"/>
  <w15:commentEx w15:paraId="100A0DCE" w15:done="0"/>
  <w15:commentEx w15:paraId="6CC0446A" w15:done="0"/>
  <w15:commentEx w15:paraId="270D99A2" w15:done="1"/>
  <w15:commentEx w15:paraId="4FCBB0E5" w15:done="1"/>
  <w15:commentEx w15:paraId="544E2140" w15:done="0"/>
  <w15:commentEx w15:paraId="545E68D8" w15:done="0"/>
  <w15:commentEx w15:paraId="4ED75539" w15:paraIdParent="545E68D8" w15:done="0"/>
  <w15:commentEx w15:paraId="240FA119" w15:done="1"/>
  <w15:commentEx w15:paraId="44E90315" w15:done="1"/>
  <w15:commentEx w15:paraId="3A280396" w15:done="1"/>
  <w15:commentEx w15:paraId="2C1E6BDB" w15:done="1"/>
  <w15:commentEx w15:paraId="261C8CA6" w15:done="1"/>
  <w15:commentEx w15:paraId="304C78D9" w15:done="1"/>
  <w15:commentEx w15:paraId="00C4EDAF" w15:done="1"/>
  <w15:commentEx w15:paraId="1DDF05AD" w15:done="1"/>
  <w15:commentEx w15:paraId="0FE9930C" w15:done="1"/>
  <w15:commentEx w15:paraId="0EBAE022" w15:done="1"/>
  <w15:commentEx w15:paraId="42C1A6C3" w15:paraIdParent="0EBAE022" w15:done="1"/>
  <w15:commentEx w15:paraId="32352CFD" w15:done="1"/>
  <w15:commentEx w15:paraId="3D0BC3AF" w15:done="1"/>
  <w15:commentEx w15:paraId="075EE3A3" w15:done="1"/>
  <w15:commentEx w15:paraId="5E4F91EB" w15:paraIdParent="075EE3A3" w15:done="1"/>
  <w15:commentEx w15:paraId="2D9DDCEF" w15:done="1"/>
  <w15:commentEx w15:paraId="1C317A45" w15:done="1"/>
  <w15:commentEx w15:paraId="312C5A72" w15:done="1"/>
  <w15:commentEx w15:paraId="0D9695CB" w15:done="1"/>
  <w15:commentEx w15:paraId="64FD4012" w15:done="1"/>
  <w15:commentEx w15:paraId="628FDCA3" w15:done="1"/>
  <w15:commentEx w15:paraId="44103AD9" w15:done="1"/>
  <w15:commentEx w15:paraId="3DAE644F" w15:done="1"/>
  <w15:commentEx w15:paraId="664AFD7E" w15:paraIdParent="3DAE644F" w15:done="1"/>
  <w15:commentEx w15:paraId="65EBBFF6" w15:done="1"/>
  <w15:commentEx w15:paraId="18EC13B8" w15:done="1"/>
  <w15:commentEx w15:paraId="20301D81" w15:done="1"/>
  <w15:commentEx w15:paraId="70E8AF3C" w15:done="1"/>
  <w15:commentEx w15:paraId="299774AE" w15:paraIdParent="70E8AF3C" w15:done="1"/>
  <w15:commentEx w15:paraId="3263EFA2" w15:done="1"/>
  <w15:commentEx w15:paraId="3B73382A" w15:done="1"/>
  <w15:commentEx w15:paraId="3EECEB13" w15:done="1"/>
  <w15:commentEx w15:paraId="1815A884" w15:done="1"/>
  <w15:commentEx w15:paraId="22030DD9" w15:done="1"/>
  <w15:commentEx w15:paraId="6A36FE6B" w15:done="1"/>
  <w15:commentEx w15:paraId="2F0D7DA1" w15:done="1"/>
  <w15:commentEx w15:paraId="63CEE3F3" w15:paraIdParent="2F0D7DA1" w15:done="1"/>
  <w15:commentEx w15:paraId="6DFC8295" w15:done="1"/>
  <w15:commentEx w15:paraId="24A75660" w15:done="1"/>
  <w15:commentEx w15:paraId="1C091BC5" w15:done="1"/>
  <w15:commentEx w15:paraId="5741F5E5" w15:done="1"/>
  <w15:commentEx w15:paraId="247B23FE" w15:done="1"/>
  <w15:commentEx w15:paraId="69FBD8D8" w15:done="1"/>
  <w15:commentEx w15:paraId="23208F6E" w15:done="1"/>
  <w15:commentEx w15:paraId="332B45BB" w15:done="1"/>
  <w15:commentEx w15:paraId="203C1951" w15:done="1"/>
  <w15:commentEx w15:paraId="2CAAC6CE" w15:done="1"/>
  <w15:commentEx w15:paraId="3CA3F74B" w15:done="1"/>
  <w15:commentEx w15:paraId="601C2E43" w15:done="1"/>
  <w15:commentEx w15:paraId="7952BAEE" w15:done="0"/>
  <w15:commentEx w15:paraId="75DA2F9F" w15:done="1"/>
  <w15:commentEx w15:paraId="4E61EE02" w15:done="1"/>
  <w15:commentEx w15:paraId="1DF49753" w15:done="1"/>
  <w15:commentEx w15:paraId="4B5E0166" w15:done="1"/>
  <w15:commentEx w15:paraId="7790A1EB" w15:paraIdParent="4B5E0166" w15:done="1"/>
  <w15:commentEx w15:paraId="4BAEE827" w15:done="1"/>
  <w15:commentEx w15:paraId="7068935F" w15:done="0"/>
  <w15:commentEx w15:paraId="76EAA43C" w15:done="0"/>
  <w15:commentEx w15:paraId="22AB9466" w15:done="1"/>
  <w15:commentEx w15:paraId="2B68D79C" w15:done="1"/>
  <w15:commentEx w15:paraId="7DD4654C" w15:done="0"/>
  <w15:commentEx w15:paraId="70244B3E" w15:done="0"/>
  <w15:commentEx w15:paraId="3B6785FB" w15:paraIdParent="70244B3E" w15:done="0"/>
  <w15:commentEx w15:paraId="427D1141" w15:paraIdParent="70244B3E" w15:done="0"/>
  <w15:commentEx w15:paraId="0D8BBCC9" w15:done="0"/>
  <w15:commentEx w15:paraId="7367C230" w15:done="1"/>
  <w15:commentEx w15:paraId="44D63340" w15:done="1"/>
  <w15:commentEx w15:paraId="6878FBFC" w15:done="1"/>
  <w15:commentEx w15:paraId="0467D54E" w15:done="0"/>
  <w15:commentEx w15:paraId="0939F68F" w15:done="1"/>
  <w15:commentEx w15:paraId="30565156" w15:done="1"/>
  <w15:commentEx w15:paraId="7A7B171F" w15:done="1"/>
  <w15:commentEx w15:paraId="5F32FA05" w15:done="1"/>
  <w15:commentEx w15:paraId="41AE7219" w15:done="1"/>
  <w15:commentEx w15:paraId="5C5C1294" w15:done="1"/>
  <w15:commentEx w15:paraId="5341AE60" w15:paraIdParent="5C5C1294" w15:done="1"/>
  <w15:commentEx w15:paraId="19CB8752" w15:done="1"/>
  <w15:commentEx w15:paraId="696F797D" w15:done="1"/>
  <w15:commentEx w15:paraId="749498EF" w15:done="1"/>
  <w15:commentEx w15:paraId="03BBF194" w15:done="1"/>
  <w15:commentEx w15:paraId="5C2F6BD8" w15:paraIdParent="03BBF194" w15:done="1"/>
  <w15:commentEx w15:paraId="22491656" w15:done="1"/>
  <w15:commentEx w15:paraId="68EAA50D" w15:done="1"/>
  <w15:commentEx w15:paraId="0CCACC53" w15:done="1"/>
  <w15:commentEx w15:paraId="5B0D5581" w15:done="1"/>
  <w15:commentEx w15:paraId="3D19CFD6" w15:done="0"/>
  <w15:commentEx w15:paraId="5A056FB8" w15:done="0"/>
  <w15:commentEx w15:paraId="28309E6C" w15:done="1"/>
  <w15:commentEx w15:paraId="2A490847" w15:done="1"/>
  <w15:commentEx w15:paraId="04BD1210" w15:done="1"/>
  <w15:commentEx w15:paraId="646AA649" w15:done="1"/>
  <w15:commentEx w15:paraId="0E7552D4" w15:done="1"/>
  <w15:commentEx w15:paraId="6A7A1A61" w15:done="1"/>
  <w15:commentEx w15:paraId="6952EF9A" w15:done="0"/>
  <w15:commentEx w15:paraId="2DBEC428" w15:done="0"/>
  <w15:commentEx w15:paraId="0A780AE0" w15:done="1"/>
  <w15:commentEx w15:paraId="68777721" w15:done="1"/>
  <w15:commentEx w15:paraId="2F23FCEA" w15:paraIdParent="68777721" w15:done="1"/>
  <w15:commentEx w15:paraId="69F005D0" w15:done="1"/>
  <w15:commentEx w15:paraId="12F99E0D" w15:done="0"/>
  <w15:commentEx w15:paraId="3A45ECC5" w15:done="0"/>
  <w15:commentEx w15:paraId="38866D67" w15:done="1"/>
  <w15:commentEx w15:paraId="06B44C1D" w15:paraIdParent="38866D67" w15:done="1"/>
  <w15:commentEx w15:paraId="3E1DEE76" w15:paraIdParent="38866D67" w15:done="1"/>
  <w15:commentEx w15:paraId="181FCDE1" w15:done="0"/>
  <w15:commentEx w15:paraId="52A2E4A1" w15:done="0"/>
  <w15:commentEx w15:paraId="751F7C93" w15:done="1"/>
  <w15:commentEx w15:paraId="2D0A7CA8" w15:paraIdParent="751F7C93" w15:done="1"/>
  <w15:commentEx w15:paraId="6200052A" w15:done="1"/>
  <w15:commentEx w15:paraId="7BEC1805" w15:done="1"/>
  <w15:commentEx w15:paraId="2B62776C" w15:done="0"/>
  <w15:commentEx w15:paraId="5F06EE54" w15:done="1"/>
  <w15:commentEx w15:paraId="1729F2D4" w15:done="0"/>
  <w15:commentEx w15:paraId="3F556A6F" w15:done="0"/>
  <w15:commentEx w15:paraId="53337186" w15:done="1"/>
  <w15:commentEx w15:paraId="4AE0FFBD" w15:done="1"/>
  <w15:commentEx w15:paraId="34BFC037" w15:done="1"/>
  <w15:commentEx w15:paraId="3B3DCD8E" w15:done="1"/>
  <w15:commentEx w15:paraId="4D0396AE" w15:done="1"/>
  <w15:commentEx w15:paraId="1DB85FBD" w15:done="0"/>
  <w15:commentEx w15:paraId="453D96EC" w15:done="1"/>
  <w15:commentEx w15:paraId="66D3BD97" w15:done="1"/>
  <w15:commentEx w15:paraId="641D2C3C" w15:done="0"/>
  <w15:commentEx w15:paraId="4E36E698" w15:done="1"/>
  <w15:commentEx w15:paraId="2B39252B" w15:done="1"/>
  <w15:commentEx w15:paraId="4A53B531" w15:done="1"/>
  <w15:commentEx w15:paraId="085AF916" w15:done="1"/>
  <w15:commentEx w15:paraId="25128421" w15:paraIdParent="085AF916" w15:done="1"/>
  <w15:commentEx w15:paraId="7D8B3418" w15:done="1"/>
  <w15:commentEx w15:paraId="52E0A9AF" w15:done="1"/>
  <w15:commentEx w15:paraId="49A437BF" w15:done="1"/>
  <w15:commentEx w15:paraId="5DD22BE1" w15:paraIdParent="49A437BF" w15:done="1"/>
  <w15:commentEx w15:paraId="5263B63C" w15:done="1"/>
  <w15:commentEx w15:paraId="56530A3D" w15:done="1"/>
  <w15:commentEx w15:paraId="4ABCBC52" w15:done="1"/>
  <w15:commentEx w15:paraId="7DC60F54" w15:done="1"/>
  <w15:commentEx w15:paraId="0EA5B7BC" w15:done="1"/>
  <w15:commentEx w15:paraId="22F9A963" w15:done="1"/>
  <w15:commentEx w15:paraId="25641F6D" w15:done="1"/>
  <w15:commentEx w15:paraId="459180C9" w15:done="1"/>
  <w15:commentEx w15:paraId="63820259" w15:done="0"/>
  <w15:commentEx w15:paraId="51EDB590" w15:paraIdParent="63820259" w15:done="0"/>
  <w15:commentEx w15:paraId="741ACECC" w15:done="1"/>
  <w15:commentEx w15:paraId="324FE926" w15:done="1"/>
  <w15:commentEx w15:paraId="27BA364A" w15:done="1"/>
  <w15:commentEx w15:paraId="7A06878B" w15:done="1"/>
  <w15:commentEx w15:paraId="458053E5" w15:done="0"/>
  <w15:commentEx w15:paraId="55E92C5B" w15:done="0"/>
  <w15:commentEx w15:paraId="4889A6B9" w15:done="1"/>
  <w15:commentEx w15:paraId="4C0931DA" w15:done="1"/>
  <w15:commentEx w15:paraId="7CB0A8AD" w15:done="1"/>
  <w15:commentEx w15:paraId="678AC83E" w15:done="0"/>
  <w15:commentEx w15:paraId="27F5C95C" w15:paraIdParent="678AC83E" w15:done="0"/>
  <w15:commentEx w15:paraId="5230F054" w15:done="1"/>
  <w15:commentEx w15:paraId="2F107B38" w15:done="0"/>
  <w15:commentEx w15:paraId="3A809F62" w15:done="1"/>
  <w15:commentEx w15:paraId="34146C66" w15:done="1"/>
  <w15:commentEx w15:paraId="736F3669" w15:done="0"/>
  <w15:commentEx w15:paraId="156F3663" w15:done="1"/>
  <w15:commentEx w15:paraId="0C8742BF" w15:done="1"/>
  <w15:commentEx w15:paraId="0957266F" w15:done="1"/>
  <w15:commentEx w15:paraId="3C1862BE" w15:done="1"/>
  <w15:commentEx w15:paraId="5B118ACB" w15:done="1"/>
  <w15:commentEx w15:paraId="2CC9E42D" w15:done="1"/>
  <w15:commentEx w15:paraId="38E70E04" w15:done="1"/>
  <w15:commentEx w15:paraId="67DBD777" w15:done="0"/>
  <w15:commentEx w15:paraId="14DBD256" w15:done="1"/>
  <w15:commentEx w15:paraId="77E5DF1F" w15:done="1"/>
  <w15:commentEx w15:paraId="48ADA1DF" w15:paraIdParent="77E5DF1F" w15:done="1"/>
  <w15:commentEx w15:paraId="49134819" w15:paraIdParent="77E5DF1F" w15:done="1"/>
  <w15:commentEx w15:paraId="569E14DF" w15:paraIdParent="77E5DF1F" w15:done="1"/>
  <w15:commentEx w15:paraId="4827BA5C" w15:done="0"/>
  <w15:commentEx w15:paraId="63B6EE7D" w15:done="1"/>
  <w15:commentEx w15:paraId="372526CD" w15:done="1"/>
  <w15:commentEx w15:paraId="0EB6B3E7" w15:done="1"/>
  <w15:commentEx w15:paraId="274E55F9" w15:done="0"/>
  <w15:commentEx w15:paraId="03450096" w15:done="1"/>
  <w15:commentEx w15:paraId="2CDBC55F" w15:done="0"/>
  <w15:commentEx w15:paraId="53A3AA1F" w15:done="1"/>
  <w15:commentEx w15:paraId="093426C7" w15:done="0"/>
  <w15:commentEx w15:paraId="30C0612F" w15:done="1"/>
  <w15:commentEx w15:paraId="5F5D1E15" w15:done="1"/>
  <w15:commentEx w15:paraId="1257EA4E" w15:done="0"/>
  <w15:commentEx w15:paraId="51C465E3" w15:done="0"/>
  <w15:commentEx w15:paraId="27E4245C" w15:done="1"/>
  <w15:commentEx w15:paraId="465A42BE" w15:done="1"/>
  <w15:commentEx w15:paraId="37F79757" w15:done="0"/>
  <w15:commentEx w15:paraId="3075A904" w15:done="1"/>
  <w15:commentEx w15:paraId="2CE1D213" w15:done="1"/>
  <w15:commentEx w15:paraId="6E44F1A6" w15:done="0"/>
  <w15:commentEx w15:paraId="65F769D5" w15:done="1"/>
  <w15:commentEx w15:paraId="5E2C902A" w15:done="1"/>
  <w15:commentEx w15:paraId="5FA40C62" w15:done="0"/>
  <w15:commentEx w15:paraId="18D18FB8" w15:done="0"/>
  <w15:commentEx w15:paraId="1D12F1EC" w15:done="0"/>
  <w15:commentEx w15:paraId="28F8EF23" w15:paraIdParent="1D12F1EC" w15:done="0"/>
  <w15:commentEx w15:paraId="643CE95D" w15:done="1"/>
  <w15:commentEx w15:paraId="3FDE7E42" w15:done="1"/>
  <w15:commentEx w15:paraId="3F552F7B" w15:done="1"/>
  <w15:commentEx w15:paraId="6AB613BF" w15:paraIdParent="3F552F7B" w15:done="1"/>
  <w15:commentEx w15:paraId="0595D579" w15:done="1"/>
  <w15:commentEx w15:paraId="5BFCFEE6" w15:paraIdParent="0595D579" w15:done="1"/>
  <w15:commentEx w15:paraId="02BB9A00" w15:done="1"/>
  <w15:commentEx w15:paraId="337BFD0B" w15:done="1"/>
  <w15:commentEx w15:paraId="36A768FC" w15:done="1"/>
  <w15:commentEx w15:paraId="4F736B28" w15:done="1"/>
  <w15:commentEx w15:paraId="58622639" w15:done="1"/>
  <w15:commentEx w15:paraId="19E2AEAE" w15:done="1"/>
  <w15:commentEx w15:paraId="0F144DCB" w15:done="1"/>
  <w15:commentEx w15:paraId="0FEFF212" w15:done="1"/>
  <w15:commentEx w15:paraId="4BF7F58B" w15:done="1"/>
  <w15:commentEx w15:paraId="233D1316" w15:paraIdParent="4BF7F58B" w15:done="1"/>
  <w15:commentEx w15:paraId="539397B0" w15:done="0"/>
  <w15:commentEx w15:paraId="28541830" w15:done="1"/>
  <w15:commentEx w15:paraId="12C98A22" w15:done="1"/>
  <w15:commentEx w15:paraId="3D30AE26" w15:done="1"/>
  <w15:commentEx w15:paraId="68930DC6" w15:done="1"/>
  <w15:commentEx w15:paraId="36630A16" w15:done="1"/>
  <w15:commentEx w15:paraId="15854552" w15:done="1"/>
  <w15:commentEx w15:paraId="5EED9D75" w15:done="1"/>
  <w15:commentEx w15:paraId="2820BA6B" w15:done="1"/>
  <w15:commentEx w15:paraId="7FA2A3E7" w15:done="1"/>
  <w15:commentEx w15:paraId="0F95B0F0" w15:done="1"/>
  <w15:commentEx w15:paraId="00A311C6" w15:done="1"/>
  <w15:commentEx w15:paraId="6084953B" w15:done="1"/>
  <w15:commentEx w15:paraId="740139F9" w15:done="1"/>
  <w15:commentEx w15:paraId="65B60A17" w15:done="1"/>
  <w15:commentEx w15:paraId="624E3C44" w15:done="1"/>
  <w15:commentEx w15:paraId="7CB1A573" w15:done="1"/>
  <w15:commentEx w15:paraId="46252ACF" w15:done="1"/>
  <w15:commentEx w15:paraId="4B0D957D" w15:done="1"/>
  <w15:commentEx w15:paraId="3BDA1E17" w15:done="1"/>
  <w15:commentEx w15:paraId="440318D4" w15:done="1"/>
  <w15:commentEx w15:paraId="39C13C89" w15:done="1"/>
  <w15:commentEx w15:paraId="67BF3C53" w15:done="1"/>
  <w15:commentEx w15:paraId="013CB97D" w15:done="1"/>
  <w15:commentEx w15:paraId="3C8F3B71" w15:done="1"/>
  <w15:commentEx w15:paraId="453C27FD" w15:done="1"/>
  <w15:commentEx w15:paraId="0B039D19" w15:done="1"/>
  <w15:commentEx w15:paraId="2FD6F50B" w15:done="0"/>
  <w15:commentEx w15:paraId="7BEBA559" w15:done="1"/>
  <w15:commentEx w15:paraId="6483828E" w15:done="0"/>
  <w15:commentEx w15:paraId="68923DEA" w15:done="1"/>
  <w15:commentEx w15:paraId="3F356CD4" w15:done="1"/>
  <w15:commentEx w15:paraId="24348071" w15:done="1"/>
  <w15:commentEx w15:paraId="66F0E72F" w15:done="1"/>
  <w15:commentEx w15:paraId="094C0371" w15:done="1"/>
  <w15:commentEx w15:paraId="3E6F56E6" w15:done="1"/>
  <w15:commentEx w15:paraId="03D83CB1" w15:done="1"/>
  <w15:commentEx w15:paraId="225AEB8B" w15:paraIdParent="03D83CB1" w15:done="1"/>
  <w15:commentEx w15:paraId="0D303663" w15:done="1"/>
  <w15:commentEx w15:paraId="61A5D207" w15:done="0"/>
  <w15:commentEx w15:paraId="7C154F0B" w15:paraIdParent="61A5D207" w15:done="0"/>
  <w15:commentEx w15:paraId="0DA32472" w15:done="1"/>
  <w15:commentEx w15:paraId="0D549810" w15:done="1"/>
  <w15:commentEx w15:paraId="3CF78D03" w15:done="1"/>
  <w15:commentEx w15:paraId="7C4D750C" w15:paraIdParent="3CF78D03" w15:done="1"/>
  <w15:commentEx w15:paraId="46B9F0E5" w15:done="1"/>
  <w15:commentEx w15:paraId="67B787B9" w15:done="1"/>
  <w15:commentEx w15:paraId="2B64852F" w15:done="1"/>
  <w15:commentEx w15:paraId="2DEFB233" w15:done="1"/>
  <w15:commentEx w15:paraId="43FB00F2" w15:done="0"/>
  <w15:commentEx w15:paraId="4B8E3047" w15:done="0"/>
  <w15:commentEx w15:paraId="086CCF72" w15:done="1"/>
  <w15:commentEx w15:paraId="665B65F8" w15:done="1"/>
  <w15:commentEx w15:paraId="4646299C" w15:done="1"/>
  <w15:commentEx w15:paraId="5B63C0B2" w15:done="1"/>
  <w15:commentEx w15:paraId="1CE45232" w15:done="0"/>
  <w15:commentEx w15:paraId="27D6F805" w15:done="1"/>
  <w15:commentEx w15:paraId="02D506A8" w15:paraIdParent="27D6F805" w15:done="1"/>
  <w15:commentEx w15:paraId="7E32005B" w15:done="1"/>
  <w15:commentEx w15:paraId="10951FC4" w15:done="1"/>
  <w15:commentEx w15:paraId="5F44AC1A" w15:done="1"/>
  <w15:commentEx w15:paraId="755CEB29" w15:done="1"/>
  <w15:commentEx w15:paraId="62F9FCC9" w15:paraIdParent="755CEB29" w15:done="1"/>
  <w15:commentEx w15:paraId="20249D39" w15:done="1"/>
  <w15:commentEx w15:paraId="5B9E3284" w15:done="1"/>
  <w15:commentEx w15:paraId="18401FF7" w15:done="0"/>
  <w15:commentEx w15:paraId="09CE300C" w15:done="1"/>
  <w15:commentEx w15:paraId="0F2C83EC" w15:done="1"/>
  <w15:commentEx w15:paraId="1945BE6E" w15:paraIdParent="0F2C83EC" w15:done="1"/>
  <w15:commentEx w15:paraId="5F04E890" w15:done="1"/>
  <w15:commentEx w15:paraId="51D14FB1" w15:done="1"/>
  <w15:commentEx w15:paraId="5A5ACAC1" w15:done="0"/>
  <w15:commentEx w15:paraId="51A5F9B6" w15:done="1"/>
  <w15:commentEx w15:paraId="02462AAB" w15:done="1"/>
  <w15:commentEx w15:paraId="68214446" w15:done="1"/>
  <w15:commentEx w15:paraId="4421E43A" w15:done="1"/>
  <w15:commentEx w15:paraId="072E136E" w15:paraIdParent="4421E43A" w15:done="1"/>
  <w15:commentEx w15:paraId="5F451C6D" w15:done="1"/>
  <w15:commentEx w15:paraId="79606A1F" w15:done="1"/>
  <w15:commentEx w15:paraId="56EDB32C" w15:done="1"/>
  <w15:commentEx w15:paraId="093B219D" w15:paraIdParent="56EDB32C" w15:done="1"/>
  <w15:commentEx w15:paraId="18E7BD66" w15:done="1"/>
  <w15:commentEx w15:paraId="1C771A89" w15:done="1"/>
  <w15:commentEx w15:paraId="4DC4C387" w15:done="0"/>
  <w15:commentEx w15:paraId="0727B701" w15:done="0"/>
  <w15:commentEx w15:paraId="2041AC47" w15:done="1"/>
  <w15:commentEx w15:paraId="5D3CC843" w15:done="1"/>
  <w15:commentEx w15:paraId="279C1B0C" w15:done="0"/>
  <w15:commentEx w15:paraId="32A20523" w15:done="1"/>
  <w15:commentEx w15:paraId="0D2D2E0F" w15:done="1"/>
  <w15:commentEx w15:paraId="0B756985" w15:done="1"/>
  <w15:commentEx w15:paraId="0A907A92" w15:paraIdParent="0B756985" w15:done="1"/>
  <w15:commentEx w15:paraId="30605696" w15:done="1"/>
  <w15:commentEx w15:paraId="4B6F929D" w15:paraIdParent="30605696" w15:done="1"/>
  <w15:commentEx w15:paraId="44607C11" w15:done="1"/>
  <w15:commentEx w15:paraId="190EFA37" w15:done="1"/>
  <w15:commentEx w15:paraId="13C15640" w15:done="1"/>
  <w15:commentEx w15:paraId="4EB55DDA" w15:done="1"/>
  <w15:commentEx w15:paraId="44847503" w15:done="1"/>
  <w15:commentEx w15:paraId="650F0FB1" w15:done="1"/>
  <w15:commentEx w15:paraId="0E33467A" w15:done="1"/>
  <w15:commentEx w15:paraId="0B1C243D" w15:done="0"/>
  <w15:commentEx w15:paraId="0CABDE0F" w15:done="0"/>
  <w15:commentEx w15:paraId="3C5E5EAC" w15:done="1"/>
  <w15:commentEx w15:paraId="3BDF5F23" w15:done="1"/>
  <w15:commentEx w15:paraId="2717F8BB" w15:done="1"/>
  <w15:commentEx w15:paraId="5DADD2E8" w15:done="1"/>
  <w15:commentEx w15:paraId="7080F83A" w15:done="1"/>
  <w15:commentEx w15:paraId="1EBFC322" w15:done="1"/>
  <w15:commentEx w15:paraId="3DAD9EC8" w15:done="1"/>
  <w15:commentEx w15:paraId="48B137AC" w15:done="1"/>
  <w15:commentEx w15:paraId="51B1933B" w15:done="1"/>
  <w15:commentEx w15:paraId="246A1ECB" w15:done="1"/>
  <w15:commentEx w15:paraId="37BE5ABB" w15:done="1"/>
  <w15:commentEx w15:paraId="7C187534" w15:done="1"/>
  <w15:commentEx w15:paraId="00F72762" w15:paraIdParent="7C187534" w15:done="1"/>
  <w15:commentEx w15:paraId="5155444D" w15:done="1"/>
  <w15:commentEx w15:paraId="146871E3" w15:done="1"/>
  <w15:commentEx w15:paraId="3484FFE4" w15:paraIdParent="146871E3" w15:done="1"/>
  <w15:commentEx w15:paraId="22623B38" w15:done="1"/>
  <w15:commentEx w15:paraId="262B1794" w15:done="1"/>
  <w15:commentEx w15:paraId="21438EB1" w15:done="1"/>
  <w15:commentEx w15:paraId="72A17586" w15:done="1"/>
  <w15:commentEx w15:paraId="1AB57986" w15:done="0"/>
  <w15:commentEx w15:paraId="617E28F7" w15:done="0"/>
  <w15:commentEx w15:paraId="6F8F55E5" w15:paraIdParent="617E28F7" w15:done="0"/>
  <w15:commentEx w15:paraId="3BE45CCD" w15:done="0"/>
  <w15:commentEx w15:paraId="1F601E6B" w15:done="0"/>
  <w15:commentEx w15:paraId="7423A08A" w15:done="0"/>
  <w15:commentEx w15:paraId="110F1DC8" w15:done="0"/>
  <w15:commentEx w15:paraId="17A85040" w15:done="0"/>
  <w15:commentEx w15:paraId="49EAA132" w15:done="1"/>
  <w15:commentEx w15:paraId="59E6BA92" w15:done="1"/>
  <w15:commentEx w15:paraId="529481DC" w15:done="1"/>
  <w15:commentEx w15:paraId="1D9DF428" w15:done="0"/>
  <w15:commentEx w15:paraId="4A8EDB58" w15:done="1"/>
  <w15:commentEx w15:paraId="7896A96E" w15:done="1"/>
  <w15:commentEx w15:paraId="491D2FAE" w15:done="1"/>
  <w15:commentEx w15:paraId="15277DD2" w15:done="1"/>
  <w15:commentEx w15:paraId="40B2229B" w15:done="1"/>
  <w15:commentEx w15:paraId="003ECC6B" w15:done="1"/>
  <w15:commentEx w15:paraId="34D29074" w15:done="1"/>
  <w15:commentEx w15:paraId="1A9374B0" w15:done="1"/>
  <w15:commentEx w15:paraId="49E744B3" w15:done="1"/>
  <w15:commentEx w15:paraId="64AF638F" w15:done="1"/>
  <w15:commentEx w15:paraId="40B829AF" w15:done="1"/>
  <w15:commentEx w15:paraId="53891BCB" w15:done="1"/>
  <w15:commentEx w15:paraId="6CB18E51" w15:done="1"/>
  <w15:commentEx w15:paraId="4570FBF2" w15:paraIdParent="6CB18E51" w15:done="1"/>
  <w15:commentEx w15:paraId="416E57B1" w15:done="1"/>
  <w15:commentEx w15:paraId="00F26AE3" w15:done="1"/>
  <w15:commentEx w15:paraId="1F715155" w15:done="1"/>
  <w15:commentEx w15:paraId="62111B0F" w15:done="1"/>
  <w15:commentEx w15:paraId="068440F2" w15:done="0"/>
  <w15:commentEx w15:paraId="3C1343C3" w15:done="0"/>
  <w15:commentEx w15:paraId="34E080A8" w15:done="1"/>
  <w15:commentEx w15:paraId="23B47C28" w15:done="1"/>
  <w15:commentEx w15:paraId="0830EE9A" w15:done="1"/>
  <w15:commentEx w15:paraId="2C69B6C4" w15:done="0"/>
  <w15:commentEx w15:paraId="6E954907" w15:paraIdParent="2C69B6C4" w15:done="0"/>
  <w15:commentEx w15:paraId="701F8AD9" w15:done="0"/>
  <w15:commentEx w15:paraId="051EAA09" w15:done="0"/>
  <w15:commentEx w15:paraId="046DD0D9" w15:done="1"/>
  <w15:commentEx w15:paraId="03F1C371" w15:done="1"/>
  <w15:commentEx w15:paraId="6CE378C6" w15:done="1"/>
  <w15:commentEx w15:paraId="6D9D4301" w15:done="1"/>
  <w15:commentEx w15:paraId="45207FF7" w15:done="1"/>
  <w15:commentEx w15:paraId="0AD9F14A" w15:done="1"/>
  <w15:commentEx w15:paraId="7E7009C5" w15:done="0"/>
  <w15:commentEx w15:paraId="7C41F86D" w15:done="0"/>
  <w15:commentEx w15:paraId="58836FFA" w15:done="0"/>
  <w15:commentEx w15:paraId="22097706" w15:done="0"/>
  <w15:commentEx w15:paraId="25AB5E81" w15:done="0"/>
  <w15:commentEx w15:paraId="08C71772" w15:done="0"/>
  <w15:commentEx w15:paraId="0537331F" w15:done="0"/>
  <w15:commentEx w15:paraId="253B3D61" w15:done="0"/>
  <w15:commentEx w15:paraId="1D32482E" w15:done="0"/>
  <w15:commentEx w15:paraId="63541BAA" w15:done="0"/>
  <w15:commentEx w15:paraId="079F0024" w15:done="0"/>
  <w15:commentEx w15:paraId="265F4DC6" w15:done="1"/>
  <w15:commentEx w15:paraId="180D3C13" w15:paraIdParent="265F4DC6" w15:done="1"/>
  <w15:commentEx w15:paraId="4996DBEE" w15:done="1"/>
  <w15:commentEx w15:paraId="7B223603" w15:done="1"/>
  <w15:commentEx w15:paraId="37E9A678" w15:done="1"/>
  <w15:commentEx w15:paraId="46983A10" w15:done="1"/>
  <w15:commentEx w15:paraId="2567D179" w15:done="1"/>
  <w15:commentEx w15:paraId="0418D1A1" w15:done="1"/>
  <w15:commentEx w15:paraId="3353F36C" w15:done="1"/>
  <w15:commentEx w15:paraId="7F58F0D7" w15:done="1"/>
  <w15:commentEx w15:paraId="121C5DBF" w15:paraIdParent="7F58F0D7" w15:done="1"/>
  <w15:commentEx w15:paraId="5442E99A" w15:done="1"/>
  <w15:commentEx w15:paraId="0D029566" w15:done="1"/>
  <w15:commentEx w15:paraId="5DF26AB8" w15:done="1"/>
  <w15:commentEx w15:paraId="6CDC1DD2" w15:done="1"/>
  <w15:commentEx w15:paraId="5370EBFC" w15:done="1"/>
  <w15:commentEx w15:paraId="23B21A7D" w15:done="1"/>
  <w15:commentEx w15:paraId="7759A5E1" w15:done="1"/>
  <w15:commentEx w15:paraId="6B40C4FA" w15:done="1"/>
  <w15:commentEx w15:paraId="08D98CAF" w15:done="1"/>
  <w15:commentEx w15:paraId="736CB818" w15:done="1"/>
  <w15:commentEx w15:paraId="03814B7B" w15:done="0"/>
  <w15:commentEx w15:paraId="1673CAAE" w15:paraIdParent="03814B7B" w15:done="0"/>
  <w15:commentEx w15:paraId="294D60F7" w15:done="0"/>
  <w15:commentEx w15:paraId="4EEBD259" w15:done="0"/>
  <w15:commentEx w15:paraId="1F045842" w15:done="0"/>
  <w15:commentEx w15:paraId="7BE677E5" w15:done="0"/>
  <w15:commentEx w15:paraId="2A2825D1" w15:done="0"/>
  <w15:commentEx w15:paraId="0FB8BEDA" w15:done="0"/>
  <w15:commentEx w15:paraId="48F56DE9" w15:done="0"/>
  <w15:commentEx w15:paraId="291A4DE9" w15:done="0"/>
  <w15:commentEx w15:paraId="714E0567" w15:done="0"/>
  <w15:commentEx w15:paraId="400E0020" w15:done="0"/>
  <w15:commentEx w15:paraId="6241C30E" w15:done="0"/>
  <w15:commentEx w15:paraId="6E2B4829" w15:done="0"/>
  <w15:commentEx w15:paraId="2A440A59" w15:done="0"/>
  <w15:commentEx w15:paraId="60A8CE74" w15:done="0"/>
  <w15:commentEx w15:paraId="42FC307F" w15:done="1"/>
  <w15:commentEx w15:paraId="07DE8CF3" w15:done="1"/>
  <w15:commentEx w15:paraId="555E30E5" w15:done="1"/>
  <w15:commentEx w15:paraId="24FDE134" w15:done="1"/>
  <w15:commentEx w15:paraId="7DD98D63" w15:done="1"/>
  <w15:commentEx w15:paraId="77952F33" w15:done="0"/>
  <w15:commentEx w15:paraId="59F92FCA" w15:done="0"/>
  <w15:commentEx w15:paraId="198B0360" w15:done="1"/>
  <w15:commentEx w15:paraId="204271A5" w15:done="0"/>
  <w15:commentEx w15:paraId="7F916407" w15:done="0"/>
  <w15:commentEx w15:paraId="627674C2" w15:done="1"/>
  <w15:commentEx w15:paraId="483FFA6E" w15:done="1"/>
  <w15:commentEx w15:paraId="592A35CD" w15:done="0"/>
  <w15:commentEx w15:paraId="5B729BE2"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516D10" w16cid:durableId="25A2502B"/>
  <w16cid:commentId w16cid:paraId="49ED2C14" w16cid:durableId="25A2502C"/>
  <w16cid:commentId w16cid:paraId="5562C8E5" w16cid:durableId="25A2502D"/>
  <w16cid:commentId w16cid:paraId="2F3B627D" w16cid:durableId="25A2502E"/>
  <w16cid:commentId w16cid:paraId="14A6B226" w16cid:durableId="25A2502F"/>
  <w16cid:commentId w16cid:paraId="724F180B" w16cid:durableId="25A25030"/>
  <w16cid:commentId w16cid:paraId="2AEBFF8A" w16cid:durableId="25A25031"/>
  <w16cid:commentId w16cid:paraId="413C88D5" w16cid:durableId="25A25032"/>
  <w16cid:commentId w16cid:paraId="296A43A8" w16cid:durableId="25A25033"/>
  <w16cid:commentId w16cid:paraId="48620A40" w16cid:durableId="25A25034"/>
  <w16cid:commentId w16cid:paraId="214FE060" w16cid:durableId="25A25035"/>
  <w16cid:commentId w16cid:paraId="1A609F4E" w16cid:durableId="25A25036"/>
  <w16cid:commentId w16cid:paraId="0BFBEA9F" w16cid:durableId="25A25037"/>
  <w16cid:commentId w16cid:paraId="7925CFDD" w16cid:durableId="25A25038"/>
  <w16cid:commentId w16cid:paraId="081EADED" w16cid:durableId="25A25039"/>
  <w16cid:commentId w16cid:paraId="50A37942" w16cid:durableId="25A2503A"/>
  <w16cid:commentId w16cid:paraId="3BB3D9F9" w16cid:durableId="25A2503B"/>
  <w16cid:commentId w16cid:paraId="458E8A16" w16cid:durableId="25A2503C"/>
  <w16cid:commentId w16cid:paraId="03E7863F" w16cid:durableId="25A2503D"/>
  <w16cid:commentId w16cid:paraId="4397A372" w16cid:durableId="25A2503E"/>
  <w16cid:commentId w16cid:paraId="2D154D29" w16cid:durableId="25A2503F"/>
  <w16cid:commentId w16cid:paraId="5302B3BD" w16cid:durableId="25A25040"/>
  <w16cid:commentId w16cid:paraId="144DBB0C" w16cid:durableId="25A25041"/>
  <w16cid:commentId w16cid:paraId="29B63C1E" w16cid:durableId="25A25042"/>
  <w16cid:commentId w16cid:paraId="4DBE15E7" w16cid:durableId="25A25043"/>
  <w16cid:commentId w16cid:paraId="4F2D184C" w16cid:durableId="25A25044"/>
  <w16cid:commentId w16cid:paraId="100A0DCE" w16cid:durableId="25A25045"/>
  <w16cid:commentId w16cid:paraId="6CC0446A" w16cid:durableId="25A25046"/>
  <w16cid:commentId w16cid:paraId="270D99A2" w16cid:durableId="25A25047"/>
  <w16cid:commentId w16cid:paraId="4FCBB0E5" w16cid:durableId="25A25048"/>
  <w16cid:commentId w16cid:paraId="544E2140" w16cid:durableId="25A25049"/>
  <w16cid:commentId w16cid:paraId="545E68D8" w16cid:durableId="25A2504A"/>
  <w16cid:commentId w16cid:paraId="4ED75539" w16cid:durableId="25A2504B"/>
  <w16cid:commentId w16cid:paraId="240FA119" w16cid:durableId="25A2504C"/>
  <w16cid:commentId w16cid:paraId="44E90315" w16cid:durableId="25A2504D"/>
  <w16cid:commentId w16cid:paraId="3A280396" w16cid:durableId="25A2504E"/>
  <w16cid:commentId w16cid:paraId="2C1E6BDB" w16cid:durableId="25A2504F"/>
  <w16cid:commentId w16cid:paraId="261C8CA6" w16cid:durableId="25A25050"/>
  <w16cid:commentId w16cid:paraId="304C78D9" w16cid:durableId="25A25051"/>
  <w16cid:commentId w16cid:paraId="00C4EDAF" w16cid:durableId="25A25052"/>
  <w16cid:commentId w16cid:paraId="1DDF05AD" w16cid:durableId="25A25053"/>
  <w16cid:commentId w16cid:paraId="0FE9930C" w16cid:durableId="25A25054"/>
  <w16cid:commentId w16cid:paraId="0EBAE022" w16cid:durableId="25A25055"/>
  <w16cid:commentId w16cid:paraId="42C1A6C3" w16cid:durableId="25A25056"/>
  <w16cid:commentId w16cid:paraId="32352CFD" w16cid:durableId="25A25057"/>
  <w16cid:commentId w16cid:paraId="3D0BC3AF" w16cid:durableId="25A25058"/>
  <w16cid:commentId w16cid:paraId="075EE3A3" w16cid:durableId="25A25059"/>
  <w16cid:commentId w16cid:paraId="5E4F91EB" w16cid:durableId="25A2505A"/>
  <w16cid:commentId w16cid:paraId="2D9DDCEF" w16cid:durableId="25A2505B"/>
  <w16cid:commentId w16cid:paraId="1C317A45" w16cid:durableId="25A2505C"/>
  <w16cid:commentId w16cid:paraId="312C5A72" w16cid:durableId="25A2505D"/>
  <w16cid:commentId w16cid:paraId="0D9695CB" w16cid:durableId="25A2505E"/>
  <w16cid:commentId w16cid:paraId="64FD4012" w16cid:durableId="25A2505F"/>
  <w16cid:commentId w16cid:paraId="628FDCA3" w16cid:durableId="25A25060"/>
  <w16cid:commentId w16cid:paraId="44103AD9" w16cid:durableId="25A25061"/>
  <w16cid:commentId w16cid:paraId="3DAE644F" w16cid:durableId="25A25062"/>
  <w16cid:commentId w16cid:paraId="664AFD7E" w16cid:durableId="25A25063"/>
  <w16cid:commentId w16cid:paraId="65EBBFF6" w16cid:durableId="25A25064"/>
  <w16cid:commentId w16cid:paraId="18EC13B8" w16cid:durableId="25A25065"/>
  <w16cid:commentId w16cid:paraId="20301D81" w16cid:durableId="25A25066"/>
  <w16cid:commentId w16cid:paraId="70E8AF3C" w16cid:durableId="25A25067"/>
  <w16cid:commentId w16cid:paraId="299774AE" w16cid:durableId="25A25068"/>
  <w16cid:commentId w16cid:paraId="3263EFA2" w16cid:durableId="25A25069"/>
  <w16cid:commentId w16cid:paraId="3B73382A" w16cid:durableId="25A2506A"/>
  <w16cid:commentId w16cid:paraId="3EECEB13" w16cid:durableId="25A2506B"/>
  <w16cid:commentId w16cid:paraId="1815A884" w16cid:durableId="25A2506C"/>
  <w16cid:commentId w16cid:paraId="22030DD9" w16cid:durableId="25A2506D"/>
  <w16cid:commentId w16cid:paraId="6A36FE6B" w16cid:durableId="25A2506E"/>
  <w16cid:commentId w16cid:paraId="2F0D7DA1" w16cid:durableId="25A2506F"/>
  <w16cid:commentId w16cid:paraId="63CEE3F3" w16cid:durableId="25A25070"/>
  <w16cid:commentId w16cid:paraId="6DFC8295" w16cid:durableId="25A25071"/>
  <w16cid:commentId w16cid:paraId="24A75660" w16cid:durableId="25A25072"/>
  <w16cid:commentId w16cid:paraId="1C091BC5" w16cid:durableId="25A25073"/>
  <w16cid:commentId w16cid:paraId="5741F5E5" w16cid:durableId="25A25074"/>
  <w16cid:commentId w16cid:paraId="247B23FE" w16cid:durableId="25A25075"/>
  <w16cid:commentId w16cid:paraId="69FBD8D8" w16cid:durableId="25A25076"/>
  <w16cid:commentId w16cid:paraId="23208F6E" w16cid:durableId="25A25077"/>
  <w16cid:commentId w16cid:paraId="332B45BB" w16cid:durableId="25A25078"/>
  <w16cid:commentId w16cid:paraId="203C1951" w16cid:durableId="25A25079"/>
  <w16cid:commentId w16cid:paraId="2CAAC6CE" w16cid:durableId="25A2507A"/>
  <w16cid:commentId w16cid:paraId="3CA3F74B" w16cid:durableId="25A2507B"/>
  <w16cid:commentId w16cid:paraId="601C2E43" w16cid:durableId="25A2507C"/>
  <w16cid:commentId w16cid:paraId="7952BAEE" w16cid:durableId="25A2507D"/>
  <w16cid:commentId w16cid:paraId="75DA2F9F" w16cid:durableId="25A2507E"/>
  <w16cid:commentId w16cid:paraId="4E61EE02" w16cid:durableId="25A2507F"/>
  <w16cid:commentId w16cid:paraId="1DF49753" w16cid:durableId="25A25080"/>
  <w16cid:commentId w16cid:paraId="4B5E0166" w16cid:durableId="25A25081"/>
  <w16cid:commentId w16cid:paraId="7790A1EB" w16cid:durableId="25A25082"/>
  <w16cid:commentId w16cid:paraId="4BAEE827" w16cid:durableId="25A25083"/>
  <w16cid:commentId w16cid:paraId="7068935F" w16cid:durableId="25A25084"/>
  <w16cid:commentId w16cid:paraId="76EAA43C" w16cid:durableId="25A25085"/>
  <w16cid:commentId w16cid:paraId="22AB9466" w16cid:durableId="25A25086"/>
  <w16cid:commentId w16cid:paraId="2B68D79C" w16cid:durableId="25A25087"/>
  <w16cid:commentId w16cid:paraId="7DD4654C" w16cid:durableId="25A25088"/>
  <w16cid:commentId w16cid:paraId="70244B3E" w16cid:durableId="25A25089"/>
  <w16cid:commentId w16cid:paraId="3B6785FB" w16cid:durableId="25A2508A"/>
  <w16cid:commentId w16cid:paraId="427D1141" w16cid:durableId="25A2508B"/>
  <w16cid:commentId w16cid:paraId="0D8BBCC9" w16cid:durableId="25A2508C"/>
  <w16cid:commentId w16cid:paraId="7367C230" w16cid:durableId="25A2508D"/>
  <w16cid:commentId w16cid:paraId="44D63340" w16cid:durableId="25A2508E"/>
  <w16cid:commentId w16cid:paraId="6878FBFC" w16cid:durableId="25A2508F"/>
  <w16cid:commentId w16cid:paraId="0467D54E" w16cid:durableId="25A25090"/>
  <w16cid:commentId w16cid:paraId="0939F68F" w16cid:durableId="25A25091"/>
  <w16cid:commentId w16cid:paraId="30565156" w16cid:durableId="25A25092"/>
  <w16cid:commentId w16cid:paraId="7A7B171F" w16cid:durableId="25A25093"/>
  <w16cid:commentId w16cid:paraId="5F32FA05" w16cid:durableId="25A25094"/>
  <w16cid:commentId w16cid:paraId="41AE7219" w16cid:durableId="25A25095"/>
  <w16cid:commentId w16cid:paraId="5C5C1294" w16cid:durableId="25A25096"/>
  <w16cid:commentId w16cid:paraId="5341AE60" w16cid:durableId="25A25097"/>
  <w16cid:commentId w16cid:paraId="19CB8752" w16cid:durableId="25A25098"/>
  <w16cid:commentId w16cid:paraId="696F797D" w16cid:durableId="25A25099"/>
  <w16cid:commentId w16cid:paraId="749498EF" w16cid:durableId="25A2509A"/>
  <w16cid:commentId w16cid:paraId="03BBF194" w16cid:durableId="25A2509B"/>
  <w16cid:commentId w16cid:paraId="5C2F6BD8" w16cid:durableId="25A2509C"/>
  <w16cid:commentId w16cid:paraId="22491656" w16cid:durableId="25A2509D"/>
  <w16cid:commentId w16cid:paraId="68EAA50D" w16cid:durableId="25A2509E"/>
  <w16cid:commentId w16cid:paraId="0CCACC53" w16cid:durableId="25A2509F"/>
  <w16cid:commentId w16cid:paraId="5B0D5581" w16cid:durableId="25A250A0"/>
  <w16cid:commentId w16cid:paraId="3D19CFD6" w16cid:durableId="25A250A1"/>
  <w16cid:commentId w16cid:paraId="5A056FB8" w16cid:durableId="25A250A2"/>
  <w16cid:commentId w16cid:paraId="28309E6C" w16cid:durableId="25A250A3"/>
  <w16cid:commentId w16cid:paraId="2A490847" w16cid:durableId="25A250A4"/>
  <w16cid:commentId w16cid:paraId="04BD1210" w16cid:durableId="25A250A5"/>
  <w16cid:commentId w16cid:paraId="646AA649" w16cid:durableId="25A250A6"/>
  <w16cid:commentId w16cid:paraId="0E7552D4" w16cid:durableId="25A250A7"/>
  <w16cid:commentId w16cid:paraId="6A7A1A61" w16cid:durableId="25A250A8"/>
  <w16cid:commentId w16cid:paraId="6952EF9A" w16cid:durableId="25A250A9"/>
  <w16cid:commentId w16cid:paraId="2DBEC428" w16cid:durableId="25A250AA"/>
  <w16cid:commentId w16cid:paraId="0A780AE0" w16cid:durableId="25A250AB"/>
  <w16cid:commentId w16cid:paraId="68777721" w16cid:durableId="25A250AC"/>
  <w16cid:commentId w16cid:paraId="2F23FCEA" w16cid:durableId="25A250AD"/>
  <w16cid:commentId w16cid:paraId="69F005D0" w16cid:durableId="25A250AE"/>
  <w16cid:commentId w16cid:paraId="12F99E0D" w16cid:durableId="25A250AF"/>
  <w16cid:commentId w16cid:paraId="3A45ECC5" w16cid:durableId="25A250B0"/>
  <w16cid:commentId w16cid:paraId="38866D67" w16cid:durableId="25A250B1"/>
  <w16cid:commentId w16cid:paraId="06B44C1D" w16cid:durableId="25A250B2"/>
  <w16cid:commentId w16cid:paraId="3E1DEE76" w16cid:durableId="25A250B3"/>
  <w16cid:commentId w16cid:paraId="181FCDE1" w16cid:durableId="25A250B4"/>
  <w16cid:commentId w16cid:paraId="52A2E4A1" w16cid:durableId="25A250B5"/>
  <w16cid:commentId w16cid:paraId="751F7C93" w16cid:durableId="25A250B6"/>
  <w16cid:commentId w16cid:paraId="2D0A7CA8" w16cid:durableId="25A250B7"/>
  <w16cid:commentId w16cid:paraId="6200052A" w16cid:durableId="25A250B8"/>
  <w16cid:commentId w16cid:paraId="7BEC1805" w16cid:durableId="25A250B9"/>
  <w16cid:commentId w16cid:paraId="2B62776C" w16cid:durableId="25A250BA"/>
  <w16cid:commentId w16cid:paraId="5F06EE54" w16cid:durableId="25A250BB"/>
  <w16cid:commentId w16cid:paraId="1729F2D4" w16cid:durableId="25A250BC"/>
  <w16cid:commentId w16cid:paraId="3F556A6F" w16cid:durableId="25A250BD"/>
  <w16cid:commentId w16cid:paraId="53337186" w16cid:durableId="25A250BE"/>
  <w16cid:commentId w16cid:paraId="4AE0FFBD" w16cid:durableId="25A250BF"/>
  <w16cid:commentId w16cid:paraId="34BFC037" w16cid:durableId="25A250C0"/>
  <w16cid:commentId w16cid:paraId="3B3DCD8E" w16cid:durableId="25A250C1"/>
  <w16cid:commentId w16cid:paraId="4D0396AE" w16cid:durableId="25A250C2"/>
  <w16cid:commentId w16cid:paraId="1DB85FBD" w16cid:durableId="25A250C3"/>
  <w16cid:commentId w16cid:paraId="453D96EC" w16cid:durableId="25A250C4"/>
  <w16cid:commentId w16cid:paraId="66D3BD97" w16cid:durableId="25A250C5"/>
  <w16cid:commentId w16cid:paraId="641D2C3C" w16cid:durableId="25A250C6"/>
  <w16cid:commentId w16cid:paraId="4E36E698" w16cid:durableId="25A250C7"/>
  <w16cid:commentId w16cid:paraId="2B39252B" w16cid:durableId="25A250C8"/>
  <w16cid:commentId w16cid:paraId="4A53B531" w16cid:durableId="25A250C9"/>
  <w16cid:commentId w16cid:paraId="085AF916" w16cid:durableId="25A250CA"/>
  <w16cid:commentId w16cid:paraId="25128421" w16cid:durableId="25A250CB"/>
  <w16cid:commentId w16cid:paraId="7D8B3418" w16cid:durableId="25A250CC"/>
  <w16cid:commentId w16cid:paraId="52E0A9AF" w16cid:durableId="25A250CD"/>
  <w16cid:commentId w16cid:paraId="49A437BF" w16cid:durableId="25A250CE"/>
  <w16cid:commentId w16cid:paraId="5DD22BE1" w16cid:durableId="25A250CF"/>
  <w16cid:commentId w16cid:paraId="5263B63C" w16cid:durableId="25A250D0"/>
  <w16cid:commentId w16cid:paraId="56530A3D" w16cid:durableId="25A250D1"/>
  <w16cid:commentId w16cid:paraId="4ABCBC52" w16cid:durableId="25A250D2"/>
  <w16cid:commentId w16cid:paraId="7DC60F54" w16cid:durableId="25A250D3"/>
  <w16cid:commentId w16cid:paraId="0EA5B7BC" w16cid:durableId="25A250D4"/>
  <w16cid:commentId w16cid:paraId="22F9A963" w16cid:durableId="25A250D5"/>
  <w16cid:commentId w16cid:paraId="25641F6D" w16cid:durableId="25A250D6"/>
  <w16cid:commentId w16cid:paraId="459180C9" w16cid:durableId="25A250D7"/>
  <w16cid:commentId w16cid:paraId="63820259" w16cid:durableId="25A250D8"/>
  <w16cid:commentId w16cid:paraId="51EDB590" w16cid:durableId="25A250D9"/>
  <w16cid:commentId w16cid:paraId="741ACECC" w16cid:durableId="25A250DA"/>
  <w16cid:commentId w16cid:paraId="324FE926" w16cid:durableId="25A250DB"/>
  <w16cid:commentId w16cid:paraId="27BA364A" w16cid:durableId="25A250DC"/>
  <w16cid:commentId w16cid:paraId="7A06878B" w16cid:durableId="25A250DD"/>
  <w16cid:commentId w16cid:paraId="458053E5" w16cid:durableId="25A250DE"/>
  <w16cid:commentId w16cid:paraId="55E92C5B" w16cid:durableId="25A250DF"/>
  <w16cid:commentId w16cid:paraId="4889A6B9" w16cid:durableId="25A250E0"/>
  <w16cid:commentId w16cid:paraId="4C0931DA" w16cid:durableId="25A637FA"/>
  <w16cid:commentId w16cid:paraId="7CB0A8AD" w16cid:durableId="25A250E2"/>
  <w16cid:commentId w16cid:paraId="678AC83E" w16cid:durableId="25A250E3"/>
  <w16cid:commentId w16cid:paraId="27F5C95C" w16cid:durableId="25A250E4"/>
  <w16cid:commentId w16cid:paraId="5230F054" w16cid:durableId="25A250E5"/>
  <w16cid:commentId w16cid:paraId="2F107B38" w16cid:durableId="25A250E6"/>
  <w16cid:commentId w16cid:paraId="3A809F62" w16cid:durableId="25A250E7"/>
  <w16cid:commentId w16cid:paraId="34146C66" w16cid:durableId="25A250E8"/>
  <w16cid:commentId w16cid:paraId="736F3669" w16cid:durableId="25A250E9"/>
  <w16cid:commentId w16cid:paraId="156F3663" w16cid:durableId="25A250EA"/>
  <w16cid:commentId w16cid:paraId="0C8742BF" w16cid:durableId="25A250EB"/>
  <w16cid:commentId w16cid:paraId="0957266F" w16cid:durableId="25A250EC"/>
  <w16cid:commentId w16cid:paraId="3C1862BE" w16cid:durableId="25A250ED"/>
  <w16cid:commentId w16cid:paraId="5B118ACB" w16cid:durableId="25A250EE"/>
  <w16cid:commentId w16cid:paraId="2CC9E42D" w16cid:durableId="25A250EF"/>
  <w16cid:commentId w16cid:paraId="38E70E04" w16cid:durableId="25A250F0"/>
  <w16cid:commentId w16cid:paraId="67DBD777" w16cid:durableId="25A250F1"/>
  <w16cid:commentId w16cid:paraId="14DBD256" w16cid:durableId="25A250F2"/>
  <w16cid:commentId w16cid:paraId="77E5DF1F" w16cid:durableId="25A250F3"/>
  <w16cid:commentId w16cid:paraId="48ADA1DF" w16cid:durableId="25A250F4"/>
  <w16cid:commentId w16cid:paraId="49134819" w16cid:durableId="25A250F5"/>
  <w16cid:commentId w16cid:paraId="569E14DF" w16cid:durableId="25A250F6"/>
  <w16cid:commentId w16cid:paraId="4827BA5C" w16cid:durableId="25A250F7"/>
  <w16cid:commentId w16cid:paraId="63B6EE7D" w16cid:durableId="25A250F8"/>
  <w16cid:commentId w16cid:paraId="372526CD" w16cid:durableId="25A250F9"/>
  <w16cid:commentId w16cid:paraId="0EB6B3E7" w16cid:durableId="25A250FA"/>
  <w16cid:commentId w16cid:paraId="274E55F9" w16cid:durableId="25A250FB"/>
  <w16cid:commentId w16cid:paraId="03450096" w16cid:durableId="25A250FC"/>
  <w16cid:commentId w16cid:paraId="2CDBC55F" w16cid:durableId="25A250FD"/>
  <w16cid:commentId w16cid:paraId="53A3AA1F" w16cid:durableId="25A250FE"/>
  <w16cid:commentId w16cid:paraId="093426C7" w16cid:durableId="25A250FF"/>
  <w16cid:commentId w16cid:paraId="30C0612F" w16cid:durableId="25A25100"/>
  <w16cid:commentId w16cid:paraId="5F5D1E15" w16cid:durableId="25A25101"/>
  <w16cid:commentId w16cid:paraId="1257EA4E" w16cid:durableId="25A25102"/>
  <w16cid:commentId w16cid:paraId="51C465E3" w16cid:durableId="25A25103"/>
  <w16cid:commentId w16cid:paraId="27E4245C" w16cid:durableId="25A25104"/>
  <w16cid:commentId w16cid:paraId="465A42BE" w16cid:durableId="25A25105"/>
  <w16cid:commentId w16cid:paraId="37F79757" w16cid:durableId="25A25106"/>
  <w16cid:commentId w16cid:paraId="3075A904" w16cid:durableId="25A25107"/>
  <w16cid:commentId w16cid:paraId="2CE1D213" w16cid:durableId="25A25108"/>
  <w16cid:commentId w16cid:paraId="6E44F1A6" w16cid:durableId="25A25109"/>
  <w16cid:commentId w16cid:paraId="65F769D5" w16cid:durableId="25A2510A"/>
  <w16cid:commentId w16cid:paraId="5E2C902A" w16cid:durableId="25A2510B"/>
  <w16cid:commentId w16cid:paraId="5FA40C62" w16cid:durableId="25A2510C"/>
  <w16cid:commentId w16cid:paraId="18D18FB8" w16cid:durableId="25A2510D"/>
  <w16cid:commentId w16cid:paraId="1D12F1EC" w16cid:durableId="25A2510E"/>
  <w16cid:commentId w16cid:paraId="28F8EF23" w16cid:durableId="25A2510F"/>
  <w16cid:commentId w16cid:paraId="643CE95D" w16cid:durableId="25A25110"/>
  <w16cid:commentId w16cid:paraId="3FDE7E42" w16cid:durableId="25A25111"/>
  <w16cid:commentId w16cid:paraId="3F552F7B" w16cid:durableId="25A25112"/>
  <w16cid:commentId w16cid:paraId="6AB613BF" w16cid:durableId="25A25113"/>
  <w16cid:commentId w16cid:paraId="0595D579" w16cid:durableId="25A25114"/>
  <w16cid:commentId w16cid:paraId="5BFCFEE6" w16cid:durableId="25A25115"/>
  <w16cid:commentId w16cid:paraId="02BB9A00" w16cid:durableId="25A25116"/>
  <w16cid:commentId w16cid:paraId="337BFD0B" w16cid:durableId="25A25117"/>
  <w16cid:commentId w16cid:paraId="36A768FC" w16cid:durableId="25A25118"/>
  <w16cid:commentId w16cid:paraId="4F736B28" w16cid:durableId="25A25119"/>
  <w16cid:commentId w16cid:paraId="58622639" w16cid:durableId="25A2511A"/>
  <w16cid:commentId w16cid:paraId="19E2AEAE" w16cid:durableId="25A2511B"/>
  <w16cid:commentId w16cid:paraId="0F144DCB" w16cid:durableId="25A2511C"/>
  <w16cid:commentId w16cid:paraId="0FEFF212" w16cid:durableId="25A2511D"/>
  <w16cid:commentId w16cid:paraId="4BF7F58B" w16cid:durableId="25A2511E"/>
  <w16cid:commentId w16cid:paraId="233D1316" w16cid:durableId="25A2511F"/>
  <w16cid:commentId w16cid:paraId="539397B0" w16cid:durableId="25A25120"/>
  <w16cid:commentId w16cid:paraId="28541830" w16cid:durableId="25A25121"/>
  <w16cid:commentId w16cid:paraId="12C98A22" w16cid:durableId="25A25122"/>
  <w16cid:commentId w16cid:paraId="3D30AE26" w16cid:durableId="25A25123"/>
  <w16cid:commentId w16cid:paraId="68930DC6" w16cid:durableId="25A25124"/>
  <w16cid:commentId w16cid:paraId="36630A16" w16cid:durableId="25A25125"/>
  <w16cid:commentId w16cid:paraId="15854552" w16cid:durableId="25A25126"/>
  <w16cid:commentId w16cid:paraId="5EED9D75" w16cid:durableId="25A25127"/>
  <w16cid:commentId w16cid:paraId="2820BA6B" w16cid:durableId="25A25128"/>
  <w16cid:commentId w16cid:paraId="7FA2A3E7" w16cid:durableId="25A25129"/>
  <w16cid:commentId w16cid:paraId="0F95B0F0" w16cid:durableId="25A2512A"/>
  <w16cid:commentId w16cid:paraId="00A311C6" w16cid:durableId="25A2512B"/>
  <w16cid:commentId w16cid:paraId="6084953B" w16cid:durableId="25A2512C"/>
  <w16cid:commentId w16cid:paraId="740139F9" w16cid:durableId="25A2512D"/>
  <w16cid:commentId w16cid:paraId="65B60A17" w16cid:durableId="25A2512E"/>
  <w16cid:commentId w16cid:paraId="624E3C44" w16cid:durableId="25A2512F"/>
  <w16cid:commentId w16cid:paraId="7CB1A573" w16cid:durableId="25A25130"/>
  <w16cid:commentId w16cid:paraId="46252ACF" w16cid:durableId="25A25131"/>
  <w16cid:commentId w16cid:paraId="4B0D957D" w16cid:durableId="25A25132"/>
  <w16cid:commentId w16cid:paraId="3BDA1E17" w16cid:durableId="25A25133"/>
  <w16cid:commentId w16cid:paraId="440318D4" w16cid:durableId="25A25134"/>
  <w16cid:commentId w16cid:paraId="39C13C89" w16cid:durableId="25A25135"/>
  <w16cid:commentId w16cid:paraId="67BF3C53" w16cid:durableId="25A25136"/>
  <w16cid:commentId w16cid:paraId="013CB97D" w16cid:durableId="25A25137"/>
  <w16cid:commentId w16cid:paraId="3C8F3B71" w16cid:durableId="25A25138"/>
  <w16cid:commentId w16cid:paraId="453C27FD" w16cid:durableId="25A25139"/>
  <w16cid:commentId w16cid:paraId="0B039D19" w16cid:durableId="25A2513A"/>
  <w16cid:commentId w16cid:paraId="2FD6F50B" w16cid:durableId="25A2513B"/>
  <w16cid:commentId w16cid:paraId="7BEBA559" w16cid:durableId="25A2513C"/>
  <w16cid:commentId w16cid:paraId="6483828E" w16cid:durableId="25A2513D"/>
  <w16cid:commentId w16cid:paraId="68923DEA" w16cid:durableId="25A2513E"/>
  <w16cid:commentId w16cid:paraId="3F356CD4" w16cid:durableId="25A2513F"/>
  <w16cid:commentId w16cid:paraId="24348071" w16cid:durableId="25A25140"/>
  <w16cid:commentId w16cid:paraId="66F0E72F" w16cid:durableId="25A25141"/>
  <w16cid:commentId w16cid:paraId="094C0371" w16cid:durableId="25A25142"/>
  <w16cid:commentId w16cid:paraId="3E6F56E6" w16cid:durableId="25A25143"/>
  <w16cid:commentId w16cid:paraId="03D83CB1" w16cid:durableId="25A25144"/>
  <w16cid:commentId w16cid:paraId="225AEB8B" w16cid:durableId="25A25145"/>
  <w16cid:commentId w16cid:paraId="0D303663" w16cid:durableId="25A25146"/>
  <w16cid:commentId w16cid:paraId="61A5D207" w16cid:durableId="25A25147"/>
  <w16cid:commentId w16cid:paraId="7C154F0B" w16cid:durableId="25A25148"/>
  <w16cid:commentId w16cid:paraId="0DA32472" w16cid:durableId="25A25149"/>
  <w16cid:commentId w16cid:paraId="0D549810" w16cid:durableId="25A2514A"/>
  <w16cid:commentId w16cid:paraId="3CF78D03" w16cid:durableId="25A2514B"/>
  <w16cid:commentId w16cid:paraId="7C4D750C" w16cid:durableId="25A2514C"/>
  <w16cid:commentId w16cid:paraId="46B9F0E5" w16cid:durableId="25A2514D"/>
  <w16cid:commentId w16cid:paraId="67B787B9" w16cid:durableId="25A2514E"/>
  <w16cid:commentId w16cid:paraId="2B64852F" w16cid:durableId="25A2514F"/>
  <w16cid:commentId w16cid:paraId="2DEFB233" w16cid:durableId="25A25150"/>
  <w16cid:commentId w16cid:paraId="43FB00F2" w16cid:durableId="25A25151"/>
  <w16cid:commentId w16cid:paraId="4B8E3047" w16cid:durableId="25A25152"/>
  <w16cid:commentId w16cid:paraId="086CCF72" w16cid:durableId="25A25153"/>
  <w16cid:commentId w16cid:paraId="665B65F8" w16cid:durableId="25A25154"/>
  <w16cid:commentId w16cid:paraId="4646299C" w16cid:durableId="25A25155"/>
  <w16cid:commentId w16cid:paraId="5B63C0B2" w16cid:durableId="25A25156"/>
  <w16cid:commentId w16cid:paraId="1CE45232" w16cid:durableId="25A25157"/>
  <w16cid:commentId w16cid:paraId="27D6F805" w16cid:durableId="25A25158"/>
  <w16cid:commentId w16cid:paraId="02D506A8" w16cid:durableId="25A25159"/>
  <w16cid:commentId w16cid:paraId="7E32005B" w16cid:durableId="25A2515A"/>
  <w16cid:commentId w16cid:paraId="10951FC4" w16cid:durableId="25A2515B"/>
  <w16cid:commentId w16cid:paraId="5F44AC1A" w16cid:durableId="25A2515C"/>
  <w16cid:commentId w16cid:paraId="755CEB29" w16cid:durableId="25A2515D"/>
  <w16cid:commentId w16cid:paraId="62F9FCC9" w16cid:durableId="25A2515E"/>
  <w16cid:commentId w16cid:paraId="20249D39" w16cid:durableId="25A2515F"/>
  <w16cid:commentId w16cid:paraId="5B9E3284" w16cid:durableId="25A25160"/>
  <w16cid:commentId w16cid:paraId="18401FF7" w16cid:durableId="25A25161"/>
  <w16cid:commentId w16cid:paraId="09CE300C" w16cid:durableId="25A25162"/>
  <w16cid:commentId w16cid:paraId="0F2C83EC" w16cid:durableId="25A25163"/>
  <w16cid:commentId w16cid:paraId="1945BE6E" w16cid:durableId="25A25164"/>
  <w16cid:commentId w16cid:paraId="5F04E890" w16cid:durableId="25A25165"/>
  <w16cid:commentId w16cid:paraId="51D14FB1" w16cid:durableId="25A25166"/>
  <w16cid:commentId w16cid:paraId="5A5ACAC1" w16cid:durableId="25A25167"/>
  <w16cid:commentId w16cid:paraId="51A5F9B6" w16cid:durableId="25A25168"/>
  <w16cid:commentId w16cid:paraId="02462AAB" w16cid:durableId="25A25169"/>
  <w16cid:commentId w16cid:paraId="68214446" w16cid:durableId="25A2516A"/>
  <w16cid:commentId w16cid:paraId="4421E43A" w16cid:durableId="25A2516B"/>
  <w16cid:commentId w16cid:paraId="072E136E" w16cid:durableId="25A2516C"/>
  <w16cid:commentId w16cid:paraId="5F451C6D" w16cid:durableId="25A2516D"/>
  <w16cid:commentId w16cid:paraId="79606A1F" w16cid:durableId="25A2516E"/>
  <w16cid:commentId w16cid:paraId="56EDB32C" w16cid:durableId="25A2516F"/>
  <w16cid:commentId w16cid:paraId="093B219D" w16cid:durableId="25A25170"/>
  <w16cid:commentId w16cid:paraId="18E7BD66" w16cid:durableId="25A25171"/>
  <w16cid:commentId w16cid:paraId="1C771A89" w16cid:durableId="25A25172"/>
  <w16cid:commentId w16cid:paraId="4DC4C387" w16cid:durableId="25A25173"/>
  <w16cid:commentId w16cid:paraId="0727B701" w16cid:durableId="25A25174"/>
  <w16cid:commentId w16cid:paraId="2041AC47" w16cid:durableId="25A25175"/>
  <w16cid:commentId w16cid:paraId="5D3CC843" w16cid:durableId="25A25176"/>
  <w16cid:commentId w16cid:paraId="279C1B0C" w16cid:durableId="25A25177"/>
  <w16cid:commentId w16cid:paraId="32A20523" w16cid:durableId="25A25178"/>
  <w16cid:commentId w16cid:paraId="0D2D2E0F" w16cid:durableId="25A25179"/>
  <w16cid:commentId w16cid:paraId="0B756985" w16cid:durableId="25A2517A"/>
  <w16cid:commentId w16cid:paraId="0A907A92" w16cid:durableId="25A2517B"/>
  <w16cid:commentId w16cid:paraId="30605696" w16cid:durableId="25A2517C"/>
  <w16cid:commentId w16cid:paraId="4B6F929D" w16cid:durableId="25A2517D"/>
  <w16cid:commentId w16cid:paraId="44607C11" w16cid:durableId="25A2517E"/>
  <w16cid:commentId w16cid:paraId="190EFA37" w16cid:durableId="25A2517F"/>
  <w16cid:commentId w16cid:paraId="13C15640" w16cid:durableId="25A25180"/>
  <w16cid:commentId w16cid:paraId="4EB55DDA" w16cid:durableId="25A25181"/>
  <w16cid:commentId w16cid:paraId="44847503" w16cid:durableId="25A25182"/>
  <w16cid:commentId w16cid:paraId="650F0FB1" w16cid:durableId="25A25183"/>
  <w16cid:commentId w16cid:paraId="0E33467A" w16cid:durableId="25A25184"/>
  <w16cid:commentId w16cid:paraId="0B1C243D" w16cid:durableId="25A25185"/>
  <w16cid:commentId w16cid:paraId="0CABDE0F" w16cid:durableId="25A25186"/>
  <w16cid:commentId w16cid:paraId="3C5E5EAC" w16cid:durableId="25A25187"/>
  <w16cid:commentId w16cid:paraId="3BDF5F23" w16cid:durableId="25A25188"/>
  <w16cid:commentId w16cid:paraId="2717F8BB" w16cid:durableId="25A25189"/>
  <w16cid:commentId w16cid:paraId="5DADD2E8" w16cid:durableId="25A2518A"/>
  <w16cid:commentId w16cid:paraId="7080F83A" w16cid:durableId="25A2518B"/>
  <w16cid:commentId w16cid:paraId="1EBFC322" w16cid:durableId="25A2518C"/>
  <w16cid:commentId w16cid:paraId="3DAD9EC8" w16cid:durableId="25A2518D"/>
  <w16cid:commentId w16cid:paraId="48B137AC" w16cid:durableId="25A2518E"/>
  <w16cid:commentId w16cid:paraId="51B1933B" w16cid:durableId="25A2518F"/>
  <w16cid:commentId w16cid:paraId="246A1ECB" w16cid:durableId="25A25190"/>
  <w16cid:commentId w16cid:paraId="37BE5ABB" w16cid:durableId="25A25191"/>
  <w16cid:commentId w16cid:paraId="7C187534" w16cid:durableId="25A25192"/>
  <w16cid:commentId w16cid:paraId="00F72762" w16cid:durableId="25A25193"/>
  <w16cid:commentId w16cid:paraId="5155444D" w16cid:durableId="25A25194"/>
  <w16cid:commentId w16cid:paraId="146871E3" w16cid:durableId="25A25195"/>
  <w16cid:commentId w16cid:paraId="3484FFE4" w16cid:durableId="25A25196"/>
  <w16cid:commentId w16cid:paraId="22623B38" w16cid:durableId="25A25197"/>
  <w16cid:commentId w16cid:paraId="262B1794" w16cid:durableId="25A25198"/>
  <w16cid:commentId w16cid:paraId="21438EB1" w16cid:durableId="25A25199"/>
  <w16cid:commentId w16cid:paraId="72A17586" w16cid:durableId="25A2519A"/>
  <w16cid:commentId w16cid:paraId="1AB57986" w16cid:durableId="25A2519B"/>
  <w16cid:commentId w16cid:paraId="617E28F7" w16cid:durableId="25A2519C"/>
  <w16cid:commentId w16cid:paraId="6F8F55E5" w16cid:durableId="25A2519D"/>
  <w16cid:commentId w16cid:paraId="3BE45CCD" w16cid:durableId="25A2519E"/>
  <w16cid:commentId w16cid:paraId="1F601E6B" w16cid:durableId="25A2519F"/>
  <w16cid:commentId w16cid:paraId="7423A08A" w16cid:durableId="25A251A0"/>
  <w16cid:commentId w16cid:paraId="110F1DC8" w16cid:durableId="25A251A1"/>
  <w16cid:commentId w16cid:paraId="17A85040" w16cid:durableId="25A251A2"/>
  <w16cid:commentId w16cid:paraId="49EAA132" w16cid:durableId="25A251A3"/>
  <w16cid:commentId w16cid:paraId="59E6BA92" w16cid:durableId="25A251A4"/>
  <w16cid:commentId w16cid:paraId="529481DC" w16cid:durableId="25A251A5"/>
  <w16cid:commentId w16cid:paraId="1D9DF428" w16cid:durableId="25A251A6"/>
  <w16cid:commentId w16cid:paraId="4A8EDB58" w16cid:durableId="25A251A7"/>
  <w16cid:commentId w16cid:paraId="7896A96E" w16cid:durableId="25A251A8"/>
  <w16cid:commentId w16cid:paraId="491D2FAE" w16cid:durableId="25A251A9"/>
  <w16cid:commentId w16cid:paraId="15277DD2" w16cid:durableId="25A251AA"/>
  <w16cid:commentId w16cid:paraId="40B2229B" w16cid:durableId="25A251AB"/>
  <w16cid:commentId w16cid:paraId="003ECC6B" w16cid:durableId="25A251AC"/>
  <w16cid:commentId w16cid:paraId="34D29074" w16cid:durableId="25A251AD"/>
  <w16cid:commentId w16cid:paraId="1A9374B0" w16cid:durableId="25A251AE"/>
  <w16cid:commentId w16cid:paraId="49E744B3" w16cid:durableId="25A251AF"/>
  <w16cid:commentId w16cid:paraId="64AF638F" w16cid:durableId="25A251B0"/>
  <w16cid:commentId w16cid:paraId="40B829AF" w16cid:durableId="25A251B1"/>
  <w16cid:commentId w16cid:paraId="53891BCB" w16cid:durableId="25A251B2"/>
  <w16cid:commentId w16cid:paraId="6CB18E51" w16cid:durableId="25A251B3"/>
  <w16cid:commentId w16cid:paraId="4570FBF2" w16cid:durableId="25A251B4"/>
  <w16cid:commentId w16cid:paraId="416E57B1" w16cid:durableId="25A251B5"/>
  <w16cid:commentId w16cid:paraId="00F26AE3" w16cid:durableId="25A251B6"/>
  <w16cid:commentId w16cid:paraId="1F715155" w16cid:durableId="25A251B7"/>
  <w16cid:commentId w16cid:paraId="62111B0F" w16cid:durableId="25A251B8"/>
  <w16cid:commentId w16cid:paraId="068440F2" w16cid:durableId="25A251B9"/>
  <w16cid:commentId w16cid:paraId="3C1343C3" w16cid:durableId="25A251BA"/>
  <w16cid:commentId w16cid:paraId="34E080A8" w16cid:durableId="25A251BB"/>
  <w16cid:commentId w16cid:paraId="23B47C28" w16cid:durableId="25A251BC"/>
  <w16cid:commentId w16cid:paraId="0830EE9A" w16cid:durableId="25A251BD"/>
  <w16cid:commentId w16cid:paraId="2C69B6C4" w16cid:durableId="25A251BE"/>
  <w16cid:commentId w16cid:paraId="6E954907" w16cid:durableId="25A251BF"/>
  <w16cid:commentId w16cid:paraId="701F8AD9" w16cid:durableId="25A251C0"/>
  <w16cid:commentId w16cid:paraId="051EAA09" w16cid:durableId="25A251C1"/>
  <w16cid:commentId w16cid:paraId="046DD0D9" w16cid:durableId="25A251C2"/>
  <w16cid:commentId w16cid:paraId="03F1C371" w16cid:durableId="25A251C3"/>
  <w16cid:commentId w16cid:paraId="6CE378C6" w16cid:durableId="25A251C4"/>
  <w16cid:commentId w16cid:paraId="6D9D4301" w16cid:durableId="25A251C5"/>
  <w16cid:commentId w16cid:paraId="45207FF7" w16cid:durableId="25A251C6"/>
  <w16cid:commentId w16cid:paraId="0AD9F14A" w16cid:durableId="25A251C7"/>
  <w16cid:commentId w16cid:paraId="7E7009C5" w16cid:durableId="25A251C8"/>
  <w16cid:commentId w16cid:paraId="7C41F86D" w16cid:durableId="25A251C9"/>
  <w16cid:commentId w16cid:paraId="58836FFA" w16cid:durableId="25A251CA"/>
  <w16cid:commentId w16cid:paraId="22097706" w16cid:durableId="25A251CB"/>
  <w16cid:commentId w16cid:paraId="25AB5E81" w16cid:durableId="25A251CC"/>
  <w16cid:commentId w16cid:paraId="08C71772" w16cid:durableId="25A251CD"/>
  <w16cid:commentId w16cid:paraId="0537331F" w16cid:durableId="25A251CE"/>
  <w16cid:commentId w16cid:paraId="253B3D61" w16cid:durableId="25A251CF"/>
  <w16cid:commentId w16cid:paraId="1D32482E" w16cid:durableId="25A251D0"/>
  <w16cid:commentId w16cid:paraId="63541BAA" w16cid:durableId="25A251D1"/>
  <w16cid:commentId w16cid:paraId="079F0024" w16cid:durableId="25A251D2"/>
  <w16cid:commentId w16cid:paraId="265F4DC6" w16cid:durableId="25A251D3"/>
  <w16cid:commentId w16cid:paraId="180D3C13" w16cid:durableId="25A251D4"/>
  <w16cid:commentId w16cid:paraId="4996DBEE" w16cid:durableId="25A251D5"/>
  <w16cid:commentId w16cid:paraId="7B223603" w16cid:durableId="25A251D6"/>
  <w16cid:commentId w16cid:paraId="37E9A678" w16cid:durableId="25A251D7"/>
  <w16cid:commentId w16cid:paraId="46983A10" w16cid:durableId="25A251D8"/>
  <w16cid:commentId w16cid:paraId="2567D179" w16cid:durableId="25A251D9"/>
  <w16cid:commentId w16cid:paraId="0418D1A1" w16cid:durableId="25A251DA"/>
  <w16cid:commentId w16cid:paraId="3353F36C" w16cid:durableId="25A251DB"/>
  <w16cid:commentId w16cid:paraId="7F58F0D7" w16cid:durableId="25A251DC"/>
  <w16cid:commentId w16cid:paraId="121C5DBF" w16cid:durableId="25A251DD"/>
  <w16cid:commentId w16cid:paraId="5442E99A" w16cid:durableId="25A251DE"/>
  <w16cid:commentId w16cid:paraId="0D029566" w16cid:durableId="25A251DF"/>
  <w16cid:commentId w16cid:paraId="5DF26AB8" w16cid:durableId="25A251E0"/>
  <w16cid:commentId w16cid:paraId="6CDC1DD2" w16cid:durableId="25A25497"/>
  <w16cid:commentId w16cid:paraId="5370EBFC" w16cid:durableId="25A25496"/>
  <w16cid:commentId w16cid:paraId="23B21A7D" w16cid:durableId="25A251E1"/>
  <w16cid:commentId w16cid:paraId="7759A5E1" w16cid:durableId="25A251E2"/>
  <w16cid:commentId w16cid:paraId="6B40C4FA" w16cid:durableId="25A251E3"/>
  <w16cid:commentId w16cid:paraId="08D98CAF" w16cid:durableId="25A251E4"/>
  <w16cid:commentId w16cid:paraId="736CB818" w16cid:durableId="25A251E5"/>
  <w16cid:commentId w16cid:paraId="03814B7B" w16cid:durableId="25A251E6"/>
  <w16cid:commentId w16cid:paraId="1673CAAE" w16cid:durableId="25A251E7"/>
  <w16cid:commentId w16cid:paraId="294D60F7" w16cid:durableId="25A251E8"/>
  <w16cid:commentId w16cid:paraId="4EEBD259" w16cid:durableId="25A251E9"/>
  <w16cid:commentId w16cid:paraId="1F045842" w16cid:durableId="25A251EA"/>
  <w16cid:commentId w16cid:paraId="7BE677E5" w16cid:durableId="25A251EB"/>
  <w16cid:commentId w16cid:paraId="2A2825D1" w16cid:durableId="25A251EC"/>
  <w16cid:commentId w16cid:paraId="0FB8BEDA" w16cid:durableId="25A251ED"/>
  <w16cid:commentId w16cid:paraId="48F56DE9" w16cid:durableId="25A251EE"/>
  <w16cid:commentId w16cid:paraId="291A4DE9" w16cid:durableId="25A251EF"/>
  <w16cid:commentId w16cid:paraId="714E0567" w16cid:durableId="25A251F0"/>
  <w16cid:commentId w16cid:paraId="400E0020" w16cid:durableId="25A251F1"/>
  <w16cid:commentId w16cid:paraId="6241C30E" w16cid:durableId="25A251F2"/>
  <w16cid:commentId w16cid:paraId="6E2B4829" w16cid:durableId="25A251F3"/>
  <w16cid:commentId w16cid:paraId="2A440A59" w16cid:durableId="25A251F4"/>
  <w16cid:commentId w16cid:paraId="60A8CE74" w16cid:durableId="25A251F5"/>
  <w16cid:commentId w16cid:paraId="42FC307F" w16cid:durableId="25A251F6"/>
  <w16cid:commentId w16cid:paraId="07DE8CF3" w16cid:durableId="25A251F7"/>
  <w16cid:commentId w16cid:paraId="555E30E5" w16cid:durableId="25A251F8"/>
  <w16cid:commentId w16cid:paraId="24FDE134" w16cid:durableId="25A251F9"/>
  <w16cid:commentId w16cid:paraId="7DD98D63" w16cid:durableId="25A251FA"/>
  <w16cid:commentId w16cid:paraId="77952F33" w16cid:durableId="25A251FB"/>
  <w16cid:commentId w16cid:paraId="59F92FCA" w16cid:durableId="25A251FC"/>
  <w16cid:commentId w16cid:paraId="198B0360" w16cid:durableId="25A251FD"/>
  <w16cid:commentId w16cid:paraId="204271A5" w16cid:durableId="25A251FE"/>
  <w16cid:commentId w16cid:paraId="7F916407" w16cid:durableId="25A251FF"/>
  <w16cid:commentId w16cid:paraId="627674C2" w16cid:durableId="25A25200"/>
  <w16cid:commentId w16cid:paraId="483FFA6E" w16cid:durableId="25A25201"/>
  <w16cid:commentId w16cid:paraId="592A35CD" w16cid:durableId="25A25202"/>
  <w16cid:commentId w16cid:paraId="5B729BE2" w16cid:durableId="25A2520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78762" w14:textId="77777777" w:rsidR="00761F80" w:rsidRDefault="00761F80" w:rsidP="001022FA">
      <w:r>
        <w:separator/>
      </w:r>
    </w:p>
  </w:endnote>
  <w:endnote w:type="continuationSeparator" w:id="0">
    <w:p w14:paraId="23F8F08D" w14:textId="77777777" w:rsidR="00761F80" w:rsidRDefault="00761F80" w:rsidP="00102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vOpm">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48ED1F" w14:textId="3C85B411" w:rsidR="00F17CEC" w:rsidRDefault="00F17CEC">
    <w:pPr>
      <w:pStyle w:val="Fuzeile"/>
      <w:jc w:val="center"/>
    </w:pPr>
  </w:p>
  <w:p w14:paraId="4FBDC402" w14:textId="77777777" w:rsidR="00F17CEC" w:rsidRDefault="00F17CEC" w:rsidP="00622A7F">
    <w:pPr>
      <w:pStyle w:val="Fuzeile"/>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6008978"/>
      <w:docPartObj>
        <w:docPartGallery w:val="Page Numbers (Bottom of Page)"/>
        <w:docPartUnique/>
      </w:docPartObj>
    </w:sdtPr>
    <w:sdtEndPr/>
    <w:sdtContent>
      <w:p w14:paraId="138BC390" w14:textId="0E991534" w:rsidR="00F17CEC" w:rsidRDefault="00F17CEC" w:rsidP="00F1207F">
        <w:pPr>
          <w:pStyle w:val="Fuzeile"/>
          <w:jc w:val="center"/>
        </w:pPr>
        <w:r>
          <w:fldChar w:fldCharType="begin"/>
        </w:r>
        <w:r>
          <w:instrText>PAGE   \* MERGEFORMAT</w:instrText>
        </w:r>
        <w:r>
          <w:fldChar w:fldCharType="separate"/>
        </w:r>
        <w:r w:rsidR="00382E14" w:rsidRPr="00382E14">
          <w:rPr>
            <w:noProof/>
            <w:lang w:val="de-DE"/>
          </w:rPr>
          <w:t>41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3850226"/>
      <w:docPartObj>
        <w:docPartGallery w:val="Page Numbers (Bottom of Page)"/>
        <w:docPartUnique/>
      </w:docPartObj>
    </w:sdtPr>
    <w:sdtEndPr/>
    <w:sdtContent>
      <w:p w14:paraId="6239E6BE" w14:textId="193BB9A0" w:rsidR="00F17CEC" w:rsidRDefault="00F17CEC">
        <w:pPr>
          <w:pStyle w:val="Fuzeile"/>
          <w:jc w:val="center"/>
        </w:pPr>
        <w:r>
          <w:fldChar w:fldCharType="begin"/>
        </w:r>
        <w:r>
          <w:instrText>PAGE   \* MERGEFORMAT</w:instrText>
        </w:r>
        <w:r>
          <w:fldChar w:fldCharType="separate"/>
        </w:r>
        <w:r w:rsidR="00382E14" w:rsidRPr="00382E14">
          <w:rPr>
            <w:noProof/>
            <w:lang w:val="de-DE"/>
          </w:rPr>
          <w:t>20</w:t>
        </w:r>
        <w:r>
          <w:fldChar w:fldCharType="end"/>
        </w:r>
      </w:p>
    </w:sdtContent>
  </w:sdt>
  <w:p w14:paraId="6255F9BD" w14:textId="77777777" w:rsidR="00F17CEC" w:rsidRDefault="00F17CEC" w:rsidP="00622A7F">
    <w:pPr>
      <w:pStyle w:val="Fuzeile"/>
      <w:jc w:val="righ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4916234"/>
      <w:docPartObj>
        <w:docPartGallery w:val="Page Numbers (Bottom of Page)"/>
        <w:docPartUnique/>
      </w:docPartObj>
    </w:sdtPr>
    <w:sdtEndPr/>
    <w:sdtContent>
      <w:p w14:paraId="3209405C" w14:textId="68E34246" w:rsidR="00F17CEC" w:rsidRDefault="00F17CEC">
        <w:pPr>
          <w:pStyle w:val="Fuzeile"/>
          <w:jc w:val="center"/>
        </w:pPr>
        <w:r>
          <w:fldChar w:fldCharType="begin"/>
        </w:r>
        <w:r>
          <w:instrText>PAGE   \* MERGEFORMAT</w:instrText>
        </w:r>
        <w:r>
          <w:fldChar w:fldCharType="separate"/>
        </w:r>
        <w:r w:rsidR="00382E14" w:rsidRPr="00382E14">
          <w:rPr>
            <w:noProof/>
            <w:lang w:val="de-DE"/>
          </w:rPr>
          <w:t>38</w:t>
        </w:r>
        <w:r>
          <w:fldChar w:fldCharType="end"/>
        </w:r>
      </w:p>
    </w:sdtContent>
  </w:sdt>
  <w:p w14:paraId="27F6DB9F" w14:textId="77777777" w:rsidR="00F17CEC" w:rsidRDefault="00F17CEC" w:rsidP="00622A7F">
    <w:pPr>
      <w:pStyle w:val="Fuzeile"/>
      <w:jc w:val="righ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9687257"/>
      <w:docPartObj>
        <w:docPartGallery w:val="Page Numbers (Bottom of Page)"/>
        <w:docPartUnique/>
      </w:docPartObj>
    </w:sdtPr>
    <w:sdtEndPr/>
    <w:sdtContent>
      <w:p w14:paraId="6A6442A1" w14:textId="4E299F61" w:rsidR="00F17CEC" w:rsidRDefault="00F17CEC" w:rsidP="00F1207F">
        <w:pPr>
          <w:pStyle w:val="Fuzeile"/>
          <w:jc w:val="center"/>
        </w:pPr>
        <w:r>
          <w:fldChar w:fldCharType="begin"/>
        </w:r>
        <w:r>
          <w:instrText>PAGE   \* MERGEFORMAT</w:instrText>
        </w:r>
        <w:r>
          <w:fldChar w:fldCharType="separate"/>
        </w:r>
        <w:r w:rsidR="00382E14" w:rsidRPr="00382E14">
          <w:rPr>
            <w:noProof/>
            <w:lang w:val="de-DE"/>
          </w:rPr>
          <w:t>40</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0101361"/>
      <w:docPartObj>
        <w:docPartGallery w:val="Page Numbers (Bottom of Page)"/>
        <w:docPartUnique/>
      </w:docPartObj>
    </w:sdtPr>
    <w:sdtEndPr/>
    <w:sdtContent>
      <w:p w14:paraId="441DFDC2" w14:textId="33F6144A" w:rsidR="00F17CEC" w:rsidRDefault="00F17CEC" w:rsidP="00F1207F">
        <w:pPr>
          <w:pStyle w:val="Fuzeile"/>
          <w:jc w:val="center"/>
        </w:pPr>
        <w:r>
          <w:fldChar w:fldCharType="begin"/>
        </w:r>
        <w:r>
          <w:instrText>PAGE   \* MERGEFORMAT</w:instrText>
        </w:r>
        <w:r>
          <w:fldChar w:fldCharType="separate"/>
        </w:r>
        <w:r w:rsidR="00382E14" w:rsidRPr="00382E14">
          <w:rPr>
            <w:noProof/>
            <w:lang w:val="de-DE"/>
          </w:rPr>
          <w:t>104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25EAC1" w14:textId="77777777" w:rsidR="00761F80" w:rsidRDefault="00761F80" w:rsidP="001022FA">
      <w:r>
        <w:separator/>
      </w:r>
    </w:p>
  </w:footnote>
  <w:footnote w:type="continuationSeparator" w:id="0">
    <w:p w14:paraId="4395FF29" w14:textId="77777777" w:rsidR="00761F80" w:rsidRDefault="00761F80" w:rsidP="00102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3877A5" w14:textId="420CF92D" w:rsidR="00F17CEC" w:rsidRDefault="00F17CEC" w:rsidP="00F1207F">
    <w:pPr>
      <w:pBdr>
        <w:bottom w:val="single" w:sz="4" w:space="1" w:color="auto"/>
      </w:pBdr>
      <w:jc w:val="center"/>
    </w:pPr>
    <w:r>
      <w:rPr>
        <w:noProof/>
      </w:rPr>
      <w:fldChar w:fldCharType="begin"/>
    </w:r>
    <w:r>
      <w:rPr>
        <w:noProof/>
      </w:rPr>
      <w:instrText xml:space="preserve"> STYLEREF  "Überschrift 1"  \* MERGEFORMAT </w:instrText>
    </w:r>
    <w:r>
      <w:rPr>
        <w:noProof/>
      </w:rPr>
      <w:fldChar w:fldCharType="separate"/>
    </w:r>
    <w:r w:rsidR="00382E14">
      <w:rPr>
        <w:noProof/>
      </w:rPr>
      <w:t>Results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0E5C1" w14:textId="5A256D26" w:rsidR="00F17CEC" w:rsidRPr="00972C49" w:rsidRDefault="00F17CEC" w:rsidP="00622A7F">
    <w:pPr>
      <w:pBdr>
        <w:bottom w:val="single" w:sz="4" w:space="1" w:color="auto"/>
      </w:pBdr>
      <w:jc w:val="center"/>
      <w:rPr>
        <w:lang w:val="de-DE"/>
      </w:rPr>
    </w:pPr>
    <w:r>
      <w:rPr>
        <w:noProof/>
        <w:lang w:val="de-DE"/>
      </w:rPr>
      <w:t>Table of content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FF7B6" w14:textId="20051FE8" w:rsidR="00F17CEC" w:rsidRPr="00972C49" w:rsidRDefault="00F17CEC" w:rsidP="00622A7F">
    <w:pPr>
      <w:pBdr>
        <w:bottom w:val="single" w:sz="4" w:space="1" w:color="auto"/>
      </w:pBdr>
      <w:jc w:val="center"/>
      <w:rPr>
        <w:lang w:val="de-DE"/>
      </w:rPr>
    </w:pPr>
    <w:r>
      <w:rPr>
        <w:noProof/>
      </w:rPr>
      <w:fldChar w:fldCharType="begin"/>
    </w:r>
    <w:r>
      <w:rPr>
        <w:noProof/>
      </w:rPr>
      <w:instrText xml:space="preserve"> STYLEREF  "Überschrift 1"  \* MERGEFORMAT </w:instrText>
    </w:r>
    <w:r>
      <w:rPr>
        <w:noProof/>
      </w:rPr>
      <w:fldChar w:fldCharType="separate"/>
    </w:r>
    <w:r w:rsidR="00382E14">
      <w:rPr>
        <w:noProof/>
      </w:rPr>
      <w:t>Results</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36F16" w14:textId="132BC065" w:rsidR="00F17CEC" w:rsidRPr="00647F32" w:rsidRDefault="00F17CEC" w:rsidP="00622A7F">
    <w:pPr>
      <w:pBdr>
        <w:bottom w:val="single" w:sz="4" w:space="1" w:color="auto"/>
      </w:pBdr>
      <w:jc w:val="center"/>
    </w:pPr>
    <w:r>
      <w:rPr>
        <w:noProof/>
      </w:rPr>
      <w:fldChar w:fldCharType="begin"/>
    </w:r>
    <w:r>
      <w:rPr>
        <w:noProof/>
      </w:rPr>
      <w:instrText xml:space="preserve"> STYLEREF  "Überschrift 1"  \* MERGEFORMAT </w:instrText>
    </w:r>
    <w:r>
      <w:rPr>
        <w:noProof/>
      </w:rPr>
      <w:fldChar w:fldCharType="separate"/>
    </w:r>
    <w:r w:rsidR="00382E14">
      <w:rPr>
        <w:noProof/>
      </w:rPr>
      <w:t>Materials &amp; Methods</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8767E7E"/>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1CE24F25"/>
    <w:multiLevelType w:val="hybridMultilevel"/>
    <w:tmpl w:val="99EA2980"/>
    <w:lvl w:ilvl="0" w:tplc="4D704376">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10269C"/>
    <w:multiLevelType w:val="hybridMultilevel"/>
    <w:tmpl w:val="301E64C0"/>
    <w:lvl w:ilvl="0" w:tplc="F18E8D46">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33DD4"/>
    <w:multiLevelType w:val="hybridMultilevel"/>
    <w:tmpl w:val="E6E2EA96"/>
    <w:lvl w:ilvl="0" w:tplc="F1ECB60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A1260E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1C532BF"/>
    <w:multiLevelType w:val="hybridMultilevel"/>
    <w:tmpl w:val="63DA35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37F6EAA"/>
    <w:multiLevelType w:val="multilevel"/>
    <w:tmpl w:val="CA9C67C6"/>
    <w:lvl w:ilvl="0">
      <w:start w:val="1"/>
      <w:numFmt w:val="decimal"/>
      <w:pStyle w:val="berschrift1"/>
      <w:lvlText w:val="%1."/>
      <w:lvlJc w:val="left"/>
      <w:pPr>
        <w:ind w:left="4046"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B767798"/>
    <w:multiLevelType w:val="hybridMultilevel"/>
    <w:tmpl w:val="969C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1"/>
  </w:num>
  <w:num w:numId="6">
    <w:abstractNumId w:val="2"/>
  </w:num>
  <w:num w:numId="7">
    <w:abstractNumId w:val="0"/>
  </w:num>
  <w:num w:numId="8">
    <w:abstractNumId w:val="5"/>
  </w:num>
  <w:num w:numId="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askamp, Stefan">
    <w15:presenceInfo w15:providerId="AD" w15:userId="S::s.haskamp@mid.de::daa52b76-e136-4177-8f3b-70b9adb4135d"/>
  </w15:person>
  <w15:person w15:author="Haskamp, Stefan (extern)">
    <w15:presenceInfo w15:providerId="None" w15:userId="Haskamp, Stefan (extern)"/>
  </w15:person>
  <w15:person w15:author="ulrike.hueffmeier@gmail.com">
    <w15:presenceInfo w15:providerId="Windows Live" w15:userId="172bb1eb72d2a788"/>
  </w15:person>
  <w15:person w15:author="Stefan">
    <w15:presenceInfo w15:providerId="None" w15:userId="Stef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trackRevisions/>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rc0MrAwNjIwNzW3sDBS0lEKTi0uzszPAykwqQUAlNADpCwAAAA="/>
    <w:docVar w:name="EN.InstantFormat" w:val="&lt;ENInstantFormat&gt;&lt;Enabled&gt;1&lt;/Enabled&gt;&lt;ScanUnformatted&gt;1&lt;/ScanUnformatted&gt;&lt;ScanChanges&gt;1&lt;/ScanChanges&gt;&lt;Suspended&gt;1&lt;/Suspended&gt;&lt;/ENInstantFormat&gt;"/>
    <w:docVar w:name="EN.Layout" w:val="&lt;ENLayout&gt;&lt;Style&gt;Human Genetics Copy&lt;/Style&gt;&lt;LeftDelim&gt;{&lt;/LeftDelim&gt;&lt;RightDelim&gt;}&lt;/RightDelim&gt;&lt;FontName&gt;Arial&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fe5tffsjr99x4ezepbv2958ttavva55v9t2&quot;&gt;Library_03052017-Converted&lt;record-ids&gt;&lt;item&gt;48&lt;/item&gt;&lt;item&gt;54&lt;/item&gt;&lt;item&gt;86&lt;/item&gt;&lt;item&gt;88&lt;/item&gt;&lt;item&gt;111&lt;/item&gt;&lt;item&gt;184&lt;/item&gt;&lt;item&gt;378&lt;/item&gt;&lt;item&gt;571&lt;/item&gt;&lt;item&gt;601&lt;/item&gt;&lt;item&gt;602&lt;/item&gt;&lt;item&gt;722&lt;/item&gt;&lt;item&gt;769&lt;/item&gt;&lt;item&gt;779&lt;/item&gt;&lt;item&gt;857&lt;/item&gt;&lt;item&gt;887&lt;/item&gt;&lt;item&gt;908&lt;/item&gt;&lt;item&gt;963&lt;/item&gt;&lt;item&gt;975&lt;/item&gt;&lt;item&gt;1030&lt;/item&gt;&lt;item&gt;1069&lt;/item&gt;&lt;item&gt;1070&lt;/item&gt;&lt;item&gt;1134&lt;/item&gt;&lt;item&gt;1174&lt;/item&gt;&lt;item&gt;1175&lt;/item&gt;&lt;item&gt;1213&lt;/item&gt;&lt;item&gt;1334&lt;/item&gt;&lt;item&gt;1338&lt;/item&gt;&lt;item&gt;1350&lt;/item&gt;&lt;item&gt;1361&lt;/item&gt;&lt;item&gt;1363&lt;/item&gt;&lt;item&gt;1364&lt;/item&gt;&lt;item&gt;1416&lt;/item&gt;&lt;item&gt;1555&lt;/item&gt;&lt;item&gt;1598&lt;/item&gt;&lt;item&gt;1599&lt;/item&gt;&lt;item&gt;1607&lt;/item&gt;&lt;item&gt;1654&lt;/item&gt;&lt;item&gt;1667&lt;/item&gt;&lt;item&gt;1668&lt;/item&gt;&lt;item&gt;1674&lt;/item&gt;&lt;item&gt;1676&lt;/item&gt;&lt;item&gt;1678&lt;/item&gt;&lt;item&gt;1684&lt;/item&gt;&lt;item&gt;1690&lt;/item&gt;&lt;item&gt;1692&lt;/item&gt;&lt;item&gt;1693&lt;/item&gt;&lt;item&gt;1695&lt;/item&gt;&lt;item&gt;1697&lt;/item&gt;&lt;item&gt;1699&lt;/item&gt;&lt;item&gt;1702&lt;/item&gt;&lt;item&gt;1705&lt;/item&gt;&lt;item&gt;1706&lt;/item&gt;&lt;item&gt;1708&lt;/item&gt;&lt;item&gt;1719&lt;/item&gt;&lt;item&gt;1724&lt;/item&gt;&lt;item&gt;1725&lt;/item&gt;&lt;item&gt;1727&lt;/item&gt;&lt;item&gt;1728&lt;/item&gt;&lt;item&gt;1733&lt;/item&gt;&lt;item&gt;1734&lt;/item&gt;&lt;item&gt;1754&lt;/item&gt;&lt;item&gt;1771&lt;/item&gt;&lt;item&gt;1781&lt;/item&gt;&lt;item&gt;1785&lt;/item&gt;&lt;item&gt;1787&lt;/item&gt;&lt;item&gt;1788&lt;/item&gt;&lt;item&gt;1792&lt;/item&gt;&lt;item&gt;1795&lt;/item&gt;&lt;item&gt;1796&lt;/item&gt;&lt;item&gt;1797&lt;/item&gt;&lt;item&gt;1801&lt;/item&gt;&lt;item&gt;1802&lt;/item&gt;&lt;item&gt;1803&lt;/item&gt;&lt;item&gt;1804&lt;/item&gt;&lt;item&gt;1805&lt;/item&gt;&lt;item&gt;1806&lt;/item&gt;&lt;item&gt;1810&lt;/item&gt;&lt;item&gt;1813&lt;/item&gt;&lt;item&gt;1814&lt;/item&gt;&lt;item&gt;1815&lt;/item&gt;&lt;item&gt;1816&lt;/item&gt;&lt;item&gt;1818&lt;/item&gt;&lt;item&gt;1821&lt;/item&gt;&lt;item&gt;1828&lt;/item&gt;&lt;item&gt;1830&lt;/item&gt;&lt;item&gt;1834&lt;/item&gt;&lt;item&gt;1835&lt;/item&gt;&lt;item&gt;1836&lt;/item&gt;&lt;item&gt;1838&lt;/item&gt;&lt;item&gt;1840&lt;/item&gt;&lt;item&gt;1841&lt;/item&gt;&lt;item&gt;1842&lt;/item&gt;&lt;item&gt;1843&lt;/item&gt;&lt;item&gt;1844&lt;/item&gt;&lt;item&gt;1845&lt;/item&gt;&lt;item&gt;1846&lt;/item&gt;&lt;item&gt;1847&lt;/item&gt;&lt;item&gt;1848&lt;/item&gt;&lt;item&gt;1849&lt;/item&gt;&lt;item&gt;1850&lt;/item&gt;&lt;item&gt;1852&lt;/item&gt;&lt;item&gt;1853&lt;/item&gt;&lt;item&gt;1855&lt;/item&gt;&lt;item&gt;1856&lt;/item&gt;&lt;item&gt;1857&lt;/item&gt;&lt;item&gt;1859&lt;/item&gt;&lt;item&gt;1861&lt;/item&gt;&lt;item&gt;1862&lt;/item&gt;&lt;item&gt;1863&lt;/item&gt;&lt;item&gt;1864&lt;/item&gt;&lt;item&gt;1865&lt;/item&gt;&lt;item&gt;1866&lt;/item&gt;&lt;item&gt;1867&lt;/item&gt;&lt;item&gt;1868&lt;/item&gt;&lt;item&gt;1869&lt;/item&gt;&lt;item&gt;1870&lt;/item&gt;&lt;item&gt;1871&lt;/item&gt;&lt;item&gt;1872&lt;/item&gt;&lt;item&gt;1874&lt;/item&gt;&lt;item&gt;1876&lt;/item&gt;&lt;item&gt;1877&lt;/item&gt;&lt;item&gt;1878&lt;/item&gt;&lt;item&gt;1879&lt;/item&gt;&lt;item&gt;1882&lt;/item&gt;&lt;item&gt;1884&lt;/item&gt;&lt;item&gt;1886&lt;/item&gt;&lt;item&gt;1887&lt;/item&gt;&lt;item&gt;1888&lt;/item&gt;&lt;item&gt;1889&lt;/item&gt;&lt;item&gt;1891&lt;/item&gt;&lt;/record-ids&gt;&lt;/item&gt;&lt;/Libraries&gt;"/>
  </w:docVars>
  <w:rsids>
    <w:rsidRoot w:val="00862E0B"/>
    <w:rsid w:val="00004ECA"/>
    <w:rsid w:val="00007A22"/>
    <w:rsid w:val="0001172A"/>
    <w:rsid w:val="00013DF9"/>
    <w:rsid w:val="00014BFA"/>
    <w:rsid w:val="00016290"/>
    <w:rsid w:val="00024E6B"/>
    <w:rsid w:val="00026EB2"/>
    <w:rsid w:val="00030D93"/>
    <w:rsid w:val="000401D6"/>
    <w:rsid w:val="000422A7"/>
    <w:rsid w:val="00043016"/>
    <w:rsid w:val="00043A88"/>
    <w:rsid w:val="00043D70"/>
    <w:rsid w:val="000721B7"/>
    <w:rsid w:val="00073AF5"/>
    <w:rsid w:val="00073E9B"/>
    <w:rsid w:val="000742FB"/>
    <w:rsid w:val="00082319"/>
    <w:rsid w:val="00083436"/>
    <w:rsid w:val="0009328F"/>
    <w:rsid w:val="0009494D"/>
    <w:rsid w:val="00096049"/>
    <w:rsid w:val="000A0A9C"/>
    <w:rsid w:val="000A40BB"/>
    <w:rsid w:val="000A4C77"/>
    <w:rsid w:val="000A78A6"/>
    <w:rsid w:val="000B1262"/>
    <w:rsid w:val="000B1416"/>
    <w:rsid w:val="000C5528"/>
    <w:rsid w:val="000C68F8"/>
    <w:rsid w:val="000D0C34"/>
    <w:rsid w:val="000D2543"/>
    <w:rsid w:val="000E1312"/>
    <w:rsid w:val="000F0458"/>
    <w:rsid w:val="000F3403"/>
    <w:rsid w:val="000F396C"/>
    <w:rsid w:val="000F5273"/>
    <w:rsid w:val="000F5D22"/>
    <w:rsid w:val="001018D9"/>
    <w:rsid w:val="001022FA"/>
    <w:rsid w:val="0010266C"/>
    <w:rsid w:val="00107126"/>
    <w:rsid w:val="00111C02"/>
    <w:rsid w:val="0011202A"/>
    <w:rsid w:val="00116E68"/>
    <w:rsid w:val="001249C4"/>
    <w:rsid w:val="00124C9A"/>
    <w:rsid w:val="00132253"/>
    <w:rsid w:val="00132637"/>
    <w:rsid w:val="00135D18"/>
    <w:rsid w:val="0014483D"/>
    <w:rsid w:val="001454C4"/>
    <w:rsid w:val="00145618"/>
    <w:rsid w:val="001505FE"/>
    <w:rsid w:val="00153701"/>
    <w:rsid w:val="00155456"/>
    <w:rsid w:val="00161CFC"/>
    <w:rsid w:val="0016762C"/>
    <w:rsid w:val="0017469B"/>
    <w:rsid w:val="001765DB"/>
    <w:rsid w:val="00176632"/>
    <w:rsid w:val="001858E1"/>
    <w:rsid w:val="0019106C"/>
    <w:rsid w:val="00191140"/>
    <w:rsid w:val="00191E41"/>
    <w:rsid w:val="001930F1"/>
    <w:rsid w:val="0019500D"/>
    <w:rsid w:val="00197CEA"/>
    <w:rsid w:val="001A2DD4"/>
    <w:rsid w:val="001A63FC"/>
    <w:rsid w:val="001B08EA"/>
    <w:rsid w:val="001B51C2"/>
    <w:rsid w:val="001B54D4"/>
    <w:rsid w:val="001B74EA"/>
    <w:rsid w:val="001D7F54"/>
    <w:rsid w:val="001E2102"/>
    <w:rsid w:val="001E71F7"/>
    <w:rsid w:val="001E7AAF"/>
    <w:rsid w:val="001E7D31"/>
    <w:rsid w:val="001F35E3"/>
    <w:rsid w:val="001F7921"/>
    <w:rsid w:val="00210349"/>
    <w:rsid w:val="002112A5"/>
    <w:rsid w:val="00213911"/>
    <w:rsid w:val="00224786"/>
    <w:rsid w:val="00227109"/>
    <w:rsid w:val="00235324"/>
    <w:rsid w:val="002366DE"/>
    <w:rsid w:val="0023782E"/>
    <w:rsid w:val="00240E42"/>
    <w:rsid w:val="00242696"/>
    <w:rsid w:val="00246B9F"/>
    <w:rsid w:val="0025038E"/>
    <w:rsid w:val="0025233B"/>
    <w:rsid w:val="002551B5"/>
    <w:rsid w:val="00255C1E"/>
    <w:rsid w:val="002601E0"/>
    <w:rsid w:val="0026124C"/>
    <w:rsid w:val="00261A00"/>
    <w:rsid w:val="0027412A"/>
    <w:rsid w:val="00275F59"/>
    <w:rsid w:val="00276665"/>
    <w:rsid w:val="00283574"/>
    <w:rsid w:val="00284885"/>
    <w:rsid w:val="0028635D"/>
    <w:rsid w:val="00290561"/>
    <w:rsid w:val="00296D76"/>
    <w:rsid w:val="002A1D3C"/>
    <w:rsid w:val="002A29D9"/>
    <w:rsid w:val="002A2EDF"/>
    <w:rsid w:val="002A3C81"/>
    <w:rsid w:val="002A7224"/>
    <w:rsid w:val="002B0C34"/>
    <w:rsid w:val="002B30BD"/>
    <w:rsid w:val="002C0BB5"/>
    <w:rsid w:val="002C14F1"/>
    <w:rsid w:val="002C1A00"/>
    <w:rsid w:val="002C3108"/>
    <w:rsid w:val="002C66D5"/>
    <w:rsid w:val="002C6C4B"/>
    <w:rsid w:val="002D289B"/>
    <w:rsid w:val="002D4AD7"/>
    <w:rsid w:val="002F251B"/>
    <w:rsid w:val="00302146"/>
    <w:rsid w:val="00302721"/>
    <w:rsid w:val="00313C7E"/>
    <w:rsid w:val="00321242"/>
    <w:rsid w:val="00321714"/>
    <w:rsid w:val="0032221A"/>
    <w:rsid w:val="00333FCE"/>
    <w:rsid w:val="00334952"/>
    <w:rsid w:val="00334C54"/>
    <w:rsid w:val="003355AD"/>
    <w:rsid w:val="003420B2"/>
    <w:rsid w:val="00350B5A"/>
    <w:rsid w:val="00352523"/>
    <w:rsid w:val="00353642"/>
    <w:rsid w:val="003575B6"/>
    <w:rsid w:val="00360CC1"/>
    <w:rsid w:val="003611C5"/>
    <w:rsid w:val="00362942"/>
    <w:rsid w:val="003636EF"/>
    <w:rsid w:val="003703E9"/>
    <w:rsid w:val="00375DB6"/>
    <w:rsid w:val="00380989"/>
    <w:rsid w:val="00380A97"/>
    <w:rsid w:val="00382E14"/>
    <w:rsid w:val="00383BBC"/>
    <w:rsid w:val="003908AB"/>
    <w:rsid w:val="00395DC9"/>
    <w:rsid w:val="00396CF5"/>
    <w:rsid w:val="003A307E"/>
    <w:rsid w:val="003A425A"/>
    <w:rsid w:val="003A5F34"/>
    <w:rsid w:val="003A7A78"/>
    <w:rsid w:val="003B08E4"/>
    <w:rsid w:val="003B1106"/>
    <w:rsid w:val="003B6FCD"/>
    <w:rsid w:val="003C003C"/>
    <w:rsid w:val="003C3A74"/>
    <w:rsid w:val="003C5C97"/>
    <w:rsid w:val="003D0CD9"/>
    <w:rsid w:val="003E610B"/>
    <w:rsid w:val="003E7E0A"/>
    <w:rsid w:val="003F04FF"/>
    <w:rsid w:val="00400AAE"/>
    <w:rsid w:val="004022F1"/>
    <w:rsid w:val="004044F2"/>
    <w:rsid w:val="004068F2"/>
    <w:rsid w:val="004072EB"/>
    <w:rsid w:val="00412F3D"/>
    <w:rsid w:val="0041538C"/>
    <w:rsid w:val="00422959"/>
    <w:rsid w:val="00423858"/>
    <w:rsid w:val="004239CB"/>
    <w:rsid w:val="004329C4"/>
    <w:rsid w:val="00440FFA"/>
    <w:rsid w:val="0044101B"/>
    <w:rsid w:val="004460C9"/>
    <w:rsid w:val="0045477F"/>
    <w:rsid w:val="00463553"/>
    <w:rsid w:val="00463FFE"/>
    <w:rsid w:val="004647B6"/>
    <w:rsid w:val="00464C35"/>
    <w:rsid w:val="00470438"/>
    <w:rsid w:val="00477CF6"/>
    <w:rsid w:val="00481055"/>
    <w:rsid w:val="004901F4"/>
    <w:rsid w:val="0049044B"/>
    <w:rsid w:val="004921FD"/>
    <w:rsid w:val="004B0852"/>
    <w:rsid w:val="004C1183"/>
    <w:rsid w:val="004C28D6"/>
    <w:rsid w:val="004C3093"/>
    <w:rsid w:val="004C42DB"/>
    <w:rsid w:val="004E019C"/>
    <w:rsid w:val="004E14A1"/>
    <w:rsid w:val="004E1B28"/>
    <w:rsid w:val="004E74EA"/>
    <w:rsid w:val="004F3DE8"/>
    <w:rsid w:val="00501302"/>
    <w:rsid w:val="00504B06"/>
    <w:rsid w:val="00507419"/>
    <w:rsid w:val="0051248D"/>
    <w:rsid w:val="00516F62"/>
    <w:rsid w:val="0052462C"/>
    <w:rsid w:val="00524D59"/>
    <w:rsid w:val="00526FEC"/>
    <w:rsid w:val="00531B58"/>
    <w:rsid w:val="005328B5"/>
    <w:rsid w:val="0053505D"/>
    <w:rsid w:val="00535F92"/>
    <w:rsid w:val="00541032"/>
    <w:rsid w:val="005429B2"/>
    <w:rsid w:val="00543216"/>
    <w:rsid w:val="005443D3"/>
    <w:rsid w:val="00544CD7"/>
    <w:rsid w:val="0054799E"/>
    <w:rsid w:val="005528C8"/>
    <w:rsid w:val="00552D74"/>
    <w:rsid w:val="005618AE"/>
    <w:rsid w:val="00562116"/>
    <w:rsid w:val="00563CF3"/>
    <w:rsid w:val="005665CB"/>
    <w:rsid w:val="005700EC"/>
    <w:rsid w:val="005714F6"/>
    <w:rsid w:val="00572862"/>
    <w:rsid w:val="00572D4E"/>
    <w:rsid w:val="00582AE9"/>
    <w:rsid w:val="00593F86"/>
    <w:rsid w:val="005A02CF"/>
    <w:rsid w:val="005A390A"/>
    <w:rsid w:val="005A437A"/>
    <w:rsid w:val="005A4AC0"/>
    <w:rsid w:val="005A6FF6"/>
    <w:rsid w:val="005B5767"/>
    <w:rsid w:val="005C161A"/>
    <w:rsid w:val="005C4152"/>
    <w:rsid w:val="005C5714"/>
    <w:rsid w:val="005C5B6F"/>
    <w:rsid w:val="005C69D1"/>
    <w:rsid w:val="005C79DD"/>
    <w:rsid w:val="005C7D59"/>
    <w:rsid w:val="005D47DA"/>
    <w:rsid w:val="005D4B60"/>
    <w:rsid w:val="005D6231"/>
    <w:rsid w:val="005D6492"/>
    <w:rsid w:val="005E1048"/>
    <w:rsid w:val="005E218A"/>
    <w:rsid w:val="005E23FB"/>
    <w:rsid w:val="005E49D8"/>
    <w:rsid w:val="005E4F4C"/>
    <w:rsid w:val="005F1B92"/>
    <w:rsid w:val="005F2AC8"/>
    <w:rsid w:val="005F3DBB"/>
    <w:rsid w:val="00616130"/>
    <w:rsid w:val="00620CC0"/>
    <w:rsid w:val="00621423"/>
    <w:rsid w:val="00622A7F"/>
    <w:rsid w:val="0062395B"/>
    <w:rsid w:val="006250D7"/>
    <w:rsid w:val="00625AE0"/>
    <w:rsid w:val="006267A3"/>
    <w:rsid w:val="00627213"/>
    <w:rsid w:val="0063041C"/>
    <w:rsid w:val="00631FA6"/>
    <w:rsid w:val="006324BC"/>
    <w:rsid w:val="0063700E"/>
    <w:rsid w:val="00646D61"/>
    <w:rsid w:val="00650697"/>
    <w:rsid w:val="0065157C"/>
    <w:rsid w:val="006632AB"/>
    <w:rsid w:val="006640DD"/>
    <w:rsid w:val="0066461B"/>
    <w:rsid w:val="006672D9"/>
    <w:rsid w:val="006709D4"/>
    <w:rsid w:val="00672DED"/>
    <w:rsid w:val="0067328A"/>
    <w:rsid w:val="006755F1"/>
    <w:rsid w:val="006762C5"/>
    <w:rsid w:val="006771A2"/>
    <w:rsid w:val="00684ACA"/>
    <w:rsid w:val="00685D04"/>
    <w:rsid w:val="00686BAA"/>
    <w:rsid w:val="00687501"/>
    <w:rsid w:val="00697CDA"/>
    <w:rsid w:val="006A4C09"/>
    <w:rsid w:val="006A534C"/>
    <w:rsid w:val="006A648D"/>
    <w:rsid w:val="006B2D31"/>
    <w:rsid w:val="006B395C"/>
    <w:rsid w:val="006D1FF2"/>
    <w:rsid w:val="006D2A9A"/>
    <w:rsid w:val="006D3F05"/>
    <w:rsid w:val="006D4913"/>
    <w:rsid w:val="006E028E"/>
    <w:rsid w:val="006E2119"/>
    <w:rsid w:val="006E4C47"/>
    <w:rsid w:val="006E5966"/>
    <w:rsid w:val="006F3AC3"/>
    <w:rsid w:val="00700F63"/>
    <w:rsid w:val="00705A20"/>
    <w:rsid w:val="00710D6E"/>
    <w:rsid w:val="00711A9E"/>
    <w:rsid w:val="00715D42"/>
    <w:rsid w:val="007277BA"/>
    <w:rsid w:val="00731745"/>
    <w:rsid w:val="0073199F"/>
    <w:rsid w:val="007319A8"/>
    <w:rsid w:val="00737EB8"/>
    <w:rsid w:val="0074185E"/>
    <w:rsid w:val="007447D4"/>
    <w:rsid w:val="00744914"/>
    <w:rsid w:val="00745D63"/>
    <w:rsid w:val="0074626C"/>
    <w:rsid w:val="00752F5F"/>
    <w:rsid w:val="00755425"/>
    <w:rsid w:val="00761F80"/>
    <w:rsid w:val="0076455B"/>
    <w:rsid w:val="0076546C"/>
    <w:rsid w:val="007659FA"/>
    <w:rsid w:val="00770F28"/>
    <w:rsid w:val="00780CFD"/>
    <w:rsid w:val="00783D92"/>
    <w:rsid w:val="0078779B"/>
    <w:rsid w:val="00790E92"/>
    <w:rsid w:val="00791772"/>
    <w:rsid w:val="00791DE7"/>
    <w:rsid w:val="0079329B"/>
    <w:rsid w:val="00796EBB"/>
    <w:rsid w:val="007A5111"/>
    <w:rsid w:val="007A5CCD"/>
    <w:rsid w:val="007B2448"/>
    <w:rsid w:val="007B2A77"/>
    <w:rsid w:val="007C0076"/>
    <w:rsid w:val="007C124F"/>
    <w:rsid w:val="007C5D97"/>
    <w:rsid w:val="007D50BA"/>
    <w:rsid w:val="007D655D"/>
    <w:rsid w:val="007D7DEC"/>
    <w:rsid w:val="007E13BA"/>
    <w:rsid w:val="007E241B"/>
    <w:rsid w:val="007E53AF"/>
    <w:rsid w:val="007E72EE"/>
    <w:rsid w:val="007E751F"/>
    <w:rsid w:val="007E7A4A"/>
    <w:rsid w:val="007F19D7"/>
    <w:rsid w:val="007F5010"/>
    <w:rsid w:val="008004FE"/>
    <w:rsid w:val="00804686"/>
    <w:rsid w:val="00806041"/>
    <w:rsid w:val="0081463C"/>
    <w:rsid w:val="0081577E"/>
    <w:rsid w:val="008158FE"/>
    <w:rsid w:val="008164CC"/>
    <w:rsid w:val="00817488"/>
    <w:rsid w:val="00817C2B"/>
    <w:rsid w:val="00822B70"/>
    <w:rsid w:val="00825EC6"/>
    <w:rsid w:val="008300E2"/>
    <w:rsid w:val="00831E82"/>
    <w:rsid w:val="008332B6"/>
    <w:rsid w:val="00833BC4"/>
    <w:rsid w:val="00834505"/>
    <w:rsid w:val="008477D6"/>
    <w:rsid w:val="0085511E"/>
    <w:rsid w:val="0086037C"/>
    <w:rsid w:val="00860ACE"/>
    <w:rsid w:val="00860DC0"/>
    <w:rsid w:val="00862E0B"/>
    <w:rsid w:val="00865D95"/>
    <w:rsid w:val="00874415"/>
    <w:rsid w:val="0087537B"/>
    <w:rsid w:val="00876DEB"/>
    <w:rsid w:val="00880F44"/>
    <w:rsid w:val="00882C35"/>
    <w:rsid w:val="00884595"/>
    <w:rsid w:val="008853B7"/>
    <w:rsid w:val="0089121B"/>
    <w:rsid w:val="0089202D"/>
    <w:rsid w:val="008922EF"/>
    <w:rsid w:val="008927CC"/>
    <w:rsid w:val="008A2914"/>
    <w:rsid w:val="008A528C"/>
    <w:rsid w:val="008C41AE"/>
    <w:rsid w:val="008D421A"/>
    <w:rsid w:val="008D4BD5"/>
    <w:rsid w:val="008D5A41"/>
    <w:rsid w:val="008E2000"/>
    <w:rsid w:val="008E22DB"/>
    <w:rsid w:val="008E56C5"/>
    <w:rsid w:val="008E65C8"/>
    <w:rsid w:val="008E6826"/>
    <w:rsid w:val="008E7CC8"/>
    <w:rsid w:val="008F4A96"/>
    <w:rsid w:val="008F6AD1"/>
    <w:rsid w:val="008F710E"/>
    <w:rsid w:val="00900F00"/>
    <w:rsid w:val="00904682"/>
    <w:rsid w:val="0090774C"/>
    <w:rsid w:val="00911C4E"/>
    <w:rsid w:val="0091288C"/>
    <w:rsid w:val="009143C6"/>
    <w:rsid w:val="00915875"/>
    <w:rsid w:val="00917551"/>
    <w:rsid w:val="00931A22"/>
    <w:rsid w:val="00935755"/>
    <w:rsid w:val="00936762"/>
    <w:rsid w:val="00937330"/>
    <w:rsid w:val="00944B37"/>
    <w:rsid w:val="00951582"/>
    <w:rsid w:val="0095529E"/>
    <w:rsid w:val="00956D87"/>
    <w:rsid w:val="009575B2"/>
    <w:rsid w:val="00963336"/>
    <w:rsid w:val="0096669E"/>
    <w:rsid w:val="00967132"/>
    <w:rsid w:val="00967559"/>
    <w:rsid w:val="00972C49"/>
    <w:rsid w:val="009743FC"/>
    <w:rsid w:val="0097692A"/>
    <w:rsid w:val="009831AF"/>
    <w:rsid w:val="0098399A"/>
    <w:rsid w:val="00991405"/>
    <w:rsid w:val="00997DE5"/>
    <w:rsid w:val="009A5771"/>
    <w:rsid w:val="009A5C3A"/>
    <w:rsid w:val="009A7AD4"/>
    <w:rsid w:val="009B33AD"/>
    <w:rsid w:val="009B4C69"/>
    <w:rsid w:val="009C151F"/>
    <w:rsid w:val="009C7062"/>
    <w:rsid w:val="009D06EF"/>
    <w:rsid w:val="009D0705"/>
    <w:rsid w:val="009E18EC"/>
    <w:rsid w:val="009E3686"/>
    <w:rsid w:val="009E7B9E"/>
    <w:rsid w:val="009F362C"/>
    <w:rsid w:val="00A01B9B"/>
    <w:rsid w:val="00A01DEE"/>
    <w:rsid w:val="00A023B1"/>
    <w:rsid w:val="00A047A2"/>
    <w:rsid w:val="00A11F8C"/>
    <w:rsid w:val="00A21508"/>
    <w:rsid w:val="00A22BCE"/>
    <w:rsid w:val="00A22D96"/>
    <w:rsid w:val="00A272A6"/>
    <w:rsid w:val="00A4052A"/>
    <w:rsid w:val="00A45A2E"/>
    <w:rsid w:val="00A45B13"/>
    <w:rsid w:val="00A51E88"/>
    <w:rsid w:val="00A51F50"/>
    <w:rsid w:val="00A53077"/>
    <w:rsid w:val="00A566BC"/>
    <w:rsid w:val="00A6082D"/>
    <w:rsid w:val="00A60FB4"/>
    <w:rsid w:val="00A6194D"/>
    <w:rsid w:val="00A63283"/>
    <w:rsid w:val="00A65C2A"/>
    <w:rsid w:val="00A70028"/>
    <w:rsid w:val="00A77088"/>
    <w:rsid w:val="00A8248D"/>
    <w:rsid w:val="00A86BAA"/>
    <w:rsid w:val="00A976C5"/>
    <w:rsid w:val="00AA0187"/>
    <w:rsid w:val="00AA09ED"/>
    <w:rsid w:val="00AA30AE"/>
    <w:rsid w:val="00AA62E2"/>
    <w:rsid w:val="00AB0967"/>
    <w:rsid w:val="00AB17F0"/>
    <w:rsid w:val="00AB182E"/>
    <w:rsid w:val="00AB3BA9"/>
    <w:rsid w:val="00AB50DA"/>
    <w:rsid w:val="00AC2D95"/>
    <w:rsid w:val="00AC5469"/>
    <w:rsid w:val="00AC5666"/>
    <w:rsid w:val="00AC7912"/>
    <w:rsid w:val="00AD2907"/>
    <w:rsid w:val="00AE049D"/>
    <w:rsid w:val="00AE34A4"/>
    <w:rsid w:val="00AE4785"/>
    <w:rsid w:val="00AE54F2"/>
    <w:rsid w:val="00AF11BC"/>
    <w:rsid w:val="00AF3C56"/>
    <w:rsid w:val="00AF70C2"/>
    <w:rsid w:val="00B03AF3"/>
    <w:rsid w:val="00B03F46"/>
    <w:rsid w:val="00B051C6"/>
    <w:rsid w:val="00B055E2"/>
    <w:rsid w:val="00B0643C"/>
    <w:rsid w:val="00B068C8"/>
    <w:rsid w:val="00B151D3"/>
    <w:rsid w:val="00B2263F"/>
    <w:rsid w:val="00B231ED"/>
    <w:rsid w:val="00B23DB0"/>
    <w:rsid w:val="00B245B2"/>
    <w:rsid w:val="00B32848"/>
    <w:rsid w:val="00B35B39"/>
    <w:rsid w:val="00B364B8"/>
    <w:rsid w:val="00B42B37"/>
    <w:rsid w:val="00B42E15"/>
    <w:rsid w:val="00B43AEF"/>
    <w:rsid w:val="00B43FA7"/>
    <w:rsid w:val="00B45BEE"/>
    <w:rsid w:val="00B52268"/>
    <w:rsid w:val="00B63F1D"/>
    <w:rsid w:val="00B6440E"/>
    <w:rsid w:val="00B67D34"/>
    <w:rsid w:val="00B77398"/>
    <w:rsid w:val="00B80208"/>
    <w:rsid w:val="00B803EC"/>
    <w:rsid w:val="00B80583"/>
    <w:rsid w:val="00B862F7"/>
    <w:rsid w:val="00BA2CCB"/>
    <w:rsid w:val="00BA44E6"/>
    <w:rsid w:val="00BA5B09"/>
    <w:rsid w:val="00BA5F53"/>
    <w:rsid w:val="00BB2B54"/>
    <w:rsid w:val="00BB5512"/>
    <w:rsid w:val="00BB7F24"/>
    <w:rsid w:val="00BC29DE"/>
    <w:rsid w:val="00BD76FE"/>
    <w:rsid w:val="00BE0479"/>
    <w:rsid w:val="00BE35AF"/>
    <w:rsid w:val="00BF5148"/>
    <w:rsid w:val="00C04971"/>
    <w:rsid w:val="00C05611"/>
    <w:rsid w:val="00C105E0"/>
    <w:rsid w:val="00C10B92"/>
    <w:rsid w:val="00C16335"/>
    <w:rsid w:val="00C255B7"/>
    <w:rsid w:val="00C2709F"/>
    <w:rsid w:val="00C27722"/>
    <w:rsid w:val="00C27A0F"/>
    <w:rsid w:val="00C27CFE"/>
    <w:rsid w:val="00C35941"/>
    <w:rsid w:val="00C40985"/>
    <w:rsid w:val="00C429B1"/>
    <w:rsid w:val="00C45F94"/>
    <w:rsid w:val="00C56C54"/>
    <w:rsid w:val="00C578FE"/>
    <w:rsid w:val="00C60251"/>
    <w:rsid w:val="00C61360"/>
    <w:rsid w:val="00C64120"/>
    <w:rsid w:val="00C65D51"/>
    <w:rsid w:val="00C675D5"/>
    <w:rsid w:val="00C73D55"/>
    <w:rsid w:val="00C7512F"/>
    <w:rsid w:val="00C7607F"/>
    <w:rsid w:val="00C834F0"/>
    <w:rsid w:val="00C83D72"/>
    <w:rsid w:val="00C870EA"/>
    <w:rsid w:val="00C9039E"/>
    <w:rsid w:val="00C94483"/>
    <w:rsid w:val="00CA5DD2"/>
    <w:rsid w:val="00CB1494"/>
    <w:rsid w:val="00CB3739"/>
    <w:rsid w:val="00CC0FAB"/>
    <w:rsid w:val="00CC1A8F"/>
    <w:rsid w:val="00CC23E6"/>
    <w:rsid w:val="00CC6C0D"/>
    <w:rsid w:val="00CD2A67"/>
    <w:rsid w:val="00CD5B72"/>
    <w:rsid w:val="00CE0480"/>
    <w:rsid w:val="00CE3FE0"/>
    <w:rsid w:val="00CE4CC7"/>
    <w:rsid w:val="00CE6AED"/>
    <w:rsid w:val="00CE7FFA"/>
    <w:rsid w:val="00CF7AB4"/>
    <w:rsid w:val="00D001A9"/>
    <w:rsid w:val="00D02F4C"/>
    <w:rsid w:val="00D038ED"/>
    <w:rsid w:val="00D1617F"/>
    <w:rsid w:val="00D20317"/>
    <w:rsid w:val="00D24D40"/>
    <w:rsid w:val="00D310DF"/>
    <w:rsid w:val="00D323B7"/>
    <w:rsid w:val="00D37D0B"/>
    <w:rsid w:val="00D42A3B"/>
    <w:rsid w:val="00D47297"/>
    <w:rsid w:val="00D555C3"/>
    <w:rsid w:val="00D61211"/>
    <w:rsid w:val="00D62B84"/>
    <w:rsid w:val="00D67DE7"/>
    <w:rsid w:val="00D67F1B"/>
    <w:rsid w:val="00D71A50"/>
    <w:rsid w:val="00D80329"/>
    <w:rsid w:val="00D9077D"/>
    <w:rsid w:val="00D932D7"/>
    <w:rsid w:val="00D9723F"/>
    <w:rsid w:val="00D97AA4"/>
    <w:rsid w:val="00DA334D"/>
    <w:rsid w:val="00DA42F8"/>
    <w:rsid w:val="00DA62BB"/>
    <w:rsid w:val="00DB2434"/>
    <w:rsid w:val="00DB3582"/>
    <w:rsid w:val="00DC499D"/>
    <w:rsid w:val="00DD1917"/>
    <w:rsid w:val="00DD3444"/>
    <w:rsid w:val="00DD41AF"/>
    <w:rsid w:val="00DD6077"/>
    <w:rsid w:val="00DE6EFF"/>
    <w:rsid w:val="00DF3998"/>
    <w:rsid w:val="00E02052"/>
    <w:rsid w:val="00E11272"/>
    <w:rsid w:val="00E211C3"/>
    <w:rsid w:val="00E252DD"/>
    <w:rsid w:val="00E32FE3"/>
    <w:rsid w:val="00E33568"/>
    <w:rsid w:val="00E35686"/>
    <w:rsid w:val="00E40FE5"/>
    <w:rsid w:val="00E42DCB"/>
    <w:rsid w:val="00E46987"/>
    <w:rsid w:val="00E528D7"/>
    <w:rsid w:val="00E54DA5"/>
    <w:rsid w:val="00E57EA4"/>
    <w:rsid w:val="00E6077A"/>
    <w:rsid w:val="00E65C74"/>
    <w:rsid w:val="00E67D56"/>
    <w:rsid w:val="00E70350"/>
    <w:rsid w:val="00E73704"/>
    <w:rsid w:val="00E83D34"/>
    <w:rsid w:val="00E86ACF"/>
    <w:rsid w:val="00E879A4"/>
    <w:rsid w:val="00E90D58"/>
    <w:rsid w:val="00EA0C96"/>
    <w:rsid w:val="00EA5A37"/>
    <w:rsid w:val="00EA6CF6"/>
    <w:rsid w:val="00EB1D34"/>
    <w:rsid w:val="00EB2725"/>
    <w:rsid w:val="00EB62D1"/>
    <w:rsid w:val="00EB7045"/>
    <w:rsid w:val="00EC1EFC"/>
    <w:rsid w:val="00ED050A"/>
    <w:rsid w:val="00ED5473"/>
    <w:rsid w:val="00ED6C0E"/>
    <w:rsid w:val="00EE3170"/>
    <w:rsid w:val="00EF0486"/>
    <w:rsid w:val="00EF3D7B"/>
    <w:rsid w:val="00EF4972"/>
    <w:rsid w:val="00EF78C3"/>
    <w:rsid w:val="00F041A8"/>
    <w:rsid w:val="00F05FF1"/>
    <w:rsid w:val="00F069DB"/>
    <w:rsid w:val="00F1207F"/>
    <w:rsid w:val="00F12908"/>
    <w:rsid w:val="00F17CEC"/>
    <w:rsid w:val="00F230C7"/>
    <w:rsid w:val="00F25A72"/>
    <w:rsid w:val="00F26314"/>
    <w:rsid w:val="00F2676B"/>
    <w:rsid w:val="00F377E7"/>
    <w:rsid w:val="00F41880"/>
    <w:rsid w:val="00F625BB"/>
    <w:rsid w:val="00F665C5"/>
    <w:rsid w:val="00F7373E"/>
    <w:rsid w:val="00F77D53"/>
    <w:rsid w:val="00F77FB8"/>
    <w:rsid w:val="00FA1A6B"/>
    <w:rsid w:val="00FA2C7C"/>
    <w:rsid w:val="00FA75A8"/>
    <w:rsid w:val="00FB11CB"/>
    <w:rsid w:val="00FB46D0"/>
    <w:rsid w:val="00FB47CC"/>
    <w:rsid w:val="00FC0E80"/>
    <w:rsid w:val="00FC0FB9"/>
    <w:rsid w:val="00FC2747"/>
    <w:rsid w:val="00FC347E"/>
    <w:rsid w:val="00FC70E7"/>
    <w:rsid w:val="00FD4905"/>
    <w:rsid w:val="00FD4FF0"/>
    <w:rsid w:val="00FD509A"/>
    <w:rsid w:val="00FD7B3B"/>
    <w:rsid w:val="00FE2902"/>
    <w:rsid w:val="00FE2E2F"/>
    <w:rsid w:val="00FE4A4A"/>
    <w:rsid w:val="00FE5327"/>
    <w:rsid w:val="00FF28ED"/>
    <w:rsid w:val="00FF2C55"/>
    <w:rsid w:val="00FF2D10"/>
    <w:rsid w:val="00FF3112"/>
    <w:rsid w:val="00FF4740"/>
    <w:rsid w:val="00FF55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312357C"/>
  <w15:chartTrackingRefBased/>
  <w15:docId w15:val="{EA67A9A5-D6D5-4DF2-BEB8-1CB28FB6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1022FA"/>
    <w:pPr>
      <w:spacing w:line="360" w:lineRule="auto"/>
      <w:jc w:val="both"/>
    </w:pPr>
    <w:rPr>
      <w:rFonts w:ascii="Arial" w:hAnsi="Arial"/>
      <w:sz w:val="24"/>
      <w:lang w:val="en-US"/>
    </w:rPr>
  </w:style>
  <w:style w:type="paragraph" w:styleId="berschrift1">
    <w:name w:val="heading 1"/>
    <w:basedOn w:val="Listenabsatz"/>
    <w:next w:val="Standard"/>
    <w:link w:val="berschrift1Zchn"/>
    <w:uiPriority w:val="9"/>
    <w:qFormat/>
    <w:rsid w:val="00CE0480"/>
    <w:pPr>
      <w:numPr>
        <w:numId w:val="2"/>
      </w:numPr>
      <w:ind w:left="360"/>
      <w:outlineLvl w:val="0"/>
    </w:pPr>
    <w:rPr>
      <w:sz w:val="36"/>
    </w:rPr>
  </w:style>
  <w:style w:type="paragraph" w:styleId="berschrift2">
    <w:name w:val="heading 2"/>
    <w:basedOn w:val="Listenabsatz"/>
    <w:next w:val="Standard"/>
    <w:link w:val="berschrift2Zchn"/>
    <w:uiPriority w:val="9"/>
    <w:unhideWhenUsed/>
    <w:qFormat/>
    <w:rsid w:val="00A976C5"/>
    <w:pPr>
      <w:numPr>
        <w:ilvl w:val="1"/>
        <w:numId w:val="2"/>
      </w:numPr>
      <w:ind w:left="431" w:hanging="431"/>
      <w:outlineLvl w:val="1"/>
    </w:pPr>
    <w:rPr>
      <w:sz w:val="32"/>
    </w:rPr>
  </w:style>
  <w:style w:type="paragraph" w:styleId="berschrift3">
    <w:name w:val="heading 3"/>
    <w:basedOn w:val="Listenabsatz"/>
    <w:next w:val="Standard"/>
    <w:link w:val="berschrift3Zchn"/>
    <w:uiPriority w:val="9"/>
    <w:unhideWhenUsed/>
    <w:qFormat/>
    <w:rsid w:val="00C7512F"/>
    <w:pPr>
      <w:numPr>
        <w:ilvl w:val="2"/>
        <w:numId w:val="2"/>
      </w:numPr>
      <w:ind w:left="505" w:hanging="505"/>
      <w:outlineLvl w:val="2"/>
    </w:pPr>
    <w:rPr>
      <w:sz w:val="28"/>
    </w:rPr>
  </w:style>
  <w:style w:type="paragraph" w:styleId="berschrift4">
    <w:name w:val="heading 4"/>
    <w:basedOn w:val="berschrift3"/>
    <w:next w:val="Standard"/>
    <w:link w:val="berschrift4Zchn"/>
    <w:uiPriority w:val="9"/>
    <w:unhideWhenUsed/>
    <w:qFormat/>
    <w:rsid w:val="0045477F"/>
    <w:pPr>
      <w:numPr>
        <w:ilvl w:val="0"/>
        <w:numId w:val="0"/>
      </w:numPr>
      <w:spacing w:line="259" w:lineRule="auto"/>
      <w:ind w:left="1728" w:hanging="648"/>
      <w:jc w:val="left"/>
      <w:outlineLvl w:val="3"/>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862E0B"/>
    <w:pPr>
      <w:ind w:left="720"/>
      <w:contextualSpacing/>
    </w:pPr>
  </w:style>
  <w:style w:type="character" w:customStyle="1" w:styleId="ListenabsatzZchn">
    <w:name w:val="Listenabsatz Zchn"/>
    <w:basedOn w:val="Absatz-Standardschriftart"/>
    <w:link w:val="Listenabsatz"/>
    <w:uiPriority w:val="34"/>
    <w:rsid w:val="00D555C3"/>
    <w:rPr>
      <w:rFonts w:ascii="Arial" w:hAnsi="Arial"/>
      <w:sz w:val="24"/>
      <w:lang w:val="en-US"/>
    </w:rPr>
  </w:style>
  <w:style w:type="character" w:customStyle="1" w:styleId="berschrift1Zchn">
    <w:name w:val="Überschrift 1 Zchn"/>
    <w:basedOn w:val="Absatz-Standardschriftart"/>
    <w:link w:val="berschrift1"/>
    <w:uiPriority w:val="9"/>
    <w:rsid w:val="00CE0480"/>
    <w:rPr>
      <w:rFonts w:ascii="Arial" w:hAnsi="Arial"/>
      <w:sz w:val="36"/>
      <w:lang w:val="en-US"/>
    </w:rPr>
  </w:style>
  <w:style w:type="character" w:customStyle="1" w:styleId="berschrift2Zchn">
    <w:name w:val="Überschrift 2 Zchn"/>
    <w:basedOn w:val="Absatz-Standardschriftart"/>
    <w:link w:val="berschrift2"/>
    <w:uiPriority w:val="9"/>
    <w:rsid w:val="00A976C5"/>
    <w:rPr>
      <w:rFonts w:ascii="Arial" w:hAnsi="Arial"/>
      <w:sz w:val="32"/>
      <w:lang w:val="en-US"/>
    </w:rPr>
  </w:style>
  <w:style w:type="character" w:customStyle="1" w:styleId="berschrift3Zchn">
    <w:name w:val="Überschrift 3 Zchn"/>
    <w:basedOn w:val="Absatz-Standardschriftart"/>
    <w:link w:val="berschrift3"/>
    <w:uiPriority w:val="9"/>
    <w:rsid w:val="00C7512F"/>
    <w:rPr>
      <w:rFonts w:ascii="Arial" w:hAnsi="Arial"/>
      <w:sz w:val="28"/>
      <w:lang w:val="en-US"/>
    </w:rPr>
  </w:style>
  <w:style w:type="character" w:customStyle="1" w:styleId="berschrift4Zchn">
    <w:name w:val="Überschrift 4 Zchn"/>
    <w:basedOn w:val="Absatz-Standardschriftart"/>
    <w:link w:val="berschrift4"/>
    <w:uiPriority w:val="9"/>
    <w:rsid w:val="0045477F"/>
    <w:rPr>
      <w:rFonts w:ascii="Arial" w:hAnsi="Arial"/>
      <w:sz w:val="28"/>
      <w:lang w:val="en-US"/>
    </w:rPr>
  </w:style>
  <w:style w:type="paragraph" w:styleId="Kopfzeile">
    <w:name w:val="header"/>
    <w:basedOn w:val="Standard"/>
    <w:link w:val="KopfzeileZchn"/>
    <w:uiPriority w:val="99"/>
    <w:unhideWhenUsed/>
    <w:rsid w:val="00862E0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62E0B"/>
  </w:style>
  <w:style w:type="paragraph" w:styleId="Fuzeile">
    <w:name w:val="footer"/>
    <w:basedOn w:val="Standard"/>
    <w:link w:val="FuzeileZchn"/>
    <w:uiPriority w:val="99"/>
    <w:unhideWhenUsed/>
    <w:rsid w:val="00862E0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62E0B"/>
  </w:style>
  <w:style w:type="character" w:styleId="Kommentarzeichen">
    <w:name w:val="annotation reference"/>
    <w:basedOn w:val="Absatz-Standardschriftart"/>
    <w:uiPriority w:val="99"/>
    <w:semiHidden/>
    <w:unhideWhenUsed/>
    <w:rsid w:val="006640DD"/>
    <w:rPr>
      <w:sz w:val="16"/>
      <w:szCs w:val="16"/>
    </w:rPr>
  </w:style>
  <w:style w:type="paragraph" w:styleId="Kommentartext">
    <w:name w:val="annotation text"/>
    <w:basedOn w:val="Standard"/>
    <w:link w:val="KommentartextZchn"/>
    <w:uiPriority w:val="99"/>
    <w:unhideWhenUsed/>
    <w:rsid w:val="006640DD"/>
    <w:pPr>
      <w:spacing w:line="240" w:lineRule="auto"/>
    </w:pPr>
    <w:rPr>
      <w:sz w:val="20"/>
      <w:szCs w:val="20"/>
    </w:rPr>
  </w:style>
  <w:style w:type="character" w:customStyle="1" w:styleId="KommentartextZchn">
    <w:name w:val="Kommentartext Zchn"/>
    <w:basedOn w:val="Absatz-Standardschriftart"/>
    <w:link w:val="Kommentartext"/>
    <w:uiPriority w:val="99"/>
    <w:rsid w:val="006640DD"/>
    <w:rPr>
      <w:sz w:val="20"/>
      <w:szCs w:val="20"/>
    </w:rPr>
  </w:style>
  <w:style w:type="paragraph" w:styleId="Kommentarthema">
    <w:name w:val="annotation subject"/>
    <w:basedOn w:val="Kommentartext"/>
    <w:next w:val="Kommentartext"/>
    <w:link w:val="KommentarthemaZchn"/>
    <w:uiPriority w:val="99"/>
    <w:semiHidden/>
    <w:unhideWhenUsed/>
    <w:rsid w:val="006640DD"/>
    <w:rPr>
      <w:b/>
      <w:bCs/>
    </w:rPr>
  </w:style>
  <w:style w:type="character" w:customStyle="1" w:styleId="KommentarthemaZchn">
    <w:name w:val="Kommentarthema Zchn"/>
    <w:basedOn w:val="KommentartextZchn"/>
    <w:link w:val="Kommentarthema"/>
    <w:uiPriority w:val="99"/>
    <w:semiHidden/>
    <w:rsid w:val="006640DD"/>
    <w:rPr>
      <w:b/>
      <w:bCs/>
      <w:sz w:val="20"/>
      <w:szCs w:val="20"/>
    </w:rPr>
  </w:style>
  <w:style w:type="paragraph" w:styleId="Sprechblasentext">
    <w:name w:val="Balloon Text"/>
    <w:basedOn w:val="Standard"/>
    <w:link w:val="SprechblasentextZchn"/>
    <w:uiPriority w:val="99"/>
    <w:semiHidden/>
    <w:unhideWhenUsed/>
    <w:rsid w:val="006640D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640DD"/>
    <w:rPr>
      <w:rFonts w:ascii="Segoe UI" w:hAnsi="Segoe UI" w:cs="Segoe UI"/>
      <w:sz w:val="18"/>
      <w:szCs w:val="18"/>
    </w:rPr>
  </w:style>
  <w:style w:type="paragraph" w:styleId="KeinLeerraum">
    <w:name w:val="No Spacing"/>
    <w:aliases w:val="tabellenüberchrift"/>
    <w:basedOn w:val="Standard"/>
    <w:uiPriority w:val="1"/>
    <w:qFormat/>
    <w:rsid w:val="00B055E2"/>
    <w:rPr>
      <w:b/>
    </w:rPr>
  </w:style>
  <w:style w:type="paragraph" w:styleId="Titel">
    <w:name w:val="Title"/>
    <w:aliases w:val="Table"/>
    <w:basedOn w:val="Standard"/>
    <w:next w:val="Standard"/>
    <w:link w:val="TitelZchn"/>
    <w:uiPriority w:val="10"/>
    <w:qFormat/>
    <w:rsid w:val="000F3403"/>
    <w:pPr>
      <w:spacing w:after="0" w:line="240" w:lineRule="auto"/>
    </w:pPr>
    <w:rPr>
      <w:rFonts w:eastAsia="Times New Roman" w:cs="Arial"/>
      <w:color w:val="000000"/>
      <w:sz w:val="22"/>
      <w:lang w:eastAsia="en-GB"/>
    </w:rPr>
  </w:style>
  <w:style w:type="character" w:customStyle="1" w:styleId="TitelZchn">
    <w:name w:val="Titel Zchn"/>
    <w:aliases w:val="Table Zchn"/>
    <w:basedOn w:val="Absatz-Standardschriftart"/>
    <w:link w:val="Titel"/>
    <w:uiPriority w:val="10"/>
    <w:rsid w:val="000F3403"/>
    <w:rPr>
      <w:rFonts w:ascii="Arial" w:eastAsia="Times New Roman" w:hAnsi="Arial" w:cs="Arial"/>
      <w:color w:val="000000"/>
      <w:lang w:val="en-US" w:eastAsia="en-GB"/>
    </w:rPr>
  </w:style>
  <w:style w:type="paragraph" w:customStyle="1" w:styleId="EndNoteBibliographyTitle">
    <w:name w:val="EndNote Bibliography Title"/>
    <w:basedOn w:val="Standard"/>
    <w:link w:val="EndNoteBibliographyTitleZchn"/>
    <w:rsid w:val="000F3403"/>
    <w:pPr>
      <w:spacing w:after="0"/>
      <w:jc w:val="center"/>
    </w:pPr>
    <w:rPr>
      <w:rFonts w:cs="Arial"/>
      <w:noProof/>
      <w:sz w:val="28"/>
    </w:rPr>
  </w:style>
  <w:style w:type="character" w:customStyle="1" w:styleId="EndNoteBibliographyTitleZchn">
    <w:name w:val="EndNote Bibliography Title Zchn"/>
    <w:basedOn w:val="Absatz-Standardschriftart"/>
    <w:link w:val="EndNoteBibliographyTitle"/>
    <w:rsid w:val="000F3403"/>
    <w:rPr>
      <w:rFonts w:ascii="Arial" w:hAnsi="Arial" w:cs="Arial"/>
      <w:noProof/>
      <w:sz w:val="28"/>
      <w:lang w:val="en-US"/>
    </w:rPr>
  </w:style>
  <w:style w:type="paragraph" w:customStyle="1" w:styleId="EndNoteBibliography">
    <w:name w:val="EndNote Bibliography"/>
    <w:basedOn w:val="Standard"/>
    <w:link w:val="EndNoteBibliographyZchn"/>
    <w:rsid w:val="000F3403"/>
    <w:pPr>
      <w:spacing w:line="240" w:lineRule="auto"/>
    </w:pPr>
    <w:rPr>
      <w:rFonts w:cs="Arial"/>
      <w:noProof/>
      <w:sz w:val="28"/>
    </w:rPr>
  </w:style>
  <w:style w:type="character" w:customStyle="1" w:styleId="EndNoteBibliographyZchn">
    <w:name w:val="EndNote Bibliography Zchn"/>
    <w:basedOn w:val="Absatz-Standardschriftart"/>
    <w:link w:val="EndNoteBibliography"/>
    <w:rsid w:val="000F3403"/>
    <w:rPr>
      <w:rFonts w:ascii="Arial" w:hAnsi="Arial" w:cs="Arial"/>
      <w:noProof/>
      <w:sz w:val="28"/>
      <w:lang w:val="en-US"/>
    </w:rPr>
  </w:style>
  <w:style w:type="table" w:styleId="Tabellenraster">
    <w:name w:val="Table Grid"/>
    <w:basedOn w:val="NormaleTabelle"/>
    <w:uiPriority w:val="39"/>
    <w:rsid w:val="002551B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76546C"/>
    <w:pPr>
      <w:spacing w:after="200" w:line="240" w:lineRule="auto"/>
    </w:pPr>
    <w:rPr>
      <w:b/>
      <w:iCs/>
      <w:color w:val="000000" w:themeColor="text1"/>
      <w:sz w:val="22"/>
      <w:szCs w:val="18"/>
    </w:rPr>
  </w:style>
  <w:style w:type="paragraph" w:styleId="Abbildungsverzeichnis">
    <w:name w:val="table of figures"/>
    <w:basedOn w:val="Standard"/>
    <w:next w:val="Standard"/>
    <w:uiPriority w:val="99"/>
    <w:unhideWhenUsed/>
    <w:rsid w:val="0076546C"/>
    <w:pPr>
      <w:spacing w:after="0"/>
    </w:pPr>
  </w:style>
  <w:style w:type="character" w:styleId="Hyperlink">
    <w:name w:val="Hyperlink"/>
    <w:basedOn w:val="Absatz-Standardschriftart"/>
    <w:uiPriority w:val="99"/>
    <w:unhideWhenUsed/>
    <w:rsid w:val="0076546C"/>
    <w:rPr>
      <w:color w:val="0563C1" w:themeColor="hyperlink"/>
      <w:u w:val="single"/>
    </w:rPr>
  </w:style>
  <w:style w:type="paragraph" w:styleId="Untertitel">
    <w:name w:val="Subtitle"/>
    <w:aliases w:val="Tabellenbeschriftung"/>
    <w:basedOn w:val="Standard"/>
    <w:next w:val="Standard"/>
    <w:link w:val="UntertitelZchn"/>
    <w:uiPriority w:val="11"/>
    <w:qFormat/>
    <w:rsid w:val="0009328F"/>
    <w:pPr>
      <w:spacing w:line="276" w:lineRule="auto"/>
    </w:pPr>
    <w:rPr>
      <w:sz w:val="22"/>
    </w:rPr>
  </w:style>
  <w:style w:type="character" w:customStyle="1" w:styleId="UntertitelZchn">
    <w:name w:val="Untertitel Zchn"/>
    <w:aliases w:val="Tabellenbeschriftung Zchn"/>
    <w:basedOn w:val="Absatz-Standardschriftart"/>
    <w:link w:val="Untertitel"/>
    <w:uiPriority w:val="11"/>
    <w:rsid w:val="0009328F"/>
    <w:rPr>
      <w:rFonts w:ascii="Arial" w:hAnsi="Arial"/>
      <w:lang w:val="en-US"/>
    </w:rPr>
  </w:style>
  <w:style w:type="character" w:customStyle="1" w:styleId="article-headerdoi">
    <w:name w:val="article-header__doi"/>
    <w:basedOn w:val="Absatz-Standardschriftart"/>
    <w:rsid w:val="005443D3"/>
  </w:style>
  <w:style w:type="character" w:customStyle="1" w:styleId="ng-binding">
    <w:name w:val="ng-binding"/>
    <w:basedOn w:val="Absatz-Standardschriftart"/>
    <w:rsid w:val="008E2000"/>
  </w:style>
  <w:style w:type="table" w:styleId="TabellemithellemGitternetz">
    <w:name w:val="Grid Table Light"/>
    <w:basedOn w:val="NormaleTabelle"/>
    <w:uiPriority w:val="40"/>
    <w:rsid w:val="00D555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enraster1">
    <w:name w:val="Tabellenraster1"/>
    <w:basedOn w:val="NormaleTabelle"/>
    <w:next w:val="Tabellenraster"/>
    <w:uiPriority w:val="39"/>
    <w:rsid w:val="00D5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D555C3"/>
    <w:pPr>
      <w:numPr>
        <w:numId w:val="7"/>
      </w:numPr>
      <w:contextualSpacing/>
    </w:pPr>
  </w:style>
  <w:style w:type="character" w:styleId="Hervorhebung">
    <w:name w:val="Emphasis"/>
    <w:basedOn w:val="Absatz-Standardschriftart"/>
    <w:uiPriority w:val="20"/>
    <w:qFormat/>
    <w:rsid w:val="00D555C3"/>
    <w:rPr>
      <w:i/>
      <w:iCs/>
    </w:rPr>
  </w:style>
  <w:style w:type="paragraph" w:styleId="Inhaltsverzeichnisberschrift">
    <w:name w:val="TOC Heading"/>
    <w:basedOn w:val="berschrift1"/>
    <w:next w:val="Standard"/>
    <w:uiPriority w:val="39"/>
    <w:unhideWhenUsed/>
    <w:qFormat/>
    <w:rsid w:val="00622A7F"/>
    <w:pPr>
      <w:keepNext/>
      <w:keepLines/>
      <w:numPr>
        <w:numId w:val="0"/>
      </w:numPr>
      <w:spacing w:before="240" w:after="0" w:line="259" w:lineRule="auto"/>
      <w:contextualSpacing w:val="0"/>
      <w:jc w:val="left"/>
      <w:outlineLvl w:val="9"/>
    </w:pPr>
    <w:rPr>
      <w:rFonts w:asciiTheme="majorHAnsi" w:eastAsiaTheme="majorEastAsia" w:hAnsiTheme="majorHAnsi" w:cstheme="majorBidi"/>
      <w:color w:val="2E74B5" w:themeColor="accent1" w:themeShade="BF"/>
      <w:sz w:val="32"/>
      <w:szCs w:val="32"/>
    </w:rPr>
  </w:style>
  <w:style w:type="paragraph" w:styleId="Verzeichnis1">
    <w:name w:val="toc 1"/>
    <w:basedOn w:val="Standard"/>
    <w:next w:val="Standard"/>
    <w:autoRedefine/>
    <w:uiPriority w:val="39"/>
    <w:unhideWhenUsed/>
    <w:rsid w:val="00622A7F"/>
    <w:pPr>
      <w:spacing w:after="100"/>
    </w:pPr>
  </w:style>
  <w:style w:type="paragraph" w:styleId="Verzeichnis2">
    <w:name w:val="toc 2"/>
    <w:basedOn w:val="Standard"/>
    <w:next w:val="Standard"/>
    <w:autoRedefine/>
    <w:uiPriority w:val="39"/>
    <w:unhideWhenUsed/>
    <w:rsid w:val="00622A7F"/>
    <w:pPr>
      <w:spacing w:after="100"/>
      <w:ind w:left="240"/>
    </w:pPr>
  </w:style>
  <w:style w:type="paragraph" w:styleId="Verzeichnis3">
    <w:name w:val="toc 3"/>
    <w:basedOn w:val="Standard"/>
    <w:next w:val="Standard"/>
    <w:autoRedefine/>
    <w:uiPriority w:val="39"/>
    <w:unhideWhenUsed/>
    <w:rsid w:val="00622A7F"/>
    <w:pPr>
      <w:spacing w:after="100"/>
      <w:ind w:left="480"/>
    </w:pPr>
  </w:style>
  <w:style w:type="paragraph" w:styleId="Verzeichnis4">
    <w:name w:val="toc 4"/>
    <w:basedOn w:val="Standard"/>
    <w:next w:val="Standard"/>
    <w:autoRedefine/>
    <w:uiPriority w:val="39"/>
    <w:unhideWhenUsed/>
    <w:rsid w:val="00622A7F"/>
    <w:pPr>
      <w:spacing w:after="100" w:line="259" w:lineRule="auto"/>
      <w:ind w:left="660"/>
      <w:jc w:val="left"/>
    </w:pPr>
    <w:rPr>
      <w:rFonts w:asciiTheme="minorHAnsi" w:eastAsiaTheme="minorEastAsia" w:hAnsiTheme="minorHAnsi"/>
      <w:sz w:val="22"/>
    </w:rPr>
  </w:style>
  <w:style w:type="paragraph" w:styleId="Verzeichnis5">
    <w:name w:val="toc 5"/>
    <w:basedOn w:val="Standard"/>
    <w:next w:val="Standard"/>
    <w:autoRedefine/>
    <w:uiPriority w:val="39"/>
    <w:unhideWhenUsed/>
    <w:rsid w:val="00622A7F"/>
    <w:pPr>
      <w:spacing w:after="100" w:line="259" w:lineRule="auto"/>
      <w:ind w:left="880"/>
      <w:jc w:val="left"/>
    </w:pPr>
    <w:rPr>
      <w:rFonts w:asciiTheme="minorHAnsi" w:eastAsiaTheme="minorEastAsia" w:hAnsiTheme="minorHAnsi"/>
      <w:sz w:val="22"/>
    </w:rPr>
  </w:style>
  <w:style w:type="paragraph" w:styleId="Verzeichnis6">
    <w:name w:val="toc 6"/>
    <w:basedOn w:val="Standard"/>
    <w:next w:val="Standard"/>
    <w:autoRedefine/>
    <w:uiPriority w:val="39"/>
    <w:unhideWhenUsed/>
    <w:rsid w:val="00622A7F"/>
    <w:pPr>
      <w:spacing w:after="100" w:line="259" w:lineRule="auto"/>
      <w:ind w:left="1100"/>
      <w:jc w:val="left"/>
    </w:pPr>
    <w:rPr>
      <w:rFonts w:asciiTheme="minorHAnsi" w:eastAsiaTheme="minorEastAsia" w:hAnsiTheme="minorHAnsi"/>
      <w:sz w:val="22"/>
    </w:rPr>
  </w:style>
  <w:style w:type="paragraph" w:styleId="Verzeichnis7">
    <w:name w:val="toc 7"/>
    <w:basedOn w:val="Standard"/>
    <w:next w:val="Standard"/>
    <w:autoRedefine/>
    <w:uiPriority w:val="39"/>
    <w:unhideWhenUsed/>
    <w:rsid w:val="00622A7F"/>
    <w:pPr>
      <w:spacing w:after="100" w:line="259" w:lineRule="auto"/>
      <w:ind w:left="1320"/>
      <w:jc w:val="left"/>
    </w:pPr>
    <w:rPr>
      <w:rFonts w:asciiTheme="minorHAnsi" w:eastAsiaTheme="minorEastAsia" w:hAnsiTheme="minorHAnsi"/>
      <w:sz w:val="22"/>
    </w:rPr>
  </w:style>
  <w:style w:type="paragraph" w:styleId="Verzeichnis8">
    <w:name w:val="toc 8"/>
    <w:basedOn w:val="Standard"/>
    <w:next w:val="Standard"/>
    <w:autoRedefine/>
    <w:uiPriority w:val="39"/>
    <w:unhideWhenUsed/>
    <w:rsid w:val="00622A7F"/>
    <w:pPr>
      <w:spacing w:after="100" w:line="259" w:lineRule="auto"/>
      <w:ind w:left="1540"/>
      <w:jc w:val="left"/>
    </w:pPr>
    <w:rPr>
      <w:rFonts w:asciiTheme="minorHAnsi" w:eastAsiaTheme="minorEastAsia" w:hAnsiTheme="minorHAnsi"/>
      <w:sz w:val="22"/>
    </w:rPr>
  </w:style>
  <w:style w:type="paragraph" w:styleId="Verzeichnis9">
    <w:name w:val="toc 9"/>
    <w:basedOn w:val="Standard"/>
    <w:next w:val="Standard"/>
    <w:autoRedefine/>
    <w:uiPriority w:val="39"/>
    <w:unhideWhenUsed/>
    <w:rsid w:val="00622A7F"/>
    <w:pPr>
      <w:spacing w:after="100" w:line="259" w:lineRule="auto"/>
      <w:ind w:left="1760"/>
      <w:jc w:val="left"/>
    </w:pPr>
    <w:rPr>
      <w:rFonts w:asciiTheme="minorHAnsi" w:eastAsiaTheme="minorEastAsia" w:hAnsiTheme="minorHAnsi"/>
      <w:sz w:val="22"/>
    </w:rPr>
  </w:style>
  <w:style w:type="character" w:customStyle="1" w:styleId="NichtaufgelsteErwhnung1">
    <w:name w:val="Nicht aufgelöste Erwähnung1"/>
    <w:basedOn w:val="Absatz-Standardschriftart"/>
    <w:uiPriority w:val="99"/>
    <w:semiHidden/>
    <w:unhideWhenUsed/>
    <w:rsid w:val="00191E41"/>
    <w:rPr>
      <w:color w:val="605E5C"/>
      <w:shd w:val="clear" w:color="auto" w:fill="E1DFDD"/>
    </w:rPr>
  </w:style>
  <w:style w:type="character" w:customStyle="1" w:styleId="citation-doi">
    <w:name w:val="citation-doi"/>
    <w:basedOn w:val="Absatz-Standardschriftart"/>
    <w:rsid w:val="00191E41"/>
  </w:style>
  <w:style w:type="character" w:customStyle="1" w:styleId="id-label">
    <w:name w:val="id-label"/>
    <w:basedOn w:val="Absatz-Standardschriftart"/>
    <w:rsid w:val="00572862"/>
  </w:style>
  <w:style w:type="character" w:styleId="Fett">
    <w:name w:val="Strong"/>
    <w:basedOn w:val="Absatz-Standardschriftart"/>
    <w:uiPriority w:val="22"/>
    <w:qFormat/>
    <w:rsid w:val="005728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48782">
      <w:bodyDiv w:val="1"/>
      <w:marLeft w:val="0"/>
      <w:marRight w:val="0"/>
      <w:marTop w:val="0"/>
      <w:marBottom w:val="0"/>
      <w:divBdr>
        <w:top w:val="none" w:sz="0" w:space="0" w:color="auto"/>
        <w:left w:val="none" w:sz="0" w:space="0" w:color="auto"/>
        <w:bottom w:val="none" w:sz="0" w:space="0" w:color="auto"/>
        <w:right w:val="none" w:sz="0" w:space="0" w:color="auto"/>
      </w:divBdr>
    </w:div>
    <w:div w:id="125320578">
      <w:bodyDiv w:val="1"/>
      <w:marLeft w:val="0"/>
      <w:marRight w:val="0"/>
      <w:marTop w:val="0"/>
      <w:marBottom w:val="0"/>
      <w:divBdr>
        <w:top w:val="none" w:sz="0" w:space="0" w:color="auto"/>
        <w:left w:val="none" w:sz="0" w:space="0" w:color="auto"/>
        <w:bottom w:val="none" w:sz="0" w:space="0" w:color="auto"/>
        <w:right w:val="none" w:sz="0" w:space="0" w:color="auto"/>
      </w:divBdr>
    </w:div>
    <w:div w:id="150289935">
      <w:bodyDiv w:val="1"/>
      <w:marLeft w:val="0"/>
      <w:marRight w:val="0"/>
      <w:marTop w:val="0"/>
      <w:marBottom w:val="0"/>
      <w:divBdr>
        <w:top w:val="none" w:sz="0" w:space="0" w:color="auto"/>
        <w:left w:val="none" w:sz="0" w:space="0" w:color="auto"/>
        <w:bottom w:val="none" w:sz="0" w:space="0" w:color="auto"/>
        <w:right w:val="none" w:sz="0" w:space="0" w:color="auto"/>
      </w:divBdr>
    </w:div>
    <w:div w:id="265113788">
      <w:bodyDiv w:val="1"/>
      <w:marLeft w:val="0"/>
      <w:marRight w:val="0"/>
      <w:marTop w:val="0"/>
      <w:marBottom w:val="0"/>
      <w:divBdr>
        <w:top w:val="none" w:sz="0" w:space="0" w:color="auto"/>
        <w:left w:val="none" w:sz="0" w:space="0" w:color="auto"/>
        <w:bottom w:val="none" w:sz="0" w:space="0" w:color="auto"/>
        <w:right w:val="none" w:sz="0" w:space="0" w:color="auto"/>
      </w:divBdr>
    </w:div>
    <w:div w:id="364140022">
      <w:bodyDiv w:val="1"/>
      <w:marLeft w:val="0"/>
      <w:marRight w:val="0"/>
      <w:marTop w:val="0"/>
      <w:marBottom w:val="0"/>
      <w:divBdr>
        <w:top w:val="none" w:sz="0" w:space="0" w:color="auto"/>
        <w:left w:val="none" w:sz="0" w:space="0" w:color="auto"/>
        <w:bottom w:val="none" w:sz="0" w:space="0" w:color="auto"/>
        <w:right w:val="none" w:sz="0" w:space="0" w:color="auto"/>
      </w:divBdr>
    </w:div>
    <w:div w:id="444274011">
      <w:bodyDiv w:val="1"/>
      <w:marLeft w:val="0"/>
      <w:marRight w:val="0"/>
      <w:marTop w:val="0"/>
      <w:marBottom w:val="0"/>
      <w:divBdr>
        <w:top w:val="none" w:sz="0" w:space="0" w:color="auto"/>
        <w:left w:val="none" w:sz="0" w:space="0" w:color="auto"/>
        <w:bottom w:val="none" w:sz="0" w:space="0" w:color="auto"/>
        <w:right w:val="none" w:sz="0" w:space="0" w:color="auto"/>
      </w:divBdr>
    </w:div>
    <w:div w:id="473260606">
      <w:bodyDiv w:val="1"/>
      <w:marLeft w:val="0"/>
      <w:marRight w:val="0"/>
      <w:marTop w:val="0"/>
      <w:marBottom w:val="0"/>
      <w:divBdr>
        <w:top w:val="none" w:sz="0" w:space="0" w:color="auto"/>
        <w:left w:val="none" w:sz="0" w:space="0" w:color="auto"/>
        <w:bottom w:val="none" w:sz="0" w:space="0" w:color="auto"/>
        <w:right w:val="none" w:sz="0" w:space="0" w:color="auto"/>
      </w:divBdr>
    </w:div>
    <w:div w:id="526867749">
      <w:bodyDiv w:val="1"/>
      <w:marLeft w:val="0"/>
      <w:marRight w:val="0"/>
      <w:marTop w:val="0"/>
      <w:marBottom w:val="0"/>
      <w:divBdr>
        <w:top w:val="none" w:sz="0" w:space="0" w:color="auto"/>
        <w:left w:val="none" w:sz="0" w:space="0" w:color="auto"/>
        <w:bottom w:val="none" w:sz="0" w:space="0" w:color="auto"/>
        <w:right w:val="none" w:sz="0" w:space="0" w:color="auto"/>
      </w:divBdr>
    </w:div>
    <w:div w:id="543635772">
      <w:bodyDiv w:val="1"/>
      <w:marLeft w:val="0"/>
      <w:marRight w:val="0"/>
      <w:marTop w:val="0"/>
      <w:marBottom w:val="0"/>
      <w:divBdr>
        <w:top w:val="none" w:sz="0" w:space="0" w:color="auto"/>
        <w:left w:val="none" w:sz="0" w:space="0" w:color="auto"/>
        <w:bottom w:val="none" w:sz="0" w:space="0" w:color="auto"/>
        <w:right w:val="none" w:sz="0" w:space="0" w:color="auto"/>
      </w:divBdr>
    </w:div>
    <w:div w:id="649557655">
      <w:bodyDiv w:val="1"/>
      <w:marLeft w:val="0"/>
      <w:marRight w:val="0"/>
      <w:marTop w:val="0"/>
      <w:marBottom w:val="0"/>
      <w:divBdr>
        <w:top w:val="none" w:sz="0" w:space="0" w:color="auto"/>
        <w:left w:val="none" w:sz="0" w:space="0" w:color="auto"/>
        <w:bottom w:val="none" w:sz="0" w:space="0" w:color="auto"/>
        <w:right w:val="none" w:sz="0" w:space="0" w:color="auto"/>
      </w:divBdr>
    </w:div>
    <w:div w:id="761296392">
      <w:bodyDiv w:val="1"/>
      <w:marLeft w:val="0"/>
      <w:marRight w:val="0"/>
      <w:marTop w:val="0"/>
      <w:marBottom w:val="0"/>
      <w:divBdr>
        <w:top w:val="none" w:sz="0" w:space="0" w:color="auto"/>
        <w:left w:val="none" w:sz="0" w:space="0" w:color="auto"/>
        <w:bottom w:val="none" w:sz="0" w:space="0" w:color="auto"/>
        <w:right w:val="none" w:sz="0" w:space="0" w:color="auto"/>
      </w:divBdr>
    </w:div>
    <w:div w:id="859972791">
      <w:bodyDiv w:val="1"/>
      <w:marLeft w:val="0"/>
      <w:marRight w:val="0"/>
      <w:marTop w:val="0"/>
      <w:marBottom w:val="0"/>
      <w:divBdr>
        <w:top w:val="none" w:sz="0" w:space="0" w:color="auto"/>
        <w:left w:val="none" w:sz="0" w:space="0" w:color="auto"/>
        <w:bottom w:val="none" w:sz="0" w:space="0" w:color="auto"/>
        <w:right w:val="none" w:sz="0" w:space="0" w:color="auto"/>
      </w:divBdr>
    </w:div>
    <w:div w:id="896401648">
      <w:bodyDiv w:val="1"/>
      <w:marLeft w:val="0"/>
      <w:marRight w:val="0"/>
      <w:marTop w:val="0"/>
      <w:marBottom w:val="0"/>
      <w:divBdr>
        <w:top w:val="none" w:sz="0" w:space="0" w:color="auto"/>
        <w:left w:val="none" w:sz="0" w:space="0" w:color="auto"/>
        <w:bottom w:val="none" w:sz="0" w:space="0" w:color="auto"/>
        <w:right w:val="none" w:sz="0" w:space="0" w:color="auto"/>
      </w:divBdr>
    </w:div>
    <w:div w:id="1011378080">
      <w:bodyDiv w:val="1"/>
      <w:marLeft w:val="0"/>
      <w:marRight w:val="0"/>
      <w:marTop w:val="0"/>
      <w:marBottom w:val="0"/>
      <w:divBdr>
        <w:top w:val="none" w:sz="0" w:space="0" w:color="auto"/>
        <w:left w:val="none" w:sz="0" w:space="0" w:color="auto"/>
        <w:bottom w:val="none" w:sz="0" w:space="0" w:color="auto"/>
        <w:right w:val="none" w:sz="0" w:space="0" w:color="auto"/>
      </w:divBdr>
    </w:div>
    <w:div w:id="1031616228">
      <w:bodyDiv w:val="1"/>
      <w:marLeft w:val="0"/>
      <w:marRight w:val="0"/>
      <w:marTop w:val="0"/>
      <w:marBottom w:val="0"/>
      <w:divBdr>
        <w:top w:val="none" w:sz="0" w:space="0" w:color="auto"/>
        <w:left w:val="none" w:sz="0" w:space="0" w:color="auto"/>
        <w:bottom w:val="none" w:sz="0" w:space="0" w:color="auto"/>
        <w:right w:val="none" w:sz="0" w:space="0" w:color="auto"/>
      </w:divBdr>
    </w:div>
    <w:div w:id="1051533676">
      <w:bodyDiv w:val="1"/>
      <w:marLeft w:val="0"/>
      <w:marRight w:val="0"/>
      <w:marTop w:val="0"/>
      <w:marBottom w:val="0"/>
      <w:divBdr>
        <w:top w:val="none" w:sz="0" w:space="0" w:color="auto"/>
        <w:left w:val="none" w:sz="0" w:space="0" w:color="auto"/>
        <w:bottom w:val="none" w:sz="0" w:space="0" w:color="auto"/>
        <w:right w:val="none" w:sz="0" w:space="0" w:color="auto"/>
      </w:divBdr>
    </w:div>
    <w:div w:id="1114444368">
      <w:bodyDiv w:val="1"/>
      <w:marLeft w:val="0"/>
      <w:marRight w:val="0"/>
      <w:marTop w:val="0"/>
      <w:marBottom w:val="0"/>
      <w:divBdr>
        <w:top w:val="none" w:sz="0" w:space="0" w:color="auto"/>
        <w:left w:val="none" w:sz="0" w:space="0" w:color="auto"/>
        <w:bottom w:val="none" w:sz="0" w:space="0" w:color="auto"/>
        <w:right w:val="none" w:sz="0" w:space="0" w:color="auto"/>
      </w:divBdr>
    </w:div>
    <w:div w:id="1129515267">
      <w:bodyDiv w:val="1"/>
      <w:marLeft w:val="0"/>
      <w:marRight w:val="0"/>
      <w:marTop w:val="0"/>
      <w:marBottom w:val="0"/>
      <w:divBdr>
        <w:top w:val="none" w:sz="0" w:space="0" w:color="auto"/>
        <w:left w:val="none" w:sz="0" w:space="0" w:color="auto"/>
        <w:bottom w:val="none" w:sz="0" w:space="0" w:color="auto"/>
        <w:right w:val="none" w:sz="0" w:space="0" w:color="auto"/>
      </w:divBdr>
    </w:div>
    <w:div w:id="1133674399">
      <w:bodyDiv w:val="1"/>
      <w:marLeft w:val="0"/>
      <w:marRight w:val="0"/>
      <w:marTop w:val="0"/>
      <w:marBottom w:val="0"/>
      <w:divBdr>
        <w:top w:val="none" w:sz="0" w:space="0" w:color="auto"/>
        <w:left w:val="none" w:sz="0" w:space="0" w:color="auto"/>
        <w:bottom w:val="none" w:sz="0" w:space="0" w:color="auto"/>
        <w:right w:val="none" w:sz="0" w:space="0" w:color="auto"/>
      </w:divBdr>
    </w:div>
    <w:div w:id="1135295218">
      <w:bodyDiv w:val="1"/>
      <w:marLeft w:val="0"/>
      <w:marRight w:val="0"/>
      <w:marTop w:val="0"/>
      <w:marBottom w:val="0"/>
      <w:divBdr>
        <w:top w:val="none" w:sz="0" w:space="0" w:color="auto"/>
        <w:left w:val="none" w:sz="0" w:space="0" w:color="auto"/>
        <w:bottom w:val="none" w:sz="0" w:space="0" w:color="auto"/>
        <w:right w:val="none" w:sz="0" w:space="0" w:color="auto"/>
      </w:divBdr>
    </w:div>
    <w:div w:id="1145856911">
      <w:bodyDiv w:val="1"/>
      <w:marLeft w:val="0"/>
      <w:marRight w:val="0"/>
      <w:marTop w:val="0"/>
      <w:marBottom w:val="0"/>
      <w:divBdr>
        <w:top w:val="none" w:sz="0" w:space="0" w:color="auto"/>
        <w:left w:val="none" w:sz="0" w:space="0" w:color="auto"/>
        <w:bottom w:val="none" w:sz="0" w:space="0" w:color="auto"/>
        <w:right w:val="none" w:sz="0" w:space="0" w:color="auto"/>
      </w:divBdr>
      <w:divsChild>
        <w:div w:id="1292832764">
          <w:marLeft w:val="0"/>
          <w:marRight w:val="0"/>
          <w:marTop w:val="0"/>
          <w:marBottom w:val="0"/>
          <w:divBdr>
            <w:top w:val="none" w:sz="0" w:space="0" w:color="auto"/>
            <w:left w:val="none" w:sz="0" w:space="0" w:color="auto"/>
            <w:bottom w:val="none" w:sz="0" w:space="0" w:color="auto"/>
            <w:right w:val="none" w:sz="0" w:space="0" w:color="auto"/>
          </w:divBdr>
          <w:divsChild>
            <w:div w:id="1730615054">
              <w:marLeft w:val="0"/>
              <w:marRight w:val="0"/>
              <w:marTop w:val="0"/>
              <w:marBottom w:val="0"/>
              <w:divBdr>
                <w:top w:val="none" w:sz="0" w:space="0" w:color="auto"/>
                <w:left w:val="none" w:sz="0" w:space="0" w:color="auto"/>
                <w:bottom w:val="none" w:sz="0" w:space="0" w:color="auto"/>
                <w:right w:val="none" w:sz="0" w:space="0" w:color="auto"/>
              </w:divBdr>
            </w:div>
            <w:div w:id="20757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84954">
      <w:bodyDiv w:val="1"/>
      <w:marLeft w:val="0"/>
      <w:marRight w:val="0"/>
      <w:marTop w:val="0"/>
      <w:marBottom w:val="0"/>
      <w:divBdr>
        <w:top w:val="none" w:sz="0" w:space="0" w:color="auto"/>
        <w:left w:val="none" w:sz="0" w:space="0" w:color="auto"/>
        <w:bottom w:val="none" w:sz="0" w:space="0" w:color="auto"/>
        <w:right w:val="none" w:sz="0" w:space="0" w:color="auto"/>
      </w:divBdr>
    </w:div>
    <w:div w:id="1206799174">
      <w:bodyDiv w:val="1"/>
      <w:marLeft w:val="0"/>
      <w:marRight w:val="0"/>
      <w:marTop w:val="0"/>
      <w:marBottom w:val="0"/>
      <w:divBdr>
        <w:top w:val="none" w:sz="0" w:space="0" w:color="auto"/>
        <w:left w:val="none" w:sz="0" w:space="0" w:color="auto"/>
        <w:bottom w:val="none" w:sz="0" w:space="0" w:color="auto"/>
        <w:right w:val="none" w:sz="0" w:space="0" w:color="auto"/>
      </w:divBdr>
    </w:div>
    <w:div w:id="1227647174">
      <w:bodyDiv w:val="1"/>
      <w:marLeft w:val="0"/>
      <w:marRight w:val="0"/>
      <w:marTop w:val="0"/>
      <w:marBottom w:val="0"/>
      <w:divBdr>
        <w:top w:val="none" w:sz="0" w:space="0" w:color="auto"/>
        <w:left w:val="none" w:sz="0" w:space="0" w:color="auto"/>
        <w:bottom w:val="none" w:sz="0" w:space="0" w:color="auto"/>
        <w:right w:val="none" w:sz="0" w:space="0" w:color="auto"/>
      </w:divBdr>
    </w:div>
    <w:div w:id="1273853910">
      <w:bodyDiv w:val="1"/>
      <w:marLeft w:val="0"/>
      <w:marRight w:val="0"/>
      <w:marTop w:val="0"/>
      <w:marBottom w:val="0"/>
      <w:divBdr>
        <w:top w:val="none" w:sz="0" w:space="0" w:color="auto"/>
        <w:left w:val="none" w:sz="0" w:space="0" w:color="auto"/>
        <w:bottom w:val="none" w:sz="0" w:space="0" w:color="auto"/>
        <w:right w:val="none" w:sz="0" w:space="0" w:color="auto"/>
      </w:divBdr>
      <w:divsChild>
        <w:div w:id="1238243882">
          <w:marLeft w:val="0"/>
          <w:marRight w:val="0"/>
          <w:marTop w:val="0"/>
          <w:marBottom w:val="0"/>
          <w:divBdr>
            <w:top w:val="none" w:sz="0" w:space="0" w:color="auto"/>
            <w:left w:val="none" w:sz="0" w:space="0" w:color="auto"/>
            <w:bottom w:val="none" w:sz="0" w:space="0" w:color="auto"/>
            <w:right w:val="none" w:sz="0" w:space="0" w:color="auto"/>
          </w:divBdr>
        </w:div>
      </w:divsChild>
    </w:div>
    <w:div w:id="1298954798">
      <w:bodyDiv w:val="1"/>
      <w:marLeft w:val="0"/>
      <w:marRight w:val="0"/>
      <w:marTop w:val="0"/>
      <w:marBottom w:val="0"/>
      <w:divBdr>
        <w:top w:val="none" w:sz="0" w:space="0" w:color="auto"/>
        <w:left w:val="none" w:sz="0" w:space="0" w:color="auto"/>
        <w:bottom w:val="none" w:sz="0" w:space="0" w:color="auto"/>
        <w:right w:val="none" w:sz="0" w:space="0" w:color="auto"/>
      </w:divBdr>
    </w:div>
    <w:div w:id="1347290602">
      <w:bodyDiv w:val="1"/>
      <w:marLeft w:val="0"/>
      <w:marRight w:val="0"/>
      <w:marTop w:val="0"/>
      <w:marBottom w:val="0"/>
      <w:divBdr>
        <w:top w:val="none" w:sz="0" w:space="0" w:color="auto"/>
        <w:left w:val="none" w:sz="0" w:space="0" w:color="auto"/>
        <w:bottom w:val="none" w:sz="0" w:space="0" w:color="auto"/>
        <w:right w:val="none" w:sz="0" w:space="0" w:color="auto"/>
      </w:divBdr>
    </w:div>
    <w:div w:id="1410231118">
      <w:bodyDiv w:val="1"/>
      <w:marLeft w:val="0"/>
      <w:marRight w:val="0"/>
      <w:marTop w:val="0"/>
      <w:marBottom w:val="0"/>
      <w:divBdr>
        <w:top w:val="none" w:sz="0" w:space="0" w:color="auto"/>
        <w:left w:val="none" w:sz="0" w:space="0" w:color="auto"/>
        <w:bottom w:val="none" w:sz="0" w:space="0" w:color="auto"/>
        <w:right w:val="none" w:sz="0" w:space="0" w:color="auto"/>
      </w:divBdr>
    </w:div>
    <w:div w:id="1445229331">
      <w:bodyDiv w:val="1"/>
      <w:marLeft w:val="0"/>
      <w:marRight w:val="0"/>
      <w:marTop w:val="0"/>
      <w:marBottom w:val="0"/>
      <w:divBdr>
        <w:top w:val="none" w:sz="0" w:space="0" w:color="auto"/>
        <w:left w:val="none" w:sz="0" w:space="0" w:color="auto"/>
        <w:bottom w:val="none" w:sz="0" w:space="0" w:color="auto"/>
        <w:right w:val="none" w:sz="0" w:space="0" w:color="auto"/>
      </w:divBdr>
    </w:div>
    <w:div w:id="1463571095">
      <w:bodyDiv w:val="1"/>
      <w:marLeft w:val="0"/>
      <w:marRight w:val="0"/>
      <w:marTop w:val="0"/>
      <w:marBottom w:val="0"/>
      <w:divBdr>
        <w:top w:val="none" w:sz="0" w:space="0" w:color="auto"/>
        <w:left w:val="none" w:sz="0" w:space="0" w:color="auto"/>
        <w:bottom w:val="none" w:sz="0" w:space="0" w:color="auto"/>
        <w:right w:val="none" w:sz="0" w:space="0" w:color="auto"/>
      </w:divBdr>
    </w:div>
    <w:div w:id="1469931131">
      <w:bodyDiv w:val="1"/>
      <w:marLeft w:val="0"/>
      <w:marRight w:val="0"/>
      <w:marTop w:val="0"/>
      <w:marBottom w:val="0"/>
      <w:divBdr>
        <w:top w:val="none" w:sz="0" w:space="0" w:color="auto"/>
        <w:left w:val="none" w:sz="0" w:space="0" w:color="auto"/>
        <w:bottom w:val="none" w:sz="0" w:space="0" w:color="auto"/>
        <w:right w:val="none" w:sz="0" w:space="0" w:color="auto"/>
      </w:divBdr>
    </w:div>
    <w:div w:id="1510173980">
      <w:bodyDiv w:val="1"/>
      <w:marLeft w:val="0"/>
      <w:marRight w:val="0"/>
      <w:marTop w:val="0"/>
      <w:marBottom w:val="0"/>
      <w:divBdr>
        <w:top w:val="none" w:sz="0" w:space="0" w:color="auto"/>
        <w:left w:val="none" w:sz="0" w:space="0" w:color="auto"/>
        <w:bottom w:val="none" w:sz="0" w:space="0" w:color="auto"/>
        <w:right w:val="none" w:sz="0" w:space="0" w:color="auto"/>
      </w:divBdr>
    </w:div>
    <w:div w:id="1607229815">
      <w:bodyDiv w:val="1"/>
      <w:marLeft w:val="0"/>
      <w:marRight w:val="0"/>
      <w:marTop w:val="0"/>
      <w:marBottom w:val="0"/>
      <w:divBdr>
        <w:top w:val="none" w:sz="0" w:space="0" w:color="auto"/>
        <w:left w:val="none" w:sz="0" w:space="0" w:color="auto"/>
        <w:bottom w:val="none" w:sz="0" w:space="0" w:color="auto"/>
        <w:right w:val="none" w:sz="0" w:space="0" w:color="auto"/>
      </w:divBdr>
    </w:div>
    <w:div w:id="1710033254">
      <w:bodyDiv w:val="1"/>
      <w:marLeft w:val="0"/>
      <w:marRight w:val="0"/>
      <w:marTop w:val="0"/>
      <w:marBottom w:val="0"/>
      <w:divBdr>
        <w:top w:val="none" w:sz="0" w:space="0" w:color="auto"/>
        <w:left w:val="none" w:sz="0" w:space="0" w:color="auto"/>
        <w:bottom w:val="none" w:sz="0" w:space="0" w:color="auto"/>
        <w:right w:val="none" w:sz="0" w:space="0" w:color="auto"/>
      </w:divBdr>
    </w:div>
    <w:div w:id="1829321309">
      <w:bodyDiv w:val="1"/>
      <w:marLeft w:val="0"/>
      <w:marRight w:val="0"/>
      <w:marTop w:val="0"/>
      <w:marBottom w:val="0"/>
      <w:divBdr>
        <w:top w:val="none" w:sz="0" w:space="0" w:color="auto"/>
        <w:left w:val="none" w:sz="0" w:space="0" w:color="auto"/>
        <w:bottom w:val="none" w:sz="0" w:space="0" w:color="auto"/>
        <w:right w:val="none" w:sz="0" w:space="0" w:color="auto"/>
      </w:divBdr>
    </w:div>
    <w:div w:id="1865555183">
      <w:bodyDiv w:val="1"/>
      <w:marLeft w:val="0"/>
      <w:marRight w:val="0"/>
      <w:marTop w:val="0"/>
      <w:marBottom w:val="0"/>
      <w:divBdr>
        <w:top w:val="none" w:sz="0" w:space="0" w:color="auto"/>
        <w:left w:val="none" w:sz="0" w:space="0" w:color="auto"/>
        <w:bottom w:val="none" w:sz="0" w:space="0" w:color="auto"/>
        <w:right w:val="none" w:sz="0" w:space="0" w:color="auto"/>
      </w:divBdr>
    </w:div>
    <w:div w:id="1934509629">
      <w:bodyDiv w:val="1"/>
      <w:marLeft w:val="0"/>
      <w:marRight w:val="0"/>
      <w:marTop w:val="0"/>
      <w:marBottom w:val="0"/>
      <w:divBdr>
        <w:top w:val="none" w:sz="0" w:space="0" w:color="auto"/>
        <w:left w:val="none" w:sz="0" w:space="0" w:color="auto"/>
        <w:bottom w:val="none" w:sz="0" w:space="0" w:color="auto"/>
        <w:right w:val="none" w:sz="0" w:space="0" w:color="auto"/>
      </w:divBdr>
    </w:div>
    <w:div w:id="2019501215">
      <w:bodyDiv w:val="1"/>
      <w:marLeft w:val="0"/>
      <w:marRight w:val="0"/>
      <w:marTop w:val="0"/>
      <w:marBottom w:val="0"/>
      <w:divBdr>
        <w:top w:val="none" w:sz="0" w:space="0" w:color="auto"/>
        <w:left w:val="none" w:sz="0" w:space="0" w:color="auto"/>
        <w:bottom w:val="none" w:sz="0" w:space="0" w:color="auto"/>
        <w:right w:val="none" w:sz="0" w:space="0" w:color="auto"/>
      </w:divBdr>
    </w:div>
    <w:div w:id="2030521450">
      <w:bodyDiv w:val="1"/>
      <w:marLeft w:val="0"/>
      <w:marRight w:val="0"/>
      <w:marTop w:val="0"/>
      <w:marBottom w:val="0"/>
      <w:divBdr>
        <w:top w:val="none" w:sz="0" w:space="0" w:color="auto"/>
        <w:left w:val="none" w:sz="0" w:space="0" w:color="auto"/>
        <w:bottom w:val="none" w:sz="0" w:space="0" w:color="auto"/>
        <w:right w:val="none" w:sz="0" w:space="0" w:color="auto"/>
      </w:divBdr>
    </w:div>
    <w:div w:id="2060976521">
      <w:bodyDiv w:val="1"/>
      <w:marLeft w:val="0"/>
      <w:marRight w:val="0"/>
      <w:marTop w:val="0"/>
      <w:marBottom w:val="0"/>
      <w:divBdr>
        <w:top w:val="none" w:sz="0" w:space="0" w:color="auto"/>
        <w:left w:val="none" w:sz="0" w:space="0" w:color="auto"/>
        <w:bottom w:val="none" w:sz="0" w:space="0" w:color="auto"/>
        <w:right w:val="none" w:sz="0" w:space="0" w:color="auto"/>
      </w:divBdr>
    </w:div>
    <w:div w:id="2089960704">
      <w:bodyDiv w:val="1"/>
      <w:marLeft w:val="0"/>
      <w:marRight w:val="0"/>
      <w:marTop w:val="0"/>
      <w:marBottom w:val="0"/>
      <w:divBdr>
        <w:top w:val="none" w:sz="0" w:space="0" w:color="auto"/>
        <w:left w:val="none" w:sz="0" w:space="0" w:color="auto"/>
        <w:bottom w:val="none" w:sz="0" w:space="0" w:color="auto"/>
        <w:right w:val="none" w:sz="0" w:space="0" w:color="auto"/>
      </w:divBdr>
    </w:div>
    <w:div w:id="2115005892">
      <w:bodyDiv w:val="1"/>
      <w:marLeft w:val="0"/>
      <w:marRight w:val="0"/>
      <w:marTop w:val="0"/>
      <w:marBottom w:val="0"/>
      <w:divBdr>
        <w:top w:val="none" w:sz="0" w:space="0" w:color="auto"/>
        <w:left w:val="none" w:sz="0" w:space="0" w:color="auto"/>
        <w:bottom w:val="none" w:sz="0" w:space="0" w:color="auto"/>
        <w:right w:val="none" w:sz="0" w:space="0" w:color="auto"/>
      </w:divBdr>
    </w:div>
    <w:div w:id="2125997671">
      <w:bodyDiv w:val="1"/>
      <w:marLeft w:val="0"/>
      <w:marRight w:val="0"/>
      <w:marTop w:val="0"/>
      <w:marBottom w:val="0"/>
      <w:divBdr>
        <w:top w:val="none" w:sz="0" w:space="0" w:color="auto"/>
        <w:left w:val="none" w:sz="0" w:space="0" w:color="auto"/>
        <w:bottom w:val="none" w:sz="0" w:space="0" w:color="auto"/>
        <w:right w:val="none" w:sz="0" w:space="0" w:color="auto"/>
      </w:divBdr>
    </w:div>
    <w:div w:id="2128884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image" Target="media/image9.png"/><Relationship Id="rId39" Type="http://schemas.openxmlformats.org/officeDocument/2006/relationships/image" Target="media/image20.png"/><Relationship Id="rId21" Type="http://schemas.openxmlformats.org/officeDocument/2006/relationships/footer" Target="footer4.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4.xml"/><Relationship Id="rId29" Type="http://schemas.openxmlformats.org/officeDocument/2006/relationships/image" Target="media/image10.png"/><Relationship Id="rId41" Type="http://schemas.openxmlformats.org/officeDocument/2006/relationships/image" Target="media/image22.png"/><Relationship Id="rId54" Type="http://schemas.openxmlformats.org/officeDocument/2006/relationships/image" Target="media/image34.png"/><Relationship Id="rId62"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footer" Target="footer6.xm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7.png"/><Relationship Id="rId61"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hyperlink" Target="http://bioinformatics.org/primerx/cgi-bin/DNA_1.cgi" TargetMode="External"/><Relationship Id="rId60"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footer" Target="footer5.xm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6.png"/><Relationship Id="rId8" Type="http://schemas.openxmlformats.org/officeDocument/2006/relationships/comments" Target="comments.xm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BCEB2-1F2F-4FCC-8B85-0A235597B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35037</Words>
  <Characters>220738</Characters>
  <Application>Microsoft Office Word</Application>
  <DocSecurity>0</DocSecurity>
  <Lines>1839</Lines>
  <Paragraphs>510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Haskamp, Stefan (extern)</dc:creator>
  <cp:keywords/>
  <dc:description/>
  <cp:lastModifiedBy>Haskamp, Stefan (extern)</cp:lastModifiedBy>
  <cp:revision>2</cp:revision>
  <dcterms:created xsi:type="dcterms:W3CDTF">2022-02-27T11:56:00Z</dcterms:created>
  <dcterms:modified xsi:type="dcterms:W3CDTF">2022-02-27T11:56:00Z</dcterms:modified>
</cp:coreProperties>
</file>